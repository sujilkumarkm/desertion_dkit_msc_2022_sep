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5D4B76">
      <w:pPr>
        <w:spacing w:line="360" w:lineRule="auto"/>
        <w:jc w:val="center"/>
        <w:rPr>
          <w:rFonts w:ascii="Arial" w:hAnsi="Arial" w:cs="Arial"/>
          <w:b/>
          <w:bCs/>
          <w:sz w:val="36"/>
          <w:szCs w:val="36"/>
          <w:u w:val="single"/>
        </w:rPr>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0"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1" w:author="Sujil Kumar Koottathampathiyil" w:date="2022-06-08T19:56:00Z"/>
          <w:rFonts w:ascii="Arial" w:hAnsi="Arial" w:cs="Arial"/>
          <w:b/>
          <w:bCs/>
          <w:sz w:val="28"/>
          <w:szCs w:val="28"/>
        </w:rPr>
      </w:pPr>
    </w:p>
    <w:p w14:paraId="43B181B1" w14:textId="7808C9DC" w:rsidR="001D1914" w:rsidRPr="00CB1C7A" w:rsidRDefault="001D1914">
      <w:pPr>
        <w:spacing w:line="360" w:lineRule="auto"/>
        <w:rPr>
          <w:rFonts w:ascii="Arial" w:hAnsi="Arial" w:cs="Arial"/>
        </w:rPr>
        <w:pPrChange w:id="2" w:author="Sujil Kumar Koottathampathiyil" w:date="2022-06-08T19:56:00Z">
          <w:pPr>
            <w:spacing w:line="360" w:lineRule="auto"/>
            <w:ind w:firstLine="360"/>
          </w:pPr>
        </w:pPrChange>
      </w:pPr>
      <w:r w:rsidRPr="00CB1C7A">
        <w:rPr>
          <w:rFonts w:ascii="Arial" w:hAnsi="Arial" w:cs="Arial"/>
          <w:rPrChange w:id="3" w:author="Sujil Kumar Koottathampathiyil" w:date="2022-06-08T23:07:00Z">
            <w:rPr>
              <w:rFonts w:ascii="Arial" w:hAnsi="Arial" w:cs="Arial"/>
              <w:b/>
              <w:bCs/>
              <w:sz w:val="28"/>
              <w:szCs w:val="28"/>
            </w:rPr>
          </w:rPrChange>
        </w:rPr>
        <w:t>T</w:t>
      </w:r>
      <w:r w:rsidRPr="00CB1C7A">
        <w:rPr>
          <w:rFonts w:ascii="Arial" w:hAnsi="Arial" w:cs="Arial"/>
        </w:rPr>
        <w:t>his</w:t>
      </w:r>
      <w:r w:rsidRPr="00CB1C7A">
        <w:rPr>
          <w:rFonts w:ascii="Arial" w:hAnsi="Arial" w:cs="Arial"/>
          <w:b/>
          <w:bCs/>
          <w:sz w:val="28"/>
          <w:szCs w:val="28"/>
        </w:rPr>
        <w:t xml:space="preserve"> </w:t>
      </w:r>
      <w:r w:rsidRPr="00CB1C7A">
        <w:rPr>
          <w:rFonts w:ascii="Arial" w:hAnsi="Arial" w:cs="Arial"/>
        </w:rPr>
        <w:t xml:space="preserve">iteration is a deep dive into the suicide dataset for knowing the reasons behind suicides </w:t>
      </w:r>
      <w:r w:rsidR="006C022F" w:rsidRPr="00CB1C7A">
        <w:rPr>
          <w:rFonts w:ascii="Arial" w:hAnsi="Arial" w:cs="Arial"/>
        </w:rPr>
        <w:t xml:space="preserve">each year happening </w:t>
      </w:r>
      <w:r w:rsidRPr="00CB1C7A">
        <w:rPr>
          <w:rFonts w:ascii="Arial" w:hAnsi="Arial" w:cs="Arial"/>
        </w:rPr>
        <w:t>around the world</w:t>
      </w:r>
      <w:ins w:id="4" w:author="Sujil Kumar Koottathampathiyil" w:date="2022-06-08T19:39:00Z">
        <w:r w:rsidR="00AF7CB5" w:rsidRPr="00CB1C7A">
          <w:rPr>
            <w:rFonts w:ascii="Arial" w:hAnsi="Arial" w:cs="Arial"/>
          </w:rPr>
          <w:t>, th</w:t>
        </w:r>
      </w:ins>
      <w:del w:id="5" w:author="Sujil Kumar Koottathampathiyil" w:date="2022-06-08T19:39:00Z">
        <w:r w:rsidRPr="00CB1C7A" w:rsidDel="00AF7CB5">
          <w:rPr>
            <w:rFonts w:ascii="Arial" w:hAnsi="Arial" w:cs="Arial"/>
          </w:rPr>
          <w:delText>.</w:delText>
        </w:r>
        <w:commentRangeStart w:id="6"/>
        <w:r w:rsidRPr="00CB1C7A" w:rsidDel="00AF7CB5">
          <w:rPr>
            <w:rFonts w:ascii="Arial" w:hAnsi="Arial" w:cs="Arial"/>
          </w:rPr>
          <w:delText xml:space="preserve"> Th</w:delText>
        </w:r>
      </w:del>
      <w:r w:rsidRPr="00CB1C7A">
        <w:rPr>
          <w:rFonts w:ascii="Arial" w:hAnsi="Arial" w:cs="Arial"/>
        </w:rPr>
        <w:t>ough</w:t>
      </w:r>
      <w:ins w:id="7" w:author="Jack Mc Donnell" w:date="2022-06-08T14:45:00Z">
        <w:r w:rsidR="00BB2F69" w:rsidRPr="00CB1C7A">
          <w:rPr>
            <w:rFonts w:ascii="Arial" w:hAnsi="Arial" w:cs="Arial"/>
          </w:rPr>
          <w:t xml:space="preserve"> </w:t>
        </w:r>
      </w:ins>
      <w:del w:id="8" w:author="Jack Mc Donnell" w:date="2022-06-08T14:45:00Z">
        <w:r w:rsidRPr="00CB1C7A" w:rsidDel="00BB2F69">
          <w:rPr>
            <w:rFonts w:ascii="Arial" w:hAnsi="Arial" w:cs="Arial"/>
          </w:rPr>
          <w:delText xml:space="preserve">, </w:delText>
        </w:r>
      </w:del>
      <w:r w:rsidRPr="00CB1C7A">
        <w:rPr>
          <w:rFonts w:ascii="Arial" w:hAnsi="Arial" w:cs="Arial"/>
        </w:rPr>
        <w:t>several studies</w:t>
      </w:r>
      <w:r w:rsidR="0013122C" w:rsidRPr="00CB1C7A">
        <w:rPr>
          <w:rFonts w:ascii="Arial" w:hAnsi="Arial" w:cs="Arial"/>
        </w:rPr>
        <w:t xml:space="preserve"> like</w:t>
      </w:r>
      <w:ins w:id="9" w:author="Jack Mc Donnell" w:date="2022-06-08T15:09:00Z">
        <w:r w:rsidR="001C1588" w:rsidRPr="00CB1C7A">
          <w:rPr>
            <w:rFonts w:ascii="Arial" w:hAnsi="Arial" w:cs="Arial"/>
          </w:rPr>
          <w:t xml:space="preserve"> </w:t>
        </w:r>
      </w:ins>
      <w:customXmlInsRangeStart w:id="10" w:author="Sujil Kumar Koottathampathiyil" w:date="2022-06-08T19:38:00Z"/>
      <w:sdt>
        <w:sdtPr>
          <w:rPr>
            <w:rFonts w:ascii="Arial" w:hAnsi="Arial" w:cs="Arial"/>
            <w:color w:val="000000"/>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EndPr/>
        <w:sdtContent>
          <w:customXmlInsRangeEnd w:id="10"/>
          <w:ins w:id="11" w:author="Sujil Kumar Koottathampathiyil" w:date="2022-06-08T23:04:00Z">
            <w:r w:rsidR="00DC7322" w:rsidRPr="00CB1C7A">
              <w:rPr>
                <w:rFonts w:ascii="Arial" w:hAnsi="Arial" w:cs="Arial"/>
                <w:color w:val="000000"/>
              </w:rPr>
              <w:t>John et al</w:t>
            </w:r>
          </w:ins>
          <w:customXmlInsRangeStart w:id="12" w:author="Sujil Kumar Koottathampathiyil" w:date="2022-06-08T19:38:00Z"/>
        </w:sdtContent>
      </w:sdt>
      <w:customXmlInsRangeEnd w:id="12"/>
      <w:ins w:id="13" w:author="Sujil Kumar Koottathampathiyil" w:date="2022-06-08T19:38:00Z">
        <w:r w:rsidR="008217E1" w:rsidRPr="00CB1C7A">
          <w:rPr>
            <w:rFonts w:ascii="Arial" w:hAnsi="Arial" w:cs="Arial"/>
          </w:rPr>
          <w:t xml:space="preserve"> </w:t>
        </w:r>
      </w:ins>
      <w:ins w:id="14" w:author="Jack Mc Donnell" w:date="2022-06-08T15:09:00Z">
        <w:del w:id="15" w:author="Sujil Kumar Koottathampathiyil" w:date="2022-06-08T19:38:00Z">
          <w:r w:rsidR="001C1588" w:rsidRPr="00CB1C7A" w:rsidDel="008217E1">
            <w:rPr>
              <w:rFonts w:ascii="Arial" w:hAnsi="Arial" w:cs="Arial"/>
            </w:rPr>
            <w:delText xml:space="preserve">John </w:delText>
          </w:r>
        </w:del>
      </w:ins>
      <w:ins w:id="16" w:author="Jack Mc Donnell" w:date="2022-06-08T15:10:00Z">
        <w:del w:id="17" w:author="Sujil Kumar Koottathampathiyil" w:date="2022-06-08T19:38:00Z">
          <w:r w:rsidR="001C1588" w:rsidRPr="00CB1C7A" w:rsidDel="008217E1">
            <w:rPr>
              <w:rFonts w:ascii="Arial" w:hAnsi="Arial" w:cs="Arial"/>
            </w:rPr>
            <w:delText xml:space="preserve">et al </w:delText>
          </w:r>
        </w:del>
        <w:r w:rsidR="001C1588" w:rsidRPr="00CB1C7A">
          <w:rPr>
            <w:rFonts w:ascii="Arial" w:hAnsi="Arial" w:cs="Arial"/>
          </w:rPr>
          <w:t>(2007)</w:t>
        </w:r>
      </w:ins>
      <w:r w:rsidR="0013122C" w:rsidRPr="00CB1C7A">
        <w:rPr>
          <w:rFonts w:ascii="Arial" w:hAnsi="Arial" w:cs="Arial"/>
          <w:color w:val="000000"/>
        </w:rPr>
        <w:t xml:space="preserve"> </w:t>
      </w:r>
      <w:customXmlDelRangeStart w:id="18" w:author="Sujil Kumar Koottathampathiyil" w:date="2022-06-08T19:38:00Z"/>
      <w:sdt>
        <w:sdtPr>
          <w:rPr>
            <w:rFonts w:ascii="Arial" w:hAnsi="Arial" w:cs="Arial"/>
            <w:color w:val="000000"/>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18"/>
          <w:commentRangeStart w:id="19"/>
          <w:del w:id="20" w:author="Sujil Kumar Koottathampathiyil" w:date="2022-06-08T19:38:00Z">
            <w:r w:rsidR="00770ACD" w:rsidRPr="00CB1C7A" w:rsidDel="008217E1">
              <w:rPr>
                <w:rFonts w:ascii="Arial" w:hAnsi="Arial" w:cs="Arial"/>
                <w:color w:val="000000"/>
              </w:rPr>
              <w:delText>John et al</w:delText>
            </w:r>
            <w:commentRangeEnd w:id="19"/>
            <w:r w:rsidR="00BB2F69" w:rsidRPr="00CB1C7A" w:rsidDel="008217E1">
              <w:rPr>
                <w:rStyle w:val="CommentReference"/>
                <w:rFonts w:ascii="Arial" w:hAnsi="Arial" w:cs="Arial"/>
                <w:color w:val="000000"/>
                <w:rPrChange w:id="21" w:author="Sujil Kumar Koottathampathiyil" w:date="2022-06-08T23:07:00Z">
                  <w:rPr>
                    <w:rStyle w:val="CommentReference"/>
                  </w:rPr>
                </w:rPrChange>
              </w:rPr>
              <w:commentReference w:id="19"/>
            </w:r>
          </w:del>
          <w:customXmlDelRangeStart w:id="22" w:author="Sujil Kumar Koottathampathiyil" w:date="2022-06-08T19:38:00Z"/>
        </w:sdtContent>
      </w:sdt>
      <w:customXmlDelRangeEnd w:id="22"/>
      <w:del w:id="23" w:author="Sujil Kumar Koottathampathiyil" w:date="2022-06-08T19:38:00Z">
        <w:r w:rsidRPr="00CB1C7A" w:rsidDel="008217E1">
          <w:rPr>
            <w:rFonts w:ascii="Arial" w:hAnsi="Arial" w:cs="Arial"/>
          </w:rPr>
          <w:delText xml:space="preserve"> </w:delText>
        </w:r>
      </w:del>
      <w:r w:rsidRPr="00CB1C7A">
        <w:rPr>
          <w:rFonts w:ascii="Arial" w:hAnsi="Arial" w:cs="Arial"/>
        </w:rPr>
        <w:t>had been done in the past</w:t>
      </w:r>
      <w:del w:id="24" w:author="Sujil Kumar Koottathampathiyil" w:date="2022-06-08T19:37:00Z">
        <w:r w:rsidRPr="00CB1C7A" w:rsidDel="008217E1">
          <w:rPr>
            <w:rFonts w:ascii="Arial" w:hAnsi="Arial" w:cs="Arial"/>
          </w:rPr>
          <w:delText>.</w:delText>
        </w:r>
      </w:del>
      <w:ins w:id="25" w:author="Sujil Kumar Koottathampathiyil" w:date="2022-06-08T19:37:00Z">
        <w:r w:rsidR="008217E1" w:rsidRPr="00CB1C7A">
          <w:rPr>
            <w:rFonts w:ascii="Arial" w:hAnsi="Arial" w:cs="Arial"/>
          </w:rPr>
          <w:t>,</w:t>
        </w:r>
      </w:ins>
      <w:r w:rsidRPr="00CB1C7A">
        <w:rPr>
          <w:rFonts w:ascii="Arial" w:hAnsi="Arial" w:cs="Arial"/>
        </w:rPr>
        <w:t xml:space="preserve"> </w:t>
      </w:r>
      <w:commentRangeEnd w:id="6"/>
      <w:r w:rsidR="00BB2F69" w:rsidRPr="00CB1C7A">
        <w:rPr>
          <w:rStyle w:val="CommentReference"/>
          <w:rFonts w:ascii="Arial" w:hAnsi="Arial" w:cs="Arial"/>
          <w:rPrChange w:id="26" w:author="Sujil Kumar Koottathampathiyil" w:date="2022-06-08T23:07:00Z">
            <w:rPr>
              <w:rStyle w:val="CommentReference"/>
            </w:rPr>
          </w:rPrChange>
        </w:rPr>
        <w:commentReference w:id="6"/>
      </w:r>
      <w:del w:id="27" w:author="Sujil Kumar Koottathampathiyil" w:date="2022-06-08T19:37:00Z">
        <w:r w:rsidRPr="00CB1C7A" w:rsidDel="008217E1">
          <w:rPr>
            <w:rFonts w:ascii="Arial" w:hAnsi="Arial" w:cs="Arial"/>
          </w:rPr>
          <w:delText>T</w:delText>
        </w:r>
      </w:del>
      <w:ins w:id="28" w:author="Sujil Kumar Koottathampathiyil" w:date="2022-06-08T19:37:00Z">
        <w:r w:rsidR="008217E1" w:rsidRPr="00CB1C7A">
          <w:rPr>
            <w:rFonts w:ascii="Arial" w:hAnsi="Arial" w:cs="Arial"/>
          </w:rPr>
          <w:t>t</w:t>
        </w:r>
      </w:ins>
      <w:r w:rsidRPr="00CB1C7A">
        <w:rPr>
          <w:rFonts w:ascii="Arial" w:hAnsi="Arial" w:cs="Arial"/>
        </w:rPr>
        <w:t xml:space="preserve">his study is going to make new findings </w:t>
      </w:r>
      <w:r w:rsidR="00B07B67" w:rsidRPr="00CB1C7A">
        <w:rPr>
          <w:rFonts w:ascii="Arial" w:hAnsi="Arial" w:cs="Arial"/>
        </w:rPr>
        <w:t xml:space="preserve">that are </w:t>
      </w:r>
      <w:r w:rsidRPr="00CB1C7A">
        <w:rPr>
          <w:rFonts w:ascii="Arial" w:hAnsi="Arial" w:cs="Arial"/>
        </w:rPr>
        <w:t xml:space="preserve">useful for </w:t>
      </w:r>
      <w:commentRangeStart w:id="29"/>
      <w:del w:id="30" w:author="Sujil Kumar Koottathampathiyil" w:date="2022-06-08T19:40:00Z">
        <w:r w:rsidR="00B07B67" w:rsidRPr="00CB1C7A" w:rsidDel="004947CD">
          <w:rPr>
            <w:rFonts w:ascii="Arial" w:hAnsi="Arial" w:cs="Arial"/>
          </w:rPr>
          <w:delText>govt</w:delText>
        </w:r>
      </w:del>
      <w:ins w:id="31" w:author="Sujil Kumar Koottathampathiyil" w:date="2022-06-08T19:40:00Z">
        <w:r w:rsidR="004947CD" w:rsidRPr="00CB1C7A">
          <w:rPr>
            <w:rFonts w:ascii="Arial" w:hAnsi="Arial" w:cs="Arial"/>
          </w:rPr>
          <w:t xml:space="preserve">government </w:t>
        </w:r>
      </w:ins>
      <w:del w:id="32" w:author="Sujil Kumar Koottathampathiyil" w:date="2022-06-08T19:40:00Z">
        <w:r w:rsidR="00B07B67" w:rsidRPr="00CB1C7A" w:rsidDel="004947CD">
          <w:rPr>
            <w:rFonts w:ascii="Arial" w:hAnsi="Arial" w:cs="Arial"/>
          </w:rPr>
          <w:delText xml:space="preserve">. </w:delText>
        </w:r>
      </w:del>
      <w:commentRangeEnd w:id="29"/>
      <w:r w:rsidR="00BB2F69" w:rsidRPr="00CB1C7A">
        <w:rPr>
          <w:rStyle w:val="CommentReference"/>
          <w:rFonts w:ascii="Arial" w:hAnsi="Arial" w:cs="Arial"/>
          <w:rPrChange w:id="33" w:author="Sujil Kumar Koottathampathiyil" w:date="2022-06-08T23:07:00Z">
            <w:rPr>
              <w:rStyle w:val="CommentReference"/>
            </w:rPr>
          </w:rPrChange>
        </w:rPr>
        <w:commentReference w:id="29"/>
      </w:r>
      <w:r w:rsidR="00B07B67" w:rsidRPr="00CB1C7A">
        <w:rPr>
          <w:rFonts w:ascii="Arial" w:hAnsi="Arial" w:cs="Arial"/>
        </w:rPr>
        <w:t>entities</w:t>
      </w:r>
      <w:r w:rsidRPr="00CB1C7A">
        <w:rPr>
          <w:rFonts w:ascii="Arial" w:hAnsi="Arial" w:cs="Arial"/>
        </w:rPr>
        <w:t xml:space="preserve"> to</w:t>
      </w:r>
      <w:ins w:id="34" w:author="Sujil Kumar Koottathampathiyil" w:date="2022-06-08T19:40:00Z">
        <w:r w:rsidR="004947CD" w:rsidRPr="00CB1C7A">
          <w:rPr>
            <w:rFonts w:ascii="Arial" w:hAnsi="Arial" w:cs="Arial"/>
          </w:rPr>
          <w:t xml:space="preserve"> better understand the problems that are hidden </w:t>
        </w:r>
      </w:ins>
      <w:ins w:id="35" w:author="Sujil Kumar Koottathampathiyil" w:date="2022-06-08T19:41:00Z">
        <w:r w:rsidR="004947CD" w:rsidRPr="00CB1C7A">
          <w:rPr>
            <w:rFonts w:ascii="Arial" w:hAnsi="Arial" w:cs="Arial"/>
          </w:rPr>
          <w:t>under. This analysis is also going to help them for</w:t>
        </w:r>
      </w:ins>
      <w:r w:rsidRPr="00CB1C7A">
        <w:rPr>
          <w:rFonts w:ascii="Arial" w:hAnsi="Arial" w:cs="Arial"/>
        </w:rPr>
        <w:t xml:space="preserve"> mak</w:t>
      </w:r>
      <w:ins w:id="36" w:author="Sujil Kumar Koottathampathiyil" w:date="2022-06-08T19:41:00Z">
        <w:r w:rsidR="004947CD" w:rsidRPr="00CB1C7A">
          <w:rPr>
            <w:rFonts w:ascii="Arial" w:hAnsi="Arial" w:cs="Arial"/>
          </w:rPr>
          <w:t>ing new</w:t>
        </w:r>
      </w:ins>
      <w:del w:id="37" w:author="Sujil Kumar Koottathampathiyil" w:date="2022-06-08T19:41:00Z">
        <w:r w:rsidRPr="00CB1C7A" w:rsidDel="004947CD">
          <w:rPr>
            <w:rFonts w:ascii="Arial" w:hAnsi="Arial" w:cs="Arial"/>
          </w:rPr>
          <w:delText>e</w:delText>
        </w:r>
      </w:del>
      <w:r w:rsidRPr="00CB1C7A">
        <w:rPr>
          <w:rFonts w:ascii="Arial" w:hAnsi="Arial" w:cs="Arial"/>
        </w:rPr>
        <w:t xml:space="preserve"> policies that could reduce the mortality rate in the future. I will be looking at different aspects of suicide</w:t>
      </w:r>
      <w:r w:rsidR="00B07B67" w:rsidRPr="00CB1C7A">
        <w:rPr>
          <w:rFonts w:ascii="Arial" w:hAnsi="Arial" w:cs="Arial"/>
        </w:rPr>
        <w:t>s</w:t>
      </w:r>
      <w:r w:rsidRPr="00CB1C7A">
        <w:rPr>
          <w:rFonts w:ascii="Arial" w:hAnsi="Arial" w:cs="Arial"/>
        </w:rPr>
        <w:t xml:space="preserve"> and predicting how much more suicides are going to happen in the coming years in different countries.</w:t>
      </w:r>
    </w:p>
    <w:p w14:paraId="61AC0222" w14:textId="5F1C0F0E" w:rsidR="005070C6" w:rsidRPr="00CB1C7A" w:rsidRDefault="001D1914">
      <w:pPr>
        <w:spacing w:line="360" w:lineRule="auto"/>
        <w:rPr>
          <w:rFonts w:ascii="Arial" w:hAnsi="Arial" w:cs="Arial"/>
        </w:rPr>
        <w:pPrChange w:id="38" w:author="Sujil Kumar Koottathampathiyil" w:date="2022-06-08T19:43:00Z">
          <w:pPr>
            <w:spacing w:line="360" w:lineRule="auto"/>
            <w:ind w:firstLine="360"/>
          </w:pPr>
        </w:pPrChange>
      </w:pPr>
      <w:commentRangeStart w:id="39"/>
      <w:del w:id="40" w:author="Sujil Kumar Koottathampathiyil" w:date="2022-06-09T00:12:00Z">
        <w:r w:rsidRPr="00CB1C7A" w:rsidDel="00C400E3">
          <w:rPr>
            <w:rFonts w:ascii="Arial" w:hAnsi="Arial" w:cs="Arial"/>
          </w:rPr>
          <w:delText xml:space="preserve">Time Series and Statistics are used for this project. </w:delText>
        </w:r>
        <w:commentRangeEnd w:id="39"/>
        <w:r w:rsidR="00FC6EEA" w:rsidRPr="00CB1C7A" w:rsidDel="00C400E3">
          <w:rPr>
            <w:rStyle w:val="CommentReference"/>
            <w:rFonts w:ascii="Arial" w:hAnsi="Arial" w:cs="Arial"/>
            <w:rPrChange w:id="41" w:author="Sujil Kumar Koottathampathiyil" w:date="2022-06-08T23:07:00Z">
              <w:rPr>
                <w:rStyle w:val="CommentReference"/>
              </w:rPr>
            </w:rPrChange>
          </w:rPr>
          <w:commentReference w:id="39"/>
        </w:r>
      </w:del>
      <w:r w:rsidRPr="00CB1C7A">
        <w:rPr>
          <w:rFonts w:ascii="Arial" w:hAnsi="Arial" w:cs="Arial"/>
        </w:rPr>
        <w:t xml:space="preserve">The purpose of this study is to understand the reasons </w:t>
      </w:r>
      <w:del w:id="42" w:author="Sujil Kumar Koottathampathiyil" w:date="2022-06-09T00:12:00Z">
        <w:r w:rsidRPr="00CB1C7A" w:rsidDel="00880083">
          <w:rPr>
            <w:rFonts w:ascii="Arial" w:hAnsi="Arial" w:cs="Arial"/>
          </w:rPr>
          <w:delText xml:space="preserve">for </w:delText>
        </w:r>
      </w:del>
      <w:ins w:id="43" w:author="Sujil Kumar Koottathampathiyil" w:date="2022-06-09T00:12:00Z">
        <w:r w:rsidR="00880083">
          <w:rPr>
            <w:rFonts w:ascii="Arial" w:hAnsi="Arial" w:cs="Arial"/>
          </w:rPr>
          <w:t>behind</w:t>
        </w:r>
        <w:r w:rsidR="00880083" w:rsidRPr="00CB1C7A">
          <w:rPr>
            <w:rFonts w:ascii="Arial" w:hAnsi="Arial" w:cs="Arial"/>
          </w:rPr>
          <w:t xml:space="preserve"> </w:t>
        </w:r>
      </w:ins>
      <w:r w:rsidRPr="00CB1C7A">
        <w:rPr>
          <w:rFonts w:ascii="Arial" w:hAnsi="Arial" w:cs="Arial"/>
        </w:rPr>
        <w:t xml:space="preserve">suicide. </w:t>
      </w:r>
      <w:del w:id="44" w:author="Sujil Kumar Koottathampathiyil" w:date="2022-06-09T00:14:00Z">
        <w:r w:rsidRPr="00CB1C7A" w:rsidDel="00012F98">
          <w:rPr>
            <w:rFonts w:ascii="Arial" w:hAnsi="Arial" w:cs="Arial"/>
          </w:rPr>
          <w:delText xml:space="preserve">Suicide </w:delText>
        </w:r>
      </w:del>
      <w:ins w:id="45" w:author="Sujil Kumar Koottathampathiyil" w:date="2022-06-09T00:14:00Z">
        <w:r w:rsidR="00012F98">
          <w:rPr>
            <w:rFonts w:ascii="Arial" w:hAnsi="Arial" w:cs="Arial"/>
          </w:rPr>
          <w:t>The s</w:t>
        </w:r>
        <w:r w:rsidR="00012F98" w:rsidRPr="00CB1C7A">
          <w:rPr>
            <w:rFonts w:ascii="Arial" w:hAnsi="Arial" w:cs="Arial"/>
          </w:rPr>
          <w:t xml:space="preserve">uicide </w:t>
        </w:r>
      </w:ins>
      <w:r w:rsidRPr="00CB1C7A">
        <w:rPr>
          <w:rFonts w:ascii="Arial" w:hAnsi="Arial" w:cs="Arial"/>
        </w:rPr>
        <w:t xml:space="preserve">rate in many countries is higher than the total mortality rate. </w:t>
      </w:r>
      <w:del w:id="46" w:author="Sujil Kumar Koottathampathiyil" w:date="2022-06-09T00:14:00Z">
        <w:r w:rsidRPr="00CB1C7A" w:rsidDel="00012F98">
          <w:rPr>
            <w:rFonts w:ascii="Arial" w:hAnsi="Arial" w:cs="Arial"/>
          </w:rPr>
          <w:delText>In order t</w:delText>
        </w:r>
      </w:del>
      <w:ins w:id="47" w:author="Sujil Kumar Koottathampathiyil" w:date="2022-06-09T00:14:00Z">
        <w:r w:rsidR="00012F98">
          <w:rPr>
            <w:rFonts w:ascii="Arial" w:hAnsi="Arial" w:cs="Arial"/>
          </w:rPr>
          <w:t>T</w:t>
        </w:r>
      </w:ins>
      <w:r w:rsidRPr="00CB1C7A">
        <w:rPr>
          <w:rFonts w:ascii="Arial" w:hAnsi="Arial" w:cs="Arial"/>
        </w:rPr>
        <w:t xml:space="preserve">o make a change to </w:t>
      </w:r>
      <w:del w:id="48" w:author="Sujil Kumar Koottathampathiyil" w:date="2022-06-09T00:15:00Z">
        <w:r w:rsidRPr="00CB1C7A" w:rsidDel="00012F98">
          <w:rPr>
            <w:rFonts w:ascii="Arial" w:hAnsi="Arial" w:cs="Arial"/>
          </w:rPr>
          <w:delText xml:space="preserve">this </w:delText>
        </w:r>
      </w:del>
      <w:ins w:id="49" w:author="Sujil Kumar Koottathampathiyil" w:date="2022-06-09T00:15:00Z">
        <w:r w:rsidR="00012F98">
          <w:rPr>
            <w:rFonts w:ascii="Arial" w:hAnsi="Arial" w:cs="Arial"/>
          </w:rPr>
          <w:t>these problems</w:t>
        </w:r>
      </w:ins>
      <w:del w:id="50" w:author="Sujil Kumar Koottathampathiyil" w:date="2022-06-09T00:15:00Z">
        <w:r w:rsidRPr="00CB1C7A" w:rsidDel="00012F98">
          <w:rPr>
            <w:rFonts w:ascii="Arial" w:hAnsi="Arial" w:cs="Arial"/>
          </w:rPr>
          <w:delText>scenario</w:delText>
        </w:r>
      </w:del>
      <w:r w:rsidRPr="00CB1C7A">
        <w:rPr>
          <w:rFonts w:ascii="Arial" w:hAnsi="Arial" w:cs="Arial"/>
        </w:rPr>
        <w:t xml:space="preserve">, we need to study different patterns and clusters in the data and understand what factors are triggering the tendency for someone to </w:t>
      </w:r>
      <w:del w:id="51" w:author="Sujil Kumar Koottathampathiyil" w:date="2022-06-09T00:16:00Z">
        <w:r w:rsidRPr="00CB1C7A" w:rsidDel="00012F98">
          <w:rPr>
            <w:rFonts w:ascii="Arial" w:hAnsi="Arial" w:cs="Arial"/>
          </w:rPr>
          <w:delText>make such decisions</w:delText>
        </w:r>
      </w:del>
      <w:ins w:id="52" w:author="Sujil Kumar Koottathampathiyil" w:date="2022-06-09T00:16:00Z">
        <w:r w:rsidR="00012F98">
          <w:rPr>
            <w:rFonts w:ascii="Arial" w:hAnsi="Arial" w:cs="Arial"/>
          </w:rPr>
          <w:t>think of committing suicide</w:t>
        </w:r>
      </w:ins>
      <w:r w:rsidRPr="00CB1C7A">
        <w:rPr>
          <w:rFonts w:ascii="Arial" w:hAnsi="Arial" w:cs="Arial"/>
        </w:rPr>
        <w:t xml:space="preserve">. </w:t>
      </w:r>
      <w:del w:id="53" w:author="Sujil Kumar Koottathampathiyil" w:date="2022-06-09T00:17:00Z">
        <w:r w:rsidR="004E0B8D" w:rsidRPr="00CB1C7A" w:rsidDel="00012F98">
          <w:rPr>
            <w:rFonts w:ascii="Arial" w:hAnsi="Arial" w:cs="Arial"/>
          </w:rPr>
          <w:delText>whilst</w:delText>
        </w:r>
        <w:r w:rsidRPr="00CB1C7A" w:rsidDel="00012F98">
          <w:rPr>
            <w:rFonts w:ascii="Arial" w:hAnsi="Arial" w:cs="Arial"/>
          </w:rPr>
          <w:delText xml:space="preserve"> </w:delText>
        </w:r>
      </w:del>
      <w:ins w:id="54" w:author="Sujil Kumar Koottathampathiyil" w:date="2022-06-09T00:17:00Z">
        <w:r w:rsidR="00012F98">
          <w:rPr>
            <w:rFonts w:ascii="Arial" w:hAnsi="Arial" w:cs="Arial"/>
          </w:rPr>
          <w:t>Fu</w:t>
        </w:r>
        <w:r w:rsidR="00D945A7">
          <w:rPr>
            <w:rFonts w:ascii="Arial" w:hAnsi="Arial" w:cs="Arial"/>
          </w:rPr>
          <w:t>r</w:t>
        </w:r>
        <w:r w:rsidR="00012F98">
          <w:rPr>
            <w:rFonts w:ascii="Arial" w:hAnsi="Arial" w:cs="Arial"/>
          </w:rPr>
          <w:t>thermore</w:t>
        </w:r>
        <w:r w:rsidR="00D945A7">
          <w:rPr>
            <w:rFonts w:ascii="Arial" w:hAnsi="Arial" w:cs="Arial"/>
          </w:rPr>
          <w:t>,</w:t>
        </w:r>
        <w:r w:rsidR="00012F98" w:rsidRPr="00CB1C7A">
          <w:rPr>
            <w:rFonts w:ascii="Arial" w:hAnsi="Arial" w:cs="Arial"/>
          </w:rPr>
          <w:t xml:space="preserve"> </w:t>
        </w:r>
      </w:ins>
      <w:r w:rsidRPr="00CB1C7A">
        <w:rPr>
          <w:rFonts w:ascii="Arial" w:hAnsi="Arial" w:cs="Arial"/>
        </w:rPr>
        <w:t xml:space="preserve">a web-based system will be created that can dynamically </w:t>
      </w:r>
      <w:del w:id="55" w:author="Sujil Kumar Koottathampathiyil" w:date="2022-06-09T00:17:00Z">
        <w:r w:rsidRPr="00CB1C7A" w:rsidDel="00843FB7">
          <w:rPr>
            <w:rFonts w:ascii="Arial" w:hAnsi="Arial" w:cs="Arial"/>
          </w:rPr>
          <w:delText xml:space="preserve">create </w:delText>
        </w:r>
      </w:del>
      <w:ins w:id="56" w:author="Sujil Kumar Koottathampathiyil" w:date="2022-06-09T00:17:00Z">
        <w:r w:rsidR="00843FB7">
          <w:rPr>
            <w:rFonts w:ascii="Arial" w:hAnsi="Arial" w:cs="Arial"/>
          </w:rPr>
          <w:t>produce</w:t>
        </w:r>
        <w:r w:rsidR="00843FB7" w:rsidRPr="00CB1C7A">
          <w:rPr>
            <w:rFonts w:ascii="Arial" w:hAnsi="Arial" w:cs="Arial"/>
          </w:rPr>
          <w:t xml:space="preserve"> </w:t>
        </w:r>
      </w:ins>
      <w:del w:id="57" w:author="Sujil Kumar Koottathampathiyil" w:date="2022-06-09T00:17:00Z">
        <w:r w:rsidRPr="00CB1C7A" w:rsidDel="00843FB7">
          <w:rPr>
            <w:rFonts w:ascii="Arial" w:hAnsi="Arial" w:cs="Arial"/>
          </w:rPr>
          <w:delText xml:space="preserve">useful </w:delText>
        </w:r>
      </w:del>
      <w:ins w:id="58" w:author="Sujil Kumar Koottathampathiyil" w:date="2022-06-09T00:17:00Z">
        <w:r w:rsidR="00843FB7">
          <w:rPr>
            <w:rFonts w:ascii="Arial" w:hAnsi="Arial" w:cs="Arial"/>
          </w:rPr>
          <w:t>insightful</w:t>
        </w:r>
        <w:r w:rsidR="00843FB7" w:rsidRPr="00CB1C7A">
          <w:rPr>
            <w:rFonts w:ascii="Arial" w:hAnsi="Arial" w:cs="Arial"/>
          </w:rPr>
          <w:t xml:space="preserve"> </w:t>
        </w:r>
      </w:ins>
      <w:r w:rsidRPr="00CB1C7A">
        <w:rPr>
          <w:rFonts w:ascii="Arial" w:hAnsi="Arial" w:cs="Arial"/>
        </w:rPr>
        <w:t xml:space="preserve">visualizations on </w:t>
      </w:r>
      <w:del w:id="59" w:author="Sujil Kumar Koottathampathiyil" w:date="2022-06-09T00:17:00Z">
        <w:r w:rsidRPr="00CB1C7A" w:rsidDel="00470F42">
          <w:rPr>
            <w:rFonts w:ascii="Arial" w:hAnsi="Arial" w:cs="Arial"/>
          </w:rPr>
          <w:delText xml:space="preserve">the </w:delText>
        </w:r>
      </w:del>
      <w:ins w:id="60" w:author="Sujil Kumar Koottathampathiyil" w:date="2022-06-09T00:17:00Z">
        <w:r w:rsidR="00470F42">
          <w:rPr>
            <w:rFonts w:ascii="Arial" w:hAnsi="Arial" w:cs="Arial"/>
          </w:rPr>
          <w:t>a</w:t>
        </w:r>
        <w:r w:rsidR="00470F42" w:rsidRPr="00CB1C7A">
          <w:rPr>
            <w:rFonts w:ascii="Arial" w:hAnsi="Arial" w:cs="Arial"/>
          </w:rPr>
          <w:t xml:space="preserve"> </w:t>
        </w:r>
      </w:ins>
      <w:r w:rsidRPr="00CB1C7A">
        <w:rPr>
          <w:rFonts w:ascii="Arial" w:hAnsi="Arial" w:cs="Arial"/>
        </w:rPr>
        <w:t xml:space="preserve">python dashboard. </w:t>
      </w:r>
      <w:del w:id="61" w:author="Sujil Kumar Koottathampathiyil" w:date="2022-06-09T00:18:00Z">
        <w:r w:rsidRPr="00CB1C7A" w:rsidDel="005B6A3C">
          <w:rPr>
            <w:rFonts w:ascii="Arial" w:hAnsi="Arial" w:cs="Arial"/>
          </w:rPr>
          <w:delText>Every step will be well documented and updated from time to time on GitHub and this repo will be linked to the mocha host server.</w:delText>
        </w:r>
      </w:del>
      <w:ins w:id="62" w:author="Sujil Kumar Koottathampathiyil" w:date="2022-06-09T00:18:00Z">
        <w:r w:rsidR="005B6A3C">
          <w:rPr>
            <w:rFonts w:ascii="Arial" w:hAnsi="Arial" w:cs="Arial"/>
          </w:rPr>
          <w:t>I be</w:t>
        </w:r>
      </w:ins>
      <w:ins w:id="63" w:author="Sujil Kumar Koottathampathiyil" w:date="2022-06-09T00:19:00Z">
        <w:r w:rsidR="00A8439F">
          <w:rPr>
            <w:rFonts w:ascii="Arial" w:hAnsi="Arial" w:cs="Arial"/>
          </w:rPr>
          <w:t>lie</w:t>
        </w:r>
      </w:ins>
      <w:ins w:id="64" w:author="Sujil Kumar Koottathampathiyil" w:date="2022-06-09T00:18:00Z">
        <w:r w:rsidR="005B6A3C">
          <w:rPr>
            <w:rFonts w:ascii="Arial" w:hAnsi="Arial" w:cs="Arial"/>
          </w:rPr>
          <w:t xml:space="preserve">ve this dashboard can make </w:t>
        </w:r>
      </w:ins>
      <w:ins w:id="65" w:author="Sujil Kumar Koottathampathiyil" w:date="2022-06-09T00:19:00Z">
        <w:r w:rsidR="00A8439F">
          <w:rPr>
            <w:rFonts w:ascii="Arial" w:hAnsi="Arial" w:cs="Arial"/>
          </w:rPr>
          <w:t xml:space="preserve">a </w:t>
        </w:r>
      </w:ins>
      <w:ins w:id="66" w:author="Sujil Kumar Koottathampathiyil" w:date="2022-06-09T00:18:00Z">
        <w:r w:rsidR="005B6A3C">
          <w:rPr>
            <w:rFonts w:ascii="Arial" w:hAnsi="Arial" w:cs="Arial"/>
          </w:rPr>
          <w:t>significant impact on society and government vice-ver</w:t>
        </w:r>
      </w:ins>
      <w:ins w:id="67" w:author="Sujil Kumar Koottathampathiyil" w:date="2022-06-09T00:19:00Z">
        <w:r w:rsidR="00A8439F">
          <w:rPr>
            <w:rFonts w:ascii="Arial" w:hAnsi="Arial" w:cs="Arial"/>
          </w:rPr>
          <w:t>s</w:t>
        </w:r>
      </w:ins>
      <w:ins w:id="68" w:author="Sujil Kumar Koottathampathiyil" w:date="2022-06-09T00:18:00Z">
        <w:r w:rsidR="005B6A3C">
          <w:rPr>
            <w:rFonts w:ascii="Arial" w:hAnsi="Arial" w:cs="Arial"/>
          </w:rPr>
          <w:t>a to help each other to mitigate the suicide figures each year i</w:t>
        </w:r>
      </w:ins>
      <w:ins w:id="69" w:author="Sujil Kumar Koottathampathiyil" w:date="2022-06-09T00:19:00Z">
        <w:r w:rsidR="005B6A3C">
          <w:rPr>
            <w:rFonts w:ascii="Arial" w:hAnsi="Arial" w:cs="Arial"/>
          </w:rPr>
          <w:t>n different countries.</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Default="00CF1C6D" w:rsidP="005D4B76">
      <w:pPr>
        <w:spacing w:line="360" w:lineRule="auto"/>
        <w:jc w:val="both"/>
        <w:rPr>
          <w:ins w:id="70" w:author="Sujil Kumar Koottathampathiyil" w:date="2022-06-09T00:35:00Z"/>
          <w:rFonts w:ascii="Arial" w:hAnsi="Arial" w:cs="Arial"/>
        </w:rPr>
      </w:pPr>
      <w:commentRangeStart w:id="71"/>
      <w:del w:id="72" w:author="Sujil Kumar Koottathampathiyil" w:date="2022-06-09T00:20:00Z">
        <w:r w:rsidRPr="00CB1C7A" w:rsidDel="00EF6FD2">
          <w:rPr>
            <w:rFonts w:ascii="Arial" w:hAnsi="Arial" w:cs="Arial"/>
          </w:rPr>
          <w:delText xml:space="preserve">As </w:delText>
        </w:r>
      </w:del>
      <w:del w:id="73" w:author="Sujil Kumar Koottathampathiyil" w:date="2022-06-09T00:19:00Z">
        <w:r w:rsidRPr="00CB1C7A" w:rsidDel="00EF6FD2">
          <w:rPr>
            <w:rFonts w:ascii="Arial" w:hAnsi="Arial" w:cs="Arial"/>
          </w:rPr>
          <w:delText xml:space="preserve">we </w:delText>
        </w:r>
      </w:del>
      <w:del w:id="74" w:author="Sujil Kumar Koottathampathiyil" w:date="2022-06-09T00:20:00Z">
        <w:r w:rsidRPr="00CB1C7A" w:rsidDel="00EF6FD2">
          <w:rPr>
            <w:rFonts w:ascii="Arial" w:hAnsi="Arial" w:cs="Arial"/>
          </w:rPr>
          <w:delText xml:space="preserve">it’s been always so heartbreaking listening to each </w:delText>
        </w:r>
        <w:r w:rsidR="00947EE6" w:rsidRPr="00CB1C7A" w:rsidDel="00EF6FD2">
          <w:rPr>
            <w:rFonts w:ascii="Arial" w:hAnsi="Arial" w:cs="Arial"/>
          </w:rPr>
          <w:delText>time,</w:delText>
        </w:r>
        <w:r w:rsidRPr="00CB1C7A" w:rsidDel="00EF6FD2">
          <w:rPr>
            <w:rFonts w:ascii="Arial" w:hAnsi="Arial" w:cs="Arial"/>
          </w:rPr>
          <w:delText xml:space="preserve"> we listen to </w:delText>
        </w:r>
        <w:r w:rsidR="00670376" w:rsidRPr="00CB1C7A" w:rsidDel="00EF6FD2">
          <w:rPr>
            <w:rFonts w:ascii="Arial" w:hAnsi="Arial" w:cs="Arial"/>
          </w:rPr>
          <w:delText>some</w:delText>
        </w:r>
        <w:r w:rsidRPr="00CB1C7A" w:rsidDel="00EF6FD2">
          <w:rPr>
            <w:rFonts w:ascii="Arial" w:hAnsi="Arial" w:cs="Arial"/>
          </w:rPr>
          <w:delText xml:space="preserve"> news about</w:delText>
        </w:r>
        <w:r w:rsidR="008E2A90" w:rsidRPr="00CB1C7A" w:rsidDel="00EF6FD2">
          <w:rPr>
            <w:rFonts w:ascii="Arial" w:hAnsi="Arial" w:cs="Arial"/>
          </w:rPr>
          <w:delText xml:space="preserve"> the number of people</w:delText>
        </w:r>
        <w:r w:rsidRPr="00CB1C7A" w:rsidDel="00EF6FD2">
          <w:rPr>
            <w:rFonts w:ascii="Arial" w:hAnsi="Arial" w:cs="Arial"/>
          </w:rPr>
          <w:delText xml:space="preserve"> committing suicide</w:delText>
        </w:r>
        <w:r w:rsidR="008E2A90" w:rsidRPr="00CB1C7A" w:rsidDel="00EF6FD2">
          <w:rPr>
            <w:rFonts w:ascii="Arial" w:hAnsi="Arial" w:cs="Arial"/>
          </w:rPr>
          <w:delText xml:space="preserve"> every day in different part of the world</w:delText>
        </w:r>
      </w:del>
      <w:ins w:id="75" w:author="Sujil Kumar Koottathampathiyil" w:date="2022-06-09T00:20:00Z">
        <w:r w:rsidR="00EF6FD2">
          <w:rPr>
            <w:rFonts w:ascii="Arial" w:hAnsi="Arial" w:cs="Arial"/>
          </w:rPr>
          <w:t xml:space="preserve">Different countries have different social, economical, </w:t>
        </w:r>
      </w:ins>
      <w:ins w:id="76" w:author="Sujil Kumar Koottathampathiyil" w:date="2022-06-09T00:21:00Z">
        <w:r w:rsidR="00EF6FD2">
          <w:rPr>
            <w:rFonts w:ascii="Arial" w:hAnsi="Arial" w:cs="Arial"/>
          </w:rPr>
          <w:t xml:space="preserve">and </w:t>
        </w:r>
      </w:ins>
      <w:ins w:id="77" w:author="Sujil Kumar Koottathampathiyil" w:date="2022-06-09T00:20:00Z">
        <w:r w:rsidR="00EF6FD2">
          <w:rPr>
            <w:rFonts w:ascii="Arial" w:hAnsi="Arial" w:cs="Arial"/>
          </w:rPr>
          <w:t>cultural background</w:t>
        </w:r>
      </w:ins>
      <w:ins w:id="78" w:author="Sujil Kumar Koottathampathiyil" w:date="2022-06-09T00:21:00Z">
        <w:r w:rsidR="00EF6FD2">
          <w:rPr>
            <w:rFonts w:ascii="Arial" w:hAnsi="Arial" w:cs="Arial"/>
          </w:rPr>
          <w:t>s</w:t>
        </w:r>
      </w:ins>
      <w:r w:rsidRPr="00CB1C7A">
        <w:rPr>
          <w:rFonts w:ascii="Arial" w:hAnsi="Arial" w:cs="Arial"/>
        </w:rPr>
        <w:t>.</w:t>
      </w:r>
      <w:r w:rsidR="008E2A90" w:rsidRPr="00CB1C7A">
        <w:rPr>
          <w:rFonts w:ascii="Arial" w:hAnsi="Arial" w:cs="Arial"/>
        </w:rPr>
        <w:t xml:space="preserve"> </w:t>
      </w:r>
      <w:ins w:id="79" w:author="Sujil Kumar Koottathampathiyil" w:date="2022-06-09T00:22:00Z">
        <w:r w:rsidR="00C1027D">
          <w:rPr>
            <w:rFonts w:ascii="Arial" w:hAnsi="Arial" w:cs="Arial"/>
          </w:rPr>
          <w:t xml:space="preserve">For example, I can </w:t>
        </w:r>
      </w:ins>
      <w:ins w:id="80" w:author="Sujil Kumar Koottathampathiyil" w:date="2022-06-09T00:34:00Z">
        <w:r w:rsidR="000841CF">
          <w:rPr>
            <w:rFonts w:ascii="Arial" w:hAnsi="Arial" w:cs="Arial"/>
          </w:rPr>
          <w:t>tell</w:t>
        </w:r>
      </w:ins>
      <w:ins w:id="81" w:author="Sujil Kumar Koottathampathiyil" w:date="2022-06-09T00:22:00Z">
        <w:r w:rsidR="00C1027D">
          <w:rPr>
            <w:rFonts w:ascii="Arial" w:hAnsi="Arial" w:cs="Arial"/>
          </w:rPr>
          <w:t xml:space="preserve"> you the </w:t>
        </w:r>
      </w:ins>
      <w:ins w:id="82" w:author="Sujil Kumar Koottathampathiyil" w:date="2022-06-09T00:34:00Z">
        <w:r w:rsidR="000841CF">
          <w:rPr>
            <w:rFonts w:ascii="Arial" w:hAnsi="Arial" w:cs="Arial"/>
          </w:rPr>
          <w:t>names</w:t>
        </w:r>
      </w:ins>
      <w:ins w:id="83" w:author="Sujil Kumar Koottathampathiyil" w:date="2022-06-09T00:22:00Z">
        <w:r w:rsidR="00C1027D">
          <w:rPr>
            <w:rFonts w:ascii="Arial" w:hAnsi="Arial" w:cs="Arial"/>
          </w:rPr>
          <w:t xml:space="preserve"> of the</w:t>
        </w:r>
      </w:ins>
      <w:ins w:id="84" w:author="Sujil Kumar Koottathampathiyil" w:date="2022-06-09T00:34:00Z">
        <w:r w:rsidR="000841CF">
          <w:rPr>
            <w:rFonts w:ascii="Arial" w:hAnsi="Arial" w:cs="Arial"/>
          </w:rPr>
          <w:t xml:space="preserve"> two</w:t>
        </w:r>
      </w:ins>
      <w:ins w:id="85" w:author="Sujil Kumar Koottathampathiyil" w:date="2022-06-09T00:32:00Z">
        <w:r w:rsidR="000841CF">
          <w:rPr>
            <w:rFonts w:ascii="Arial" w:hAnsi="Arial" w:cs="Arial"/>
          </w:rPr>
          <w:t xml:space="preserve"> ‘recent</w:t>
        </w:r>
      </w:ins>
      <w:ins w:id="86" w:author="Sujil Kumar Koottathampathiyil" w:date="2022-06-09T00:22:00Z">
        <w:r w:rsidR="00C1027D">
          <w:rPr>
            <w:rFonts w:ascii="Arial" w:hAnsi="Arial" w:cs="Arial"/>
          </w:rPr>
          <w:t xml:space="preserve"> most heard names</w:t>
        </w:r>
      </w:ins>
      <w:ins w:id="87" w:author="Sujil Kumar Koottathampathiyil" w:date="2022-06-09T00:32:00Z">
        <w:r w:rsidR="000841CF">
          <w:rPr>
            <w:rFonts w:ascii="Arial" w:hAnsi="Arial" w:cs="Arial"/>
          </w:rPr>
          <w:t>’</w:t>
        </w:r>
      </w:ins>
      <w:ins w:id="88" w:author="Sujil Kumar Koottathampathiyil" w:date="2022-06-09T00:22:00Z">
        <w:r w:rsidR="00C1027D">
          <w:rPr>
            <w:rFonts w:ascii="Arial" w:hAnsi="Arial" w:cs="Arial"/>
          </w:rPr>
          <w:t xml:space="preserve"> Russia and Ukraine. </w:t>
        </w:r>
      </w:ins>
      <w:ins w:id="89" w:author="Sujil Kumar Koottathampathiyil" w:date="2022-06-09T00:23:00Z">
        <w:r w:rsidR="00C1027D">
          <w:rPr>
            <w:rFonts w:ascii="Arial" w:hAnsi="Arial" w:cs="Arial"/>
          </w:rPr>
          <w:t>We know there is a huge conflict going on between the two countries.</w:t>
        </w:r>
      </w:ins>
      <w:ins w:id="90" w:author="Sujil Kumar Koottathampathiyil" w:date="2022-06-09T00:32:00Z">
        <w:r w:rsidR="000841CF">
          <w:rPr>
            <w:rFonts w:ascii="Arial" w:hAnsi="Arial" w:cs="Arial"/>
          </w:rPr>
          <w:t xml:space="preserve"> It is</w:t>
        </w:r>
      </w:ins>
      <w:ins w:id="91" w:author="Sujil Kumar Koottathampathiyil" w:date="2022-06-09T00:33:00Z">
        <w:r w:rsidR="000841CF">
          <w:rPr>
            <w:rFonts w:ascii="Arial" w:hAnsi="Arial" w:cs="Arial"/>
          </w:rPr>
          <w:t xml:space="preserve"> always</w:t>
        </w:r>
      </w:ins>
      <w:ins w:id="92" w:author="Sujil Kumar Koottathampathiyil" w:date="2022-06-09T00:32:00Z">
        <w:r w:rsidR="000841CF">
          <w:rPr>
            <w:rFonts w:ascii="Arial" w:hAnsi="Arial" w:cs="Arial"/>
          </w:rPr>
          <w:t xml:space="preserve"> suspect</w:t>
        </w:r>
      </w:ins>
      <w:ins w:id="93" w:author="Sujil Kumar Koottathampathiyil" w:date="2022-06-09T00:33:00Z">
        <w:r w:rsidR="000841CF">
          <w:rPr>
            <w:rFonts w:ascii="Arial" w:hAnsi="Arial" w:cs="Arial"/>
          </w:rPr>
          <w:t>a</w:t>
        </w:r>
      </w:ins>
      <w:ins w:id="94" w:author="Sujil Kumar Koottathampathiyil" w:date="2022-06-09T00:32:00Z">
        <w:r w:rsidR="000841CF">
          <w:rPr>
            <w:rFonts w:ascii="Arial" w:hAnsi="Arial" w:cs="Arial"/>
          </w:rPr>
          <w:t xml:space="preserve">ble seeing that kind of observation </w:t>
        </w:r>
      </w:ins>
      <w:ins w:id="95" w:author="Sujil Kumar Koottathampathiyil" w:date="2022-06-09T00:33:00Z">
        <w:r w:rsidR="000841CF">
          <w:rPr>
            <w:rFonts w:ascii="Arial" w:hAnsi="Arial" w:cs="Arial"/>
          </w:rPr>
          <w:t>and insights from data.</w:t>
        </w:r>
      </w:ins>
      <w:ins w:id="96" w:author="Sujil Kumar Koottathampathiyil" w:date="2022-06-09T00:23:00Z">
        <w:r w:rsidR="00C1027D">
          <w:rPr>
            <w:rFonts w:ascii="Arial" w:hAnsi="Arial" w:cs="Arial"/>
          </w:rPr>
          <w:t xml:space="preserve"> As per the </w:t>
        </w:r>
      </w:ins>
      <w:ins w:id="97" w:author="Sujil Kumar Koottathampathiyil" w:date="2022-06-09T00:31:00Z">
        <w:r w:rsidR="00C1027D">
          <w:rPr>
            <w:rFonts w:ascii="Arial" w:hAnsi="Arial" w:cs="Arial"/>
          </w:rPr>
          <w:t xml:space="preserve">Explanatory data analysis (EDA), </w:t>
        </w:r>
      </w:ins>
      <w:ins w:id="98" w:author="Sujil Kumar Koottathampathiyil" w:date="2022-06-09T00:23:00Z">
        <w:r w:rsidR="00C1027D">
          <w:rPr>
            <w:rFonts w:ascii="Arial" w:hAnsi="Arial" w:cs="Arial"/>
          </w:rPr>
          <w:t xml:space="preserve">I could see </w:t>
        </w:r>
      </w:ins>
      <w:ins w:id="99" w:author="Sujil Kumar Koottathampathiyil" w:date="2022-06-09T00:24:00Z">
        <w:r w:rsidR="00C1027D">
          <w:rPr>
            <w:rFonts w:ascii="Arial" w:hAnsi="Arial" w:cs="Arial"/>
          </w:rPr>
          <w:t>those two countries have high</w:t>
        </w:r>
      </w:ins>
      <w:ins w:id="100" w:author="Sujil Kumar Koottathampathiyil" w:date="2022-06-09T00:28:00Z">
        <w:r w:rsidR="00C1027D">
          <w:rPr>
            <w:rFonts w:ascii="Arial" w:hAnsi="Arial" w:cs="Arial"/>
          </w:rPr>
          <w:t xml:space="preserve"> suicide rates among </w:t>
        </w:r>
      </w:ins>
      <w:ins w:id="101" w:author="Sujil Kumar Koottathampathiyil" w:date="2022-06-09T00:35:00Z">
        <w:r w:rsidR="000841CF">
          <w:rPr>
            <w:rFonts w:ascii="Arial" w:hAnsi="Arial" w:cs="Arial"/>
          </w:rPr>
          <w:t>many</w:t>
        </w:r>
      </w:ins>
      <w:ins w:id="102" w:author="Sujil Kumar Koottathampathiyil" w:date="2022-06-09T00:28:00Z">
        <w:r w:rsidR="00C1027D">
          <w:rPr>
            <w:rFonts w:ascii="Arial" w:hAnsi="Arial" w:cs="Arial"/>
          </w:rPr>
          <w:t xml:space="preserve"> other countries. </w:t>
        </w:r>
      </w:ins>
    </w:p>
    <w:p w14:paraId="1C1884C5" w14:textId="11AC9875" w:rsidR="00CF1C6D" w:rsidRPr="00CB1C7A" w:rsidRDefault="000841CF" w:rsidP="005D4B76">
      <w:pPr>
        <w:spacing w:line="360" w:lineRule="auto"/>
        <w:jc w:val="both"/>
        <w:rPr>
          <w:ins w:id="103" w:author="Sujil Kumar Koottathampathiyil" w:date="2022-06-08T20:57:00Z"/>
          <w:rFonts w:ascii="Arial" w:hAnsi="Arial" w:cs="Arial"/>
        </w:rPr>
      </w:pPr>
      <w:moveToRangeStart w:id="104" w:author="Sujil Kumar Koottathampathiyil" w:date="2022-06-09T00:35:00Z" w:name="move105627368"/>
      <w:commentRangeStart w:id="105"/>
      <w:commentRangeEnd w:id="105"/>
      <w:moveTo w:id="106" w:author="Sujil Kumar Koottathampathiyil" w:date="2022-06-09T00:35:00Z">
        <w:r w:rsidRPr="00344779">
          <w:rPr>
            <w:rStyle w:val="CommentReference"/>
            <w:rFonts w:ascii="Arial" w:hAnsi="Arial" w:cs="Arial"/>
          </w:rPr>
          <w:commentReference w:id="105"/>
        </w:r>
        <w:r w:rsidRPr="00CB1C7A">
          <w:rPr>
            <w:rFonts w:ascii="Arial" w:hAnsi="Arial" w:cs="Arial"/>
          </w:rPr>
          <w:t xml:space="preserve">In Ireland, as per the </w:t>
        </w:r>
      </w:moveTo>
      <w:sdt>
        <w:sdtPr>
          <w:rPr>
            <w:rFonts w:ascii="Arial" w:hAnsi="Arial" w:cs="Arial"/>
            <w:color w:val="000000"/>
          </w:rPr>
          <w:tag w:val="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moveTo w:id="107" w:author="Sujil Kumar Koottathampathiyil" w:date="2022-06-09T00:35:00Z">
            <w:r w:rsidRPr="00CB1C7A">
              <w:rPr>
                <w:rFonts w:ascii="Arial" w:hAnsi="Arial" w:cs="Arial"/>
                <w:color w:val="000000"/>
              </w:rPr>
              <w:t>CSO statistical release</w:t>
            </w:r>
          </w:moveTo>
        </w:sdtContent>
      </w:sdt>
      <w:moveTo w:id="108" w:author="Sujil Kumar Koottathampathiyil" w:date="2022-06-09T00:35:00Z">
        <w:r w:rsidRPr="00CB1C7A">
          <w:rPr>
            <w:rFonts w:ascii="Arial" w:hAnsi="Arial" w:cs="Arial"/>
          </w:rPr>
          <w:t xml:space="preserve"> of 2011, 554 people</w:t>
        </w:r>
      </w:moveTo>
      <w:ins w:id="109" w:author="Sujil Kumar Koottathampathiyil" w:date="2022-06-09T00:36:00Z">
        <w:r>
          <w:rPr>
            <w:rFonts w:ascii="Arial" w:hAnsi="Arial" w:cs="Arial"/>
          </w:rPr>
          <w:t xml:space="preserve"> committed</w:t>
        </w:r>
      </w:ins>
      <w:moveTo w:id="110" w:author="Sujil Kumar Koottathampathiyil" w:date="2022-06-09T00:35:00Z">
        <w:r w:rsidRPr="00CB1C7A">
          <w:rPr>
            <w:rFonts w:ascii="Arial" w:hAnsi="Arial" w:cs="Arial"/>
          </w:rPr>
          <w:t xml:space="preserve"> suicide in 2011 alone. I assume </w:t>
        </w:r>
        <w:del w:id="111" w:author="Sujil Kumar Koottathampathiyil" w:date="2022-06-09T00:36:00Z">
          <w:r w:rsidRPr="00CB1C7A" w:rsidDel="000841CF">
            <w:rPr>
              <w:rFonts w:ascii="Arial" w:hAnsi="Arial" w:cs="Arial"/>
            </w:rPr>
            <w:delText>there are number of circumstances that</w:delText>
          </w:r>
        </w:del>
      </w:moveTo>
      <w:ins w:id="112" w:author="Sujil Kumar Koottathampathiyil" w:date="2022-06-09T00:36:00Z">
        <w:r>
          <w:rPr>
            <w:rFonts w:ascii="Arial" w:hAnsi="Arial" w:cs="Arial"/>
          </w:rPr>
          <w:t>several circumstances</w:t>
        </w:r>
      </w:ins>
      <w:moveTo w:id="113" w:author="Sujil Kumar Koottathampathiyil" w:date="2022-06-09T00:35:00Z">
        <w:r w:rsidRPr="00CB1C7A">
          <w:rPr>
            <w:rFonts w:ascii="Arial" w:hAnsi="Arial" w:cs="Arial"/>
          </w:rPr>
          <w:t xml:space="preserve"> affect people to commit suicide. </w:t>
        </w:r>
      </w:moveTo>
      <w:moveToRangeStart w:id="114" w:author="Sujil Kumar Koottathampathiyil" w:date="2022-06-09T00:29:00Z" w:name="move105626986"/>
      <w:moveToRangeEnd w:id="104"/>
      <w:moveTo w:id="115" w:author="Sujil Kumar Koottathampathiyil" w:date="2022-06-09T00:29:00Z">
        <w:r w:rsidR="00C1027D" w:rsidRPr="00CB1C7A">
          <w:rPr>
            <w:rFonts w:ascii="Arial" w:hAnsi="Arial" w:cs="Arial"/>
          </w:rPr>
          <w:t xml:space="preserve">Have you ever thought what are the possible reasons behind these figures? I was not sure about the answer </w:t>
        </w:r>
        <w:del w:id="116" w:author="Sujil Kumar Koottathampathiyil" w:date="2022-06-09T01:03:00Z">
          <w:r w:rsidR="00C1027D" w:rsidRPr="00CB1C7A" w:rsidDel="008955A0">
            <w:rPr>
              <w:rFonts w:ascii="Arial" w:hAnsi="Arial" w:cs="Arial"/>
            </w:rPr>
            <w:delText>for</w:delText>
          </w:r>
        </w:del>
      </w:moveTo>
      <w:ins w:id="117" w:author="Sujil Kumar Koottathampathiyil" w:date="2022-06-09T01:03:00Z">
        <w:r w:rsidR="008955A0">
          <w:rPr>
            <w:rFonts w:ascii="Arial" w:hAnsi="Arial" w:cs="Arial"/>
          </w:rPr>
          <w:t>to</w:t>
        </w:r>
      </w:ins>
      <w:moveTo w:id="118" w:author="Sujil Kumar Koottathampathiyil" w:date="2022-06-09T00:29:00Z">
        <w:r w:rsidR="00C1027D" w:rsidRPr="00CB1C7A">
          <w:rPr>
            <w:rFonts w:ascii="Arial" w:hAnsi="Arial" w:cs="Arial"/>
          </w:rPr>
          <w:t xml:space="preserve"> this question until I started working on the suicide analysis and prediction. Of course, there could be </w:t>
        </w:r>
        <w:del w:id="119" w:author="Sujil Kumar Koottathampathiyil" w:date="2022-06-09T00:37:00Z">
          <w:r w:rsidR="00C1027D" w:rsidRPr="00CB1C7A" w:rsidDel="000841CF">
            <w:rPr>
              <w:rFonts w:ascii="Arial" w:hAnsi="Arial" w:cs="Arial"/>
            </w:rPr>
            <w:delText>thousands</w:delText>
          </w:r>
        </w:del>
      </w:moveTo>
      <w:ins w:id="120" w:author="Sujil Kumar Koottathampathiyil" w:date="2022-06-09T00:37:00Z">
        <w:r>
          <w:rPr>
            <w:rFonts w:ascii="Arial" w:hAnsi="Arial" w:cs="Arial"/>
          </w:rPr>
          <w:t>hundreds</w:t>
        </w:r>
      </w:ins>
      <w:moveTo w:id="121" w:author="Sujil Kumar Koottathampathiyil" w:date="2022-06-09T00:29:00Z">
        <w:r w:rsidR="00C1027D" w:rsidRPr="00CB1C7A">
          <w:rPr>
            <w:rFonts w:ascii="Arial" w:hAnsi="Arial" w:cs="Arial"/>
          </w:rPr>
          <w:t xml:space="preserve"> of reasons behind </w:t>
        </w:r>
        <w:del w:id="122" w:author="Sujil Kumar Koottathampathiyil" w:date="2022-06-09T00:37:00Z">
          <w:r w:rsidR="00C1027D" w:rsidRPr="00CB1C7A" w:rsidDel="000841CF">
            <w:rPr>
              <w:rFonts w:ascii="Arial" w:hAnsi="Arial" w:cs="Arial"/>
            </w:rPr>
            <w:delText>every</w:delText>
          </w:r>
        </w:del>
      </w:moveTo>
      <w:ins w:id="123" w:author="Sujil Kumar Koottathampathiyil" w:date="2022-06-09T00:37:00Z">
        <w:r>
          <w:rPr>
            <w:rFonts w:ascii="Arial" w:hAnsi="Arial" w:cs="Arial"/>
          </w:rPr>
          <w:t>all of the</w:t>
        </w:r>
      </w:ins>
      <w:moveTo w:id="124" w:author="Sujil Kumar Koottathampathiyil" w:date="2022-06-09T00:29:00Z">
        <w:r w:rsidR="00C1027D" w:rsidRPr="00CB1C7A">
          <w:rPr>
            <w:rFonts w:ascii="Arial" w:hAnsi="Arial" w:cs="Arial"/>
          </w:rPr>
          <w:t xml:space="preserve"> death</w:t>
        </w:r>
      </w:moveTo>
      <w:ins w:id="125" w:author="Sujil Kumar Koottathampathiyil" w:date="2022-06-09T00:37:00Z">
        <w:r>
          <w:rPr>
            <w:rFonts w:ascii="Arial" w:hAnsi="Arial" w:cs="Arial"/>
          </w:rPr>
          <w:t>s whic</w:t>
        </w:r>
      </w:ins>
      <w:ins w:id="126" w:author="Sujil Kumar Koottathampathiyil" w:date="2022-06-09T00:38:00Z">
        <w:r>
          <w:rPr>
            <w:rFonts w:ascii="Arial" w:hAnsi="Arial" w:cs="Arial"/>
          </w:rPr>
          <w:t>h we don’t know yet. I mean it’s very hard to collect all those information together</w:t>
        </w:r>
      </w:ins>
      <w:ins w:id="127" w:author="Sujil Kumar Koottathampathiyil" w:date="2022-06-09T00:39:00Z">
        <w:r>
          <w:rPr>
            <w:rFonts w:ascii="Arial" w:hAnsi="Arial" w:cs="Arial"/>
          </w:rPr>
          <w:t xml:space="preserve">, </w:t>
        </w:r>
      </w:ins>
      <w:moveTo w:id="128" w:author="Sujil Kumar Koottathampathiyil" w:date="2022-06-09T00:29:00Z">
        <w:del w:id="129" w:author="Sujil Kumar Koottathampathiyil" w:date="2022-06-09T00:38:00Z">
          <w:r w:rsidR="00C1027D" w:rsidRPr="00CB1C7A" w:rsidDel="000841CF">
            <w:rPr>
              <w:rFonts w:ascii="Arial" w:hAnsi="Arial" w:cs="Arial"/>
            </w:rPr>
            <w:delText>,</w:delText>
          </w:r>
        </w:del>
        <w:del w:id="130" w:author="Sujil Kumar Koottathampathiyil" w:date="2022-06-09T00:39:00Z">
          <w:r w:rsidR="00C1027D" w:rsidRPr="00CB1C7A" w:rsidDel="000841CF">
            <w:rPr>
              <w:rFonts w:ascii="Arial" w:hAnsi="Arial" w:cs="Arial"/>
            </w:rPr>
            <w:delText xml:space="preserve"> </w:delText>
          </w:r>
        </w:del>
        <w:r w:rsidR="00C1027D" w:rsidRPr="00CB1C7A">
          <w:rPr>
            <w:rFonts w:ascii="Arial" w:hAnsi="Arial" w:cs="Arial"/>
          </w:rPr>
          <w:t>but I assume there are also some common factors which lead</w:t>
        </w:r>
        <w:del w:id="131" w:author="Sujil Kumar Koottathampathiyil" w:date="2022-06-09T01:03:00Z">
          <w:r w:rsidR="00C1027D" w:rsidRPr="00CB1C7A" w:rsidDel="008955A0">
            <w:rPr>
              <w:rFonts w:ascii="Arial" w:hAnsi="Arial" w:cs="Arial"/>
            </w:rPr>
            <w:delText>s</w:delText>
          </w:r>
        </w:del>
        <w:r w:rsidR="00C1027D" w:rsidRPr="00CB1C7A">
          <w:rPr>
            <w:rFonts w:ascii="Arial" w:hAnsi="Arial" w:cs="Arial"/>
          </w:rPr>
          <w:t xml:space="preserve"> people to commit suicide in every country. </w:t>
        </w:r>
      </w:moveTo>
      <w:ins w:id="132" w:author="Sujil Kumar Koottathampathiyil" w:date="2022-06-09T00:39:00Z">
        <w:r>
          <w:rPr>
            <w:rFonts w:ascii="Arial" w:hAnsi="Arial" w:cs="Arial"/>
          </w:rPr>
          <w:t xml:space="preserve">Some of such </w:t>
        </w:r>
      </w:ins>
      <w:ins w:id="133" w:author="Sujil Kumar Koottathampathiyil" w:date="2022-06-09T00:40:00Z">
        <w:r>
          <w:rPr>
            <w:rFonts w:ascii="Arial" w:hAnsi="Arial" w:cs="Arial"/>
          </w:rPr>
          <w:t>common factors</w:t>
        </w:r>
      </w:ins>
      <w:ins w:id="134" w:author="Sujil Kumar Koottathampathiyil" w:date="2022-06-09T00:39:00Z">
        <w:r>
          <w:rPr>
            <w:rFonts w:ascii="Arial" w:hAnsi="Arial" w:cs="Arial"/>
          </w:rPr>
          <w:t xml:space="preserve"> are available</w:t>
        </w:r>
      </w:ins>
      <w:ins w:id="135" w:author="Sujil Kumar Koottathampathiyil" w:date="2022-06-09T00:40:00Z">
        <w:r>
          <w:rPr>
            <w:rFonts w:ascii="Arial" w:hAnsi="Arial" w:cs="Arial"/>
          </w:rPr>
          <w:t xml:space="preserve"> in the form of featur</w:t>
        </w:r>
      </w:ins>
      <w:ins w:id="136" w:author="Sujil Kumar Koottathampathiyil" w:date="2022-06-09T00:41:00Z">
        <w:r>
          <w:rPr>
            <w:rFonts w:ascii="Arial" w:hAnsi="Arial" w:cs="Arial"/>
          </w:rPr>
          <w:t>es</w:t>
        </w:r>
      </w:ins>
      <w:ins w:id="137" w:author="Sujil Kumar Koottathampathiyil" w:date="2022-06-09T00:39:00Z">
        <w:r>
          <w:rPr>
            <w:rFonts w:ascii="Arial" w:hAnsi="Arial" w:cs="Arial"/>
          </w:rPr>
          <w:t xml:space="preserve"> in the suicide dataset</w:t>
        </w:r>
      </w:ins>
      <w:ins w:id="138" w:author="Sujil Kumar Koottathampathiyil" w:date="2022-06-09T00:40:00Z">
        <w:r>
          <w:rPr>
            <w:rFonts w:ascii="Arial" w:hAnsi="Arial" w:cs="Arial"/>
          </w:rPr>
          <w:t xml:space="preserve"> to look deep</w:t>
        </w:r>
      </w:ins>
      <w:ins w:id="139" w:author="Sujil Kumar Koottathampathiyil" w:date="2022-06-09T00:41:00Z">
        <w:r>
          <w:rPr>
            <w:rFonts w:ascii="Arial" w:hAnsi="Arial" w:cs="Arial"/>
          </w:rPr>
          <w:t xml:space="preserve"> into it</w:t>
        </w:r>
      </w:ins>
      <w:ins w:id="140" w:author="Sujil Kumar Koottathampathiyil" w:date="2022-06-09T00:40:00Z">
        <w:r>
          <w:rPr>
            <w:rFonts w:ascii="Arial" w:hAnsi="Arial" w:cs="Arial"/>
          </w:rPr>
          <w:t xml:space="preserve"> and analyse to get more insights from the data</w:t>
        </w:r>
      </w:ins>
      <w:ins w:id="141" w:author="Sujil Kumar Koottathampathiyil" w:date="2022-06-09T00:41:00Z">
        <w:r>
          <w:rPr>
            <w:rFonts w:ascii="Arial" w:hAnsi="Arial" w:cs="Arial"/>
          </w:rPr>
          <w:t xml:space="preserve"> </w:t>
        </w:r>
        <w:r>
          <w:rPr>
            <w:rFonts w:ascii="Arial" w:hAnsi="Arial" w:cs="Arial"/>
          </w:rPr>
          <w:lastRenderedPageBreak/>
          <w:t>of different countries</w:t>
        </w:r>
      </w:ins>
      <w:ins w:id="142" w:author="Sujil Kumar Koottathampathiyil" w:date="2022-06-09T00:40:00Z">
        <w:r>
          <w:rPr>
            <w:rFonts w:ascii="Arial" w:hAnsi="Arial" w:cs="Arial"/>
          </w:rPr>
          <w:t>.</w:t>
        </w:r>
      </w:ins>
      <w:ins w:id="143" w:author="Sujil Kumar Koottathampathiyil" w:date="2022-06-09T00:41:00Z">
        <w:r w:rsidR="00331EBD">
          <w:rPr>
            <w:rFonts w:ascii="Arial" w:hAnsi="Arial" w:cs="Arial"/>
          </w:rPr>
          <w:t xml:space="preserve"> </w:t>
        </w:r>
      </w:ins>
      <w:ins w:id="144" w:author="Sujil Kumar Koottathampathiyil" w:date="2022-06-09T00:46:00Z">
        <w:r w:rsidR="00BF4A84">
          <w:rPr>
            <w:rFonts w:ascii="Arial" w:hAnsi="Arial" w:cs="Arial"/>
          </w:rPr>
          <w:t>I think there is a need for government entities to step</w:t>
        </w:r>
      </w:ins>
      <w:ins w:id="145" w:author="Sujil Kumar Koottathampathiyil" w:date="2022-06-09T00:51:00Z">
        <w:r w:rsidR="00D0035B">
          <w:rPr>
            <w:rFonts w:ascii="Arial" w:hAnsi="Arial" w:cs="Arial"/>
          </w:rPr>
          <w:t xml:space="preserve"> </w:t>
        </w:r>
      </w:ins>
      <w:ins w:id="146" w:author="Sujil Kumar Koottathampathiyil" w:date="2022-06-09T00:46:00Z">
        <w:r w:rsidR="00BF4A84">
          <w:rPr>
            <w:rFonts w:ascii="Arial" w:hAnsi="Arial" w:cs="Arial"/>
          </w:rPr>
          <w:t xml:space="preserve">in to identify </w:t>
        </w:r>
      </w:ins>
      <w:ins w:id="147" w:author="Sujil Kumar Koottathampathiyil" w:date="2022-06-09T00:51:00Z">
        <w:r w:rsidR="00D0035B">
          <w:rPr>
            <w:rFonts w:ascii="Arial" w:hAnsi="Arial" w:cs="Arial"/>
          </w:rPr>
          <w:t xml:space="preserve">those </w:t>
        </w:r>
      </w:ins>
      <w:ins w:id="148" w:author="Sujil Kumar Koottathampathiyil" w:date="2022-06-09T00:46:00Z">
        <w:r w:rsidR="00BF4A84">
          <w:rPr>
            <w:rFonts w:ascii="Arial" w:hAnsi="Arial" w:cs="Arial"/>
          </w:rPr>
          <w:t xml:space="preserve">threats </w:t>
        </w:r>
      </w:ins>
      <w:ins w:id="149" w:author="Sujil Kumar Koottathampathiyil" w:date="2022-06-09T00:48:00Z">
        <w:r w:rsidR="00BF4A84">
          <w:rPr>
            <w:rFonts w:ascii="Arial" w:hAnsi="Arial" w:cs="Arial"/>
          </w:rPr>
          <w:t>to</w:t>
        </w:r>
      </w:ins>
      <w:ins w:id="150" w:author="Sujil Kumar Koottathampathiyil" w:date="2022-06-09T00:47:00Z">
        <w:r w:rsidR="00BF4A84">
          <w:rPr>
            <w:rFonts w:ascii="Arial" w:hAnsi="Arial" w:cs="Arial"/>
          </w:rPr>
          <w:t xml:space="preserve"> human life and try to predict future figures and mitigate </w:t>
        </w:r>
      </w:ins>
      <w:ins w:id="151" w:author="Sujil Kumar Koottathampathiyil" w:date="2022-06-09T00:48:00Z">
        <w:r w:rsidR="00BF4A84">
          <w:rPr>
            <w:rFonts w:ascii="Arial" w:hAnsi="Arial" w:cs="Arial"/>
          </w:rPr>
          <w:t xml:space="preserve">these deaths </w:t>
        </w:r>
      </w:ins>
      <w:ins w:id="152" w:author="Sujil Kumar Koottathampathiyil" w:date="2022-06-09T00:47:00Z">
        <w:r w:rsidR="00BF4A84">
          <w:rPr>
            <w:rFonts w:ascii="Arial" w:hAnsi="Arial" w:cs="Arial"/>
          </w:rPr>
          <w:t xml:space="preserve">by </w:t>
        </w:r>
      </w:ins>
      <w:ins w:id="153" w:author="Sujil Kumar Koottathampathiyil" w:date="2022-06-09T00:48:00Z">
        <w:r w:rsidR="00BF4A84">
          <w:rPr>
            <w:rFonts w:ascii="Arial" w:hAnsi="Arial" w:cs="Arial"/>
          </w:rPr>
          <w:t>taking</w:t>
        </w:r>
      </w:ins>
      <w:ins w:id="154" w:author="Sujil Kumar Koottathampathiyil" w:date="2022-06-09T00:47:00Z">
        <w:r w:rsidR="00BF4A84">
          <w:rPr>
            <w:rFonts w:ascii="Arial" w:hAnsi="Arial" w:cs="Arial"/>
          </w:rPr>
          <w:t xml:space="preserve"> measures </w:t>
        </w:r>
      </w:ins>
      <w:ins w:id="155" w:author="Sujil Kumar Koottathampathiyil" w:date="2022-06-09T00:48:00Z">
        <w:r w:rsidR="00BF4A84">
          <w:rPr>
            <w:rFonts w:ascii="Arial" w:hAnsi="Arial" w:cs="Arial"/>
          </w:rPr>
          <w:t>in advance.</w:t>
        </w:r>
      </w:ins>
      <w:ins w:id="156" w:author="Sujil Kumar Koottathampathiyil" w:date="2022-06-09T00:49:00Z">
        <w:r w:rsidR="00BF4A84">
          <w:rPr>
            <w:rFonts w:ascii="Arial" w:hAnsi="Arial" w:cs="Arial"/>
          </w:rPr>
          <w:t xml:space="preserve"> My research is going to look at different countr</w:t>
        </w:r>
      </w:ins>
      <w:ins w:id="157" w:author="Sujil Kumar Koottathampathiyil" w:date="2022-06-09T00:52:00Z">
        <w:r w:rsidR="00D0035B">
          <w:rPr>
            <w:rFonts w:ascii="Arial" w:hAnsi="Arial" w:cs="Arial"/>
          </w:rPr>
          <w:t>y'</w:t>
        </w:r>
      </w:ins>
      <w:ins w:id="158" w:author="Sujil Kumar Koottathampathiyil" w:date="2022-06-09T00:49:00Z">
        <w:r w:rsidR="00BF4A84">
          <w:rPr>
            <w:rFonts w:ascii="Arial" w:hAnsi="Arial" w:cs="Arial"/>
          </w:rPr>
          <w:t xml:space="preserve">s data </w:t>
        </w:r>
      </w:ins>
      <w:ins w:id="159" w:author="Sujil Kumar Koottathampathiyil" w:date="2022-06-09T00:50:00Z">
        <w:r w:rsidR="00BF4A84">
          <w:rPr>
            <w:rFonts w:ascii="Arial" w:hAnsi="Arial" w:cs="Arial"/>
          </w:rPr>
          <w:t>separately to precisely understand the most affected features in the dataset.</w:t>
        </w:r>
      </w:ins>
      <w:ins w:id="160" w:author="Sujil Kumar Koottathampathiyil" w:date="2022-06-09T00:49:00Z">
        <w:r w:rsidR="00BF4A84">
          <w:rPr>
            <w:rFonts w:ascii="Arial" w:hAnsi="Arial" w:cs="Arial"/>
          </w:rPr>
          <w:t xml:space="preserve"> </w:t>
        </w:r>
      </w:ins>
      <w:moveTo w:id="161" w:author="Sujil Kumar Koottathampathiyil" w:date="2022-06-09T00:29:00Z">
        <w:del w:id="162" w:author="Sujil Kumar Koottathampathiyil" w:date="2022-06-09T00:39:00Z">
          <w:r w:rsidR="00C1027D" w:rsidRPr="00CB1C7A" w:rsidDel="000841CF">
            <w:rPr>
              <w:rFonts w:ascii="Arial" w:hAnsi="Arial" w:cs="Arial"/>
            </w:rPr>
            <w:delText xml:space="preserve"> </w:delText>
          </w:r>
        </w:del>
      </w:moveTo>
      <w:moveToRangeEnd w:id="114"/>
      <w:del w:id="163" w:author="Sujil Kumar Koottathampathiyil" w:date="2022-06-09T00:42:00Z">
        <w:r w:rsidR="008E2A90" w:rsidRPr="00CB1C7A" w:rsidDel="00331EBD">
          <w:rPr>
            <w:rFonts w:ascii="Arial" w:hAnsi="Arial" w:cs="Arial"/>
          </w:rPr>
          <w:delText xml:space="preserve">I strongly believe there is need for help from </w:delText>
        </w:r>
      </w:del>
      <w:del w:id="164" w:author="Sujil Kumar Koottathampathiyil" w:date="2022-06-09T00:21:00Z">
        <w:r w:rsidR="008E2A90" w:rsidRPr="00CB1C7A" w:rsidDel="00C1027D">
          <w:rPr>
            <w:rFonts w:ascii="Arial" w:hAnsi="Arial" w:cs="Arial"/>
          </w:rPr>
          <w:delText xml:space="preserve">the </w:delText>
        </w:r>
      </w:del>
      <w:del w:id="165" w:author="Sujil Kumar Koottathampathiyil" w:date="2022-06-09T00:42:00Z">
        <w:r w:rsidR="008E2A90" w:rsidRPr="00CB1C7A" w:rsidDel="00331EBD">
          <w:rPr>
            <w:rFonts w:ascii="Arial" w:hAnsi="Arial" w:cs="Arial"/>
          </w:rPr>
          <w:delText>society to take care of these people who are vulnerable to death.</w:delText>
        </w:r>
      </w:del>
      <w:moveFromRangeStart w:id="166" w:author="Sujil Kumar Koottathampathiyil" w:date="2022-06-09T00:35:00Z" w:name="move105627368"/>
      <w:moveFrom w:id="167" w:author="Sujil Kumar Koottathampathiyil" w:date="2022-06-09T00:35:00Z">
        <w:del w:id="168" w:author="Sujil Kumar Koottathampathiyil" w:date="2022-06-09T00:42:00Z">
          <w:r w:rsidR="008E2A90" w:rsidRPr="00CB1C7A" w:rsidDel="00331EBD">
            <w:rPr>
              <w:rFonts w:ascii="Arial" w:hAnsi="Arial" w:cs="Arial"/>
            </w:rPr>
            <w:delText xml:space="preserve"> </w:delText>
          </w:r>
          <w:commentRangeEnd w:id="71"/>
          <w:r w:rsidR="00FC6EEA" w:rsidRPr="00CB1C7A" w:rsidDel="00331EBD">
            <w:rPr>
              <w:rStyle w:val="CommentReference"/>
              <w:rFonts w:ascii="Arial" w:hAnsi="Arial" w:cs="Arial"/>
              <w:rPrChange w:id="169" w:author="Sujil Kumar Koottathampathiyil" w:date="2022-06-08T23:07:00Z">
                <w:rPr>
                  <w:rStyle w:val="CommentReference"/>
                </w:rPr>
              </w:rPrChange>
            </w:rPr>
            <w:commentReference w:id="71"/>
          </w:r>
          <w:r w:rsidR="008E2A90" w:rsidRPr="00CB1C7A" w:rsidDel="00331EBD">
            <w:rPr>
              <w:rFonts w:ascii="Arial" w:hAnsi="Arial" w:cs="Arial"/>
            </w:rPr>
            <w:delText xml:space="preserve">In Ireland, as per the </w:delText>
          </w:r>
        </w:del>
      </w:moveFrom>
      <w:customXmlDelRangeStart w:id="170" w:author="Sujil Kumar Koottathampathiyil" w:date="2022-06-09T00:42:00Z"/>
      <w:sdt>
        <w:sdtPr>
          <w:rPr>
            <w:rFonts w:ascii="Arial" w:hAnsi="Arial" w:cs="Arial"/>
            <w:color w:val="000000"/>
          </w:rPr>
          <w:tag w:val="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99090301"/>
          <w:placeholder>
            <w:docPart w:val="DefaultPlaceholder_-1854013440"/>
          </w:placeholder>
        </w:sdtPr>
        <w:sdtEndPr/>
        <w:sdtContent>
          <w:customXmlDelRangeEnd w:id="170"/>
          <w:moveFrom w:id="171" w:author="Sujil Kumar Koottathampathiyil" w:date="2022-06-09T00:35:00Z">
            <w:del w:id="172" w:author="Sujil Kumar Koottathampathiyil" w:date="2022-06-09T00:42:00Z">
              <w:r w:rsidR="00770ACD" w:rsidRPr="00CB1C7A" w:rsidDel="00331EBD">
                <w:rPr>
                  <w:rFonts w:ascii="Arial" w:hAnsi="Arial" w:cs="Arial"/>
                  <w:color w:val="000000"/>
                </w:rPr>
                <w:delText>CSO statistical release</w:delText>
              </w:r>
            </w:del>
          </w:moveFrom>
          <w:customXmlDelRangeStart w:id="173" w:author="Sujil Kumar Koottathampathiyil" w:date="2022-06-09T00:42:00Z"/>
        </w:sdtContent>
      </w:sdt>
      <w:customXmlDelRangeEnd w:id="173"/>
      <w:moveFrom w:id="174" w:author="Sujil Kumar Koottathampathiyil" w:date="2022-06-09T00:35:00Z">
        <w:del w:id="175" w:author="Sujil Kumar Koottathampathiyil" w:date="2022-06-09T00:42:00Z">
          <w:r w:rsidR="008E2A90" w:rsidRPr="00CB1C7A" w:rsidDel="00331EBD">
            <w:rPr>
              <w:rFonts w:ascii="Arial" w:hAnsi="Arial" w:cs="Arial"/>
            </w:rPr>
            <w:delText xml:space="preserve"> of 2011, 55</w:delText>
          </w:r>
          <w:r w:rsidR="00FA00EB" w:rsidRPr="00CB1C7A" w:rsidDel="00331EBD">
            <w:rPr>
              <w:rFonts w:ascii="Arial" w:hAnsi="Arial" w:cs="Arial"/>
            </w:rPr>
            <w:delText>4 people suicide in 2011 alone.</w:delText>
          </w:r>
          <w:r w:rsidR="00494DA7" w:rsidRPr="00CB1C7A" w:rsidDel="00331EBD">
            <w:rPr>
              <w:rFonts w:ascii="Arial" w:hAnsi="Arial" w:cs="Arial"/>
            </w:rPr>
            <w:delText xml:space="preserve"> I assume there are number of circumstances that affect people to commit suicide.</w:delText>
          </w:r>
        </w:del>
      </w:moveFrom>
      <w:moveFromRangeEnd w:id="166"/>
      <w:del w:id="176" w:author="Sujil Kumar Koottathampathiyil" w:date="2022-06-09T00:42:00Z">
        <w:r w:rsidR="00494DA7" w:rsidRPr="00CB1C7A" w:rsidDel="00331EBD">
          <w:rPr>
            <w:rFonts w:ascii="Arial" w:hAnsi="Arial" w:cs="Arial"/>
          </w:rPr>
          <w:delText xml:space="preserve"> </w:delText>
        </w:r>
      </w:del>
      <w:commentRangeStart w:id="177"/>
      <w:del w:id="178" w:author="Sujil Kumar Koottathampathiyil" w:date="2022-06-09T00:29:00Z">
        <w:r w:rsidR="00AD58B4" w:rsidRPr="00CB1C7A" w:rsidDel="00C1027D">
          <w:rPr>
            <w:rFonts w:ascii="Arial" w:hAnsi="Arial" w:cs="Arial"/>
          </w:rPr>
          <w:delText>Here Ireland is just an example among many other countries like Russia and Ukraine their suicide rate is comparatively very high compared to other countries.</w:delText>
        </w:r>
        <w:commentRangeEnd w:id="177"/>
        <w:r w:rsidR="00FC6EEA" w:rsidRPr="00CB1C7A" w:rsidDel="00C1027D">
          <w:rPr>
            <w:rStyle w:val="CommentReference"/>
            <w:rFonts w:ascii="Arial" w:hAnsi="Arial" w:cs="Arial"/>
            <w:rPrChange w:id="179" w:author="Sujil Kumar Koottathampathiyil" w:date="2022-06-08T23:07:00Z">
              <w:rPr>
                <w:rStyle w:val="CommentReference"/>
              </w:rPr>
            </w:rPrChange>
          </w:rPr>
          <w:commentReference w:id="177"/>
        </w:r>
        <w:r w:rsidR="00AD58B4" w:rsidRPr="00CB1C7A" w:rsidDel="00C1027D">
          <w:rPr>
            <w:rFonts w:ascii="Arial" w:hAnsi="Arial" w:cs="Arial"/>
          </w:rPr>
          <w:delText xml:space="preserve"> </w:delText>
        </w:r>
      </w:del>
      <w:moveFromRangeStart w:id="180" w:author="Sujil Kumar Koottathampathiyil" w:date="2022-06-09T00:29:00Z" w:name="move105626986"/>
      <w:moveFrom w:id="181" w:author="Sujil Kumar Koottathampathiyil" w:date="2022-06-09T00:29:00Z">
        <w:r w:rsidR="00AD58B4" w:rsidRPr="00CB1C7A" w:rsidDel="00C1027D">
          <w:rPr>
            <w:rFonts w:ascii="Arial" w:hAnsi="Arial" w:cs="Arial"/>
          </w:rPr>
          <w:t xml:space="preserve">Have you ever thought what are the possible reasons behind these </w:t>
        </w:r>
        <w:r w:rsidR="00564A8A" w:rsidRPr="00CB1C7A" w:rsidDel="00C1027D">
          <w:rPr>
            <w:rFonts w:ascii="Arial" w:hAnsi="Arial" w:cs="Arial"/>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CB1C7A" w:rsidDel="00C1027D">
          <w:rPr>
            <w:rFonts w:ascii="Arial" w:hAnsi="Arial" w:cs="Arial"/>
          </w:rPr>
          <w:t>country</w:t>
        </w:r>
        <w:r w:rsidR="00564A8A" w:rsidRPr="00CB1C7A" w:rsidDel="00C1027D">
          <w:rPr>
            <w:rFonts w:ascii="Arial" w:hAnsi="Arial" w:cs="Arial"/>
          </w:rPr>
          <w:t xml:space="preserve">.  </w:t>
        </w:r>
      </w:moveFrom>
      <w:moveFromRangeEnd w:id="180"/>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182" w:author="Sujil Kumar Koottathampathiyil" w:date="2022-06-08T19:43:00Z"/>
          <w:rFonts w:ascii="Arial" w:hAnsi="Arial" w:cs="Arial"/>
          <w:b/>
          <w:bCs/>
          <w:sz w:val="32"/>
          <w:szCs w:val="32"/>
          <w:rPrChange w:id="183" w:author="Sujil Kumar Koottathampathiyil" w:date="2022-06-08T23:07:00Z">
            <w:rPr>
              <w:moveTo w:id="184" w:author="Sujil Kumar Koottathampathiyil" w:date="2022-06-08T19:43:00Z"/>
              <w:rFonts w:ascii="Arial" w:hAnsi="Arial" w:cs="Arial"/>
              <w:b/>
              <w:bCs/>
            </w:rPr>
          </w:rPrChange>
        </w:rPr>
        <w:pPrChange w:id="185" w:author="Sujil Kumar Koottathampathiyil" w:date="2022-06-08T19:42:00Z">
          <w:pPr>
            <w:spacing w:line="360" w:lineRule="auto"/>
            <w:jc w:val="both"/>
          </w:pPr>
        </w:pPrChange>
      </w:pPr>
      <w:ins w:id="186" w:author="Sujil Kumar Koottathampathiyil" w:date="2022-06-08T19:55:00Z">
        <w:r w:rsidRPr="00CB1C7A">
          <w:rPr>
            <w:rFonts w:ascii="Arial" w:hAnsi="Arial" w:cs="Arial"/>
            <w:b/>
            <w:bCs/>
            <w:sz w:val="32"/>
            <w:szCs w:val="32"/>
          </w:rPr>
          <w:t xml:space="preserve">3.0 </w:t>
        </w:r>
      </w:ins>
      <w:moveToRangeStart w:id="187" w:author="Sujil Kumar Koottathampathiyil" w:date="2022-06-08T19:43:00Z" w:name="move105609769"/>
      <w:commentRangeStart w:id="188"/>
      <w:moveTo w:id="189" w:author="Sujil Kumar Koottathampathiyil" w:date="2022-06-08T19:43:00Z">
        <w:r w:rsidR="00EB09A1" w:rsidRPr="00CB1C7A">
          <w:rPr>
            <w:rFonts w:ascii="Arial" w:hAnsi="Arial" w:cs="Arial"/>
            <w:b/>
            <w:bCs/>
            <w:sz w:val="32"/>
            <w:szCs w:val="32"/>
            <w:rPrChange w:id="190" w:author="Sujil Kumar Koottathampathiyil" w:date="2022-06-08T23:07:00Z">
              <w:rPr>
                <w:rFonts w:ascii="Arial" w:hAnsi="Arial" w:cs="Arial"/>
                <w:b/>
                <w:bCs/>
              </w:rPr>
            </w:rPrChange>
          </w:rPr>
          <w:t>Literature Review</w:t>
        </w:r>
        <w:commentRangeEnd w:id="188"/>
        <w:r w:rsidR="00EB09A1" w:rsidRPr="00CB1C7A">
          <w:rPr>
            <w:rFonts w:ascii="Arial" w:hAnsi="Arial" w:cs="Arial"/>
            <w:b/>
            <w:bCs/>
            <w:sz w:val="32"/>
            <w:szCs w:val="32"/>
            <w:rPrChange w:id="191" w:author="Sujil Kumar Koottathampathiyil" w:date="2022-06-08T23:07:00Z">
              <w:rPr>
                <w:rStyle w:val="CommentReference"/>
              </w:rPr>
            </w:rPrChange>
          </w:rPr>
          <w:commentReference w:id="188"/>
        </w:r>
      </w:moveTo>
    </w:p>
    <w:p w14:paraId="092BAE0A" w14:textId="36A8870E" w:rsidR="00EB09A1" w:rsidRPr="00CB1C7A" w:rsidDel="00944B3E" w:rsidRDefault="00EB09A1" w:rsidP="00EB09A1">
      <w:pPr>
        <w:spacing w:line="360" w:lineRule="auto"/>
        <w:jc w:val="both"/>
        <w:rPr>
          <w:del w:id="192" w:author="Sujil Kumar Koottathampathiyil" w:date="2022-06-08T20:31:00Z"/>
          <w:moveTo w:id="193" w:author="Sujil Kumar Koottathampathiyil" w:date="2022-06-08T19:43:00Z"/>
          <w:rFonts w:ascii="Arial" w:hAnsi="Arial" w:cs="Arial"/>
          <w:color w:val="000000"/>
        </w:rPr>
      </w:pPr>
      <w:moveTo w:id="194" w:author="Sujil Kumar Koottathampathiyil" w:date="2022-06-08T19:43:00Z">
        <w:r w:rsidRPr="00CB1C7A">
          <w:rPr>
            <w:rFonts w:ascii="Arial" w:hAnsi="Arial" w:cs="Arial"/>
          </w:rPr>
          <w:t xml:space="preserve">ARIMA Model and </w:t>
        </w:r>
        <w:r w:rsidRPr="00CB1C7A">
          <w:rPr>
            <w:rFonts w:ascii="Arial" w:hAnsi="Arial" w:cs="Arial"/>
            <w:sz w:val="20"/>
            <w:szCs w:val="20"/>
          </w:rPr>
          <w:t>FBProphet models</w:t>
        </w:r>
      </w:moveTo>
      <w:ins w:id="195" w:author="Sujil Kumar Koottathampathiyil" w:date="2022-06-08T20:18:00Z">
        <w:r w:rsidR="00E31F20" w:rsidRPr="00CB1C7A">
          <w:rPr>
            <w:rFonts w:ascii="Arial" w:hAnsi="Arial" w:cs="Arial"/>
            <w:sz w:val="20"/>
            <w:szCs w:val="20"/>
          </w:rPr>
          <w:t xml:space="preserve"> are normally</w:t>
        </w:r>
      </w:ins>
      <w:moveTo w:id="196" w:author="Sujil Kumar Koottathampathiyil" w:date="2022-06-08T19:43:00Z">
        <w:r w:rsidRPr="00CB1C7A">
          <w:rPr>
            <w:rFonts w:ascii="Arial" w:hAnsi="Arial" w:cs="Arial"/>
          </w:rPr>
          <w:t xml:space="preserve"> used for predicting suicide deaths around the world</w:t>
        </w:r>
        <w:del w:id="197" w:author="Sujil Kumar Koottathampathiyil" w:date="2022-06-08T20:17:00Z">
          <w:r w:rsidRPr="00CB1C7A" w:rsidDel="00C0176A">
            <w:rPr>
              <w:rFonts w:ascii="Arial" w:hAnsi="Arial" w:cs="Arial"/>
            </w:rPr>
            <w:delText>.</w:delText>
          </w:r>
        </w:del>
      </w:moveTo>
      <w:ins w:id="198" w:author="Sujil Kumar Koottathampathiyil" w:date="2022-06-08T20:17:00Z">
        <w:r w:rsidR="00C0176A" w:rsidRPr="00CB1C7A">
          <w:rPr>
            <w:rFonts w:ascii="Arial" w:hAnsi="Arial" w:cs="Arial"/>
          </w:rPr>
          <w:t xml:space="preserve">, the study of </w:t>
        </w:r>
      </w:ins>
      <w:ins w:id="199" w:author="Sujil Kumar Koottathampathiyil" w:date="2022-06-08T20:18:00Z">
        <w:r w:rsidR="00C0176A" w:rsidRPr="00CB1C7A">
          <w:rPr>
            <w:rFonts w:ascii="Arial" w:hAnsi="Arial" w:cs="Arial"/>
          </w:rPr>
          <w:t xml:space="preserve">Kumar and Susan </w:t>
        </w:r>
      </w:ins>
      <w:sdt>
        <w:sdtPr>
          <w:rPr>
            <w:rFonts w:ascii="Arial" w:hAnsi="Arial" w:cs="Arial"/>
            <w:color w:val="000000"/>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200" w:author="Sujil Kumar Koottathampathiyil" w:date="2022-06-08T23:04:00Z">
            <w:r w:rsidR="00DC7322" w:rsidRPr="00CB1C7A">
              <w:rPr>
                <w:rFonts w:ascii="Arial" w:hAnsi="Arial" w:cs="Arial"/>
                <w:color w:val="000000"/>
              </w:rPr>
              <w:t>(2020)</w:t>
            </w:r>
          </w:ins>
          <w:moveTo w:id="201" w:author="Sujil Kumar Koottathampathiyil" w:date="2022-06-08T19:43:00Z">
            <w:del w:id="202" w:author="Sujil Kumar Koottathampathiyil" w:date="2022-06-08T19:46:00Z">
              <w:r w:rsidRPr="00CB1C7A" w:rsidDel="00C518DB">
                <w:rPr>
                  <w:rFonts w:ascii="Arial" w:hAnsi="Arial" w:cs="Arial"/>
                  <w:color w:val="000000"/>
                </w:rPr>
                <w:delText>(Kumar and Susan 2020)</w:delText>
              </w:r>
            </w:del>
          </w:moveTo>
        </w:sdtContent>
      </w:sdt>
      <w:ins w:id="203" w:author="Sujil Kumar Koottathampathiyil" w:date="2022-06-08T20:18:00Z">
        <w:r w:rsidR="00C0176A" w:rsidRPr="00CB1C7A">
          <w:rPr>
            <w:rFonts w:ascii="Arial" w:hAnsi="Arial" w:cs="Arial"/>
            <w:color w:val="000000"/>
          </w:rPr>
          <w:t xml:space="preserve"> is a great example of </w:t>
        </w:r>
      </w:ins>
      <w:ins w:id="204" w:author="Sujil Kumar Koottathampathiyil" w:date="2022-06-09T00:51:00Z">
        <w:r w:rsidR="00D0035B">
          <w:rPr>
            <w:rFonts w:ascii="Arial" w:hAnsi="Arial" w:cs="Arial"/>
            <w:color w:val="000000"/>
          </w:rPr>
          <w:t xml:space="preserve">the </w:t>
        </w:r>
      </w:ins>
      <w:ins w:id="205" w:author="Sujil Kumar Koottathampathiyil" w:date="2022-06-08T20:18:00Z">
        <w:r w:rsidR="00C0176A" w:rsidRPr="00CB1C7A">
          <w:rPr>
            <w:rFonts w:ascii="Arial" w:hAnsi="Arial" w:cs="Arial"/>
            <w:color w:val="000000"/>
          </w:rPr>
          <w:t>effective use of these approaches</w:t>
        </w:r>
      </w:ins>
      <w:moveTo w:id="206" w:author="Sujil Kumar Koottathampathiyil" w:date="2022-06-08T19:43:00Z">
        <w:r w:rsidRPr="00CB1C7A">
          <w:rPr>
            <w:rFonts w:ascii="Arial" w:hAnsi="Arial" w:cs="Arial"/>
            <w:color w:val="000000"/>
          </w:rPr>
          <w:t>. Covid-19 was a very sensitive topic in recent year</w:t>
        </w:r>
      </w:moveTo>
      <w:ins w:id="207" w:author="Sujil Kumar Koottathampathiyil" w:date="2022-06-09T00:51:00Z">
        <w:r w:rsidR="00D0035B">
          <w:rPr>
            <w:rFonts w:ascii="Arial" w:hAnsi="Arial" w:cs="Arial"/>
            <w:color w:val="000000"/>
          </w:rPr>
          <w:t>s</w:t>
        </w:r>
      </w:ins>
      <w:moveTo w:id="208" w:author="Sujil Kumar Koottathampathiyil" w:date="2022-06-08T19:43:00Z">
        <w:r w:rsidRPr="00CB1C7A">
          <w:rPr>
            <w:rFonts w:ascii="Arial" w:hAnsi="Arial" w:cs="Arial"/>
            <w:color w:val="000000"/>
          </w:rPr>
          <w:t>.</w:t>
        </w:r>
      </w:moveTo>
      <w:ins w:id="209" w:author="Sujil Kumar Koottathampathiyil" w:date="2022-06-08T21:20:00Z">
        <w:r w:rsidR="00963ABE" w:rsidRPr="00CB1C7A">
          <w:rPr>
            <w:rFonts w:ascii="Arial" w:hAnsi="Arial" w:cs="Arial"/>
            <w:color w:val="000000"/>
          </w:rPr>
          <w:t xml:space="preserve"> The main goal of this study was to identify the future infected cases</w:t>
        </w:r>
      </w:ins>
      <w:ins w:id="210" w:author="Sujil Kumar Koottathampathiyil" w:date="2022-06-08T21:21:00Z">
        <w:r w:rsidR="00963ABE" w:rsidRPr="00CB1C7A">
          <w:rPr>
            <w:rFonts w:ascii="Arial" w:hAnsi="Arial" w:cs="Arial"/>
            <w:color w:val="000000"/>
          </w:rPr>
          <w:t xml:space="preserve"> and virus spread rate for the advance preparation in the healthcare services to avoi</w:t>
        </w:r>
      </w:ins>
      <w:ins w:id="211" w:author="Sujil Kumar Koottathampathiyil" w:date="2022-06-08T21:22:00Z">
        <w:r w:rsidR="00963ABE" w:rsidRPr="00CB1C7A">
          <w:rPr>
            <w:rFonts w:ascii="Arial" w:hAnsi="Arial" w:cs="Arial"/>
            <w:color w:val="000000"/>
          </w:rPr>
          <w:t>d deaths</w:t>
        </w:r>
      </w:ins>
      <w:ins w:id="212" w:author="Sujil Kumar Koottathampathiyil" w:date="2022-06-08T21:21:00Z">
        <w:r w:rsidR="00963ABE" w:rsidRPr="00CB1C7A">
          <w:rPr>
            <w:rFonts w:ascii="Arial" w:hAnsi="Arial" w:cs="Arial"/>
            <w:color w:val="000000"/>
          </w:rPr>
          <w:t>.</w:t>
        </w:r>
      </w:ins>
      <w:ins w:id="213" w:author="Sujil Kumar Koottathampathiyil" w:date="2022-06-08T21:22:00Z">
        <w:r w:rsidR="00B52248" w:rsidRPr="00CB1C7A">
          <w:rPr>
            <w:rFonts w:ascii="Arial" w:hAnsi="Arial" w:cs="Arial"/>
            <w:color w:val="000000"/>
          </w:rPr>
          <w:t xml:space="preserve"> In this study</w:t>
        </w:r>
      </w:ins>
      <w:ins w:id="214" w:author="Sujil Kumar Koottathampathiyil" w:date="2022-06-09T00:59:00Z">
        <w:r w:rsidR="00E31C5B">
          <w:rPr>
            <w:rFonts w:ascii="Arial" w:hAnsi="Arial" w:cs="Arial"/>
            <w:color w:val="000000"/>
          </w:rPr>
          <w:t>,</w:t>
        </w:r>
      </w:ins>
      <w:ins w:id="215" w:author="Sujil Kumar Koottathampathiyil" w:date="2022-06-08T21:22:00Z">
        <w:r w:rsidR="00B52248" w:rsidRPr="00CB1C7A">
          <w:rPr>
            <w:rFonts w:ascii="Arial" w:hAnsi="Arial" w:cs="Arial"/>
            <w:color w:val="000000"/>
          </w:rPr>
          <w:t xml:space="preserve"> they have used day level information o</w:t>
        </w:r>
      </w:ins>
      <w:ins w:id="216" w:author="Sujil Kumar Koottathampathiyil" w:date="2022-06-09T00:59:00Z">
        <w:r w:rsidR="00E31C5B">
          <w:rPr>
            <w:rFonts w:ascii="Arial" w:hAnsi="Arial" w:cs="Arial"/>
            <w:color w:val="000000"/>
          </w:rPr>
          <w:t>n</w:t>
        </w:r>
      </w:ins>
      <w:ins w:id="217" w:author="Sujil Kumar Koottathampathiyil" w:date="2022-06-08T21:22:00Z">
        <w:r w:rsidR="00B52248" w:rsidRPr="00CB1C7A">
          <w:rPr>
            <w:rFonts w:ascii="Arial" w:hAnsi="Arial" w:cs="Arial"/>
            <w:color w:val="000000"/>
          </w:rPr>
          <w:t xml:space="preserve"> covid-19 spread for </w:t>
        </w:r>
      </w:ins>
      <w:ins w:id="218" w:author="Sujil Kumar Koottathampathiyil" w:date="2022-06-08T21:23:00Z">
        <w:r w:rsidR="00B52248" w:rsidRPr="00CB1C7A">
          <w:rPr>
            <w:rFonts w:ascii="Arial" w:hAnsi="Arial" w:cs="Arial"/>
            <w:color w:val="000000"/>
          </w:rPr>
          <w:t xml:space="preserve">cumulative cases from </w:t>
        </w:r>
      </w:ins>
      <w:ins w:id="219" w:author="Sujil Kumar Koottathampathiyil" w:date="2022-06-09T00:59:00Z">
        <w:r w:rsidR="00E31C5B">
          <w:rPr>
            <w:rFonts w:ascii="Arial" w:hAnsi="Arial" w:cs="Arial"/>
            <w:color w:val="000000"/>
          </w:rPr>
          <w:t xml:space="preserve">the </w:t>
        </w:r>
      </w:ins>
      <w:ins w:id="220" w:author="Sujil Kumar Koottathampathiyil" w:date="2022-06-08T21:23:00Z">
        <w:r w:rsidR="00B52248" w:rsidRPr="00CB1C7A">
          <w:rPr>
            <w:rFonts w:ascii="Arial" w:hAnsi="Arial" w:cs="Arial"/>
            <w:color w:val="000000"/>
          </w:rPr>
          <w:t>whole world. T</w:t>
        </w:r>
      </w:ins>
      <w:ins w:id="221" w:author="Sujil Kumar Koottathampathiyil" w:date="2022-06-09T00:59:00Z">
        <w:r w:rsidR="00E31C5B">
          <w:rPr>
            <w:rFonts w:ascii="Arial" w:hAnsi="Arial" w:cs="Arial"/>
            <w:color w:val="000000"/>
          </w:rPr>
          <w:t>he t</w:t>
        </w:r>
      </w:ins>
      <w:ins w:id="222" w:author="Sujil Kumar Koottathampathiyil" w:date="2022-06-08T21:23:00Z">
        <w:r w:rsidR="00B52248" w:rsidRPr="00CB1C7A">
          <w:rPr>
            <w:rFonts w:ascii="Arial" w:hAnsi="Arial" w:cs="Arial"/>
            <w:color w:val="000000"/>
          </w:rPr>
          <w:t xml:space="preserve">op ten most affected counties were </w:t>
        </w:r>
      </w:ins>
      <w:ins w:id="223" w:author="Sujil Kumar Koottathampathiyil" w:date="2022-06-09T01:00:00Z">
        <w:r w:rsidR="000441C2">
          <w:rPr>
            <w:rFonts w:ascii="Arial" w:hAnsi="Arial" w:cs="Arial"/>
            <w:color w:val="000000"/>
          </w:rPr>
          <w:t xml:space="preserve">the </w:t>
        </w:r>
      </w:ins>
      <w:ins w:id="224" w:author="Sujil Kumar Koottathampathiyil" w:date="2022-06-08T21:24:00Z">
        <w:r w:rsidR="00B52248" w:rsidRPr="00CB1C7A">
          <w:rPr>
            <w:rFonts w:ascii="Arial" w:hAnsi="Arial" w:cs="Arial"/>
            <w:color w:val="000000"/>
            <w:rPrChange w:id="225" w:author="Sujil Kumar Koottathampathiyil" w:date="2022-06-08T23:07:00Z">
              <w:rPr>
                <w:rFonts w:ascii="Arial" w:hAnsi="Arial" w:cs="Arial"/>
                <w:color w:val="333333"/>
                <w:sz w:val="27"/>
                <w:szCs w:val="27"/>
                <w:shd w:val="clear" w:color="auto" w:fill="FFFFFF"/>
              </w:rPr>
            </w:rPrChange>
          </w:rPr>
          <w:t xml:space="preserve">US, Spain, Italy, France, Germany, Russia, Iran, United Kingdom, Turkey, and </w:t>
        </w:r>
        <w:r w:rsidR="00B52248" w:rsidRPr="00CB1C7A">
          <w:rPr>
            <w:rFonts w:ascii="Arial" w:hAnsi="Arial" w:cs="Arial"/>
            <w:color w:val="000000"/>
          </w:rPr>
          <w:t xml:space="preserve">India. </w:t>
        </w:r>
      </w:ins>
      <w:ins w:id="226" w:author="Sujil Kumar Koottathampathiyil" w:date="2022-06-08T21:25:00Z">
        <w:r w:rsidR="00163867" w:rsidRPr="00CB1C7A">
          <w:rPr>
            <w:rFonts w:ascii="Arial" w:hAnsi="Arial" w:cs="Arial"/>
            <w:color w:val="000000"/>
          </w:rPr>
          <w:t xml:space="preserve">They have used </w:t>
        </w:r>
        <w:r w:rsidR="00163867" w:rsidRPr="00CB1C7A">
          <w:rPr>
            <w:rFonts w:ascii="Arial" w:hAnsi="Arial" w:cs="Arial"/>
            <w:color w:val="000000"/>
            <w:rPrChange w:id="227" w:author="Sujil Kumar Koottathampathiyil" w:date="2022-06-08T23:07:00Z">
              <w:rPr>
                <w:rFonts w:ascii="Arial" w:hAnsi="Arial" w:cs="Arial"/>
                <w:color w:val="333333"/>
                <w:sz w:val="27"/>
                <w:szCs w:val="27"/>
                <w:shd w:val="clear" w:color="auto" w:fill="FFFFFF"/>
              </w:rPr>
            </w:rPrChange>
          </w:rPr>
          <w:t>temporal data of coronavirus spread from January 22, 2020 to May 20, 2020.</w:t>
        </w:r>
      </w:ins>
      <w:ins w:id="228" w:author="Sujil Kumar Koottathampathiyil" w:date="2022-06-09T00:59:00Z">
        <w:r w:rsidR="00E31C5B">
          <w:rPr>
            <w:rFonts w:ascii="Arial" w:hAnsi="Arial" w:cs="Arial"/>
            <w:color w:val="000000"/>
          </w:rPr>
          <w:t xml:space="preserve"> </w:t>
        </w:r>
      </w:ins>
      <w:ins w:id="229" w:author="Sujil Kumar Koottathampathiyil" w:date="2022-06-08T21:27:00Z">
        <w:r w:rsidR="001D51FA" w:rsidRPr="00CB1C7A">
          <w:rPr>
            <w:rFonts w:ascii="Arial" w:hAnsi="Arial" w:cs="Arial"/>
            <w:color w:val="000000"/>
          </w:rPr>
          <w:t xml:space="preserve">They have used ARIMA and Prophet </w:t>
        </w:r>
      </w:ins>
      <w:ins w:id="230" w:author="Sujil Kumar Koottathampathiyil" w:date="2022-06-08T21:30:00Z">
        <w:r w:rsidR="001D51FA" w:rsidRPr="00CB1C7A">
          <w:rPr>
            <w:rFonts w:ascii="Arial" w:hAnsi="Arial" w:cs="Arial"/>
            <w:color w:val="000000"/>
          </w:rPr>
          <w:t>m</w:t>
        </w:r>
      </w:ins>
      <w:ins w:id="231" w:author="Sujil Kumar Koottathampathiyil" w:date="2022-06-08T21:31:00Z">
        <w:r w:rsidR="001D51FA" w:rsidRPr="00CB1C7A">
          <w:rPr>
            <w:rFonts w:ascii="Arial" w:hAnsi="Arial" w:cs="Arial"/>
            <w:color w:val="000000"/>
          </w:rPr>
          <w:t xml:space="preserve">odels are effectively used for forecasting future infected cases and evaluation of the model is done using </w:t>
        </w:r>
      </w:ins>
      <w:ins w:id="232" w:author="Sujil Kumar Koottathampathiyil" w:date="2022-06-08T21:32:00Z">
        <w:r w:rsidR="00EE4852" w:rsidRPr="00CB1C7A">
          <w:rPr>
            <w:rFonts w:ascii="Arial" w:hAnsi="Arial" w:cs="Arial"/>
            <w:color w:val="000000"/>
            <w:rPrChange w:id="233" w:author="Sujil Kumar Koottathampathiyil" w:date="2022-06-08T23:07:00Z">
              <w:rPr>
                <w:rFonts w:ascii="Arial" w:hAnsi="Arial" w:cs="Arial"/>
                <w:color w:val="333333"/>
                <w:sz w:val="27"/>
                <w:szCs w:val="27"/>
                <w:shd w:val="clear" w:color="auto" w:fill="FFFFFF"/>
              </w:rPr>
            </w:rPrChange>
          </w:rPr>
          <w:t>mean absolute error, root mean square error, root relative squared error, and mean absolute percentage error</w:t>
        </w:r>
      </w:ins>
      <w:ins w:id="234" w:author="Sujil Kumar Koottathampathiyil" w:date="2022-06-08T21:27:00Z">
        <w:r w:rsidR="001D51FA" w:rsidRPr="00CB1C7A">
          <w:rPr>
            <w:rFonts w:ascii="Arial" w:hAnsi="Arial" w:cs="Arial"/>
            <w:color w:val="000000"/>
          </w:rPr>
          <w:t>.</w:t>
        </w:r>
      </w:ins>
      <w:ins w:id="235" w:author="Sujil Kumar Koottathampathiyil" w:date="2022-06-08T21:32:00Z">
        <w:r w:rsidR="00EE4852" w:rsidRPr="00CB1C7A">
          <w:rPr>
            <w:rFonts w:ascii="Arial" w:hAnsi="Arial" w:cs="Arial"/>
            <w:color w:val="000000"/>
          </w:rPr>
          <w:t xml:space="preserve"> This study has proved that ARIMA Model was more effective in </w:t>
        </w:r>
      </w:ins>
      <w:ins w:id="236" w:author="Sujil Kumar Koottathampathiyil" w:date="2022-06-08T21:33:00Z">
        <w:r w:rsidR="00EE4852" w:rsidRPr="00CB1C7A">
          <w:rPr>
            <w:rFonts w:ascii="Arial" w:hAnsi="Arial" w:cs="Arial"/>
            <w:color w:val="000000"/>
          </w:rPr>
          <w:t xml:space="preserve">forecasting covid-19 </w:t>
        </w:r>
        <w:r w:rsidR="00A942C8" w:rsidRPr="00CB1C7A">
          <w:rPr>
            <w:rFonts w:ascii="Arial" w:hAnsi="Arial" w:cs="Arial"/>
            <w:color w:val="000000"/>
          </w:rPr>
          <w:t>prevalence</w:t>
        </w:r>
      </w:ins>
      <w:ins w:id="237" w:author="Sujil Kumar Koottathampathiyil" w:date="2022-06-08T21:32:00Z">
        <w:r w:rsidR="00EE4852" w:rsidRPr="00CB1C7A">
          <w:rPr>
            <w:rFonts w:ascii="Arial" w:hAnsi="Arial" w:cs="Arial"/>
            <w:color w:val="000000"/>
          </w:rPr>
          <w:t xml:space="preserve">. </w:t>
        </w:r>
      </w:ins>
      <w:moveTo w:id="238" w:author="Sujil Kumar Koottathampathiyil" w:date="2022-06-08T19:43:00Z">
        <w:del w:id="239" w:author="Sujil Kumar Koottathampathiyil" w:date="2022-06-08T21:22:00Z">
          <w:r w:rsidRPr="00CB1C7A" w:rsidDel="00B52248">
            <w:rPr>
              <w:rFonts w:ascii="Arial" w:hAnsi="Arial" w:cs="Arial"/>
              <w:color w:val="000000"/>
            </w:rPr>
            <w:delText xml:space="preserve"> </w:delText>
          </w:r>
        </w:del>
        <w:r w:rsidRPr="00CB1C7A">
          <w:rPr>
            <w:rFonts w:ascii="Arial" w:hAnsi="Arial" w:cs="Arial"/>
            <w:color w:val="000000"/>
          </w:rPr>
          <w:t xml:space="preserve">Many people have </w:t>
        </w:r>
      </w:moveTo>
      <w:ins w:id="240" w:author="Sujil Kumar Koottathampathiyil" w:date="2022-06-09T01:00:00Z">
        <w:r w:rsidR="000441C2">
          <w:rPr>
            <w:rFonts w:ascii="Arial" w:hAnsi="Arial" w:cs="Arial"/>
            <w:color w:val="000000"/>
          </w:rPr>
          <w:t xml:space="preserve">been </w:t>
        </w:r>
      </w:ins>
      <w:moveTo w:id="241" w:author="Sujil Kumar Koottathampathiyil" w:date="2022-06-08T19:43:00Z">
        <w:r w:rsidRPr="00CB1C7A">
          <w:rPr>
            <w:rFonts w:ascii="Arial" w:hAnsi="Arial" w:cs="Arial"/>
            <w:color w:val="000000"/>
          </w:rPr>
          <w:t>affected by it and lost their life. The dataset is very similar to what I have chosen for my suicide prediction as well. In my view</w:t>
        </w:r>
      </w:moveTo>
      <w:ins w:id="242" w:author="Sujil Kumar Koottathampathiyil" w:date="2022-06-09T01:00:00Z">
        <w:r w:rsidR="000441C2">
          <w:rPr>
            <w:rFonts w:ascii="Arial" w:hAnsi="Arial" w:cs="Arial"/>
            <w:color w:val="000000"/>
          </w:rPr>
          <w:t>,</w:t>
        </w:r>
      </w:ins>
      <w:moveTo w:id="243" w:author="Sujil Kumar Koottathampathiyil" w:date="2022-06-08T19:43:00Z">
        <w:r w:rsidRPr="00CB1C7A">
          <w:rPr>
            <w:rFonts w:ascii="Arial" w:hAnsi="Arial" w:cs="Arial"/>
            <w:color w:val="000000"/>
          </w:rPr>
          <w:t xml:space="preserve"> This is an excellent model to take inspiration from. The paper talks about countries including India and to </w:t>
        </w:r>
        <w:r w:rsidRPr="00CB1C7A">
          <w:rPr>
            <w:rFonts w:ascii="Arial" w:hAnsi="Arial" w:cs="Arial"/>
            <w:rPrChange w:id="244" w:author="Sujil Kumar Koottathampathiyil" w:date="2022-06-08T23:07:00Z">
              <w:rPr>
                <w:rFonts w:ascii="Arial" w:hAnsi="Arial" w:cs="Arial"/>
                <w:color w:val="000000"/>
              </w:rPr>
            </w:rPrChange>
          </w:rPr>
          <w:t>understand the patte</w:t>
        </w:r>
      </w:moveTo>
      <w:ins w:id="245" w:author="Sujil Kumar Koottathampathiyil" w:date="2022-06-09T01:00:00Z">
        <w:r w:rsidR="000441C2">
          <w:rPr>
            <w:rFonts w:ascii="Arial" w:hAnsi="Arial" w:cs="Arial"/>
          </w:rPr>
          <w:t>r</w:t>
        </w:r>
      </w:ins>
      <w:moveTo w:id="246" w:author="Sujil Kumar Koottathampathiyil" w:date="2022-06-08T19:43:00Z">
        <w:r w:rsidRPr="00CB1C7A">
          <w:rPr>
            <w:rFonts w:ascii="Arial" w:hAnsi="Arial" w:cs="Arial"/>
            <w:rPrChange w:id="247" w:author="Sujil Kumar Koottathampathiyil" w:date="2022-06-08T23:07:00Z">
              <w:rPr>
                <w:rFonts w:ascii="Arial" w:hAnsi="Arial" w:cs="Arial"/>
                <w:color w:val="000000"/>
              </w:rPr>
            </w:rPrChange>
          </w:rPr>
          <w:t xml:space="preserve">n in deaths </w:t>
        </w:r>
      </w:moveTo>
      <w:ins w:id="248" w:author="Sujil Kumar Koottathampathiyil" w:date="2022-06-09T01:00:00Z">
        <w:r w:rsidR="000441C2">
          <w:rPr>
            <w:rFonts w:ascii="Arial" w:hAnsi="Arial" w:cs="Arial"/>
          </w:rPr>
          <w:t xml:space="preserve">that </w:t>
        </w:r>
      </w:ins>
      <w:moveTo w:id="249" w:author="Sujil Kumar Koottathampathiyil" w:date="2022-06-08T19:43:00Z">
        <w:r w:rsidRPr="00CB1C7A">
          <w:rPr>
            <w:rFonts w:ascii="Arial" w:hAnsi="Arial" w:cs="Arial"/>
            <w:rPrChange w:id="250" w:author="Sujil Kumar Koottathampathiyil" w:date="2022-06-08T23:07:00Z">
              <w:rPr>
                <w:rFonts w:ascii="Arial" w:hAnsi="Arial" w:cs="Arial"/>
                <w:color w:val="000000"/>
              </w:rPr>
            </w:rPrChange>
          </w:rPr>
          <w:t xml:space="preserve">happened around the world. </w:t>
        </w:r>
        <w:del w:id="251" w:author="Sujil Kumar Koottathampathiyil" w:date="2022-06-09T01:00:00Z">
          <w:r w:rsidRPr="00CB1C7A" w:rsidDel="000441C2">
            <w:rPr>
              <w:rFonts w:ascii="Arial" w:hAnsi="Arial" w:cs="Arial"/>
              <w:rPrChange w:id="252" w:author="Sujil Kumar Koottathampathiyil" w:date="2022-06-08T23:07:00Z">
                <w:rPr>
                  <w:rFonts w:ascii="Arial" w:hAnsi="Arial" w:cs="Arial"/>
                  <w:color w:val="000000"/>
                </w:rPr>
              </w:rPrChange>
            </w:rPr>
            <w:delText xml:space="preserve">Time series is definitely helped to make predictions about coming years. </w:delText>
          </w:r>
        </w:del>
        <w:r w:rsidRPr="00CB1C7A">
          <w:rPr>
            <w:rFonts w:ascii="Arial" w:hAnsi="Arial" w:cs="Arial"/>
            <w:rPrChange w:id="253" w:author="Sujil Kumar Koottathampathiyil" w:date="2022-06-08T23:07:00Z">
              <w:rPr>
                <w:rFonts w:ascii="Arial" w:hAnsi="Arial" w:cs="Arial"/>
                <w:color w:val="000000"/>
              </w:rPr>
            </w:rPrChange>
          </w:rPr>
          <w:t>ARIMA and</w:t>
        </w:r>
        <w:r w:rsidRPr="00CB1C7A">
          <w:rPr>
            <w:rFonts w:ascii="Arial" w:hAnsi="Arial" w:cs="Arial"/>
          </w:rPr>
          <w:t xml:space="preserve"> </w:t>
        </w:r>
        <w:r w:rsidRPr="00CB1C7A">
          <w:rPr>
            <w:rFonts w:ascii="Arial" w:hAnsi="Arial" w:cs="Arial"/>
            <w:rPrChange w:id="254" w:author="Sujil Kumar Koottathampathiyil" w:date="2022-06-08T23:07:00Z">
              <w:rPr>
                <w:rFonts w:ascii="Arial" w:hAnsi="Arial" w:cs="Arial"/>
                <w:sz w:val="20"/>
                <w:szCs w:val="20"/>
              </w:rPr>
            </w:rPrChange>
          </w:rPr>
          <w:t xml:space="preserve">FBProphet models are used </w:t>
        </w:r>
        <w:del w:id="255" w:author="Sujil Kumar Koottathampathiyil" w:date="2022-06-09T01:01:00Z">
          <w:r w:rsidRPr="00CB1C7A" w:rsidDel="000441C2">
            <w:rPr>
              <w:rFonts w:ascii="Arial" w:hAnsi="Arial" w:cs="Arial"/>
              <w:rPrChange w:id="256" w:author="Sujil Kumar Koottathampathiyil" w:date="2022-06-08T23:07:00Z">
                <w:rPr>
                  <w:rFonts w:ascii="Arial" w:hAnsi="Arial" w:cs="Arial"/>
                  <w:sz w:val="20"/>
                  <w:szCs w:val="20"/>
                </w:rPr>
              </w:rPrChange>
            </w:rPr>
            <w:delText xml:space="preserve">and </w:delText>
          </w:r>
        </w:del>
        <w:r w:rsidRPr="00CB1C7A">
          <w:rPr>
            <w:rFonts w:ascii="Arial" w:hAnsi="Arial" w:cs="Arial"/>
            <w:rPrChange w:id="257" w:author="Sujil Kumar Koottathampathiyil" w:date="2022-06-08T23:07:00Z">
              <w:rPr>
                <w:rFonts w:ascii="Arial" w:hAnsi="Arial" w:cs="Arial"/>
                <w:sz w:val="20"/>
                <w:szCs w:val="20"/>
              </w:rPr>
            </w:rPrChange>
          </w:rPr>
          <w:t>for analysis</w:t>
        </w:r>
      </w:moveTo>
      <w:ins w:id="258" w:author="Sujil Kumar Koottathampathiyil" w:date="2022-06-09T01:00:00Z">
        <w:r w:rsidR="000441C2">
          <w:rPr>
            <w:rFonts w:ascii="Arial" w:hAnsi="Arial" w:cs="Arial"/>
          </w:rPr>
          <w:t>.</w:t>
        </w:r>
      </w:ins>
      <w:moveTo w:id="259" w:author="Sujil Kumar Koottathampathiyil" w:date="2022-06-08T19:43:00Z">
        <w:r w:rsidRPr="00CB1C7A">
          <w:rPr>
            <w:rFonts w:ascii="Arial" w:hAnsi="Arial" w:cs="Arial"/>
            <w:rPrChange w:id="260" w:author="Sujil Kumar Koottathampathiyil" w:date="2022-06-08T23:07:00Z">
              <w:rPr>
                <w:rFonts w:ascii="Arial" w:hAnsi="Arial" w:cs="Arial"/>
                <w:sz w:val="20"/>
                <w:szCs w:val="20"/>
              </w:rPr>
            </w:rPrChange>
          </w:rPr>
          <w:t xml:space="preserve"> </w:t>
        </w:r>
      </w:moveTo>
      <w:ins w:id="261" w:author="Sujil Kumar Koottathampathiyil" w:date="2022-06-09T01:01:00Z">
        <w:r w:rsidR="000441C2">
          <w:rPr>
            <w:rFonts w:ascii="Arial" w:hAnsi="Arial" w:cs="Arial"/>
          </w:rPr>
          <w:t>D</w:t>
        </w:r>
      </w:ins>
      <w:moveTo w:id="262" w:author="Sujil Kumar Koottathampathiyil" w:date="2022-06-08T19:43:00Z">
        <w:del w:id="263" w:author="Sujil Kumar Koottathampathiyil" w:date="2022-06-09T01:00:00Z">
          <w:r w:rsidRPr="00CB1C7A" w:rsidDel="000441C2">
            <w:rPr>
              <w:rFonts w:ascii="Arial" w:hAnsi="Arial" w:cs="Arial"/>
              <w:rPrChange w:id="264" w:author="Sujil Kumar Koottathampathiyil" w:date="2022-06-08T23:07:00Z">
                <w:rPr>
                  <w:rFonts w:ascii="Arial" w:hAnsi="Arial" w:cs="Arial"/>
                  <w:sz w:val="20"/>
                  <w:szCs w:val="20"/>
                </w:rPr>
              </w:rPrChange>
            </w:rPr>
            <w:delText>d</w:delText>
          </w:r>
        </w:del>
        <w:r w:rsidRPr="00CB1C7A">
          <w:rPr>
            <w:rFonts w:ascii="Arial" w:hAnsi="Arial" w:cs="Arial"/>
            <w:rPrChange w:id="265" w:author="Sujil Kumar Koottathampathiyil" w:date="2022-06-08T23:07:00Z">
              <w:rPr>
                <w:rFonts w:ascii="Arial" w:hAnsi="Arial" w:cs="Arial"/>
                <w:sz w:val="20"/>
                <w:szCs w:val="20"/>
              </w:rPr>
            </w:rPrChange>
          </w:rPr>
          <w:t>ata has been split into training and testing.</w:t>
        </w:r>
      </w:moveTo>
      <w:ins w:id="266" w:author="Sujil Kumar Koottathampathiyil" w:date="2022-06-08T21:39:00Z">
        <w:r w:rsidR="00FD113A" w:rsidRPr="00CB1C7A">
          <w:rPr>
            <w:rFonts w:ascii="Arial" w:hAnsi="Arial" w:cs="Arial"/>
          </w:rPr>
          <w:t xml:space="preserve"> The trend analysis showed </w:t>
        </w:r>
      </w:ins>
      <w:ins w:id="267" w:author="Sujil Kumar Koottathampathiyil" w:date="2022-06-09T01:01:00Z">
        <w:r w:rsidR="000441C2">
          <w:rPr>
            <w:rFonts w:ascii="Arial" w:hAnsi="Arial" w:cs="Arial"/>
          </w:rPr>
          <w:t xml:space="preserve">a </w:t>
        </w:r>
      </w:ins>
      <w:ins w:id="268" w:author="Sujil Kumar Koottathampathiyil" w:date="2022-06-08T21:39:00Z">
        <w:r w:rsidR="00FD113A" w:rsidRPr="00CB1C7A">
          <w:rPr>
            <w:rFonts w:ascii="Arial" w:hAnsi="Arial" w:cs="Arial"/>
          </w:rPr>
          <w:t xml:space="preserve">rapid increase in the affected cases and </w:t>
        </w:r>
      </w:ins>
      <w:ins w:id="269" w:author="Sujil Kumar Koottathampathiyil" w:date="2022-06-08T21:40:00Z">
        <w:r w:rsidR="00FD113A" w:rsidRPr="00CB1C7A">
          <w:rPr>
            <w:rFonts w:ascii="Arial" w:hAnsi="Arial" w:cs="Arial"/>
          </w:rPr>
          <w:t>the prediction study show</w:t>
        </w:r>
      </w:ins>
      <w:ins w:id="270" w:author="Sujil Kumar Koottathampathiyil" w:date="2022-06-09T01:01:00Z">
        <w:r w:rsidR="000441C2">
          <w:rPr>
            <w:rFonts w:ascii="Arial" w:hAnsi="Arial" w:cs="Arial"/>
          </w:rPr>
          <w:t>ed</w:t>
        </w:r>
      </w:ins>
      <w:ins w:id="271" w:author="Sujil Kumar Koottathampathiyil" w:date="2022-06-08T21:40:00Z">
        <w:r w:rsidR="00FD113A" w:rsidRPr="00CB1C7A">
          <w:rPr>
            <w:rFonts w:ascii="Arial" w:hAnsi="Arial" w:cs="Arial"/>
          </w:rPr>
          <w:t xml:space="preserve"> a great increase in the </w:t>
        </w:r>
      </w:ins>
      <w:ins w:id="272" w:author="Sujil Kumar Koottathampathiyil" w:date="2022-06-08T21:41:00Z">
        <w:r w:rsidR="00FD113A" w:rsidRPr="00CB1C7A">
          <w:rPr>
            <w:rFonts w:ascii="Arial" w:hAnsi="Arial" w:cs="Arial"/>
          </w:rPr>
          <w:t xml:space="preserve">expected active, recovered, and death cases </w:t>
        </w:r>
        <w:r w:rsidR="00942784" w:rsidRPr="00CB1C7A">
          <w:rPr>
            <w:rFonts w:ascii="Arial" w:hAnsi="Arial" w:cs="Arial"/>
          </w:rPr>
          <w:t>worldwide</w:t>
        </w:r>
        <w:r w:rsidR="00FD113A" w:rsidRPr="00CB1C7A">
          <w:rPr>
            <w:rFonts w:ascii="Arial" w:hAnsi="Arial" w:cs="Arial"/>
          </w:rPr>
          <w:t>.</w:t>
        </w:r>
        <w:r w:rsidR="00942784" w:rsidRPr="00CB1C7A">
          <w:rPr>
            <w:rFonts w:ascii="Arial" w:hAnsi="Arial" w:cs="Arial"/>
          </w:rPr>
          <w:t xml:space="preserve"> Howev</w:t>
        </w:r>
      </w:ins>
      <w:ins w:id="273" w:author="Sujil Kumar Koottathampathiyil" w:date="2022-06-08T21:42:00Z">
        <w:r w:rsidR="00942784" w:rsidRPr="00CB1C7A">
          <w:rPr>
            <w:rFonts w:ascii="Arial" w:hAnsi="Arial" w:cs="Arial"/>
          </w:rPr>
          <w:t>er</w:t>
        </w:r>
      </w:ins>
      <w:ins w:id="274" w:author="Sujil Kumar Koottathampathiyil" w:date="2022-06-09T01:01:00Z">
        <w:r w:rsidR="000441C2">
          <w:rPr>
            <w:rFonts w:ascii="Arial" w:hAnsi="Arial" w:cs="Arial"/>
          </w:rPr>
          <w:t>,</w:t>
        </w:r>
      </w:ins>
      <w:ins w:id="275" w:author="Sujil Kumar Koottathampathiyil" w:date="2022-06-08T21:42:00Z">
        <w:r w:rsidR="00942784" w:rsidRPr="00CB1C7A">
          <w:rPr>
            <w:rFonts w:ascii="Arial" w:hAnsi="Arial" w:cs="Arial"/>
          </w:rPr>
          <w:t xml:space="preserve"> as per their research</w:t>
        </w:r>
      </w:ins>
      <w:ins w:id="276" w:author="Sujil Kumar Koottathampathiyil" w:date="2022-06-08T21:43:00Z">
        <w:r w:rsidR="00942784" w:rsidRPr="00CB1C7A">
          <w:rPr>
            <w:rFonts w:ascii="Arial" w:hAnsi="Arial" w:cs="Arial"/>
          </w:rPr>
          <w:t>,</w:t>
        </w:r>
      </w:ins>
      <w:ins w:id="277" w:author="Sujil Kumar Koottathampathiyil" w:date="2022-06-08T21:42:00Z">
        <w:r w:rsidR="00942784" w:rsidRPr="00CB1C7A">
          <w:rPr>
            <w:rFonts w:ascii="Arial" w:hAnsi="Arial" w:cs="Arial"/>
          </w:rPr>
          <w:t xml:space="preserve"> containment policies and lockdowns might affec</w:t>
        </w:r>
      </w:ins>
      <w:ins w:id="278" w:author="Sujil Kumar Koottathampathiyil" w:date="2022-06-08T21:43:00Z">
        <w:r w:rsidR="00942784" w:rsidRPr="00CB1C7A">
          <w:rPr>
            <w:rFonts w:ascii="Arial" w:hAnsi="Arial" w:cs="Arial"/>
          </w:rPr>
          <w:t>t the prediction results.</w:t>
        </w:r>
      </w:ins>
    </w:p>
    <w:p w14:paraId="6BC075EB" w14:textId="77777777" w:rsidR="00EB09A1" w:rsidRPr="00CB1C7A" w:rsidRDefault="00EB09A1" w:rsidP="00EB09A1">
      <w:pPr>
        <w:spacing w:line="360" w:lineRule="auto"/>
        <w:jc w:val="both"/>
        <w:rPr>
          <w:moveTo w:id="279"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280" w:author="Sujil Kumar Koottathampathiyil" w:date="2022-06-08T21:36:00Z"/>
          <w:rFonts w:ascii="Arial" w:hAnsi="Arial" w:cs="Arial"/>
          <w:rPrChange w:id="281" w:author="Sujil Kumar Koottathampathiyil" w:date="2022-06-08T23:07:00Z">
            <w:rPr>
              <w:ins w:id="282" w:author="Sujil Kumar Koottathampathiyil" w:date="2022-06-08T21:36:00Z"/>
            </w:rPr>
          </w:rPrChange>
        </w:rPr>
      </w:pPr>
      <w:moveTo w:id="283" w:author="Sujil Kumar Koottathampathiyil" w:date="2022-06-08T19:43:00Z">
        <w:del w:id="284"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285" w:author="Sujil Kumar Koottathampathiyil" w:date="2022-06-08T21:35:00Z">
        <w:r w:rsidR="006B5410" w:rsidRPr="00CB1C7A">
          <w:rPr>
            <w:rFonts w:ascii="Arial" w:hAnsi="Arial" w:cs="Arial"/>
            <w:rPrChange w:id="286" w:author="Sujil Kumar Koottathampathiyil" w:date="2022-06-08T23:07:00Z">
              <w:rPr/>
            </w:rPrChange>
          </w:rPr>
          <w:t xml:space="preserve"> </w:t>
        </w:r>
        <w:r w:rsidR="006B5410" w:rsidRPr="00CB1C7A">
          <w:rPr>
            <w:rFonts w:ascii="Arial" w:hAnsi="Arial" w:cs="Arial"/>
            <w:noProof/>
            <w:rPrChange w:id="287"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7A802345" w:rsidR="00566810" w:rsidRPr="00CB1C7A" w:rsidRDefault="00566810">
      <w:pPr>
        <w:spacing w:after="0" w:line="240" w:lineRule="auto"/>
        <w:jc w:val="center"/>
        <w:rPr>
          <w:ins w:id="288" w:author="Sujil Kumar Koottathampathiyil" w:date="2022-06-08T21:36:00Z"/>
          <w:rFonts w:ascii="Arial" w:eastAsia="Times New Roman" w:hAnsi="Arial" w:cs="Arial"/>
          <w:sz w:val="24"/>
          <w:szCs w:val="24"/>
          <w:rPrChange w:id="289" w:author="Sujil Kumar Koottathampathiyil" w:date="2022-06-08T23:07:00Z">
            <w:rPr>
              <w:ins w:id="290" w:author="Sujil Kumar Koottathampathiyil" w:date="2022-06-08T21:36:00Z"/>
              <w:rFonts w:ascii="Times New Roman" w:eastAsia="Times New Roman" w:hAnsi="Times New Roman" w:cs="Times New Roman"/>
              <w:sz w:val="24"/>
              <w:szCs w:val="24"/>
            </w:rPr>
          </w:rPrChange>
        </w:rPr>
        <w:pPrChange w:id="291" w:author="Sujil Kumar Koottathampathiyil" w:date="2022-06-08T21:45:00Z">
          <w:pPr>
            <w:spacing w:after="360" w:line="240" w:lineRule="auto"/>
          </w:pPr>
        </w:pPrChange>
      </w:pPr>
      <w:ins w:id="292" w:author="Sujil Kumar Koottathampathiyil" w:date="2022-06-08T21:36:00Z">
        <w:r w:rsidRPr="00CB1C7A">
          <w:rPr>
            <w:rFonts w:ascii="Arial" w:eastAsia="Times New Roman" w:hAnsi="Arial" w:cs="Arial"/>
            <w:b/>
            <w:bCs/>
            <w:sz w:val="24"/>
            <w:szCs w:val="24"/>
            <w:rPrChange w:id="293" w:author="Sujil Kumar Koottathampathiyil" w:date="2022-06-08T23:07:00Z">
              <w:rPr>
                <w:rFonts w:ascii="Verdana" w:eastAsia="Times New Roman" w:hAnsi="Verdana" w:cs="Times New Roman"/>
                <w:b/>
                <w:bCs/>
                <w:color w:val="666666"/>
                <w:sz w:val="23"/>
                <w:szCs w:val="23"/>
                <w:shd w:val="clear" w:color="auto" w:fill="FFFFFF"/>
              </w:rPr>
            </w:rPrChange>
          </w:rPr>
          <w:t>Fig. 5:</w:t>
        </w:r>
      </w:ins>
      <w:ins w:id="294" w:author="Sujil Kumar Koottathampathiyil" w:date="2022-06-08T21:45:00Z">
        <w:r w:rsidR="00120E06" w:rsidRPr="00CB1C7A">
          <w:rPr>
            <w:rFonts w:ascii="Arial" w:eastAsia="Times New Roman" w:hAnsi="Arial" w:cs="Arial"/>
            <w:sz w:val="24"/>
            <w:szCs w:val="24"/>
          </w:rPr>
          <w:t xml:space="preserve"> </w:t>
        </w:r>
      </w:ins>
      <w:ins w:id="295" w:author="Sujil Kumar Koottathampathiyil" w:date="2022-06-08T21:36:00Z">
        <w:r w:rsidRPr="00CB1C7A">
          <w:rPr>
            <w:rFonts w:ascii="Arial" w:eastAsia="Times New Roman" w:hAnsi="Arial" w:cs="Arial"/>
            <w:sz w:val="24"/>
            <w:szCs w:val="24"/>
            <w:rPrChange w:id="296" w:author="Sujil Kumar Koottathampathiyil" w:date="2022-06-08T23:07:00Z">
              <w:rPr>
                <w:rFonts w:ascii="Times New Roman" w:eastAsia="Times New Roman" w:hAnsi="Times New Roman" w:cs="Times New Roman"/>
                <w:sz w:val="24"/>
                <w:szCs w:val="24"/>
              </w:rPr>
            </w:rPrChange>
          </w:rPr>
          <w:t>Framework to evaluate the forecasting models.</w:t>
        </w:r>
      </w:ins>
      <w:customXmlInsRangeStart w:id="297"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
          <w:id w:val="586733755"/>
          <w:placeholder>
            <w:docPart w:val="DefaultPlaceholder_-1854013440"/>
          </w:placeholder>
        </w:sdtPr>
        <w:sdtEndPr/>
        <w:sdtContent>
          <w:customXmlInsRangeEnd w:id="297"/>
          <w:ins w:id="298" w:author="Sujil Kumar Koottathampathiyil" w:date="2022-06-08T23:04:00Z">
            <w:r w:rsidR="00DC7322" w:rsidRPr="00CB1C7A">
              <w:rPr>
                <w:rFonts w:ascii="Arial" w:eastAsia="Times New Roman" w:hAnsi="Arial" w:cs="Arial"/>
                <w:color w:val="000000"/>
                <w:sz w:val="24"/>
                <w:szCs w:val="24"/>
                <w:rPrChange w:id="299" w:author="Sujil Kumar Koottathampathiyil" w:date="2022-06-08T23:07:00Z">
                  <w:rPr/>
                </w:rPrChange>
              </w:rPr>
              <w:t>(Kumar and Susan 2020b)</w:t>
            </w:r>
          </w:ins>
          <w:customXmlInsRangeStart w:id="300" w:author="Sujil Kumar Koottathampathiyil" w:date="2022-06-08T21:37:00Z"/>
        </w:sdtContent>
      </w:sdt>
      <w:customXmlInsRangeEnd w:id="300"/>
    </w:p>
    <w:p w14:paraId="4B96474B" w14:textId="77777777" w:rsidR="00566810" w:rsidRPr="00CB1C7A" w:rsidRDefault="00566810" w:rsidP="00EB09A1">
      <w:pPr>
        <w:spacing w:line="360" w:lineRule="auto"/>
        <w:jc w:val="center"/>
        <w:rPr>
          <w:moveTo w:id="301" w:author="Sujil Kumar Koottathampathiyil" w:date="2022-06-08T19:43:00Z"/>
          <w:rFonts w:ascii="Arial" w:hAnsi="Arial" w:cs="Arial"/>
          <w:color w:val="000000"/>
        </w:rPr>
      </w:pPr>
    </w:p>
    <w:p w14:paraId="6E2AE7E5" w14:textId="6584FC85" w:rsidR="009A5FEF" w:rsidRPr="00CB1C7A" w:rsidRDefault="00896A89" w:rsidP="00EB09A1">
      <w:pPr>
        <w:spacing w:line="360" w:lineRule="auto"/>
        <w:jc w:val="both"/>
        <w:rPr>
          <w:ins w:id="302" w:author="Sujil Kumar Koottathampathiyil" w:date="2022-06-08T22:29:00Z"/>
          <w:rFonts w:ascii="Arial" w:hAnsi="Arial" w:cs="Arial"/>
          <w:color w:val="000000"/>
        </w:rPr>
      </w:pPr>
      <w:ins w:id="303" w:author="Sujil Kumar Koottathampathiyil" w:date="2022-06-08T23:04:00Z">
        <w:r w:rsidRPr="00CB1C7A">
          <w:rPr>
            <w:rFonts w:ascii="Arial" w:hAnsi="Arial" w:cs="Arial"/>
            <w:color w:val="000000"/>
          </w:rPr>
          <w:t xml:space="preserve">Another study I can point out was done on predicting mortality of predicting attributable to cancer in </w:t>
        </w:r>
      </w:ins>
      <w:customXmlInsRangeStart w:id="304" w:author="Sujil Kumar Koottathampathiyil" w:date="2022-06-08T23:04:00Z"/>
      <w:sdt>
        <w:sdtPr>
          <w:rPr>
            <w:rFonts w:ascii="Arial" w:hAnsi="Arial" w:cs="Arial"/>
            <w:color w:val="000000"/>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304"/>
          <w:ins w:id="305" w:author="Sujil Kumar Koottathampathiyil" w:date="2022-06-08T23:04:00Z">
            <w:r w:rsidR="00DC7322" w:rsidRPr="00CB1C7A">
              <w:rPr>
                <w:rFonts w:ascii="Arial" w:hAnsi="Arial" w:cs="Arial"/>
                <w:color w:val="000000"/>
              </w:rPr>
              <w:t>2021</w:t>
            </w:r>
          </w:ins>
          <w:customXmlInsRangeStart w:id="306" w:author="Sujil Kumar Koottathampathiyil" w:date="2022-06-08T23:04:00Z"/>
        </w:sdtContent>
      </w:sdt>
      <w:customXmlInsRangeEnd w:id="306"/>
      <w:ins w:id="307" w:author="Sujil Kumar Koottathampathiyil" w:date="2022-06-08T23:04:00Z">
        <w:r w:rsidRPr="00CB1C7A">
          <w:rPr>
            <w:rFonts w:ascii="Arial" w:hAnsi="Arial" w:cs="Arial"/>
            <w:color w:val="000000"/>
          </w:rPr>
          <w:t xml:space="preserve"> in Qingdao, China. They have also used ARIMA Model for </w:t>
        </w:r>
      </w:ins>
      <w:ins w:id="308" w:author="Sujil Kumar Koottathampathiyil" w:date="2022-06-09T01:01:00Z">
        <w:r w:rsidR="002F1666">
          <w:rPr>
            <w:rFonts w:ascii="Arial" w:hAnsi="Arial" w:cs="Arial"/>
            <w:color w:val="000000"/>
          </w:rPr>
          <w:t xml:space="preserve">the </w:t>
        </w:r>
      </w:ins>
      <w:ins w:id="309" w:author="Sujil Kumar Koottathampathiyil" w:date="2022-06-08T23:04:00Z">
        <w:r w:rsidRPr="00CB1C7A">
          <w:rPr>
            <w:rFonts w:ascii="Arial" w:hAnsi="Arial" w:cs="Arial"/>
            <w:color w:val="000000"/>
          </w:rPr>
          <w:t xml:space="preserve">prediction of deaths. ARIMA model is </w:t>
        </w:r>
      </w:ins>
      <w:ins w:id="310" w:author="Sujil Kumar Koottathampathiyil" w:date="2022-06-09T01:01:00Z">
        <w:r w:rsidR="002F1666">
          <w:rPr>
            <w:rFonts w:ascii="Arial" w:hAnsi="Arial" w:cs="Arial"/>
            <w:color w:val="000000"/>
          </w:rPr>
          <w:t xml:space="preserve">a </w:t>
        </w:r>
      </w:ins>
      <w:ins w:id="311" w:author="Sujil Kumar Koottathampathiyil" w:date="2022-06-08T23:04:00Z">
        <w:r w:rsidRPr="00CB1C7A">
          <w:rPr>
            <w:rFonts w:ascii="Arial" w:hAnsi="Arial" w:cs="Arial"/>
            <w:color w:val="000000"/>
          </w:rPr>
          <w:t xml:space="preserve">combination of </w:t>
        </w:r>
      </w:ins>
      <w:ins w:id="312" w:author="Sujil Kumar Koottathampathiyil" w:date="2022-06-09T01:01:00Z">
        <w:r w:rsidR="002F1666">
          <w:rPr>
            <w:rFonts w:ascii="Arial" w:hAnsi="Arial" w:cs="Arial"/>
            <w:color w:val="000000"/>
          </w:rPr>
          <w:t xml:space="preserve">the </w:t>
        </w:r>
      </w:ins>
      <w:ins w:id="313" w:author="Sujil Kumar Koottathampathiyil" w:date="2022-06-08T23:04:00Z">
        <w:r w:rsidRPr="00CB1C7A">
          <w:rPr>
            <w:rFonts w:ascii="Arial" w:hAnsi="Arial" w:cs="Arial"/>
            <w:color w:val="000000"/>
          </w:rPr>
          <w:t xml:space="preserve">autoregressive model and moving average model. Another study </w:t>
        </w:r>
      </w:ins>
      <w:ins w:id="314" w:author="Sujil Kumar Koottathampathiyil" w:date="2022-06-09T01:01:00Z">
        <w:r w:rsidR="002F1666">
          <w:rPr>
            <w:rFonts w:ascii="Arial" w:hAnsi="Arial" w:cs="Arial"/>
            <w:color w:val="000000"/>
          </w:rPr>
          <w:t xml:space="preserve">was </w:t>
        </w:r>
      </w:ins>
      <w:ins w:id="315" w:author="Sujil Kumar Koottathampathiyil" w:date="2022-06-08T23:04:00Z">
        <w:r w:rsidRPr="00CB1C7A">
          <w:rPr>
            <w:rFonts w:ascii="Arial" w:hAnsi="Arial" w:cs="Arial"/>
            <w:color w:val="000000"/>
          </w:rPr>
          <w:t xml:space="preserve">done by  </w:t>
        </w:r>
      </w:ins>
      <w:customXmlInsRangeStart w:id="316" w:author="Sujil Kumar Koottathampathiyil" w:date="2022-06-08T23:04:00Z"/>
      <w:sdt>
        <w:sdtPr>
          <w:rPr>
            <w:rFonts w:ascii="Arial" w:hAnsi="Arial" w:cs="Arial"/>
            <w:color w:val="000000"/>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dGVhbS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19498042"/>
          <w:placeholder>
            <w:docPart w:val="09E9957CE13442A9ACDFBE8B6847B770"/>
          </w:placeholder>
        </w:sdtPr>
        <w:sdtEndPr/>
        <w:sdtContent>
          <w:customXmlInsRangeEnd w:id="316"/>
          <w:ins w:id="317" w:author="Sujil Kumar Koottathampathiyil" w:date="2022-06-08T23:04:00Z">
            <w:r w:rsidR="00DC7322" w:rsidRPr="00CB1C7A">
              <w:rPr>
                <w:rFonts w:ascii="Arial" w:hAnsi="Arial" w:cs="Arial"/>
                <w:color w:val="000000"/>
              </w:rPr>
              <w:t xml:space="preserve">Airiti and </w:t>
            </w:r>
          </w:ins>
          <w:ins w:id="318" w:author="Sujil Kumar Koottathampathiyil" w:date="2022-06-09T01:02:00Z">
            <w:r w:rsidR="002F1666">
              <w:rPr>
                <w:rFonts w:ascii="Arial" w:hAnsi="Arial" w:cs="Arial"/>
                <w:color w:val="000000"/>
              </w:rPr>
              <w:t xml:space="preserve">her </w:t>
            </w:r>
          </w:ins>
          <w:ins w:id="319" w:author="Sujil Kumar Koottathampathiyil" w:date="2022-06-08T23:04:00Z">
            <w:r w:rsidR="00DC7322" w:rsidRPr="00CB1C7A">
              <w:rPr>
                <w:rFonts w:ascii="Arial" w:hAnsi="Arial" w:cs="Arial"/>
                <w:color w:val="000000"/>
              </w:rPr>
              <w:t>team</w:t>
            </w:r>
          </w:ins>
          <w:customXmlInsRangeStart w:id="320" w:author="Sujil Kumar Koottathampathiyil" w:date="2022-06-08T23:04:00Z"/>
        </w:sdtContent>
      </w:sdt>
      <w:customXmlInsRangeEnd w:id="320"/>
      <w:ins w:id="321" w:author="Sujil Kumar Koottathampathiyil" w:date="2022-06-08T23:04:00Z">
        <w:r w:rsidRPr="00CB1C7A">
          <w:rPr>
            <w:rFonts w:ascii="Arial" w:hAnsi="Arial" w:cs="Arial"/>
            <w:color w:val="000000"/>
          </w:rPr>
          <w:t xml:space="preserve"> on </w:t>
        </w:r>
      </w:ins>
      <w:ins w:id="322" w:author="Sujil Kumar Koottathampathiyil" w:date="2022-06-09T01:01:00Z">
        <w:r w:rsidR="002F1666">
          <w:rPr>
            <w:rFonts w:ascii="Arial" w:hAnsi="Arial" w:cs="Arial"/>
            <w:color w:val="000000"/>
          </w:rPr>
          <w:t xml:space="preserve">the </w:t>
        </w:r>
      </w:ins>
      <w:ins w:id="323" w:author="Sujil Kumar Koottathampathiyil" w:date="2022-06-08T23:04:00Z">
        <w:r w:rsidRPr="00CB1C7A">
          <w:rPr>
            <w:rFonts w:ascii="Arial" w:hAnsi="Arial" w:cs="Arial"/>
            <w:color w:val="000000"/>
          </w:rPr>
          <w:t>prediction o</w:t>
        </w:r>
      </w:ins>
      <w:ins w:id="324" w:author="Sujil Kumar Koottathampathiyil" w:date="2022-06-09T01:02:00Z">
        <w:r w:rsidR="002F1666">
          <w:rPr>
            <w:rFonts w:ascii="Arial" w:hAnsi="Arial" w:cs="Arial"/>
            <w:color w:val="000000"/>
          </w:rPr>
          <w:t>f</w:t>
        </w:r>
      </w:ins>
      <w:ins w:id="325" w:author="Sujil Kumar Koottathampathiyil" w:date="2022-06-08T23:04:00Z">
        <w:r w:rsidRPr="00CB1C7A">
          <w:rPr>
            <w:rFonts w:ascii="Arial" w:hAnsi="Arial" w:cs="Arial"/>
            <w:color w:val="000000"/>
          </w:rPr>
          <w:t xml:space="preserve"> </w:t>
        </w:r>
      </w:ins>
      <w:ins w:id="326" w:author="Sujil Kumar Koottathampathiyil" w:date="2022-06-09T01:02:00Z">
        <w:r w:rsidR="008955A0">
          <w:rPr>
            <w:rFonts w:ascii="Arial" w:hAnsi="Arial" w:cs="Arial"/>
            <w:color w:val="000000"/>
          </w:rPr>
          <w:t xml:space="preserve">the </w:t>
        </w:r>
      </w:ins>
      <w:ins w:id="327" w:author="Sujil Kumar Koottathampathiyil" w:date="2022-06-08T23:04:00Z">
        <w:r w:rsidRPr="00CB1C7A">
          <w:rPr>
            <w:rFonts w:ascii="Arial" w:hAnsi="Arial" w:cs="Arial"/>
            <w:color w:val="000000"/>
          </w:rPr>
          <w:t>exchange rate. Artificial N</w:t>
        </w:r>
      </w:ins>
      <w:ins w:id="328" w:author="Sujil Kumar Koottathampathiyil" w:date="2022-06-09T01:02:00Z">
        <w:r w:rsidR="002F1666">
          <w:rPr>
            <w:rFonts w:ascii="Arial" w:hAnsi="Arial" w:cs="Arial"/>
            <w:color w:val="000000"/>
          </w:rPr>
          <w:t>eu</w:t>
        </w:r>
      </w:ins>
      <w:ins w:id="329" w:author="Sujil Kumar Koottathampathiyil" w:date="2022-06-08T23:04:00Z">
        <w:r w:rsidRPr="00CB1C7A">
          <w:rPr>
            <w:rFonts w:ascii="Arial" w:hAnsi="Arial" w:cs="Arial"/>
            <w:color w:val="000000"/>
          </w:rPr>
          <w:t>ral Network and ARIMA are used</w:t>
        </w:r>
      </w:ins>
      <w:ins w:id="330" w:author="Sujil Kumar Koottathampathiyil" w:date="2022-06-09T01:02:00Z">
        <w:r w:rsidR="002F1666">
          <w:rPr>
            <w:rFonts w:ascii="Arial" w:hAnsi="Arial" w:cs="Arial"/>
            <w:color w:val="000000"/>
          </w:rPr>
          <w:t xml:space="preserve"> for this study.</w:t>
        </w:r>
      </w:ins>
    </w:p>
    <w:p w14:paraId="1E6D7B3D" w14:textId="79C8FFC1" w:rsidR="00EB09A1" w:rsidRPr="00CB1C7A" w:rsidRDefault="008955A0" w:rsidP="00EB09A1">
      <w:pPr>
        <w:spacing w:line="360" w:lineRule="auto"/>
        <w:jc w:val="both"/>
        <w:rPr>
          <w:moveTo w:id="331" w:author="Sujil Kumar Koottathampathiyil" w:date="2022-06-08T19:43:00Z"/>
          <w:rFonts w:ascii="Arial" w:hAnsi="Arial" w:cs="Arial"/>
          <w:color w:val="000000"/>
        </w:rPr>
      </w:pPr>
      <w:ins w:id="332" w:author="Sujil Kumar Koottathampathiyil" w:date="2022-06-09T01:03:00Z">
        <w:r>
          <w:rPr>
            <w:rFonts w:ascii="Arial" w:hAnsi="Arial" w:cs="Arial"/>
            <w:color w:val="000000"/>
          </w:rPr>
          <w:t>The s</w:t>
        </w:r>
      </w:ins>
      <w:ins w:id="333" w:author="Sujil Kumar Koottathampathiyil" w:date="2022-06-08T22:30:00Z">
        <w:r w:rsidR="009A5FEF" w:rsidRPr="00CB1C7A">
          <w:rPr>
            <w:rFonts w:ascii="Arial" w:hAnsi="Arial" w:cs="Arial"/>
            <w:color w:val="000000"/>
          </w:rPr>
          <w:t xml:space="preserve">tudy of Singh et al. </w:t>
        </w:r>
      </w:ins>
      <w:customXmlInsRangeStart w:id="334" w:author="Sujil Kumar Koottathampathiyil" w:date="2022-06-08T22:30:00Z"/>
      <w:sdt>
        <w:sdtPr>
          <w:rPr>
            <w:rFonts w:ascii="Arial" w:hAnsi="Arial" w:cs="Arial"/>
            <w:color w:val="000000"/>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334"/>
          <w:ins w:id="335" w:author="Sujil Kumar Koottathampathiyil" w:date="2022-06-08T23:04:00Z">
            <w:r w:rsidR="00DC7322" w:rsidRPr="00CB1C7A">
              <w:rPr>
                <w:rFonts w:ascii="Arial" w:hAnsi="Arial" w:cs="Arial"/>
                <w:color w:val="000000"/>
              </w:rPr>
              <w:t>Singh et al. (2020)</w:t>
            </w:r>
          </w:ins>
          <w:customXmlInsRangeStart w:id="336" w:author="Sujil Kumar Koottathampathiyil" w:date="2022-06-08T22:30:00Z"/>
        </w:sdtContent>
      </w:sdt>
      <w:customXmlInsRangeEnd w:id="336"/>
      <w:ins w:id="337" w:author="Sujil Kumar Koottathampathiyil" w:date="2022-06-08T22:30:00Z">
        <w:r w:rsidR="009A5FEF" w:rsidRPr="00CB1C7A">
          <w:rPr>
            <w:rFonts w:ascii="Arial" w:hAnsi="Arial" w:cs="Arial"/>
            <w:color w:val="000000"/>
          </w:rPr>
          <w:t xml:space="preserve"> </w:t>
        </w:r>
      </w:ins>
      <w:ins w:id="338" w:author="Sujil Kumar Koottathampathiyil" w:date="2022-06-08T22:29:00Z">
        <w:r w:rsidR="009A5FEF" w:rsidRPr="00CB1C7A">
          <w:rPr>
            <w:rFonts w:ascii="Arial" w:hAnsi="Arial" w:cs="Arial"/>
            <w:color w:val="000000"/>
          </w:rPr>
          <w:t xml:space="preserve">for predicting </w:t>
        </w:r>
      </w:ins>
      <w:ins w:id="339" w:author="Sujil Kumar Koottathampathiyil" w:date="2022-06-09T01:03:00Z">
        <w:r>
          <w:rPr>
            <w:rFonts w:ascii="Arial" w:hAnsi="Arial" w:cs="Arial"/>
            <w:color w:val="000000"/>
          </w:rPr>
          <w:t xml:space="preserve">the </w:t>
        </w:r>
      </w:ins>
      <w:ins w:id="340" w:author="Sujil Kumar Koottathampathiyil" w:date="2022-06-08T22:29:00Z">
        <w:r w:rsidR="009A5FEF" w:rsidRPr="00CB1C7A">
          <w:rPr>
            <w:rFonts w:ascii="Arial" w:hAnsi="Arial" w:cs="Arial"/>
            <w:color w:val="000000"/>
          </w:rPr>
          <w:t>covid-19 pandemic on time series</w:t>
        </w:r>
      </w:ins>
      <w:ins w:id="341" w:author="Sujil Kumar Koottathampathiyil" w:date="2022-06-08T22:31:00Z">
        <w:r w:rsidR="009A5FEF" w:rsidRPr="00CB1C7A">
          <w:rPr>
            <w:rFonts w:ascii="Arial" w:hAnsi="Arial" w:cs="Arial"/>
            <w:color w:val="000000"/>
          </w:rPr>
          <w:t xml:space="preserve"> data is also </w:t>
        </w:r>
      </w:ins>
      <w:ins w:id="342" w:author="Sujil Kumar Koottathampathiyil" w:date="2022-06-09T01:03:00Z">
        <w:r>
          <w:rPr>
            <w:rFonts w:ascii="Arial" w:hAnsi="Arial" w:cs="Arial"/>
            <w:color w:val="000000"/>
          </w:rPr>
          <w:t xml:space="preserve">a </w:t>
        </w:r>
      </w:ins>
      <w:ins w:id="343" w:author="Sujil Kumar Koottathampathiyil" w:date="2022-06-08T22:31:00Z">
        <w:r w:rsidR="009A5FEF" w:rsidRPr="00CB1C7A">
          <w:rPr>
            <w:rFonts w:ascii="Arial" w:hAnsi="Arial" w:cs="Arial"/>
            <w:color w:val="000000"/>
          </w:rPr>
          <w:t xml:space="preserve">similar example. But they have used </w:t>
        </w:r>
      </w:ins>
      <w:ins w:id="344" w:author="Sujil Kumar Koottathampathiyil" w:date="2022-06-09T01:03:00Z">
        <w:r>
          <w:rPr>
            <w:rFonts w:ascii="Arial" w:hAnsi="Arial" w:cs="Arial"/>
            <w:color w:val="000000"/>
          </w:rPr>
          <w:t xml:space="preserve">the </w:t>
        </w:r>
      </w:ins>
      <w:ins w:id="345" w:author="Sujil Kumar Koottathampathiyil" w:date="2022-06-08T22:31:00Z">
        <w:r w:rsidR="009A5FEF" w:rsidRPr="00CB1C7A">
          <w:rPr>
            <w:rFonts w:ascii="Arial" w:hAnsi="Arial" w:cs="Arial"/>
            <w:color w:val="000000"/>
          </w:rPr>
          <w:t xml:space="preserve">Support Vector Machine (SVM) model for the prediction. </w:t>
        </w:r>
      </w:ins>
      <w:ins w:id="346" w:author="Sujil Kumar Koottathampathiyil" w:date="2022-06-08T22:32:00Z">
        <w:r w:rsidR="009A5FEF" w:rsidRPr="00CB1C7A">
          <w:rPr>
            <w:rFonts w:ascii="Arial" w:hAnsi="Arial" w:cs="Arial"/>
            <w:color w:val="000000"/>
          </w:rPr>
          <w:t xml:space="preserve">The objective of the research was to produce </w:t>
        </w:r>
      </w:ins>
      <w:ins w:id="347" w:author="Sujil Kumar Koottathampathiyil" w:date="2022-06-09T01:03:00Z">
        <w:r>
          <w:rPr>
            <w:rFonts w:ascii="Arial" w:hAnsi="Arial" w:cs="Arial"/>
            <w:color w:val="000000"/>
          </w:rPr>
          <w:t xml:space="preserve">a </w:t>
        </w:r>
      </w:ins>
      <w:ins w:id="348" w:author="Sujil Kumar Koottathampathiyil" w:date="2022-06-08T22:32:00Z">
        <w:r w:rsidR="009A5FEF" w:rsidRPr="00CB1C7A">
          <w:rPr>
            <w:rFonts w:ascii="Arial" w:hAnsi="Arial" w:cs="Arial"/>
            <w:color w:val="000000"/>
          </w:rPr>
          <w:t xml:space="preserve">real-time forecast using SVM Model. </w:t>
        </w:r>
        <w:r w:rsidR="00B12E94" w:rsidRPr="00CB1C7A">
          <w:rPr>
            <w:rFonts w:ascii="Arial" w:hAnsi="Arial" w:cs="Arial"/>
            <w:color w:val="000000"/>
          </w:rPr>
          <w:t>The purpos</w:t>
        </w:r>
      </w:ins>
      <w:ins w:id="349" w:author="Sujil Kumar Koottathampathiyil" w:date="2022-06-08T22:33:00Z">
        <w:r w:rsidR="00B12E94" w:rsidRPr="00CB1C7A">
          <w:rPr>
            <w:rFonts w:ascii="Arial" w:hAnsi="Arial" w:cs="Arial"/>
            <w:color w:val="000000"/>
          </w:rPr>
          <w:t xml:space="preserve">e of this study was to investigate the coronavirus disease in the year 2019 </w:t>
        </w:r>
      </w:ins>
      <w:ins w:id="350" w:author="Sujil Kumar Koottathampathiyil" w:date="2022-06-08T22:34:00Z">
        <w:r w:rsidR="00B12E94" w:rsidRPr="00CB1C7A">
          <w:rPr>
            <w:rFonts w:ascii="Arial" w:hAnsi="Arial" w:cs="Arial"/>
            <w:color w:val="000000"/>
          </w:rPr>
          <w:t>prediction of confirmed, diseased and recovered cases.</w:t>
        </w:r>
      </w:ins>
      <w:ins w:id="351" w:author="Sujil Kumar Koottathampathiyil" w:date="2022-06-08T22:35:00Z">
        <w:r w:rsidR="00216703" w:rsidRPr="00CB1C7A">
          <w:rPr>
            <w:rFonts w:ascii="Arial" w:hAnsi="Arial" w:cs="Arial"/>
            <w:color w:val="000000"/>
          </w:rPr>
          <w:t xml:space="preserve"> This prediction is used to </w:t>
        </w:r>
      </w:ins>
      <w:ins w:id="352" w:author="Sujil Kumar Koottathampathiyil" w:date="2022-06-08T22:36:00Z">
        <w:r w:rsidR="00216703" w:rsidRPr="00CB1C7A">
          <w:rPr>
            <w:rFonts w:ascii="Arial" w:hAnsi="Arial" w:cs="Arial"/>
            <w:color w:val="000000"/>
          </w:rPr>
          <w:t>plan reso</w:t>
        </w:r>
      </w:ins>
      <w:ins w:id="353" w:author="Sujil Kumar Koottathampathiyil" w:date="2022-06-08T22:37:00Z">
        <w:r w:rsidR="00216703" w:rsidRPr="00CB1C7A">
          <w:rPr>
            <w:rFonts w:ascii="Arial" w:hAnsi="Arial" w:cs="Arial"/>
            <w:color w:val="000000"/>
          </w:rPr>
          <w:t xml:space="preserve">urces, determine government policy, </w:t>
        </w:r>
      </w:ins>
      <w:ins w:id="354" w:author="Sujil Kumar Koottathampathiyil" w:date="2022-06-08T22:38:00Z">
        <w:r w:rsidR="00216703" w:rsidRPr="00CB1C7A">
          <w:rPr>
            <w:rFonts w:ascii="Arial" w:hAnsi="Arial" w:cs="Arial"/>
            <w:color w:val="000000"/>
          </w:rPr>
          <w:t>provide survivors with immunity passport</w:t>
        </w:r>
      </w:ins>
      <w:ins w:id="355" w:author="Sujil Kumar Koottathampathiyil" w:date="2022-06-09T01:03:00Z">
        <w:r>
          <w:rPr>
            <w:rFonts w:ascii="Arial" w:hAnsi="Arial" w:cs="Arial"/>
            <w:color w:val="000000"/>
          </w:rPr>
          <w:t>s</w:t>
        </w:r>
      </w:ins>
      <w:ins w:id="356" w:author="Sujil Kumar Koottathampathiyil" w:date="2022-06-08T22:41:00Z">
        <w:r w:rsidR="00F56D1D" w:rsidRPr="00CB1C7A">
          <w:rPr>
            <w:rFonts w:ascii="Arial" w:hAnsi="Arial" w:cs="Arial"/>
            <w:color w:val="000000"/>
          </w:rPr>
          <w:t xml:space="preserve"> and use the same plasma for care.</w:t>
        </w:r>
      </w:ins>
      <w:ins w:id="357" w:author="Sujil Kumar Koottathampathiyil" w:date="2022-06-08T22:38:00Z">
        <w:r w:rsidR="00216703" w:rsidRPr="00CB1C7A">
          <w:rPr>
            <w:rFonts w:ascii="Arial" w:hAnsi="Arial" w:cs="Arial"/>
            <w:color w:val="000000"/>
          </w:rPr>
          <w:t xml:space="preserve"> </w:t>
        </w:r>
      </w:ins>
      <w:ins w:id="358" w:author="Sujil Kumar Koottathampathiyil" w:date="2022-06-08T22:47:00Z">
        <w:r w:rsidR="00A93D09" w:rsidRPr="00CB1C7A">
          <w:rPr>
            <w:rFonts w:ascii="Arial" w:hAnsi="Arial" w:cs="Arial"/>
            <w:color w:val="000000"/>
          </w:rPr>
          <w:t xml:space="preserve">The findings from the author indicate that </w:t>
        </w:r>
      </w:ins>
      <w:ins w:id="359" w:author="Sujil Kumar Koottathampathiyil" w:date="2022-06-08T22:48:00Z">
        <w:r w:rsidR="00A93D09" w:rsidRPr="00CB1C7A">
          <w:rPr>
            <w:rFonts w:ascii="Arial" w:hAnsi="Arial" w:cs="Arial"/>
            <w:color w:val="000000"/>
          </w:rPr>
          <w:t xml:space="preserve">Covid-19’s daily mortality rate is positively correlated with </w:t>
        </w:r>
      </w:ins>
      <w:ins w:id="360" w:author="Sujil Kumar Koottathampathiyil" w:date="2022-06-09T01:04:00Z">
        <w:r>
          <w:rPr>
            <w:rFonts w:ascii="Arial" w:hAnsi="Arial" w:cs="Arial"/>
            <w:color w:val="000000"/>
          </w:rPr>
          <w:t>several</w:t>
        </w:r>
      </w:ins>
      <w:ins w:id="361" w:author="Sujil Kumar Koottathampathiyil" w:date="2022-06-08T22:48:00Z">
        <w:r w:rsidR="00A93D09" w:rsidRPr="00CB1C7A">
          <w:rPr>
            <w:rFonts w:ascii="Arial" w:hAnsi="Arial" w:cs="Arial"/>
            <w:color w:val="000000"/>
          </w:rPr>
          <w:t xml:space="preserve"> confirmed cases.</w:t>
        </w:r>
      </w:ins>
      <w:ins w:id="362" w:author="Sujil Kumar Koottathampathiyil" w:date="2022-06-08T22:49:00Z">
        <w:r w:rsidR="00327F2B" w:rsidRPr="00CB1C7A">
          <w:rPr>
            <w:rFonts w:ascii="Arial" w:hAnsi="Arial" w:cs="Arial"/>
            <w:color w:val="000000"/>
          </w:rPr>
          <w:t xml:space="preserve"> The study also showed that it is dependent on the dietary routine and immune system.</w:t>
        </w:r>
      </w:ins>
      <w:ins w:id="363" w:author="Sujil Kumar Koottathampathiyil" w:date="2022-06-08T22:50:00Z">
        <w:r w:rsidR="002B620E" w:rsidRPr="00CB1C7A">
          <w:rPr>
            <w:rFonts w:ascii="Arial" w:hAnsi="Arial" w:cs="Arial"/>
            <w:color w:val="000000"/>
          </w:rPr>
          <w:t xml:space="preserve"> As per the author, </w:t>
        </w:r>
      </w:ins>
      <w:ins w:id="364" w:author="Sujil Kumar Koottathampathiyil" w:date="2022-06-08T22:52:00Z">
        <w:r w:rsidR="0001527B" w:rsidRPr="00CB1C7A">
          <w:rPr>
            <w:rFonts w:ascii="Arial" w:hAnsi="Arial" w:cs="Arial"/>
            <w:color w:val="000000"/>
          </w:rPr>
          <w:t xml:space="preserve">an emergency can be </w:t>
        </w:r>
      </w:ins>
      <w:ins w:id="365" w:author="Sujil Kumar Koottathampathiyil" w:date="2022-06-08T22:59:00Z">
        <w:r w:rsidR="00EF72E9" w:rsidRPr="00CB1C7A">
          <w:rPr>
            <w:rFonts w:ascii="Arial" w:hAnsi="Arial" w:cs="Arial"/>
            <w:color w:val="000000"/>
          </w:rPr>
          <w:t>awakened</w:t>
        </w:r>
      </w:ins>
      <w:ins w:id="366" w:author="Sujil Kumar Koottathampathiyil" w:date="2022-06-08T22:52:00Z">
        <w:r w:rsidR="0001527B" w:rsidRPr="00CB1C7A">
          <w:rPr>
            <w:rFonts w:ascii="Arial" w:hAnsi="Arial" w:cs="Arial"/>
            <w:color w:val="000000"/>
          </w:rPr>
          <w:t xml:space="preserve"> before </w:t>
        </w:r>
      </w:ins>
      <w:ins w:id="367" w:author="Sujil Kumar Koottathampathiyil" w:date="2022-06-09T01:04:00Z">
        <w:r>
          <w:rPr>
            <w:rFonts w:ascii="Arial" w:hAnsi="Arial" w:cs="Arial"/>
            <w:color w:val="000000"/>
          </w:rPr>
          <w:t xml:space="preserve">the </w:t>
        </w:r>
      </w:ins>
      <w:ins w:id="368" w:author="Sujil Kumar Koottathampathiyil" w:date="2022-06-08T22:52:00Z">
        <w:r w:rsidR="0001527B" w:rsidRPr="00CB1C7A">
          <w:rPr>
            <w:rFonts w:ascii="Arial" w:hAnsi="Arial" w:cs="Arial"/>
            <w:color w:val="000000"/>
          </w:rPr>
          <w:t>proper vaccine is invented.</w:t>
        </w:r>
        <w:r w:rsidR="00411C15" w:rsidRPr="00CB1C7A">
          <w:rPr>
            <w:rFonts w:ascii="Arial" w:hAnsi="Arial" w:cs="Arial"/>
            <w:color w:val="000000"/>
          </w:rPr>
          <w:t xml:space="preserve"> </w:t>
        </w:r>
      </w:ins>
      <w:moveTo w:id="369" w:author="Sujil Kumar Koottathampathiyil" w:date="2022-06-08T19:43:00Z">
        <w:r w:rsidR="00EB09A1" w:rsidRPr="00CB1C7A">
          <w:rPr>
            <w:rFonts w:ascii="Arial" w:hAnsi="Arial" w:cs="Arial"/>
            <w:color w:val="000000"/>
          </w:rPr>
          <w:t xml:space="preserve">Another study </w:t>
        </w:r>
      </w:moveTo>
      <w:ins w:id="370" w:author="Sujil Kumar Koottathampathiyil" w:date="2022-06-08T21:46:00Z">
        <w:r w:rsidR="004001EB" w:rsidRPr="00CB1C7A">
          <w:rPr>
            <w:rFonts w:ascii="Arial" w:hAnsi="Arial" w:cs="Arial"/>
            <w:color w:val="000000"/>
          </w:rPr>
          <w:t>from</w:t>
        </w:r>
      </w:ins>
      <w:ins w:id="371" w:author="Sujil Kumar Koottathampathiyil" w:date="2022-06-08T21:47:00Z">
        <w:r w:rsidR="004001EB" w:rsidRPr="00CB1C7A">
          <w:rPr>
            <w:rFonts w:ascii="Arial" w:hAnsi="Arial" w:cs="Arial"/>
            <w:color w:val="000000"/>
          </w:rPr>
          <w:t xml:space="preserve"> Włodarczyk</w:t>
        </w:r>
      </w:ins>
      <w:ins w:id="372" w:author="Sujil Kumar Koottathampathiyil" w:date="2022-06-08T21:51:00Z">
        <w:r w:rsidR="0087700B" w:rsidRPr="00CB1C7A">
          <w:rPr>
            <w:rFonts w:ascii="Arial" w:hAnsi="Arial" w:cs="Arial"/>
            <w:color w:val="000000"/>
          </w:rPr>
          <w:t xml:space="preserve"> </w:t>
        </w:r>
      </w:ins>
      <w:customXmlInsRangeStart w:id="373" w:author="Sujil Kumar Koottathampathiyil" w:date="2022-06-08T21:46:00Z"/>
      <w:sdt>
        <w:sdtPr>
          <w:rPr>
            <w:rFonts w:ascii="Arial" w:hAnsi="Arial" w:cs="Arial"/>
            <w:color w:val="000000"/>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373"/>
          <w:ins w:id="374" w:author="Sujil Kumar Koottathampathiyil" w:date="2022-06-08T23:04:00Z">
            <w:r w:rsidR="00DC7322" w:rsidRPr="00CB1C7A">
              <w:rPr>
                <w:rFonts w:ascii="Arial" w:hAnsi="Arial" w:cs="Arial"/>
                <w:color w:val="000000"/>
              </w:rPr>
              <w:t>(2021)</w:t>
            </w:r>
          </w:ins>
          <w:customXmlInsRangeStart w:id="375" w:author="Sujil Kumar Koottathampathiyil" w:date="2022-06-08T21:46:00Z"/>
        </w:sdtContent>
      </w:sdt>
      <w:customXmlInsRangeEnd w:id="375"/>
      <w:ins w:id="376" w:author="Sujil Kumar Koottathampathiyil" w:date="2022-06-08T21:46:00Z">
        <w:r w:rsidR="004001EB" w:rsidRPr="00CB1C7A">
          <w:rPr>
            <w:rFonts w:ascii="Arial" w:hAnsi="Arial" w:cs="Arial"/>
            <w:color w:val="000000"/>
          </w:rPr>
          <w:t xml:space="preserve"> </w:t>
        </w:r>
      </w:ins>
      <w:moveTo w:id="377" w:author="Sujil Kumar Koottathampathiyil" w:date="2022-06-08T19:43:00Z">
        <w:del w:id="378" w:author="Sujil Kumar Koottathampathiyil" w:date="2022-06-08T21:47:00Z">
          <w:r w:rsidR="00EB09A1" w:rsidRPr="00CB1C7A" w:rsidDel="00D770F2">
            <w:rPr>
              <w:rFonts w:ascii="Arial" w:hAnsi="Arial" w:cs="Arial"/>
              <w:color w:val="000000"/>
            </w:rPr>
            <w:delText xml:space="preserve">was done on </w:delText>
          </w:r>
        </w:del>
        <w:r w:rsidR="00EB09A1" w:rsidRPr="00CB1C7A">
          <w:rPr>
            <w:rFonts w:ascii="Arial" w:hAnsi="Arial" w:cs="Arial"/>
            <w:color w:val="000000"/>
          </w:rPr>
          <w:t>predicting birth</w:t>
        </w:r>
      </w:moveTo>
      <w:ins w:id="379" w:author="Sujil Kumar Koottathampathiyil" w:date="2022-06-08T21:47:00Z">
        <w:r w:rsidR="00D770F2" w:rsidRPr="00CB1C7A">
          <w:rPr>
            <w:rFonts w:ascii="Arial" w:hAnsi="Arial" w:cs="Arial"/>
            <w:color w:val="000000"/>
          </w:rPr>
          <w:t xml:space="preserve"> has used </w:t>
        </w:r>
      </w:ins>
      <w:ins w:id="380" w:author="Sujil Kumar Koottathampathiyil" w:date="2022-06-08T22:56:00Z">
        <w:r w:rsidR="00A01004" w:rsidRPr="00CB1C7A">
          <w:rPr>
            <w:rFonts w:ascii="Arial" w:hAnsi="Arial" w:cs="Arial"/>
            <w:color w:val="000000"/>
          </w:rPr>
          <w:t xml:space="preserve">the same SVM </w:t>
        </w:r>
      </w:ins>
      <w:ins w:id="381" w:author="Sujil Kumar Koottathampathiyil" w:date="2022-06-08T21:47:00Z">
        <w:r w:rsidR="00D770F2" w:rsidRPr="00CB1C7A">
          <w:rPr>
            <w:rFonts w:ascii="Arial" w:hAnsi="Arial" w:cs="Arial"/>
            <w:color w:val="000000"/>
          </w:rPr>
          <w:t>model</w:t>
        </w:r>
      </w:ins>
      <w:moveTo w:id="382" w:author="Sujil Kumar Koottathampathiyil" w:date="2022-06-08T19:43:00Z">
        <w:del w:id="383" w:author="Sujil Kumar Koottathampathiyil" w:date="2022-06-08T21:46:00Z">
          <w:r w:rsidR="00EB09A1" w:rsidRPr="00CB1C7A" w:rsidDel="004001EB">
            <w:rPr>
              <w:rFonts w:ascii="Arial" w:hAnsi="Arial" w:cs="Arial"/>
              <w:color w:val="000000"/>
            </w:rPr>
            <w:delText xml:space="preserve"> </w:delText>
          </w:r>
        </w:del>
      </w:moveTo>
      <w:customXmlDelRangeStart w:id="384" w:author="Sujil Kumar Koottathampathiyil" w:date="2022-06-08T21:46:00Z"/>
      <w:sdt>
        <w:sdtPr>
          <w:rPr>
            <w:rFonts w:ascii="Arial" w:hAnsi="Arial" w:cs="Arial"/>
            <w:color w:val="000000"/>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384"/>
          <w:moveTo w:id="385" w:author="Sujil Kumar Koottathampathiyil" w:date="2022-06-08T19:43:00Z">
            <w:del w:id="386" w:author="Sujil Kumar Koottathampathiyil" w:date="2022-06-08T19:46:00Z">
              <w:r w:rsidR="00EB09A1" w:rsidRPr="00CB1C7A" w:rsidDel="00C518DB">
                <w:rPr>
                  <w:rFonts w:ascii="Arial" w:hAnsi="Arial" w:cs="Arial"/>
                  <w:color w:val="000000"/>
                </w:rPr>
                <w:delText>(Włodarczyk et al. 2021)</w:delText>
              </w:r>
            </w:del>
          </w:moveTo>
          <w:customXmlDelRangeStart w:id="387" w:author="Sujil Kumar Koottathampathiyil" w:date="2022-06-08T21:46:00Z"/>
        </w:sdtContent>
      </w:sdt>
      <w:customXmlDelRangeEnd w:id="387"/>
      <w:moveTo w:id="388" w:author="Sujil Kumar Koottathampathiyil" w:date="2022-06-08T19:43:00Z">
        <w:r w:rsidR="00EB09A1" w:rsidRPr="00CB1C7A">
          <w:rPr>
            <w:rFonts w:ascii="Arial" w:hAnsi="Arial" w:cs="Arial"/>
            <w:color w:val="000000"/>
          </w:rPr>
          <w:t xml:space="preserve">, </w:t>
        </w:r>
      </w:moveTo>
      <w:ins w:id="389" w:author="Sujil Kumar Koottathampathiyil" w:date="2022-06-08T22:56:00Z">
        <w:r w:rsidR="00A01004" w:rsidRPr="00CB1C7A">
          <w:rPr>
            <w:rFonts w:ascii="Arial" w:hAnsi="Arial" w:cs="Arial"/>
            <w:color w:val="000000"/>
          </w:rPr>
          <w:t xml:space="preserve">this </w:t>
        </w:r>
      </w:ins>
      <w:moveTo w:id="390" w:author="Sujil Kumar Koottathampathiyil" w:date="2022-06-08T19:43:00Z">
        <w:r w:rsidR="00EB09A1" w:rsidRPr="00CB1C7A">
          <w:rPr>
            <w:rFonts w:ascii="Arial" w:hAnsi="Arial" w:cs="Arial"/>
            <w:color w:val="000000"/>
          </w:rPr>
          <w:t>study was trying to figure out the preterm births. This study</w:t>
        </w:r>
      </w:moveTo>
      <w:ins w:id="391" w:author="Sujil Kumar Koottathampathiyil" w:date="2022-06-08T22:56:00Z">
        <w:r w:rsidR="00A01004" w:rsidRPr="00CB1C7A">
          <w:rPr>
            <w:rFonts w:ascii="Arial" w:hAnsi="Arial" w:cs="Arial"/>
            <w:color w:val="000000"/>
          </w:rPr>
          <w:t xml:space="preserve"> has also</w:t>
        </w:r>
      </w:ins>
      <w:moveTo w:id="392" w:author="Sujil Kumar Koottathampathiyil" w:date="2022-06-08T19:43:00Z">
        <w:r w:rsidR="00EB09A1" w:rsidRPr="00CB1C7A">
          <w:rPr>
            <w:rFonts w:ascii="Arial" w:hAnsi="Arial" w:cs="Arial"/>
            <w:color w:val="000000"/>
          </w:rPr>
          <w:t xml:space="preserve"> used machine learning algorithms like </w:t>
        </w:r>
      </w:moveTo>
      <w:ins w:id="393" w:author="Sujil Kumar Koottathampathiyil" w:date="2022-06-09T01:04:00Z">
        <w:r>
          <w:rPr>
            <w:rFonts w:ascii="Arial" w:hAnsi="Arial" w:cs="Arial"/>
            <w:color w:val="000000"/>
          </w:rPr>
          <w:t xml:space="preserve">the </w:t>
        </w:r>
      </w:ins>
      <w:moveTo w:id="394" w:author="Sujil Kumar Koottathampathiyil" w:date="2022-06-08T19:43:00Z">
        <w:del w:id="395" w:author="Sujil Kumar Koottathampathiyil" w:date="2022-06-08T21:52:00Z">
          <w:r w:rsidR="00EB09A1" w:rsidRPr="00CB1C7A" w:rsidDel="009F188F">
            <w:rPr>
              <w:rFonts w:ascii="Arial" w:hAnsi="Arial" w:cs="Arial"/>
              <w:color w:val="000000"/>
            </w:rPr>
            <w:delText>support vector machine(svm)</w:delText>
          </w:r>
        </w:del>
        <w:del w:id="396" w:author="Sujil Kumar Koottathampathiyil" w:date="2022-06-08T22:56:00Z">
          <w:r w:rsidR="00EB09A1" w:rsidRPr="00CB1C7A" w:rsidDel="00A01004">
            <w:rPr>
              <w:rFonts w:ascii="Arial" w:hAnsi="Arial" w:cs="Arial"/>
              <w:color w:val="000000"/>
            </w:rPr>
            <w:delText xml:space="preserve">, </w:delText>
          </w:r>
        </w:del>
        <w:r w:rsidR="00EB09A1" w:rsidRPr="00CB1C7A">
          <w:rPr>
            <w:rFonts w:ascii="Arial" w:hAnsi="Arial" w:cs="Arial"/>
            <w:color w:val="000000"/>
          </w:rPr>
          <w:t>random forest, K-Nearest Neighbor, and Convolutional Neural Network (CNNs)</w:t>
        </w:r>
      </w:moveTo>
      <w:ins w:id="397" w:author="Sujil Kumar Koottathampathiyil" w:date="2022-06-08T22:56:00Z">
        <w:r w:rsidR="00A01004" w:rsidRPr="00CB1C7A">
          <w:rPr>
            <w:rFonts w:ascii="Arial" w:hAnsi="Arial" w:cs="Arial"/>
            <w:color w:val="000000"/>
          </w:rPr>
          <w:t xml:space="preserve"> </w:t>
        </w:r>
      </w:ins>
      <w:ins w:id="398" w:author="Sujil Kumar Koottathampathiyil" w:date="2022-06-08T22:57:00Z">
        <w:r w:rsidR="00A01004" w:rsidRPr="00CB1C7A">
          <w:rPr>
            <w:rFonts w:ascii="Arial" w:hAnsi="Arial" w:cs="Arial"/>
            <w:color w:val="000000"/>
          </w:rPr>
          <w:t>along</w:t>
        </w:r>
      </w:ins>
      <w:ins w:id="399" w:author="Sujil Kumar Koottathampathiyil" w:date="2022-06-08T22:56:00Z">
        <w:r w:rsidR="00A01004" w:rsidRPr="00CB1C7A">
          <w:rPr>
            <w:rFonts w:ascii="Arial" w:hAnsi="Arial" w:cs="Arial"/>
            <w:color w:val="000000"/>
          </w:rPr>
          <w:t xml:space="preserve"> with </w:t>
        </w:r>
      </w:ins>
      <w:ins w:id="400" w:author="Sujil Kumar Koottathampathiyil" w:date="2022-06-08T22:57:00Z">
        <w:r w:rsidR="00A01004" w:rsidRPr="00CB1C7A">
          <w:rPr>
            <w:rFonts w:ascii="Arial" w:hAnsi="Arial" w:cs="Arial"/>
            <w:color w:val="000000"/>
          </w:rPr>
          <w:t>SVM</w:t>
        </w:r>
      </w:ins>
      <w:moveTo w:id="401" w:author="Sujil Kumar Koottathampathiyil" w:date="2022-06-08T19:43:00Z">
        <w:r w:rsidR="00EB09A1" w:rsidRPr="00CB1C7A">
          <w:rPr>
            <w:rFonts w:ascii="Arial" w:hAnsi="Arial" w:cs="Arial"/>
            <w:color w:val="000000"/>
          </w:rPr>
          <w:t>.</w:t>
        </w:r>
      </w:moveTo>
    </w:p>
    <w:p w14:paraId="691D9BB0" w14:textId="456965B8" w:rsidR="00EB09A1" w:rsidRPr="00CB1C7A" w:rsidDel="009B311D" w:rsidRDefault="00EB09A1" w:rsidP="00EB09A1">
      <w:pPr>
        <w:spacing w:line="360" w:lineRule="auto"/>
        <w:jc w:val="both"/>
        <w:rPr>
          <w:del w:id="402" w:author="Sujil Kumar Koottathampathiyil" w:date="2022-06-08T21:51:00Z"/>
          <w:moveTo w:id="403" w:author="Sujil Kumar Koottathampathiyil" w:date="2022-06-08T19:43:00Z"/>
          <w:rFonts w:ascii="Arial" w:hAnsi="Arial" w:cs="Arial"/>
          <w:color w:val="000000"/>
        </w:rPr>
      </w:pPr>
      <w:moveTo w:id="404" w:author="Sujil Kumar Koottathampathiyil" w:date="2022-06-08T19:43:00Z">
        <w:del w:id="405" w:author="Sujil Kumar Koottathampathiyil" w:date="2022-06-08T23:04:00Z">
          <w:r w:rsidRPr="00CB1C7A" w:rsidDel="00896A89">
            <w:rPr>
              <w:rFonts w:ascii="Arial" w:hAnsi="Arial" w:cs="Arial"/>
              <w:color w:val="000000"/>
            </w:rPr>
            <w:lastRenderedPageBreak/>
            <w:delText xml:space="preserve">Another study I can point out was done on predicting mortality of predicting attributable to cancer in </w:delText>
          </w:r>
        </w:del>
      </w:moveTo>
      <w:customXmlDelRangeStart w:id="406" w:author="Sujil Kumar Koottathampathiyil" w:date="2022-06-08T23:04:00Z"/>
      <w:sdt>
        <w:sdtPr>
          <w:rPr>
            <w:rFonts w:ascii="Arial" w:hAnsi="Arial" w:cs="Arial"/>
            <w:color w:val="000000"/>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406"/>
          <w:moveTo w:id="407" w:author="Sujil Kumar Koottathampathiyil" w:date="2022-06-08T19:43:00Z">
            <w:del w:id="408" w:author="Sujil Kumar Koottathampathiyil" w:date="2022-06-08T19:46:00Z">
              <w:r w:rsidRPr="00CB1C7A" w:rsidDel="00C518DB">
                <w:rPr>
                  <w:rFonts w:ascii="Arial" w:hAnsi="Arial" w:cs="Arial"/>
                  <w:color w:val="000000"/>
                </w:rPr>
                <w:delText>2021</w:delText>
              </w:r>
            </w:del>
          </w:moveTo>
          <w:customXmlDelRangeStart w:id="409" w:author="Sujil Kumar Koottathampathiyil" w:date="2022-06-08T23:04:00Z"/>
        </w:sdtContent>
      </w:sdt>
      <w:customXmlDelRangeEnd w:id="409"/>
      <w:moveTo w:id="410" w:author="Sujil Kumar Koottathampathiyil" w:date="2022-06-08T19:43:00Z">
        <w:del w:id="411" w:author="Sujil Kumar Koottathampathiyil" w:date="2022-06-08T23:04:00Z">
          <w:r w:rsidRPr="00CB1C7A" w:rsidDel="00896A89">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moveTo>
      <w:customXmlDelRangeStart w:id="412" w:author="Sujil Kumar Koottathampathiyil" w:date="2022-06-08T23:04:00Z"/>
      <w:sdt>
        <w:sdtPr>
          <w:rPr>
            <w:rFonts w:ascii="Arial" w:hAnsi="Arial" w:cs="Arial"/>
            <w:color w:val="000000"/>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412"/>
          <w:moveTo w:id="413" w:author="Sujil Kumar Koottathampathiyil" w:date="2022-06-08T19:43:00Z">
            <w:del w:id="414" w:author="Sujil Kumar Koottathampathiyil" w:date="2022-06-08T19:46:00Z">
              <w:r w:rsidRPr="00CB1C7A" w:rsidDel="00C518DB">
                <w:rPr>
                  <w:rFonts w:ascii="Arial" w:hAnsi="Arial" w:cs="Arial"/>
                  <w:color w:val="000000"/>
                </w:rPr>
                <w:delText>Airiti and team</w:delText>
              </w:r>
            </w:del>
          </w:moveTo>
          <w:customXmlDelRangeStart w:id="415" w:author="Sujil Kumar Koottathampathiyil" w:date="2022-06-08T23:04:00Z"/>
        </w:sdtContent>
      </w:sdt>
      <w:customXmlDelRangeEnd w:id="415"/>
      <w:moveTo w:id="416" w:author="Sujil Kumar Koottathampathiyil" w:date="2022-06-08T19:43:00Z">
        <w:del w:id="417" w:author="Sujil Kumar Koottathampathiyil" w:date="2022-06-08T23:04:00Z">
          <w:r w:rsidRPr="00CB1C7A" w:rsidDel="00896A89">
            <w:rPr>
              <w:rFonts w:ascii="Arial" w:hAnsi="Arial" w:cs="Arial"/>
              <w:color w:val="000000"/>
            </w:rPr>
            <w:delText xml:space="preserve"> on prediction on exchange rate. Artificial Nueral Network and ARIMA are used </w:delText>
          </w:r>
        </w:del>
        <w:r w:rsidRPr="00CB1C7A">
          <w:rPr>
            <w:rFonts w:ascii="Arial" w:hAnsi="Arial" w:cs="Arial"/>
            <w:color w:val="000000"/>
          </w:rPr>
          <w:t>to predict the model.</w:t>
        </w:r>
      </w:moveTo>
    </w:p>
    <w:p w14:paraId="2FEAA88C" w14:textId="2DF3A118" w:rsidR="00EB09A1" w:rsidRPr="00CB1C7A" w:rsidDel="00A01D67" w:rsidRDefault="00EB09A1" w:rsidP="00EB09A1">
      <w:pPr>
        <w:spacing w:line="360" w:lineRule="auto"/>
        <w:jc w:val="both"/>
        <w:rPr>
          <w:del w:id="418" w:author="Sujil Kumar Koottathampathiyil" w:date="2022-06-08T22:58:00Z"/>
          <w:moveTo w:id="419" w:author="Sujil Kumar Koottathampathiyil" w:date="2022-06-08T19:43:00Z"/>
          <w:rFonts w:ascii="Arial" w:hAnsi="Arial" w:cs="Arial"/>
          <w:color w:val="000000"/>
        </w:rPr>
      </w:pPr>
    </w:p>
    <w:p w14:paraId="5850D521" w14:textId="052B1A48" w:rsidR="00EB09A1" w:rsidRPr="00CB1C7A" w:rsidRDefault="00A01D67" w:rsidP="00EB09A1">
      <w:pPr>
        <w:spacing w:line="360" w:lineRule="auto"/>
        <w:jc w:val="both"/>
        <w:rPr>
          <w:moveTo w:id="420" w:author="Sujil Kumar Koottathampathiyil" w:date="2022-06-08T19:43:00Z"/>
          <w:rFonts w:ascii="Arial" w:hAnsi="Arial" w:cs="Arial"/>
          <w:color w:val="000000"/>
        </w:rPr>
      </w:pPr>
      <w:ins w:id="421" w:author="Sujil Kumar Koottathampathiyil" w:date="2022-06-08T22:58:00Z">
        <w:r w:rsidRPr="00CB1C7A">
          <w:rPr>
            <w:rFonts w:ascii="Arial" w:hAnsi="Arial" w:cs="Arial"/>
            <w:color w:val="000000"/>
          </w:rPr>
          <w:t xml:space="preserve"> </w:t>
        </w:r>
      </w:ins>
      <w:moveTo w:id="422" w:author="Sujil Kumar Koottathampathiyil" w:date="2022-06-08T19:43:00Z">
        <w:r w:rsidR="00EB09A1" w:rsidRPr="00CB1C7A">
          <w:rPr>
            <w:rFonts w:ascii="Arial" w:hAnsi="Arial" w:cs="Arial"/>
            <w:color w:val="000000"/>
          </w:rPr>
          <w:t xml:space="preserve">SVM has been used </w:t>
        </w:r>
      </w:moveTo>
      <w:ins w:id="423" w:author="Sujil Kumar Koottathampathiyil" w:date="2022-06-09T01:04:00Z">
        <w:r w:rsidR="008955A0">
          <w:rPr>
            <w:rFonts w:ascii="Arial" w:hAnsi="Arial" w:cs="Arial"/>
            <w:color w:val="000000"/>
          </w:rPr>
          <w:t xml:space="preserve">in </w:t>
        </w:r>
      </w:ins>
      <w:moveTo w:id="424" w:author="Sujil Kumar Koottathampathiyil" w:date="2022-06-08T19:43:00Z">
        <w:r w:rsidR="00EB09A1" w:rsidRPr="00CB1C7A">
          <w:rPr>
            <w:rFonts w:ascii="Arial" w:hAnsi="Arial" w:cs="Arial"/>
            <w:color w:val="000000"/>
          </w:rPr>
          <w:t xml:space="preserve">Time series analysis, like </w:t>
        </w:r>
      </w:moveTo>
      <w:ins w:id="425" w:author="Sujil Kumar Koottathampathiyil" w:date="2022-06-08T22:57:00Z">
        <w:r w:rsidR="00915B8B" w:rsidRPr="00CB1C7A">
          <w:rPr>
            <w:rFonts w:ascii="Arial" w:hAnsi="Arial" w:cs="Arial"/>
            <w:color w:val="000000"/>
          </w:rPr>
          <w:t>Huang et al</w:t>
        </w:r>
      </w:ins>
      <w:sdt>
        <w:sdtPr>
          <w:rPr>
            <w:rFonts w:ascii="Arial" w:hAnsi="Arial" w:cs="Arial"/>
            <w:color w:val="000000"/>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426" w:author="Sujil Kumar Koottathampathiyil" w:date="2022-06-08T23:04:00Z">
            <w:r w:rsidR="00DC7322" w:rsidRPr="00CB1C7A">
              <w:rPr>
                <w:rFonts w:ascii="Arial" w:hAnsi="Arial" w:cs="Arial"/>
                <w:color w:val="000000"/>
              </w:rPr>
              <w:t>(2017)</w:t>
            </w:r>
          </w:ins>
          <w:moveTo w:id="427" w:author="Sujil Kumar Koottathampathiyil" w:date="2022-06-08T19:43:00Z">
            <w:del w:id="428" w:author="Sujil Kumar Koottathampathiyil" w:date="2022-06-08T19:46:00Z">
              <w:r w:rsidR="00EB09A1" w:rsidRPr="00CB1C7A" w:rsidDel="00C518DB">
                <w:rPr>
                  <w:rFonts w:ascii="Arial" w:hAnsi="Arial" w:cs="Arial"/>
                  <w:color w:val="000000"/>
                </w:rPr>
                <w:delText>(Huang et al. 2017)</w:delText>
              </w:r>
            </w:del>
          </w:moveTo>
        </w:sdtContent>
      </w:sdt>
      <w:moveTo w:id="429" w:author="Sujil Kumar Koottathampathiyil" w:date="2022-06-08T19:43:00Z">
        <w:r w:rsidR="00EB09A1" w:rsidRPr="00CB1C7A">
          <w:rPr>
            <w:rFonts w:ascii="Arial" w:hAnsi="Arial" w:cs="Arial"/>
            <w:color w:val="000000"/>
          </w:rPr>
          <w:t xml:space="preserve"> has </w:t>
        </w:r>
        <w:del w:id="430" w:author="Sujil Kumar Koottathampathiyil" w:date="2022-06-09T01:04:00Z">
          <w:r w:rsidR="00EB09A1" w:rsidRPr="00CB1C7A" w:rsidDel="008955A0">
            <w:rPr>
              <w:rFonts w:ascii="Arial" w:hAnsi="Arial" w:cs="Arial"/>
              <w:color w:val="000000"/>
            </w:rPr>
            <w:delText xml:space="preserve">clearly </w:delText>
          </w:r>
        </w:del>
        <w:r w:rsidR="00EB09A1" w:rsidRPr="00CB1C7A">
          <w:rPr>
            <w:rFonts w:ascii="Arial" w:hAnsi="Arial" w:cs="Arial"/>
            <w:color w:val="000000"/>
          </w:rPr>
          <w:t>studied classification problem</w:t>
        </w:r>
      </w:moveTo>
      <w:ins w:id="431" w:author="Sujil Kumar Koottathampathiyil" w:date="2022-06-09T01:05:00Z">
        <w:r w:rsidR="008955A0">
          <w:rPr>
            <w:rFonts w:ascii="Arial" w:hAnsi="Arial" w:cs="Arial"/>
            <w:color w:val="000000"/>
          </w:rPr>
          <w:t>s</w:t>
        </w:r>
      </w:ins>
      <w:moveTo w:id="432" w:author="Sujil Kumar Koottathampathiyil" w:date="2022-06-08T19:43:00Z">
        <w:r w:rsidR="00EB09A1" w:rsidRPr="00CB1C7A">
          <w:rPr>
            <w:rFonts w:ascii="Arial" w:hAnsi="Arial" w:cs="Arial"/>
            <w:color w:val="000000"/>
          </w:rPr>
          <w:t xml:space="preserve"> </w:t>
        </w:r>
      </w:moveTo>
      <w:ins w:id="433" w:author="Sujil Kumar Koottathampathiyil" w:date="2022-06-09T01:05:00Z">
        <w:r w:rsidR="008955A0">
          <w:rPr>
            <w:rFonts w:ascii="Arial" w:hAnsi="Arial" w:cs="Arial"/>
            <w:color w:val="000000"/>
          </w:rPr>
          <w:t>in the</w:t>
        </w:r>
      </w:ins>
      <w:moveTo w:id="434" w:author="Sujil Kumar Koottathampathiyil" w:date="2022-06-08T19:43:00Z">
        <w:del w:id="435" w:author="Sujil Kumar Koottathampathiyil" w:date="2022-06-09T01:05:00Z">
          <w:r w:rsidR="00EB09A1" w:rsidRPr="00CB1C7A" w:rsidDel="008955A0">
            <w:rPr>
              <w:rFonts w:ascii="Arial" w:hAnsi="Arial" w:cs="Arial"/>
              <w:color w:val="000000"/>
            </w:rPr>
            <w:delText>on</w:delText>
          </w:r>
        </w:del>
        <w:r w:rsidR="00EB09A1" w:rsidRPr="00CB1C7A">
          <w:rPr>
            <w:rFonts w:ascii="Arial" w:hAnsi="Arial" w:cs="Arial"/>
            <w:color w:val="000000"/>
          </w:rPr>
          <w:t xml:space="preserve"> Breast cancer dataset. This study also checked for different kernel function</w:t>
        </w:r>
      </w:moveTo>
      <w:ins w:id="436" w:author="Sujil Kumar Koottathampathiyil" w:date="2022-06-09T01:05:00Z">
        <w:r w:rsidR="008955A0">
          <w:rPr>
            <w:rFonts w:ascii="Arial" w:hAnsi="Arial" w:cs="Arial"/>
            <w:color w:val="000000"/>
          </w:rPr>
          <w:t>s</w:t>
        </w:r>
      </w:ins>
      <w:moveTo w:id="437" w:author="Sujil Kumar Koottathampathiyil" w:date="2022-06-08T19:43:00Z">
        <w:r w:rsidR="00EB09A1" w:rsidRPr="00CB1C7A">
          <w:rPr>
            <w:rFonts w:ascii="Arial" w:hAnsi="Arial" w:cs="Arial"/>
            <w:color w:val="000000"/>
          </w:rPr>
          <w:t xml:space="preserve"> </w:t>
        </w:r>
        <w:del w:id="438" w:author="Sujil Kumar Koottathampathiyil" w:date="2022-06-09T01:05:00Z">
          <w:r w:rsidR="00EB09A1" w:rsidRPr="00CB1C7A" w:rsidDel="008955A0">
            <w:rPr>
              <w:rFonts w:ascii="Arial" w:hAnsi="Arial" w:cs="Arial"/>
              <w:color w:val="000000"/>
            </w:rPr>
            <w:delText xml:space="preserve">that </w:delText>
          </w:r>
        </w:del>
        <w:r w:rsidR="00EB09A1" w:rsidRPr="00CB1C7A">
          <w:rPr>
            <w:rFonts w:ascii="Arial" w:hAnsi="Arial" w:cs="Arial"/>
            <w:color w:val="000000"/>
          </w:rPr>
          <w:t>used in the SVM Classifier. The outcome of their shows that for large scale datasets RBF kernel based SVM ensembles based onboosting perform better than the other classifiers. SVM is first introduced by</w:t>
        </w:r>
      </w:moveTo>
      <w:ins w:id="439" w:author="Sujil Kumar Koottathampathiyil" w:date="2022-06-08T22:58:00Z">
        <w:r w:rsidR="006C5F32" w:rsidRPr="00CB1C7A">
          <w:rPr>
            <w:rFonts w:ascii="Arial" w:hAnsi="Arial" w:cs="Arial"/>
            <w:color w:val="000000"/>
          </w:rPr>
          <w:t xml:space="preserve"> Cortes and Vapnik</w:t>
        </w:r>
      </w:ins>
      <w:moveTo w:id="440" w:author="Sujil Kumar Koottathampathiyil" w:date="2022-06-08T19:43:00Z">
        <w:r w:rsidR="00EB09A1" w:rsidRPr="00CB1C7A">
          <w:rPr>
            <w:rFonts w:ascii="Arial" w:hAnsi="Arial" w:cs="Arial"/>
            <w:color w:val="000000"/>
          </w:rPr>
          <w:t xml:space="preserve"> </w:t>
        </w:r>
      </w:moveTo>
      <w:sdt>
        <w:sdtPr>
          <w:rPr>
            <w:rFonts w:ascii="Arial" w:hAnsi="Arial" w:cs="Arial"/>
            <w:color w:val="000000"/>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441" w:author="Sujil Kumar Koottathampathiyil" w:date="2022-06-08T23:04:00Z">
            <w:r w:rsidR="00DC7322" w:rsidRPr="00CB1C7A">
              <w:rPr>
                <w:rFonts w:ascii="Arial" w:hAnsi="Arial" w:cs="Arial"/>
                <w:color w:val="000000"/>
              </w:rPr>
              <w:t>(1995)</w:t>
            </w:r>
          </w:ins>
          <w:moveTo w:id="442" w:author="Sujil Kumar Koottathampathiyil" w:date="2022-06-08T19:43:00Z">
            <w:del w:id="443" w:author="Sujil Kumar Koottathampathiyil" w:date="2022-06-08T19:46:00Z">
              <w:r w:rsidR="00EB09A1" w:rsidRPr="00CB1C7A" w:rsidDel="00C518DB">
                <w:rPr>
                  <w:rFonts w:ascii="Arial" w:hAnsi="Arial" w:cs="Arial"/>
                  <w:color w:val="000000"/>
                </w:rPr>
                <w:delText>(Cortes and Vapnik 1995)</w:delText>
              </w:r>
            </w:del>
          </w:moveTo>
        </w:sdtContent>
      </w:sdt>
      <w:moveTo w:id="444" w:author="Sujil Kumar Koottathampathiyil" w:date="2022-06-08T19:43:00Z">
        <w:r w:rsidR="00EB09A1" w:rsidRPr="00CB1C7A">
          <w:rPr>
            <w:rFonts w:ascii="Arial" w:hAnsi="Arial" w:cs="Arial"/>
            <w:color w:val="000000"/>
          </w:rPr>
          <w:t xml:space="preserve"> </w:t>
        </w:r>
        <w:del w:id="445" w:author="Sujil Kumar Koottathampathiyil" w:date="2022-06-09T01:05:00Z">
          <w:r w:rsidR="00EB09A1" w:rsidRPr="00CB1C7A" w:rsidDel="008955A0">
            <w:rPr>
              <w:rFonts w:ascii="Arial" w:hAnsi="Arial" w:cs="Arial"/>
              <w:color w:val="000000"/>
            </w:rPr>
            <w:delText>shown</w:delText>
          </w:r>
        </w:del>
      </w:moveTo>
      <w:ins w:id="446" w:author="Sujil Kumar Koottathampathiyil" w:date="2022-06-09T01:05:00Z">
        <w:r w:rsidR="008955A0">
          <w:rPr>
            <w:rFonts w:ascii="Arial" w:hAnsi="Arial" w:cs="Arial"/>
            <w:color w:val="000000"/>
          </w:rPr>
          <w:t>showed</w:t>
        </w:r>
      </w:ins>
      <w:moveTo w:id="447" w:author="Sujil Kumar Koottathampathiyil" w:date="2022-06-08T19:43:00Z">
        <w:r w:rsidR="00EB09A1" w:rsidRPr="00CB1C7A">
          <w:rPr>
            <w:rFonts w:ascii="Arial" w:hAnsi="Arial" w:cs="Arial"/>
            <w:color w:val="000000"/>
          </w:rPr>
          <w:t xml:space="preserve"> that it’s better for two-group classification problems.</w:t>
        </w:r>
      </w:moveTo>
    </w:p>
    <w:p w14:paraId="300D3DC3" w14:textId="669FE24D" w:rsidR="00EB09A1" w:rsidRPr="00CB1C7A" w:rsidDel="00896A89" w:rsidRDefault="00EB09A1" w:rsidP="00EB09A1">
      <w:pPr>
        <w:spacing w:line="360" w:lineRule="auto"/>
        <w:jc w:val="both"/>
        <w:rPr>
          <w:del w:id="448" w:author="Sujil Kumar Koottathampathiyil" w:date="2022-06-08T23:03:00Z"/>
          <w:moveTo w:id="449" w:author="Sujil Kumar Koottathampathiyil" w:date="2022-06-08T19:43:00Z"/>
          <w:rFonts w:ascii="Arial" w:hAnsi="Arial" w:cs="Arial"/>
          <w:color w:val="000000"/>
        </w:rPr>
      </w:pPr>
      <w:moveTo w:id="450" w:author="Sujil Kumar Koottathampathiyil" w:date="2022-06-08T19:43:00Z">
        <w:del w:id="451" w:author="Sujil Kumar Koottathampathiyil" w:date="2022-06-08T23:03:00Z">
          <w:r w:rsidRPr="00CB1C7A" w:rsidDel="00896A89">
            <w:rPr>
              <w:rFonts w:ascii="Arial" w:hAnsi="Arial" w:cs="Arial"/>
              <w:color w:val="000000"/>
            </w:rPr>
            <w:delText xml:space="preserve">PCA-KNN model is used in </w:delText>
          </w:r>
        </w:del>
      </w:moveTo>
      <w:customXmlDelRangeStart w:id="452" w:author="Sujil Kumar Koottathampathiyil" w:date="2022-06-08T23:03:00Z"/>
      <w:sdt>
        <w:sdtPr>
          <w:rPr>
            <w:rFonts w:ascii="Arial" w:hAnsi="Arial" w:cs="Arial"/>
            <w:color w:val="000000"/>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452"/>
          <w:moveTo w:id="453" w:author="Sujil Kumar Koottathampathiyil" w:date="2022-06-08T19:43:00Z">
            <w:del w:id="454" w:author="Sujil Kumar Koottathampathiyil" w:date="2022-06-08T19:46:00Z">
              <w:r w:rsidRPr="00CB1C7A" w:rsidDel="00C518DB">
                <w:rPr>
                  <w:rFonts w:ascii="Arial" w:hAnsi="Arial" w:cs="Arial"/>
                  <w:color w:val="000000"/>
                </w:rPr>
                <w:delText>(2018)</w:delText>
              </w:r>
            </w:del>
          </w:moveTo>
          <w:customXmlDelRangeStart w:id="455" w:author="Sujil Kumar Koottathampathiyil" w:date="2022-06-08T23:03:00Z"/>
        </w:sdtContent>
      </w:sdt>
      <w:customXmlDelRangeEnd w:id="455"/>
      <w:moveTo w:id="456" w:author="Sujil Kumar Koottathampathiyil" w:date="2022-06-08T19:43:00Z">
        <w:del w:id="457" w:author="Sujil Kumar Koottathampathiyil" w:date="2022-06-08T23:03:00Z">
          <w:r w:rsidRPr="00CB1C7A" w:rsidDel="00896A89">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6D7D8593" w:rsidR="00EB09A1" w:rsidRPr="00CB1C7A" w:rsidRDefault="00EB09A1" w:rsidP="00216E31">
      <w:pPr>
        <w:spacing w:line="360" w:lineRule="auto"/>
        <w:ind w:firstLine="720"/>
        <w:jc w:val="both"/>
        <w:rPr>
          <w:ins w:id="458" w:author="Sujil Kumar Koottathampathiyil" w:date="2022-06-08T23:00:00Z"/>
          <w:rFonts w:ascii="Arial" w:hAnsi="Arial" w:cs="Arial"/>
          <w:color w:val="000000"/>
        </w:rPr>
      </w:pPr>
      <w:moveTo w:id="459" w:author="Sujil Kumar Koottathampathiyil" w:date="2022-06-08T19:43:00Z">
        <w:r w:rsidRPr="00CB1C7A">
          <w:rPr>
            <w:rFonts w:ascii="Arial" w:hAnsi="Arial" w:cs="Arial"/>
            <w:color w:val="000000"/>
          </w:rPr>
          <w:t>Working with Multivariate time series data, I was looking for models which can mak</w:t>
        </w:r>
        <w:del w:id="460" w:author="Sujil Kumar Koottathampathiyil" w:date="2022-06-09T01:05:00Z">
          <w:r w:rsidRPr="00CB1C7A" w:rsidDel="00B460CB">
            <w:rPr>
              <w:rFonts w:ascii="Arial" w:hAnsi="Arial" w:cs="Arial"/>
              <w:color w:val="000000"/>
            </w:rPr>
            <w:delText>ing</w:delText>
          </w:r>
        </w:del>
      </w:moveTo>
      <w:ins w:id="461" w:author="Sujil Kumar Koottathampathiyil" w:date="2022-06-09T01:05:00Z">
        <w:r w:rsidR="00B460CB">
          <w:rPr>
            <w:rFonts w:ascii="Arial" w:hAnsi="Arial" w:cs="Arial"/>
            <w:color w:val="000000"/>
          </w:rPr>
          <w:t>e</w:t>
        </w:r>
      </w:ins>
      <w:moveTo w:id="462" w:author="Sujil Kumar Koottathampathiyil" w:date="2022-06-08T19:43:00Z">
        <w:r w:rsidRPr="00CB1C7A">
          <w:rPr>
            <w:rFonts w:ascii="Arial" w:hAnsi="Arial" w:cs="Arial"/>
            <w:color w:val="000000"/>
          </w:rPr>
          <w:t xml:space="preserve"> predictions on more than one variable. For example, the </w:t>
        </w:r>
      </w:moveTo>
      <w:sdt>
        <w:sdtPr>
          <w:rPr>
            <w:rFonts w:ascii="Arial" w:hAnsi="Arial" w:cs="Arial"/>
            <w:color w:val="000000"/>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463" w:author="Sujil Kumar Koottathampathiyil" w:date="2022-06-08T23:04:00Z">
            <w:r w:rsidR="00DC7322" w:rsidRPr="00CB1C7A">
              <w:rPr>
                <w:rFonts w:ascii="Arial" w:hAnsi="Arial" w:cs="Arial"/>
                <w:color w:val="000000"/>
              </w:rPr>
              <w:t>(Vector Autoregressive Models for Multivariate Time Series 2006)</w:t>
            </w:r>
          </w:ins>
          <w:moveTo w:id="464" w:author="Sujil Kumar Koottathampathiyil" w:date="2022-06-08T19:43:00Z">
            <w:del w:id="465" w:author="Sujil Kumar Koottathampathiyil" w:date="2022-06-08T19:46:00Z">
              <w:r w:rsidRPr="00CB1C7A" w:rsidDel="00C518DB">
                <w:rPr>
                  <w:rFonts w:ascii="Arial" w:hAnsi="Arial" w:cs="Arial"/>
                  <w:color w:val="000000"/>
                </w:rPr>
                <w:delText>(Vector Autoregressive Models for Multivariate Time Series 2006)</w:delText>
              </w:r>
            </w:del>
          </w:moveTo>
        </w:sdtContent>
      </w:sdt>
      <w:moveTo w:id="466" w:author="Sujil Kumar Koottathampathiyil" w:date="2022-06-08T19:43:00Z">
        <w:r w:rsidRPr="00CB1C7A">
          <w:rPr>
            <w:rFonts w:ascii="Arial" w:hAnsi="Arial" w:cs="Arial"/>
            <w:color w:val="000000"/>
          </w:rPr>
          <w:t xml:space="preserve"> showed me how relevant is VAR (Vector Autoregressive Models) model for </w:t>
        </w:r>
        <w:del w:id="467" w:author="Sujil Kumar Koottathampathiyil" w:date="2022-06-09T01:06:00Z">
          <w:r w:rsidRPr="00CB1C7A" w:rsidDel="00B460CB">
            <w:rPr>
              <w:rFonts w:ascii="Arial" w:hAnsi="Arial" w:cs="Arial"/>
              <w:color w:val="000000"/>
            </w:rPr>
            <w:delText xml:space="preserve">the </w:delText>
          </w:r>
        </w:del>
        <w:r w:rsidRPr="00CB1C7A">
          <w:rPr>
            <w:rFonts w:ascii="Arial" w:hAnsi="Arial" w:cs="Arial"/>
            <w:color w:val="000000"/>
          </w:rPr>
          <w:t xml:space="preserve">suicide analysis. </w:t>
        </w:r>
      </w:moveTo>
      <w:ins w:id="468" w:author="Sujil Kumar Koottathampathiyil" w:date="2022-06-08T19:58:00Z">
        <w:r w:rsidR="000538F2" w:rsidRPr="00CB1C7A">
          <w:rPr>
            <w:rFonts w:ascii="Arial" w:hAnsi="Arial" w:cs="Arial"/>
            <w:color w:val="000000"/>
          </w:rPr>
          <w:t>VAR Model is mainly used when we have to deal with Multivariate time series data.</w:t>
        </w:r>
      </w:ins>
      <w:ins w:id="469" w:author="Sujil Kumar Koottathampathiyil" w:date="2022-06-08T20:27:00Z">
        <w:r w:rsidR="003F1FB7" w:rsidRPr="00CB1C7A">
          <w:rPr>
            <w:rFonts w:ascii="Arial" w:hAnsi="Arial" w:cs="Arial"/>
            <w:color w:val="000000"/>
          </w:rPr>
          <w:t xml:space="preserve"> </w:t>
        </w:r>
      </w:ins>
      <w:ins w:id="470" w:author="Sujil Kumar Koottathampathiyil" w:date="2022-06-09T01:06:00Z">
        <w:r w:rsidR="00B460CB">
          <w:rPr>
            <w:rFonts w:ascii="Arial" w:hAnsi="Arial" w:cs="Arial"/>
            <w:color w:val="000000"/>
          </w:rPr>
          <w:t>The s</w:t>
        </w:r>
      </w:ins>
      <w:ins w:id="471" w:author="Sujil Kumar Koottathampathiyil" w:date="2022-06-08T20:27:00Z">
        <w:r w:rsidR="003F1FB7" w:rsidRPr="00CB1C7A">
          <w:rPr>
            <w:rFonts w:ascii="Arial" w:hAnsi="Arial" w:cs="Arial"/>
            <w:color w:val="000000"/>
          </w:rPr>
          <w:t>uicide dataset contains more than twenty var</w:t>
        </w:r>
      </w:ins>
      <w:moveTo w:id="472" w:author="Sujil Kumar Koottathampathiyil" w:date="2022-06-08T19:43:00Z">
        <w:del w:id="473" w:author="Sujil Kumar Koottathampathiyil" w:date="2022-06-08T19:57:00Z">
          <w:r w:rsidRPr="00CB1C7A" w:rsidDel="000538F2">
            <w:rPr>
              <w:rFonts w:ascii="Arial" w:hAnsi="Arial" w:cs="Arial"/>
              <w:color w:val="000000"/>
            </w:rPr>
            <w:delText xml:space="preserve">It also gave me. </w:delText>
          </w:r>
        </w:del>
      </w:moveTo>
      <w:ins w:id="474" w:author="Sujil Kumar Koottathampathiyil" w:date="2022-06-08T20:27:00Z">
        <w:r w:rsidR="003F1FB7" w:rsidRPr="00CB1C7A">
          <w:rPr>
            <w:rFonts w:ascii="Arial" w:hAnsi="Arial" w:cs="Arial"/>
            <w:color w:val="000000"/>
          </w:rPr>
          <w:t>iables</w:t>
        </w:r>
      </w:ins>
      <w:ins w:id="475" w:author="Sujil Kumar Koottathampathiyil" w:date="2022-06-08T20:28:00Z">
        <w:r w:rsidR="003F1FB7" w:rsidRPr="00CB1C7A">
          <w:rPr>
            <w:rFonts w:ascii="Arial" w:hAnsi="Arial" w:cs="Arial"/>
            <w:color w:val="000000"/>
          </w:rPr>
          <w:t xml:space="preserve">, which needs such a complex model like VAR. </w:t>
        </w:r>
        <w:r w:rsidR="00900909" w:rsidRPr="00CB1C7A">
          <w:rPr>
            <w:rFonts w:ascii="Arial" w:hAnsi="Arial" w:cs="Arial"/>
            <w:color w:val="000000"/>
          </w:rPr>
          <w:t xml:space="preserve">VAR </w:t>
        </w:r>
      </w:ins>
      <w:ins w:id="476" w:author="Sujil Kumar Koottathampathiyil" w:date="2022-06-08T20:29:00Z">
        <w:r w:rsidR="00900909" w:rsidRPr="00CB1C7A">
          <w:rPr>
            <w:rFonts w:ascii="Arial" w:hAnsi="Arial" w:cs="Arial"/>
            <w:color w:val="000000"/>
          </w:rPr>
          <w:t>is a</w:t>
        </w:r>
      </w:ins>
      <w:ins w:id="477" w:author="Sujil Kumar Koottathampathiyil" w:date="2022-06-08T20:28:00Z">
        <w:r w:rsidR="00900909" w:rsidRPr="00CB1C7A">
          <w:rPr>
            <w:rFonts w:ascii="Arial" w:hAnsi="Arial" w:cs="Arial"/>
            <w:color w:val="000000"/>
          </w:rPr>
          <w:t xml:space="preserve"> systematic but </w:t>
        </w:r>
      </w:ins>
      <w:ins w:id="478" w:author="Sujil Kumar Koottathampathiyil" w:date="2022-06-08T20:29:00Z">
        <w:r w:rsidR="00900909" w:rsidRPr="00CB1C7A">
          <w:rPr>
            <w:rFonts w:ascii="Arial" w:hAnsi="Arial" w:cs="Arial"/>
            <w:color w:val="000000"/>
          </w:rPr>
          <w:t>flexible</w:t>
        </w:r>
      </w:ins>
      <w:ins w:id="479" w:author="Sujil Kumar Koottathampathiyil" w:date="2022-06-08T20:28:00Z">
        <w:r w:rsidR="00900909" w:rsidRPr="00CB1C7A">
          <w:rPr>
            <w:rFonts w:ascii="Arial" w:hAnsi="Arial" w:cs="Arial"/>
            <w:color w:val="000000"/>
          </w:rPr>
          <w:t xml:space="preserve"> </w:t>
        </w:r>
      </w:ins>
      <w:ins w:id="480" w:author="Sujil Kumar Koottathampathiyil" w:date="2022-06-08T20:29:00Z">
        <w:r w:rsidR="00900909" w:rsidRPr="00CB1C7A">
          <w:rPr>
            <w:rFonts w:ascii="Arial" w:hAnsi="Arial" w:cs="Arial"/>
            <w:color w:val="000000"/>
          </w:rPr>
          <w:t xml:space="preserve">approach for dealing with complex </w:t>
        </w:r>
      </w:ins>
      <w:ins w:id="481" w:author="Sujil Kumar Koottathampathiyil" w:date="2022-06-08T20:30:00Z">
        <w:r w:rsidR="00F378DB" w:rsidRPr="00CB1C7A">
          <w:rPr>
            <w:rFonts w:ascii="Arial" w:hAnsi="Arial" w:cs="Arial"/>
            <w:color w:val="000000"/>
          </w:rPr>
          <w:t>real-world</w:t>
        </w:r>
      </w:ins>
      <w:ins w:id="482" w:author="Sujil Kumar Koottathampathiyil" w:date="2022-06-08T20:29:00Z">
        <w:r w:rsidR="00900909" w:rsidRPr="00CB1C7A">
          <w:rPr>
            <w:rFonts w:ascii="Arial" w:hAnsi="Arial" w:cs="Arial"/>
            <w:color w:val="000000"/>
          </w:rPr>
          <w:t xml:space="preserve"> behaviour.</w:t>
        </w:r>
        <w:r w:rsidR="00AB4BE4" w:rsidRPr="00CB1C7A">
          <w:rPr>
            <w:rFonts w:ascii="Arial" w:hAnsi="Arial" w:cs="Arial"/>
            <w:color w:val="000000"/>
          </w:rPr>
          <w:t xml:space="preserve"> VAR is also </w:t>
        </w:r>
      </w:ins>
      <w:ins w:id="483" w:author="Sujil Kumar Koottathampathiyil" w:date="2022-06-08T20:30:00Z">
        <w:r w:rsidR="00AB4BE4" w:rsidRPr="00CB1C7A">
          <w:rPr>
            <w:rFonts w:ascii="Arial" w:hAnsi="Arial" w:cs="Arial"/>
            <w:color w:val="000000"/>
          </w:rPr>
          <w:t xml:space="preserve">popular amongst data scientists because of </w:t>
        </w:r>
      </w:ins>
      <w:ins w:id="484" w:author="Sujil Kumar Koottathampathiyil" w:date="2022-06-09T01:06:00Z">
        <w:r w:rsidR="00B460CB">
          <w:rPr>
            <w:rFonts w:ascii="Arial" w:hAnsi="Arial" w:cs="Arial"/>
            <w:color w:val="000000"/>
          </w:rPr>
          <w:t>its</w:t>
        </w:r>
      </w:ins>
      <w:ins w:id="485" w:author="Sujil Kumar Koottathampathiyil" w:date="2022-06-08T20:30:00Z">
        <w:r w:rsidR="00AB4BE4" w:rsidRPr="00CB1C7A">
          <w:rPr>
            <w:rFonts w:ascii="Arial" w:hAnsi="Arial" w:cs="Arial"/>
            <w:color w:val="000000"/>
          </w:rPr>
          <w:t xml:space="preserve"> high forecasting performance.</w:t>
        </w:r>
      </w:ins>
      <w:ins w:id="486" w:author="Sujil Kumar Koottathampathiyil" w:date="2022-06-08T20:34:00Z">
        <w:r w:rsidR="00D74960" w:rsidRPr="00CB1C7A">
          <w:rPr>
            <w:rFonts w:ascii="Arial" w:hAnsi="Arial" w:cs="Arial"/>
            <w:color w:val="000000"/>
          </w:rPr>
          <w:t xml:space="preserve"> Most importantly VAR </w:t>
        </w:r>
      </w:ins>
      <w:ins w:id="487" w:author="Sujil Kumar Koottathampathiyil" w:date="2022-06-09T01:06:00Z">
        <w:r w:rsidR="00B460CB">
          <w:rPr>
            <w:rFonts w:ascii="Arial" w:hAnsi="Arial" w:cs="Arial"/>
            <w:color w:val="000000"/>
          </w:rPr>
          <w:t>can</w:t>
        </w:r>
      </w:ins>
      <w:ins w:id="488" w:author="Sujil Kumar Koottathampathiyil" w:date="2022-06-08T20:34:00Z">
        <w:r w:rsidR="00D74960" w:rsidRPr="00CB1C7A">
          <w:rPr>
            <w:rFonts w:ascii="Arial" w:hAnsi="Arial" w:cs="Arial"/>
            <w:color w:val="000000"/>
          </w:rPr>
          <w:t xml:space="preserve"> capture the intertwined dynamics of time series data.</w:t>
        </w:r>
      </w:ins>
      <w:ins w:id="489" w:author="Sujil Kumar Koottathampathiyil" w:date="2022-06-08T20:36:00Z">
        <w:r w:rsidR="00431612" w:rsidRPr="00CB1C7A">
          <w:rPr>
            <w:rFonts w:ascii="Arial" w:hAnsi="Arial" w:cs="Arial"/>
            <w:color w:val="000000"/>
          </w:rPr>
          <w:t xml:space="preserve"> We have to understand the lag using </w:t>
        </w:r>
      </w:ins>
      <w:ins w:id="490" w:author="Sujil Kumar Koottathampathiyil" w:date="2022-06-08T20:37:00Z">
        <w:r w:rsidR="00431612" w:rsidRPr="00CB1C7A">
          <w:rPr>
            <w:rFonts w:ascii="Arial" w:hAnsi="Arial" w:cs="Arial"/>
            <w:color w:val="000000"/>
          </w:rPr>
          <w:t xml:space="preserve">calculating AIC and BIC. AIC is considered in our case and looking at different lags from one </w:t>
        </w:r>
      </w:ins>
      <w:ins w:id="491" w:author="Sujil Kumar Koottathampathiyil" w:date="2022-06-09T01:06:00Z">
        <w:r w:rsidR="00B460CB">
          <w:rPr>
            <w:rFonts w:ascii="Arial" w:hAnsi="Arial" w:cs="Arial"/>
            <w:color w:val="000000"/>
          </w:rPr>
          <w:t xml:space="preserve">to </w:t>
        </w:r>
      </w:ins>
      <w:ins w:id="492" w:author="Sujil Kumar Koottathampathiyil" w:date="2022-06-08T20:37:00Z">
        <w:r w:rsidR="00431612" w:rsidRPr="00CB1C7A">
          <w:rPr>
            <w:rFonts w:ascii="Arial" w:hAnsi="Arial" w:cs="Arial"/>
            <w:color w:val="000000"/>
          </w:rPr>
          <w:t xml:space="preserve">nine, </w:t>
        </w:r>
      </w:ins>
      <w:ins w:id="493" w:author="Sujil Kumar Koottathampathiyil" w:date="2022-06-08T20:38:00Z">
        <w:r w:rsidR="00431612" w:rsidRPr="00CB1C7A">
          <w:rPr>
            <w:rFonts w:ascii="Arial" w:hAnsi="Arial" w:cs="Arial"/>
            <w:color w:val="000000"/>
          </w:rPr>
          <w:t xml:space="preserve">we need to look where the AIC value is dropping quickly, we will be using that particular lag for the </w:t>
        </w:r>
      </w:ins>
      <w:ins w:id="494" w:author="Sujil Kumar Koottathampathiyil" w:date="2022-06-08T20:39:00Z">
        <w:r w:rsidR="00431612" w:rsidRPr="00CB1C7A">
          <w:rPr>
            <w:rFonts w:ascii="Arial" w:hAnsi="Arial" w:cs="Arial"/>
            <w:color w:val="000000"/>
          </w:rPr>
          <w:t>model</w:t>
        </w:r>
        <w:r w:rsidR="0062672C" w:rsidRPr="00CB1C7A">
          <w:rPr>
            <w:rFonts w:ascii="Arial" w:hAnsi="Arial" w:cs="Arial"/>
            <w:color w:val="000000"/>
          </w:rPr>
          <w:t xml:space="preserve"> fitting</w:t>
        </w:r>
        <w:r w:rsidR="00431612" w:rsidRPr="00CB1C7A">
          <w:rPr>
            <w:rFonts w:ascii="Arial" w:hAnsi="Arial" w:cs="Arial"/>
            <w:color w:val="000000"/>
          </w:rPr>
          <w:t>.</w:t>
        </w:r>
      </w:ins>
      <w:ins w:id="495" w:author="Sujil Kumar Koottathampathiyil" w:date="2022-06-08T20:48:00Z">
        <w:r w:rsidR="00572DBA" w:rsidRPr="00CB1C7A">
          <w:rPr>
            <w:rFonts w:ascii="Arial" w:hAnsi="Arial" w:cs="Arial"/>
            <w:color w:val="000000"/>
          </w:rPr>
          <w:t xml:space="preserve"> </w:t>
        </w:r>
      </w:ins>
      <w:customXmlInsRangeStart w:id="496" w:author="Sujil Kumar Koottathampathiyil" w:date="2022-06-08T21:02:00Z"/>
      <w:sdt>
        <w:sdtPr>
          <w:rPr>
            <w:rFonts w:ascii="Arial" w:hAnsi="Arial" w:cs="Arial"/>
            <w:color w:val="000000"/>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496"/>
          <w:ins w:id="497" w:author="Sujil Kumar Koottathampathiyil" w:date="2022-06-08T23:04:00Z">
            <w:r w:rsidR="00DC7322" w:rsidRPr="00CB1C7A">
              <w:rPr>
                <w:rFonts w:ascii="Arial" w:hAnsi="Arial" w:cs="Arial"/>
                <w:color w:val="000000"/>
              </w:rPr>
              <w:t>Filho and Valk (2020)</w:t>
            </w:r>
          </w:ins>
          <w:customXmlInsRangeStart w:id="498" w:author="Sujil Kumar Koottathampathiyil" w:date="2022-06-08T21:02:00Z"/>
        </w:sdtContent>
      </w:sdt>
      <w:customXmlInsRangeEnd w:id="498"/>
      <w:ins w:id="499" w:author="Sujil Kumar Koottathampathiyil" w:date="2022-06-08T21:03:00Z">
        <w:r w:rsidR="00D25AA4" w:rsidRPr="00CB1C7A">
          <w:rPr>
            <w:rFonts w:ascii="Arial" w:hAnsi="Arial" w:cs="Arial"/>
            <w:color w:val="000000"/>
          </w:rPr>
          <w:t xml:space="preserve"> ha</w:t>
        </w:r>
      </w:ins>
      <w:ins w:id="500" w:author="Sujil Kumar Koottathampathiyil" w:date="2022-06-09T01:06:00Z">
        <w:r w:rsidR="007B6EFD">
          <w:rPr>
            <w:rFonts w:ascii="Arial" w:hAnsi="Arial" w:cs="Arial"/>
            <w:color w:val="000000"/>
          </w:rPr>
          <w:t>ve</w:t>
        </w:r>
      </w:ins>
      <w:ins w:id="501" w:author="Sujil Kumar Koottathampathiyil" w:date="2022-06-08T21:03:00Z">
        <w:r w:rsidR="00D25AA4" w:rsidRPr="00CB1C7A">
          <w:rPr>
            <w:rFonts w:ascii="Arial" w:hAnsi="Arial" w:cs="Arial"/>
            <w:color w:val="000000"/>
          </w:rPr>
          <w:t xml:space="preserve"> implemented VAR model-based control charts for batch process monitoring</w:t>
        </w:r>
      </w:ins>
      <w:ins w:id="502" w:author="Sujil Kumar Koottathampathiyil" w:date="2022-06-08T21:04:00Z">
        <w:r w:rsidR="00D25AA4" w:rsidRPr="00CB1C7A">
          <w:rPr>
            <w:rFonts w:ascii="Arial" w:hAnsi="Arial" w:cs="Arial"/>
            <w:color w:val="000000"/>
          </w:rPr>
          <w:t xml:space="preserve"> In the field of Statistical Process Control (SPC)</w:t>
        </w:r>
      </w:ins>
      <w:ins w:id="503" w:author="Sujil Kumar Koottathampathiyil" w:date="2022-06-08T21:05:00Z">
        <w:r w:rsidR="00D25AA4" w:rsidRPr="00CB1C7A">
          <w:rPr>
            <w:rFonts w:ascii="Arial" w:hAnsi="Arial" w:cs="Arial"/>
            <w:color w:val="000000"/>
          </w:rPr>
          <w:t xml:space="preserve">. There were many approaches to deal with monitoring </w:t>
        </w:r>
      </w:ins>
      <w:ins w:id="504" w:author="Sujil Kumar Koottathampathiyil" w:date="2022-06-09T01:06:00Z">
        <w:r w:rsidR="007B6EFD">
          <w:rPr>
            <w:rFonts w:ascii="Arial" w:hAnsi="Arial" w:cs="Arial"/>
            <w:color w:val="000000"/>
          </w:rPr>
          <w:t xml:space="preserve">the </w:t>
        </w:r>
      </w:ins>
      <w:ins w:id="505" w:author="Sujil Kumar Koottathampathiyil" w:date="2022-06-08T21:05:00Z">
        <w:r w:rsidR="00D25AA4" w:rsidRPr="00CB1C7A">
          <w:rPr>
            <w:rFonts w:ascii="Arial" w:hAnsi="Arial" w:cs="Arial"/>
            <w:color w:val="000000"/>
          </w:rPr>
          <w:t xml:space="preserve">batch process. </w:t>
        </w:r>
      </w:ins>
      <w:ins w:id="506" w:author="Sujil Kumar Koottathampathiyil" w:date="2022-06-08T21:06:00Z">
        <w:r w:rsidR="00D25AA4" w:rsidRPr="00CB1C7A">
          <w:rPr>
            <w:rFonts w:ascii="Arial" w:hAnsi="Arial" w:cs="Arial"/>
            <w:color w:val="000000"/>
          </w:rPr>
          <w:t xml:space="preserve">A </w:t>
        </w:r>
      </w:ins>
      <w:ins w:id="507" w:author="Sujil Kumar Koottathampathiyil" w:date="2022-06-08T21:12:00Z">
        <w:r w:rsidR="004E345E" w:rsidRPr="00CB1C7A">
          <w:rPr>
            <w:rFonts w:ascii="Arial" w:hAnsi="Arial" w:cs="Arial"/>
            <w:color w:val="000000"/>
          </w:rPr>
          <w:t>three-way</w:t>
        </w:r>
      </w:ins>
      <w:ins w:id="508" w:author="Sujil Kumar Koottathampathiyil" w:date="2022-06-08T21:06:00Z">
        <w:r w:rsidR="00D25AA4" w:rsidRPr="00CB1C7A">
          <w:rPr>
            <w:rFonts w:ascii="Arial" w:hAnsi="Arial" w:cs="Arial"/>
            <w:color w:val="000000"/>
          </w:rPr>
          <w:t xml:space="preserve"> data structure (batches</w:t>
        </w:r>
      </w:ins>
      <w:ins w:id="509" w:author="Sujil Kumar Koottathampathiyil" w:date="2022-06-08T21:16:00Z">
        <w:r w:rsidR="00A10BAD" w:rsidRPr="00CB1C7A">
          <w:rPr>
            <w:rFonts w:ascii="Arial" w:hAnsi="Arial" w:cs="Arial"/>
            <w:color w:val="000000"/>
          </w:rPr>
          <w:t xml:space="preserve"> x </w:t>
        </w:r>
      </w:ins>
      <w:ins w:id="510" w:author="Sujil Kumar Koottathampathiyil" w:date="2022-06-08T21:06:00Z">
        <w:r w:rsidR="00D25AA4" w:rsidRPr="00CB1C7A">
          <w:rPr>
            <w:rFonts w:ascii="Arial" w:hAnsi="Arial" w:cs="Arial"/>
            <w:color w:val="000000"/>
          </w:rPr>
          <w:t>variables</w:t>
        </w:r>
      </w:ins>
      <w:ins w:id="511" w:author="Sujil Kumar Koottathampathiyil" w:date="2022-06-08T21:16:00Z">
        <w:r w:rsidR="00A10BAD" w:rsidRPr="00CB1C7A">
          <w:rPr>
            <w:rFonts w:ascii="Arial" w:hAnsi="Arial" w:cs="Arial"/>
            <w:color w:val="000000"/>
          </w:rPr>
          <w:t xml:space="preserve"> x </w:t>
        </w:r>
      </w:ins>
      <w:ins w:id="512" w:author="Sujil Kumar Koottathampathiyil" w:date="2022-06-08T21:06:00Z">
        <w:r w:rsidR="00D25AA4" w:rsidRPr="00CB1C7A">
          <w:rPr>
            <w:rFonts w:ascii="Arial" w:hAnsi="Arial" w:cs="Arial"/>
            <w:color w:val="000000"/>
          </w:rPr>
          <w:t>time-instants). For each batch</w:t>
        </w:r>
      </w:ins>
      <w:ins w:id="513" w:author="Sujil Kumar Koottathampathiyil" w:date="2022-06-09T01:06:00Z">
        <w:r w:rsidR="007B6EFD">
          <w:rPr>
            <w:rFonts w:ascii="Arial" w:hAnsi="Arial" w:cs="Arial"/>
            <w:color w:val="000000"/>
          </w:rPr>
          <w:t>,</w:t>
        </w:r>
      </w:ins>
      <w:ins w:id="514" w:author="Sujil Kumar Koottathampathiyil" w:date="2022-06-08T21:06:00Z">
        <w:r w:rsidR="00D25AA4" w:rsidRPr="00CB1C7A">
          <w:rPr>
            <w:rFonts w:ascii="Arial" w:hAnsi="Arial" w:cs="Arial"/>
            <w:color w:val="000000"/>
          </w:rPr>
          <w:t xml:space="preserve"> there </w:t>
        </w:r>
      </w:ins>
      <w:ins w:id="515" w:author="Sujil Kumar Koottathampathiyil" w:date="2022-06-09T01:06:00Z">
        <w:r w:rsidR="007B6EFD">
          <w:rPr>
            <w:rFonts w:ascii="Arial" w:hAnsi="Arial" w:cs="Arial"/>
            <w:color w:val="000000"/>
          </w:rPr>
          <w:t>are</w:t>
        </w:r>
      </w:ins>
      <w:ins w:id="516" w:author="Sujil Kumar Koottathampathiyil" w:date="2022-06-08T21:06:00Z">
        <w:r w:rsidR="00D25AA4" w:rsidRPr="00CB1C7A">
          <w:rPr>
            <w:rFonts w:ascii="Arial" w:hAnsi="Arial" w:cs="Arial"/>
            <w:color w:val="000000"/>
          </w:rPr>
          <w:t xml:space="preserve"> </w:t>
        </w:r>
      </w:ins>
      <w:ins w:id="517" w:author="Sujil Kumar Koottathampathiyil" w:date="2022-06-08T21:07:00Z">
        <w:r w:rsidR="00D25AA4" w:rsidRPr="00CB1C7A">
          <w:rPr>
            <w:rFonts w:ascii="Arial" w:hAnsi="Arial" w:cs="Arial"/>
            <w:color w:val="000000"/>
          </w:rPr>
          <w:t xml:space="preserve">multivariate </w:t>
        </w:r>
      </w:ins>
      <w:ins w:id="518" w:author="Sujil Kumar Koottathampathiyil" w:date="2022-06-08T21:06:00Z">
        <w:r w:rsidR="00D25AA4" w:rsidRPr="00CB1C7A">
          <w:rPr>
            <w:rFonts w:ascii="Arial" w:hAnsi="Arial" w:cs="Arial"/>
            <w:color w:val="000000"/>
          </w:rPr>
          <w:t xml:space="preserve">time series data available. </w:t>
        </w:r>
      </w:ins>
      <w:ins w:id="519" w:author="Sujil Kumar Koottathampathiyil" w:date="2022-06-08T21:05:00Z">
        <w:r w:rsidR="00D25AA4" w:rsidRPr="00CB1C7A">
          <w:rPr>
            <w:rFonts w:ascii="Arial" w:hAnsi="Arial" w:cs="Arial"/>
            <w:color w:val="000000"/>
          </w:rPr>
          <w:t xml:space="preserve"> </w:t>
        </w:r>
      </w:ins>
      <w:ins w:id="520" w:author="Sujil Kumar Koottathampathiyil" w:date="2022-06-08T21:07:00Z">
        <w:r w:rsidR="00D25AA4" w:rsidRPr="00CB1C7A">
          <w:rPr>
            <w:rFonts w:ascii="Arial" w:hAnsi="Arial" w:cs="Arial"/>
            <w:color w:val="000000"/>
          </w:rPr>
          <w:t xml:space="preserve">In traditional approaches, they do not take the nature of the time series data into account. </w:t>
        </w:r>
      </w:ins>
      <w:ins w:id="521" w:author="Sujil Kumar Koottathampathiyil" w:date="2022-06-08T21:08:00Z">
        <w:r w:rsidR="00AC6605" w:rsidRPr="00CB1C7A">
          <w:rPr>
            <w:rFonts w:ascii="Arial" w:hAnsi="Arial" w:cs="Arial"/>
            <w:color w:val="000000"/>
          </w:rPr>
          <w:t>They used multivariate techniques on the</w:t>
        </w:r>
      </w:ins>
      <w:ins w:id="522" w:author="Sujil Kumar Koottathampathiyil" w:date="2022-06-08T21:10:00Z">
        <w:r w:rsidR="00AC6605" w:rsidRPr="00CB1C7A">
          <w:rPr>
            <w:rFonts w:ascii="Arial" w:hAnsi="Arial" w:cs="Arial"/>
            <w:color w:val="000000"/>
          </w:rPr>
          <w:t xml:space="preserve"> reduced</w:t>
        </w:r>
      </w:ins>
      <w:ins w:id="523" w:author="Sujil Kumar Koottathampathiyil" w:date="2022-06-08T21:08:00Z">
        <w:r w:rsidR="00AC6605" w:rsidRPr="00CB1C7A">
          <w:rPr>
            <w:rFonts w:ascii="Arial" w:hAnsi="Arial" w:cs="Arial"/>
            <w:color w:val="000000"/>
          </w:rPr>
          <w:t xml:space="preserve"> two</w:t>
        </w:r>
      </w:ins>
      <w:ins w:id="524" w:author="Sujil Kumar Koottathampathiyil" w:date="2022-06-08T21:10:00Z">
        <w:r w:rsidR="00AC6605" w:rsidRPr="00CB1C7A">
          <w:rPr>
            <w:rFonts w:ascii="Arial" w:hAnsi="Arial" w:cs="Arial"/>
            <w:color w:val="000000"/>
          </w:rPr>
          <w:t>-way</w:t>
        </w:r>
      </w:ins>
      <w:ins w:id="525" w:author="Sujil Kumar Koottathampathiyil" w:date="2022-06-08T21:08:00Z">
        <w:r w:rsidR="00AC6605" w:rsidRPr="00CB1C7A">
          <w:rPr>
            <w:rFonts w:ascii="Arial" w:hAnsi="Arial" w:cs="Arial"/>
            <w:color w:val="000000"/>
          </w:rPr>
          <w:t xml:space="preserve"> data</w:t>
        </w:r>
      </w:ins>
      <w:ins w:id="526" w:author="Sujil Kumar Koottathampathiyil" w:date="2022-06-08T21:10:00Z">
        <w:r w:rsidR="00AC6605" w:rsidRPr="00CB1C7A">
          <w:rPr>
            <w:rFonts w:ascii="Arial" w:hAnsi="Arial" w:cs="Arial"/>
            <w:color w:val="000000"/>
          </w:rPr>
          <w:t xml:space="preserve">. Recent developments in SPC </w:t>
        </w:r>
      </w:ins>
      <w:ins w:id="527" w:author="Sujil Kumar Koottathampathiyil" w:date="2022-06-08T21:12:00Z">
        <w:r w:rsidR="00C0399B" w:rsidRPr="00CB1C7A">
          <w:rPr>
            <w:rFonts w:ascii="Arial" w:hAnsi="Arial" w:cs="Arial"/>
            <w:color w:val="000000"/>
          </w:rPr>
          <w:t>have</w:t>
        </w:r>
      </w:ins>
      <w:ins w:id="528" w:author="Sujil Kumar Koottathampathiyil" w:date="2022-06-08T21:10:00Z">
        <w:r w:rsidR="00AC6605" w:rsidRPr="00CB1C7A">
          <w:rPr>
            <w:rFonts w:ascii="Arial" w:hAnsi="Arial" w:cs="Arial"/>
            <w:color w:val="000000"/>
          </w:rPr>
          <w:t xml:space="preserve"> proposed to use VAR </w:t>
        </w:r>
      </w:ins>
      <w:ins w:id="529" w:author="Sujil Kumar Koottathampathiyil" w:date="2022-06-09T01:07:00Z">
        <w:r w:rsidR="007B6EFD">
          <w:rPr>
            <w:rFonts w:ascii="Arial" w:hAnsi="Arial" w:cs="Arial"/>
            <w:color w:val="000000"/>
          </w:rPr>
          <w:t>concerning</w:t>
        </w:r>
      </w:ins>
      <w:ins w:id="530" w:author="Sujil Kumar Koottathampathiyil" w:date="2022-06-08T21:11:00Z">
        <w:r w:rsidR="00AC6605" w:rsidRPr="00CB1C7A">
          <w:rPr>
            <w:rFonts w:ascii="Arial" w:hAnsi="Arial" w:cs="Arial"/>
            <w:color w:val="000000"/>
          </w:rPr>
          <w:t xml:space="preserve"> the original three-way </w:t>
        </w:r>
      </w:ins>
      <w:ins w:id="531" w:author="Sujil Kumar Koottathampathiyil" w:date="2022-06-08T21:12:00Z">
        <w:r w:rsidR="004E345E" w:rsidRPr="00CB1C7A">
          <w:rPr>
            <w:rFonts w:ascii="Arial" w:hAnsi="Arial" w:cs="Arial"/>
            <w:color w:val="000000"/>
          </w:rPr>
          <w:t>structure. However,</w:t>
        </w:r>
        <w:r w:rsidR="00AC6605" w:rsidRPr="00CB1C7A">
          <w:rPr>
            <w:rFonts w:ascii="Arial" w:hAnsi="Arial" w:cs="Arial"/>
            <w:color w:val="000000"/>
          </w:rPr>
          <w:t xml:space="preserve"> they are restricted control approaches focused on VAR Models.</w:t>
        </w:r>
      </w:ins>
      <w:ins w:id="532" w:author="Sujil Kumar Koottathampathiyil" w:date="2022-06-08T21:11:00Z">
        <w:r w:rsidR="00AC6605" w:rsidRPr="00CB1C7A">
          <w:rPr>
            <w:rFonts w:ascii="Arial" w:hAnsi="Arial" w:cs="Arial"/>
            <w:color w:val="000000"/>
          </w:rPr>
          <w:t xml:space="preserve"> This study has </w:t>
        </w:r>
      </w:ins>
      <w:ins w:id="533" w:author="Sujil Kumar Koottathampathiyil" w:date="2022-06-08T21:13:00Z">
        <w:r w:rsidR="00B90F45" w:rsidRPr="00CB1C7A">
          <w:rPr>
            <w:rFonts w:ascii="Arial" w:hAnsi="Arial" w:cs="Arial"/>
            <w:color w:val="000000"/>
          </w:rPr>
          <w:t xml:space="preserve">suggested a new method to deal with </w:t>
        </w:r>
      </w:ins>
      <w:ins w:id="534" w:author="Sujil Kumar Koottathampathiyil" w:date="2022-06-09T01:07:00Z">
        <w:r w:rsidR="007B6EFD">
          <w:rPr>
            <w:rFonts w:ascii="Arial" w:hAnsi="Arial" w:cs="Arial"/>
            <w:color w:val="000000"/>
          </w:rPr>
          <w:t xml:space="preserve">the </w:t>
        </w:r>
      </w:ins>
      <w:ins w:id="535" w:author="Sujil Kumar Koottathampathiyil" w:date="2022-06-08T21:13:00Z">
        <w:r w:rsidR="00B90F45" w:rsidRPr="00CB1C7A">
          <w:rPr>
            <w:rFonts w:ascii="Arial" w:hAnsi="Arial" w:cs="Arial"/>
            <w:color w:val="000000"/>
          </w:rPr>
          <w:t>batch process focusing o</w:t>
        </w:r>
      </w:ins>
      <w:ins w:id="536" w:author="Sujil Kumar Koottathampathiyil" w:date="2022-06-08T21:14:00Z">
        <w:r w:rsidR="002A74AB" w:rsidRPr="00CB1C7A">
          <w:rPr>
            <w:rFonts w:ascii="Arial" w:hAnsi="Arial" w:cs="Arial"/>
            <w:color w:val="000000"/>
          </w:rPr>
          <w:t>n</w:t>
        </w:r>
      </w:ins>
      <w:ins w:id="537" w:author="Sujil Kumar Koottathampathiyil" w:date="2022-06-08T21:13:00Z">
        <w:r w:rsidR="00B90F45" w:rsidRPr="00CB1C7A">
          <w:rPr>
            <w:rFonts w:ascii="Arial" w:hAnsi="Arial" w:cs="Arial"/>
            <w:color w:val="000000"/>
          </w:rPr>
          <w:t xml:space="preserve"> VAR.</w:t>
        </w:r>
      </w:ins>
    </w:p>
    <w:p w14:paraId="64067DA8" w14:textId="77777777" w:rsidR="00D539A9" w:rsidRPr="00CB1C7A" w:rsidRDefault="00D539A9" w:rsidP="00EA342E">
      <w:pPr>
        <w:spacing w:line="360" w:lineRule="auto"/>
        <w:jc w:val="both"/>
        <w:rPr>
          <w:moveTo w:id="538" w:author="Sujil Kumar Koottathampathiyil" w:date="2022-06-08T19:43:00Z"/>
          <w:rFonts w:ascii="Arial" w:hAnsi="Arial" w:cs="Arial"/>
          <w:color w:val="000000"/>
        </w:rPr>
      </w:pPr>
    </w:p>
    <w:moveToRangeEnd w:id="187"/>
    <w:p w14:paraId="3CC48263" w14:textId="167B03A3" w:rsidR="006809DE" w:rsidRPr="00CB1C7A" w:rsidDel="000649BA" w:rsidRDefault="006809DE" w:rsidP="005D4B76">
      <w:pPr>
        <w:spacing w:line="360" w:lineRule="auto"/>
        <w:jc w:val="both"/>
        <w:rPr>
          <w:del w:id="539"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540"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541" w:author="Sujil Kumar Koottathampathiyil" w:date="2022-06-08T19:55:00Z"/>
          <w:rFonts w:ascii="Arial" w:hAnsi="Arial" w:cs="Arial"/>
        </w:rPr>
      </w:pPr>
      <w:commentRangeStart w:id="542"/>
    </w:p>
    <w:p w14:paraId="1EE496F5" w14:textId="7524317D" w:rsidR="00CF1C6D" w:rsidRPr="00CB1C7A" w:rsidRDefault="00DD722E" w:rsidP="005D4B76">
      <w:pPr>
        <w:spacing w:line="360" w:lineRule="auto"/>
        <w:rPr>
          <w:rFonts w:ascii="Arial" w:hAnsi="Arial" w:cs="Arial"/>
          <w:b/>
          <w:bCs/>
          <w:sz w:val="32"/>
          <w:szCs w:val="32"/>
        </w:rPr>
      </w:pPr>
      <w:del w:id="543" w:author="Sujil Kumar Koottathampathiyil" w:date="2022-06-08T20:27:00Z">
        <w:r w:rsidRPr="00CB1C7A" w:rsidDel="00D67457">
          <w:rPr>
            <w:rFonts w:ascii="Arial" w:hAnsi="Arial" w:cs="Arial"/>
            <w:b/>
            <w:bCs/>
            <w:sz w:val="32"/>
            <w:szCs w:val="32"/>
          </w:rPr>
          <w:delText>3</w:delText>
        </w:r>
      </w:del>
      <w:ins w:id="544"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542"/>
      <w:r w:rsidR="00CC4FD6" w:rsidRPr="00CB1C7A">
        <w:rPr>
          <w:rStyle w:val="CommentReference"/>
          <w:rFonts w:ascii="Arial" w:hAnsi="Arial" w:cs="Arial"/>
          <w:rPrChange w:id="545" w:author="Sujil Kumar Koottathampathiyil" w:date="2022-06-08T23:07:00Z">
            <w:rPr>
              <w:rStyle w:val="CommentReference"/>
            </w:rPr>
          </w:rPrChange>
        </w:rPr>
        <w:commentReference w:id="542"/>
      </w:r>
    </w:p>
    <w:p w14:paraId="03FA6F11" w14:textId="4CD808E2" w:rsidR="004B3B33" w:rsidRPr="00CB1C7A" w:rsidDel="008808DC" w:rsidRDefault="004B3B33" w:rsidP="006B2DF8">
      <w:pPr>
        <w:spacing w:line="360" w:lineRule="auto"/>
        <w:jc w:val="both"/>
        <w:rPr>
          <w:moveFrom w:id="546" w:author="Sujil Kumar Koottathampathiyil" w:date="2022-06-08T19:51:00Z"/>
          <w:rFonts w:ascii="Arial" w:hAnsi="Arial" w:cs="Arial"/>
        </w:rPr>
      </w:pPr>
      <w:moveFromRangeStart w:id="547" w:author="Sujil Kumar Koottathampathiyil" w:date="2022-06-08T19:51:00Z" w:name="move105610329"/>
      <w:moveFrom w:id="548"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549" w:author="Sujil Kumar Koottathampathiyil" w:date="2022-06-08T19:51:00Z">
            <w:del w:id="550" w:author="Sujil Kumar Koottathampathiyil" w:date="2022-06-08T19:52:00Z">
              <w:r w:rsidR="00770ACD" w:rsidRPr="00CB1C7A" w:rsidDel="00193A63">
                <w:rPr>
                  <w:rFonts w:ascii="Arial" w:hAnsi="Arial" w:cs="Arial"/>
                  <w:color w:val="000000"/>
                </w:rPr>
                <w:delText>Streamlit</w:delText>
              </w:r>
            </w:del>
          </w:moveFrom>
        </w:sdtContent>
      </w:sdt>
      <w:moveFrom w:id="551" w:author="Sujil Kumar Koottathampathiyil" w:date="2022-06-08T19:51:00Z">
        <w:r w:rsidRPr="00CB1C7A" w:rsidDel="008808DC">
          <w:rPr>
            <w:rFonts w:ascii="Arial" w:hAnsi="Arial" w:cs="Arial"/>
          </w:rPr>
          <w:t xml:space="preserve"> has made these process </w:t>
        </w:r>
        <w:r w:rsidR="00D77248" w:rsidRPr="00CB1C7A" w:rsidDel="008808DC">
          <w:rPr>
            <w:rFonts w:ascii="Arial" w:hAnsi="Arial" w:cs="Arial"/>
          </w:rPr>
          <w:t>easier and more efficient</w:t>
        </w:r>
        <w:r w:rsidRPr="00CB1C7A" w:rsidDel="008808DC">
          <w:rPr>
            <w:rFonts w:ascii="Arial" w:hAnsi="Arial" w:cs="Arial"/>
          </w:rPr>
          <w:t>. I am going to use some of the python packages like plotly to make interactive dashboard and make models that can make great predictions.</w:t>
        </w:r>
      </w:moveFrom>
    </w:p>
    <w:moveFromRangeEnd w:id="547"/>
    <w:p w14:paraId="639E01E7" w14:textId="2D0D5C48" w:rsidR="00AB606C" w:rsidRPr="00CB1C7A" w:rsidRDefault="004B3B33" w:rsidP="006B2DF8">
      <w:pPr>
        <w:spacing w:line="360" w:lineRule="auto"/>
        <w:jc w:val="both"/>
        <w:rPr>
          <w:rFonts w:ascii="Arial" w:hAnsi="Arial" w:cs="Arial"/>
        </w:rPr>
      </w:pPr>
      <w:r w:rsidRPr="00CB1C7A">
        <w:rPr>
          <w:rFonts w:ascii="Arial" w:hAnsi="Arial" w:cs="Arial"/>
        </w:rPr>
        <w:t>Secondly, working with time series forecasting is a crucial part in my dissertation. I have number of different targets in my dissertation. I have been looking for ways to predict the number of suicides in upcoming years. My interest in time series and ML made me dive deep into sophisticated time series models like S</w:t>
      </w:r>
      <w:r w:rsidRPr="00CB1C7A">
        <w:rPr>
          <w:rFonts w:ascii="Arial" w:eastAsia="Times New Roman" w:hAnsi="Arial" w:cs="Arial"/>
          <w:sz w:val="24"/>
          <w:szCs w:val="24"/>
          <w:rPrChange w:id="552" w:author="Sujil Kumar Koottathampathiyil" w:date="2022-06-08T23:07:00Z">
            <w:rPr>
              <w:rFonts w:ascii="Arial" w:hAnsi="Arial" w:cs="Arial"/>
            </w:rPr>
          </w:rPrChange>
        </w:rPr>
        <w:t>ARIMA and VAR to make models on the suicide data and forecast future suicides in different countries.</w:t>
      </w:r>
      <w:ins w:id="553" w:author="Sujil Kumar Koottathampathiyil" w:date="2022-06-08T23:07:00Z">
        <w:r w:rsidR="00DC7322" w:rsidRPr="00CB1C7A">
          <w:rPr>
            <w:rFonts w:ascii="Arial" w:eastAsia="Times New Roman" w:hAnsi="Arial" w:cs="Arial"/>
            <w:sz w:val="24"/>
            <w:szCs w:val="24"/>
            <w:rPrChange w:id="554" w:author="Sujil Kumar Koottathampathiyil" w:date="2022-06-08T23:07:00Z">
              <w:rPr>
                <w:rFonts w:ascii="Helvetica" w:hAnsi="Helvetica"/>
                <w:color w:val="202020"/>
                <w:sz w:val="20"/>
                <w:szCs w:val="20"/>
                <w:shd w:val="clear" w:color="auto" w:fill="FFFFFF"/>
              </w:rPr>
            </w:rPrChange>
          </w:rPr>
          <w:t xml:space="preserve"> The ARIMA model is a combination of </w:t>
        </w:r>
        <w:r w:rsidR="00DC7322" w:rsidRPr="00CB1C7A">
          <w:rPr>
            <w:rFonts w:ascii="Arial" w:eastAsia="Times New Roman" w:hAnsi="Arial" w:cs="Arial"/>
            <w:sz w:val="24"/>
            <w:szCs w:val="24"/>
            <w:rPrChange w:id="555" w:author="Sujil Kumar Koottathampathiyil" w:date="2022-06-08T23:07:00Z">
              <w:rPr>
                <w:rFonts w:ascii="Helvetica" w:hAnsi="Helvetica"/>
                <w:color w:val="202020"/>
                <w:sz w:val="20"/>
                <w:szCs w:val="20"/>
                <w:shd w:val="clear" w:color="auto" w:fill="FFFFFF"/>
              </w:rPr>
            </w:rPrChange>
          </w:rPr>
          <w:lastRenderedPageBreak/>
          <w:t xml:space="preserve">multiple models, including the Autoregressive model, the Moving average model, and the Autoregressive Moving Average model. The form of the ARIMA model is represented by ARIMA (p, </w:t>
        </w:r>
        <w:r w:rsidR="00DC7322" w:rsidRPr="00CB1C7A">
          <w:rPr>
            <w:rFonts w:ascii="Arial" w:hAnsi="Arial" w:cs="Arial"/>
            <w:rPrChange w:id="556" w:author="Sujil Kumar Koottathampathiyil" w:date="2022-06-08T23:07:00Z">
              <w:rPr>
                <w:rFonts w:ascii="Helvetica" w:hAnsi="Helvetica"/>
                <w:color w:val="202020"/>
                <w:sz w:val="20"/>
                <w:szCs w:val="20"/>
                <w:shd w:val="clear" w:color="auto" w:fill="FFFFFF"/>
              </w:rPr>
            </w:rPrChange>
          </w:rPr>
          <w:t>d, q), where p is the autoregressive order, d is the number of differences, and q is the moving average order.</w:t>
        </w:r>
      </w:ins>
      <w:ins w:id="557" w:author="Sujil Kumar Koottathampathiyil" w:date="2022-06-08T19:45:00Z">
        <w:r w:rsidR="00C518DB" w:rsidRPr="00CB1C7A">
          <w:rPr>
            <w:rFonts w:ascii="Arial" w:hAnsi="Arial" w:cs="Arial"/>
          </w:rPr>
          <w:t xml:space="preserve"> </w:t>
        </w:r>
      </w:ins>
      <w:customXmlInsRangeStart w:id="558" w:author="Sujil Kumar Koottathampathiyil" w:date="2022-06-08T19:46:00Z"/>
      <w:sdt>
        <w:sdtPr>
          <w:rPr>
            <w:rFonts w:ascii="Arial" w:hAnsi="Arial" w:cs="Arial"/>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558"/>
          <w:ins w:id="559" w:author="Sujil Kumar Koottathampathiyil" w:date="2022-06-08T23:04:00Z">
            <w:r w:rsidR="00DC7322" w:rsidRPr="00CB1C7A">
              <w:rPr>
                <w:rFonts w:ascii="Arial" w:hAnsi="Arial" w:cs="Arial"/>
                <w:rPrChange w:id="560" w:author="Sujil Kumar Koottathampathiyil" w:date="2022-06-08T23:07:00Z">
                  <w:rPr>
                    <w:rFonts w:ascii="Arial" w:hAnsi="Arial" w:cs="Arial"/>
                    <w:color w:val="000000"/>
                  </w:rPr>
                </w:rPrChange>
              </w:rPr>
              <w:t>Vector Auto Regressive Model</w:t>
            </w:r>
          </w:ins>
          <w:customXmlInsRangeStart w:id="561" w:author="Sujil Kumar Koottathampathiyil" w:date="2022-06-08T19:46:00Z"/>
        </w:sdtContent>
      </w:sdt>
      <w:customXmlInsRangeEnd w:id="561"/>
      <w:ins w:id="562" w:author="Sujil Kumar Koottathampathiyil" w:date="2022-06-08T19:45:00Z">
        <w:r w:rsidR="00C518DB" w:rsidRPr="00CB1C7A">
          <w:rPr>
            <w:rFonts w:ascii="Arial" w:hAnsi="Arial" w:cs="Arial"/>
          </w:rPr>
          <w:t xml:space="preserve"> is mostly used in </w:t>
        </w:r>
      </w:ins>
      <w:ins w:id="563" w:author="Sujil Kumar Koottathampathiyil" w:date="2022-06-08T19:47:00Z">
        <w:r w:rsidR="00C518DB" w:rsidRPr="00CB1C7A">
          <w:rPr>
            <w:rFonts w:ascii="Arial" w:hAnsi="Arial" w:cs="Arial"/>
          </w:rPr>
          <w:t>finance and econometrics because they offer framework for achieving important mode</w:t>
        </w:r>
      </w:ins>
      <w:ins w:id="564" w:author="Sujil Kumar Koottathampathiyil" w:date="2022-06-08T19:48:00Z">
        <w:r w:rsidR="00C518DB" w:rsidRPr="00CB1C7A">
          <w:rPr>
            <w:rFonts w:ascii="Arial" w:hAnsi="Arial" w:cs="Arial"/>
          </w:rPr>
          <w:t xml:space="preserve">ling goals, </w:t>
        </w:r>
        <w:r w:rsidR="00B7597B" w:rsidRPr="00CB1C7A">
          <w:rPr>
            <w:rFonts w:ascii="Arial" w:hAnsi="Arial" w:cs="Arial"/>
          </w:rPr>
          <w:t>including</w:t>
        </w:r>
      </w:ins>
      <w:ins w:id="565" w:author="Sujil Kumar Koottathampathiyil" w:date="2022-06-08T19:54:00Z">
        <w:r w:rsidR="00C27BA0" w:rsidRPr="00CB1C7A">
          <w:rPr>
            <w:rFonts w:ascii="Arial" w:hAnsi="Arial" w:cs="Arial"/>
          </w:rPr>
          <w:t xml:space="preserve"> data description, Forecasting, Structural </w:t>
        </w:r>
        <w:r w:rsidR="00F93E9F" w:rsidRPr="00CB1C7A">
          <w:rPr>
            <w:rFonts w:ascii="Arial" w:hAnsi="Arial" w:cs="Arial"/>
          </w:rPr>
          <w:t>Inference</w:t>
        </w:r>
        <w:r w:rsidR="00C27BA0" w:rsidRPr="00CB1C7A">
          <w:rPr>
            <w:rFonts w:ascii="Arial" w:hAnsi="Arial" w:cs="Arial"/>
          </w:rPr>
          <w:t xml:space="preserve">, Policy Analysis. </w:t>
        </w:r>
      </w:ins>
      <w:ins w:id="566" w:author="Sujil Kumar Koottathampathiyil" w:date="2022-06-08T19:50:00Z">
        <w:r w:rsidR="00AB606C" w:rsidRPr="00CB1C7A">
          <w:rPr>
            <w:rFonts w:ascii="Arial" w:hAnsi="Arial" w:cs="Arial"/>
          </w:rPr>
          <w:t xml:space="preserve">VAR Model is a workhouse time series multivariate model </w:t>
        </w:r>
        <w:r w:rsidR="00AB606C" w:rsidRPr="00CB1C7A">
          <w:rPr>
            <w:rFonts w:ascii="Arial" w:hAnsi="Arial" w:cs="Arial"/>
            <w:rPrChange w:id="567" w:author="Sujil Kumar Koottathampathiyil" w:date="2022-06-08T23:0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3EEA261" w:rsidR="008808DC" w:rsidRPr="00CB1C7A" w:rsidRDefault="004B3B33" w:rsidP="009B3C63">
      <w:pPr>
        <w:spacing w:line="360" w:lineRule="auto"/>
        <w:jc w:val="both"/>
        <w:rPr>
          <w:ins w:id="568" w:author="Sujil Kumar Koottathampathiyil" w:date="2022-06-08T19:51: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time to time and my model has to be updated based on the new data injected in each time. The reason </w:t>
      </w:r>
    </w:p>
    <w:p w14:paraId="092A907F" w14:textId="5ADB4065" w:rsidR="004B3B33" w:rsidRPr="00CB1C7A" w:rsidDel="009A5B1C" w:rsidRDefault="004B3B33" w:rsidP="008808DC">
      <w:pPr>
        <w:spacing w:line="360" w:lineRule="auto"/>
        <w:jc w:val="both"/>
        <w:rPr>
          <w:del w:id="569" w:author="Sujil Kumar Koottathampathiyil" w:date="2022-06-08T19:51:00Z"/>
          <w:rFonts w:ascii="Arial" w:hAnsi="Arial" w:cs="Arial"/>
        </w:rPr>
      </w:pPr>
      <w:r w:rsidRPr="00CB1C7A">
        <w:rPr>
          <w:rFonts w:ascii="Arial" w:hAnsi="Arial" w:cs="Arial"/>
        </w:rPr>
        <w:t xml:space="preserve">for choosing these DB’s is the flexibility of usage and its syntax matching with Structured Query Language (SQL) minute differences. </w:t>
      </w:r>
    </w:p>
    <w:p w14:paraId="05375F67" w14:textId="11DBC95B" w:rsidR="008808DC" w:rsidRPr="00CB1C7A" w:rsidRDefault="008808DC" w:rsidP="008808DC">
      <w:pPr>
        <w:spacing w:line="360" w:lineRule="auto"/>
        <w:jc w:val="both"/>
        <w:rPr>
          <w:moveTo w:id="570" w:author="Sujil Kumar Koottathampathiyil" w:date="2022-06-08T19:51:00Z"/>
          <w:rFonts w:ascii="Arial" w:hAnsi="Arial" w:cs="Arial"/>
        </w:rPr>
      </w:pPr>
      <w:moveToRangeStart w:id="571" w:author="Sujil Kumar Koottathampathiyil" w:date="2022-06-08T19:51:00Z" w:name="move105610329"/>
      <w:moveTo w:id="572" w:author="Sujil Kumar Koottathampathiyil" w:date="2022-06-08T19:51:00Z">
        <w:r w:rsidRPr="00CB1C7A">
          <w:rPr>
            <w:rFonts w:ascii="Arial" w:hAnsi="Arial" w:cs="Arial"/>
          </w:rPr>
          <w:t xml:space="preserve">Firstly, I want to talk about python dashboard. It’s always </w:t>
        </w:r>
        <w:del w:id="573" w:author="Sujil Kumar Koottathampathiyil" w:date="2022-06-08T23:08:00Z">
          <w:r w:rsidRPr="00CB1C7A" w:rsidDel="00340CAB">
            <w:rPr>
              <w:rFonts w:ascii="Arial" w:hAnsi="Arial" w:cs="Arial"/>
            </w:rPr>
            <w:delText>wonderful</w:delText>
          </w:r>
        </w:del>
      </w:moveTo>
      <w:ins w:id="574" w:author="Sujil Kumar Koottathampathiyil" w:date="2022-06-08T23:08:00Z">
        <w:r w:rsidR="00340CAB">
          <w:rPr>
            <w:rFonts w:ascii="Arial" w:hAnsi="Arial" w:cs="Arial"/>
          </w:rPr>
          <w:t>fascinating</w:t>
        </w:r>
      </w:ins>
      <w:moveTo w:id="575" w:author="Sujil Kumar Koottathampathiyil" w:date="2022-06-08T19:51:00Z">
        <w:r w:rsidRPr="00CB1C7A">
          <w:rPr>
            <w:rFonts w:ascii="Arial" w:hAnsi="Arial" w:cs="Arial"/>
          </w:rPr>
          <w:t xml:space="preserve">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To>
      <w:sdt>
        <w:sdtPr>
          <w:rPr>
            <w:rFonts w:ascii="Arial" w:hAnsi="Arial" w:cs="Arial"/>
            <w:color w:val="000000"/>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576" w:author="Sujil Kumar Koottathampathiyil" w:date="2022-06-08T23:04:00Z">
            <w:r w:rsidR="00DC7322" w:rsidRPr="00CB1C7A">
              <w:rPr>
                <w:rFonts w:ascii="Arial" w:hAnsi="Arial" w:cs="Arial"/>
                <w:color w:val="000000"/>
              </w:rPr>
              <w:t>Streamlit</w:t>
            </w:r>
          </w:ins>
          <w:moveTo w:id="577" w:author="Sujil Kumar Koottathampathiyil" w:date="2022-06-08T19:51:00Z">
            <w:del w:id="578" w:author="Sujil Kumar Koottathampathiyil" w:date="2022-06-08T19:52:00Z">
              <w:r w:rsidRPr="00CB1C7A" w:rsidDel="00193A63">
                <w:rPr>
                  <w:rFonts w:ascii="Arial" w:hAnsi="Arial" w:cs="Arial"/>
                  <w:color w:val="000000"/>
                </w:rPr>
                <w:delText>Streamlit</w:delText>
              </w:r>
            </w:del>
          </w:moveTo>
        </w:sdtContent>
      </w:sdt>
      <w:moveTo w:id="579" w:author="Sujil Kumar Koottathampathiyil" w:date="2022-06-08T19:51:00Z">
        <w:r w:rsidRPr="00CB1C7A">
          <w:rPr>
            <w:rFonts w:ascii="Arial" w:hAnsi="Arial" w:cs="Arial"/>
          </w:rPr>
          <w:t xml:space="preserve"> has made these process easier and more efficient. I am going to use some of the python packages like plotly to make interactive dashboard and make models that can make great predictions.</w:t>
        </w:r>
      </w:moveTo>
    </w:p>
    <w:moveToRangeEnd w:id="571"/>
    <w:p w14:paraId="4A2C17A6" w14:textId="6E9E83BA" w:rsidR="004B3B33" w:rsidRPr="00CB1C7A" w:rsidDel="009B3C63" w:rsidRDefault="00193A63" w:rsidP="006B2DF8">
      <w:pPr>
        <w:spacing w:line="360" w:lineRule="auto"/>
        <w:rPr>
          <w:del w:id="580" w:author="Sujil Kumar Koottathampathiyil" w:date="2022-06-08T19:51:00Z"/>
          <w:rFonts w:ascii="Arial" w:hAnsi="Arial" w:cs="Arial"/>
        </w:rPr>
      </w:pPr>
      <w:ins w:id="581" w:author="Sujil Kumar Koottathampathiyil" w:date="2022-06-08T19:52:00Z">
        <w:r w:rsidRPr="00CB1C7A">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ins>
      <w:customXmlInsRangeStart w:id="582" w:author="Sujil Kumar Koottathampathiyil" w:date="2022-06-08T19:52:00Z"/>
      <w:sdt>
        <w:sdtPr>
          <w:rPr>
            <w:rFonts w:ascii="Arial" w:hAnsi="Arial" w:cs="Arial"/>
            <w:color w:val="000000"/>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582"/>
          <w:ins w:id="583" w:author="Sujil Kumar Koottathampathiyil" w:date="2022-06-08T23:04:00Z">
            <w:r w:rsidR="00DC7322" w:rsidRPr="00CB1C7A">
              <w:rPr>
                <w:rFonts w:ascii="Arial" w:hAnsi="Arial" w:cs="Arial"/>
                <w:color w:val="000000"/>
              </w:rPr>
              <w:t>Streamlit</w:t>
            </w:r>
          </w:ins>
          <w:customXmlInsRangeStart w:id="584" w:author="Sujil Kumar Koottathampathiyil" w:date="2022-06-08T19:52:00Z"/>
        </w:sdtContent>
      </w:sdt>
      <w:customXmlInsRangeEnd w:id="584"/>
      <w:ins w:id="585" w:author="Sujil Kumar Koottathampathiyil" w:date="2022-06-08T19:52:00Z">
        <w:r w:rsidRPr="00CB1C7A">
          <w:rPr>
            <w:rFonts w:ascii="Arial" w:hAnsi="Arial" w:cs="Arial"/>
          </w:rPr>
          <w:t xml:space="preserve"> has made these process easier and more efficient. I am going to use some of the python packages like plotly to make interactive dashboard and make models that can make great predictions.</w:t>
        </w:r>
      </w:ins>
      <w:del w:id="586" w:author="Sujil Kumar Koottathampathiyil" w:date="2022-06-08T19:51:00Z">
        <w:r w:rsidR="004B3B33" w:rsidRPr="00CB1C7A" w:rsidDel="009B3C63">
          <w:rPr>
            <w:rFonts w:ascii="Arial" w:hAnsi="Arial" w:cs="Arial"/>
          </w:rPr>
          <w:delText>Fourthly,</w:delText>
        </w:r>
      </w:del>
    </w:p>
    <w:p w14:paraId="01BD2372" w14:textId="77777777" w:rsidR="004B3B33" w:rsidRPr="00CB1C7A" w:rsidRDefault="004B3B33">
      <w:pPr>
        <w:spacing w:line="360" w:lineRule="auto"/>
        <w:jc w:val="both"/>
        <w:rPr>
          <w:rFonts w:ascii="Arial" w:hAnsi="Arial" w:cs="Arial"/>
          <w:b/>
          <w:bCs/>
          <w:sz w:val="32"/>
          <w:szCs w:val="32"/>
        </w:rPr>
        <w:pPrChange w:id="587" w:author="Sujil Kumar Koottathampathiyil" w:date="2022-06-08T19:51:00Z">
          <w:pPr>
            <w:spacing w:line="360" w:lineRule="auto"/>
          </w:pPr>
        </w:pPrChange>
      </w:pPr>
    </w:p>
    <w:p w14:paraId="24D4B1C7" w14:textId="0110507C" w:rsidR="00DD722E" w:rsidRPr="00CB1C7A" w:rsidRDefault="00DD722E" w:rsidP="005D4B76">
      <w:pPr>
        <w:spacing w:line="360" w:lineRule="auto"/>
        <w:rPr>
          <w:rFonts w:ascii="Arial" w:hAnsi="Arial" w:cs="Arial"/>
          <w:b/>
          <w:bCs/>
          <w:sz w:val="32"/>
          <w:szCs w:val="32"/>
        </w:rPr>
      </w:pPr>
      <w:r w:rsidRPr="00CB1C7A">
        <w:rPr>
          <w:rFonts w:ascii="Arial" w:hAnsi="Arial" w:cs="Arial"/>
          <w:b/>
          <w:bCs/>
          <w:sz w:val="32"/>
          <w:szCs w:val="32"/>
        </w:rPr>
        <w:t xml:space="preserve">3.1 Data </w:t>
      </w:r>
      <w:r w:rsidR="00CC66CE" w:rsidRPr="00CB1C7A">
        <w:rPr>
          <w:rFonts w:ascii="Arial" w:hAnsi="Arial" w:cs="Arial"/>
          <w:b/>
          <w:bCs/>
          <w:sz w:val="32"/>
          <w:szCs w:val="32"/>
        </w:rPr>
        <w:t>Preparation</w:t>
      </w:r>
    </w:p>
    <w:p w14:paraId="2C190410" w14:textId="2E0BC701" w:rsidR="0035739C" w:rsidRPr="00CB1C7A" w:rsidRDefault="00CC66CE">
      <w:pPr>
        <w:spacing w:line="360" w:lineRule="auto"/>
        <w:jc w:val="both"/>
        <w:rPr>
          <w:rFonts w:ascii="Arial" w:hAnsi="Arial" w:cs="Arial"/>
        </w:rPr>
        <w:pPrChange w:id="588" w:author="Sujil Kumar Koottathampathiyil" w:date="2022-06-08T21:15:00Z">
          <w:pPr>
            <w:spacing w:line="360" w:lineRule="auto"/>
          </w:pPr>
        </w:pPrChange>
      </w:pPr>
      <w:r w:rsidRPr="00CB1C7A">
        <w:rPr>
          <w:rFonts w:ascii="Arial" w:hAnsi="Arial" w:cs="Arial"/>
        </w:rPr>
        <w:t>In every data analysis, about seventy percentage total time is spent on preparing the data</w:t>
      </w:r>
      <w:r w:rsidR="00687BA6" w:rsidRPr="00CB1C7A">
        <w:rPr>
          <w:rFonts w:ascii="Arial" w:hAnsi="Arial" w:cs="Arial"/>
        </w:rPr>
        <w:t>, m</w:t>
      </w:r>
      <w:r w:rsidRPr="00CB1C7A">
        <w:rPr>
          <w:rFonts w:ascii="Arial" w:hAnsi="Arial" w:cs="Arial"/>
        </w:rPr>
        <w:t>ake it ready for doing analysis.</w:t>
      </w:r>
      <w:r w:rsidR="005D4551" w:rsidRPr="00CB1C7A">
        <w:rPr>
          <w:rFonts w:ascii="Arial" w:hAnsi="Arial" w:cs="Arial"/>
        </w:rPr>
        <w:t xml:space="preserve"> Initially I had to explore the dataset using describe () method. Also </w:t>
      </w:r>
      <w:r w:rsidR="005D4551" w:rsidRPr="00CB1C7A">
        <w:rPr>
          <w:rFonts w:ascii="Arial" w:hAnsi="Arial" w:cs="Arial"/>
        </w:rPr>
        <w:lastRenderedPageBreak/>
        <w:t xml:space="preserve">using visualizations and some statistical analysis I have cleaned the dataset. Imputation was carefully done based on the time, </w:t>
      </w:r>
      <w:r w:rsidR="006F1D0C" w:rsidRPr="00CB1C7A">
        <w:rPr>
          <w:rFonts w:ascii="Arial" w:hAnsi="Arial" w:cs="Arial"/>
        </w:rPr>
        <w:t>context,</w:t>
      </w:r>
      <w:r w:rsidR="005D4551" w:rsidRPr="00CB1C7A">
        <w:rPr>
          <w:rFonts w:ascii="Arial" w:hAnsi="Arial" w:cs="Arial"/>
        </w:rPr>
        <w:t xml:space="preserve"> and importance of the variable. </w:t>
      </w:r>
      <w:r w:rsidR="005570A9" w:rsidRPr="00CB1C7A">
        <w:rPr>
          <w:rFonts w:ascii="Arial" w:hAnsi="Arial" w:cs="Arial"/>
        </w:rPr>
        <w:t>I have chosen a dataset which was simple and aggregated. But, later on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contained much more information. The main reason behind taking this dataset into account is that those variables were very meaningful with respect to the context I am working with, for example, I assume there could be come relation between suicide rates and unemployment or number of internet users and suicides in any country.</w:t>
      </w:r>
    </w:p>
    <w:p w14:paraId="5968A285" w14:textId="0742D2A3" w:rsidR="00687BA6" w:rsidRPr="00CB1C7A" w:rsidRDefault="00687BA6" w:rsidP="005D4B76">
      <w:pPr>
        <w:spacing w:line="360" w:lineRule="auto"/>
        <w:jc w:val="center"/>
        <w:rPr>
          <w:ins w:id="589" w:author="Sujil Kumar Koottathampathiyil" w:date="2022-06-08T23:02:00Z"/>
          <w:rFonts w:ascii="Arial" w:hAnsi="Arial" w:cs="Arial"/>
        </w:rPr>
      </w:pPr>
      <w:r w:rsidRPr="00CB1C7A">
        <w:rPr>
          <w:rFonts w:ascii="Arial" w:hAnsi="Arial" w:cs="Arial"/>
          <w:noProof/>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4"/>
                    <a:stretch>
                      <a:fillRect/>
                    </a:stretch>
                  </pic:blipFill>
                  <pic:spPr>
                    <a:xfrm>
                      <a:off x="0" y="0"/>
                      <a:ext cx="5943600" cy="2399030"/>
                    </a:xfrm>
                    <a:prstGeom prst="rect">
                      <a:avLst/>
                    </a:prstGeom>
                  </pic:spPr>
                </pic:pic>
              </a:graphicData>
            </a:graphic>
          </wp:inline>
        </w:drawing>
      </w:r>
    </w:p>
    <w:p w14:paraId="29977854" w14:textId="75EA02D5" w:rsidR="00811B4B" w:rsidRPr="00CB1C7A" w:rsidRDefault="00811B4B" w:rsidP="00811B4B">
      <w:pPr>
        <w:spacing w:after="0" w:line="240" w:lineRule="auto"/>
        <w:jc w:val="center"/>
        <w:rPr>
          <w:ins w:id="590" w:author="Sujil Kumar Koottathampathiyil" w:date="2022-06-08T23:02:00Z"/>
          <w:rFonts w:ascii="Arial" w:eastAsia="Times New Roman" w:hAnsi="Arial" w:cs="Arial"/>
          <w:sz w:val="24"/>
          <w:szCs w:val="24"/>
        </w:rPr>
      </w:pPr>
      <w:ins w:id="591" w:author="Sujil Kumar Koottathampathiyil" w:date="2022-06-08T23:02: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Describing the dataset</w:t>
        </w:r>
      </w:ins>
    </w:p>
    <w:p w14:paraId="37D6AF10" w14:textId="77777777" w:rsidR="00811B4B" w:rsidRPr="00CB1C7A" w:rsidRDefault="00811B4B">
      <w:pPr>
        <w:spacing w:after="0" w:line="240" w:lineRule="auto"/>
        <w:jc w:val="center"/>
        <w:rPr>
          <w:rFonts w:ascii="Arial" w:eastAsia="Times New Roman" w:hAnsi="Arial" w:cs="Arial"/>
          <w:sz w:val="24"/>
          <w:szCs w:val="24"/>
          <w:rPrChange w:id="592" w:author="Sujil Kumar Koottathampathiyil" w:date="2022-06-08T23:07:00Z">
            <w:rPr>
              <w:rFonts w:ascii="Arial" w:hAnsi="Arial" w:cs="Arial"/>
            </w:rPr>
          </w:rPrChange>
        </w:rPr>
        <w:pPrChange w:id="593" w:author="Sujil Kumar Koottathampathiyil" w:date="2022-06-08T23:02:00Z">
          <w:pPr>
            <w:spacing w:line="360" w:lineRule="auto"/>
            <w:jc w:val="center"/>
          </w:pPr>
        </w:pPrChange>
      </w:pPr>
    </w:p>
    <w:p w14:paraId="43DCF744" w14:textId="0E063B24" w:rsidR="00E460A7" w:rsidRPr="00CB1C7A" w:rsidRDefault="00C15E30" w:rsidP="005D4B76">
      <w:pPr>
        <w:spacing w:line="360" w:lineRule="auto"/>
        <w:rPr>
          <w:rFonts w:ascii="Arial" w:hAnsi="Arial" w:cs="Arial"/>
        </w:rPr>
      </w:pPr>
      <w:r w:rsidRPr="00CB1C7A">
        <w:rPr>
          <w:rFonts w:ascii="Arial" w:hAnsi="Arial" w:cs="Arial"/>
        </w:rPr>
        <w:t xml:space="preserve">There </w:t>
      </w:r>
      <w:r w:rsidR="006077C4" w:rsidRPr="00CB1C7A">
        <w:rPr>
          <w:rFonts w:ascii="Arial" w:hAnsi="Arial" w:cs="Arial"/>
        </w:rPr>
        <w:t>were</w:t>
      </w:r>
      <w:r w:rsidRPr="00CB1C7A">
        <w:rPr>
          <w:rFonts w:ascii="Arial" w:hAnsi="Arial" w:cs="Arial"/>
        </w:rPr>
        <w:t xml:space="preserve"> many such variables making my research firm</w:t>
      </w:r>
      <w:r w:rsidR="00676E8B" w:rsidRPr="00CB1C7A">
        <w:rPr>
          <w:rFonts w:ascii="Arial" w:hAnsi="Arial" w:cs="Arial"/>
        </w:rPr>
        <w:t xml:space="preserve"> on the ground in terms of working with useful and meaningful information for machine learning modeling.</w:t>
      </w:r>
      <w:r w:rsidR="00651824" w:rsidRPr="00CB1C7A">
        <w:rPr>
          <w:rFonts w:ascii="Arial" w:hAnsi="Arial" w:cs="Arial"/>
        </w:rPr>
        <w:t xml:space="preserve"> Second Main reason is </w:t>
      </w:r>
      <w:r w:rsidR="006977B0" w:rsidRPr="00CB1C7A">
        <w:rPr>
          <w:rFonts w:ascii="Arial" w:hAnsi="Arial" w:cs="Arial"/>
        </w:rPr>
        <w:t>that</w:t>
      </w:r>
      <w:r w:rsidR="00651824" w:rsidRPr="00CB1C7A">
        <w:rPr>
          <w:rFonts w:ascii="Arial" w:hAnsi="Arial" w:cs="Arial"/>
        </w:rPr>
        <w:t xml:space="preserve"> Data Visualization is a major part of my final project.</w:t>
      </w:r>
      <w:r w:rsidR="006977B0" w:rsidRPr="00CB1C7A">
        <w:rPr>
          <w:rFonts w:ascii="Arial" w:hAnsi="Arial" w:cs="Arial"/>
        </w:rPr>
        <w:t xml:space="preserve"> If I had </w:t>
      </w:r>
      <w:r w:rsidR="00CE16A5" w:rsidRPr="00CB1C7A">
        <w:rPr>
          <w:rFonts w:ascii="Arial" w:hAnsi="Arial" w:cs="Arial"/>
        </w:rPr>
        <w:t>a greater</w:t>
      </w:r>
      <w:r w:rsidR="006977B0" w:rsidRPr="00CB1C7A">
        <w:rPr>
          <w:rFonts w:ascii="Arial" w:hAnsi="Arial" w:cs="Arial"/>
        </w:rPr>
        <w:t xml:space="preserve"> number of variables in the dataset, I would get more opportunities of making more </w:t>
      </w:r>
      <w:r w:rsidR="00CE16A5" w:rsidRPr="00CB1C7A">
        <w:rPr>
          <w:rFonts w:ascii="Arial" w:hAnsi="Arial" w:cs="Arial"/>
        </w:rPr>
        <w:t>visualizations</w:t>
      </w:r>
      <w:r w:rsidR="006977B0" w:rsidRPr="00CB1C7A">
        <w:rPr>
          <w:rFonts w:ascii="Arial" w:hAnsi="Arial" w:cs="Arial"/>
        </w:rPr>
        <w:t>.</w:t>
      </w:r>
      <w:r w:rsidR="00A643A0" w:rsidRPr="00CB1C7A">
        <w:rPr>
          <w:rFonts w:ascii="Arial" w:hAnsi="Arial" w:cs="Arial"/>
        </w:rPr>
        <w:t xml:space="preserve"> Outliers in the data are a one main thing we need to carefully do. Replacing the outliers without thinking why they </w:t>
      </w:r>
      <w:r w:rsidR="00A643A0" w:rsidRPr="00CB1C7A">
        <w:rPr>
          <w:rFonts w:ascii="Arial" w:hAnsi="Arial" w:cs="Arial"/>
        </w:rPr>
        <w:lastRenderedPageBreak/>
        <w:t>occur is a dangerous practice.</w:t>
      </w:r>
      <w:r w:rsidR="00AB5498" w:rsidRPr="00CB1C7A">
        <w:rPr>
          <w:rFonts w:ascii="Arial" w:hAnsi="Arial" w:cs="Arial"/>
        </w:rPr>
        <w:t xml:space="preserve"> </w:t>
      </w:r>
      <w:r w:rsidR="00E460A7" w:rsidRPr="00CB1C7A">
        <w:rPr>
          <w:rFonts w:ascii="Arial" w:hAnsi="Arial" w:cs="Arial"/>
          <w:noProof/>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5"/>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34C82687" w14:textId="0E8A4E04" w:rsidR="009156DC" w:rsidRPr="00CB1C7A" w:rsidRDefault="00307476" w:rsidP="005D4B76">
      <w:pPr>
        <w:spacing w:line="360" w:lineRule="auto"/>
        <w:rPr>
          <w:rFonts w:ascii="Arial" w:hAnsi="Arial" w:cs="Arial"/>
        </w:rPr>
      </w:pPr>
      <w:r w:rsidRPr="00CB1C7A">
        <w:rPr>
          <w:rFonts w:ascii="Arial" w:hAnsi="Arial" w:cs="Arial"/>
        </w:rPr>
        <w:t>Above figure gave me a clear idea of how much data is missing in each column of the dataset.</w:t>
      </w:r>
      <w:r w:rsidR="00687BA6" w:rsidRPr="00CB1C7A">
        <w:rPr>
          <w:rFonts w:ascii="Arial" w:hAnsi="Arial" w:cs="Arial"/>
        </w:rPr>
        <w:t xml:space="preserve"> </w:t>
      </w:r>
      <w:r w:rsidR="00AB5498" w:rsidRPr="00CB1C7A">
        <w:rPr>
          <w:rFonts w:ascii="Arial" w:hAnsi="Arial" w:cs="Arial"/>
        </w:rPr>
        <w:t>Also used v</w:t>
      </w:r>
      <w:r w:rsidR="002D5605" w:rsidRPr="00CB1C7A">
        <w:rPr>
          <w:rFonts w:ascii="Arial" w:hAnsi="Arial" w:cs="Arial"/>
        </w:rPr>
        <w:t>isualizations like boxplot and histogram, I have explored the dataset for data preparation.</w:t>
      </w:r>
    </w:p>
    <w:p w14:paraId="21CC73B0" w14:textId="1BB35339" w:rsidR="00F83701" w:rsidRPr="00CB1C7A" w:rsidRDefault="00DD722E" w:rsidP="005D4B76">
      <w:pPr>
        <w:spacing w:line="360" w:lineRule="auto"/>
        <w:rPr>
          <w:rFonts w:ascii="Arial" w:hAnsi="Arial" w:cs="Arial"/>
          <w:b/>
          <w:bCs/>
          <w:sz w:val="32"/>
          <w:szCs w:val="32"/>
        </w:rPr>
      </w:pPr>
      <w:r w:rsidRPr="00CB1C7A">
        <w:rPr>
          <w:rFonts w:ascii="Arial" w:hAnsi="Arial" w:cs="Arial"/>
          <w:b/>
          <w:bCs/>
          <w:sz w:val="32"/>
          <w:szCs w:val="32"/>
        </w:rPr>
        <w:t>3</w:t>
      </w:r>
      <w:r w:rsidR="00F83701" w:rsidRPr="00CB1C7A">
        <w:rPr>
          <w:rFonts w:ascii="Arial" w:hAnsi="Arial" w:cs="Arial"/>
          <w:b/>
          <w:bCs/>
          <w:sz w:val="32"/>
          <w:szCs w:val="32"/>
        </w:rPr>
        <w:t>.</w:t>
      </w:r>
      <w:r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73902549" w:rsidR="009A3A86" w:rsidRPr="00CB1C7A" w:rsidRDefault="009A3A86" w:rsidP="005D4B76">
      <w:pPr>
        <w:spacing w:line="360" w:lineRule="auto"/>
        <w:jc w:val="both"/>
        <w:rPr>
          <w:rFonts w:ascii="Arial" w:hAnsi="Arial" w:cs="Arial"/>
          <w:color w:val="000000"/>
        </w:rPr>
      </w:pPr>
      <w:r w:rsidRPr="00CB1C7A">
        <w:rPr>
          <w:rFonts w:ascii="Arial" w:hAnsi="Arial" w:cs="Arial"/>
        </w:rPr>
        <w:t xml:space="preserve">Firstly, I want to talk about python dashboard. It’s always wonderful to see how we are able to make models and interpret them. </w:t>
      </w:r>
      <w:r w:rsidR="0053628C" w:rsidRPr="00CB1C7A">
        <w:rPr>
          <w:rFonts w:ascii="Arial" w:hAnsi="Arial" w:cs="Arial"/>
        </w:rPr>
        <w:t>But</w:t>
      </w:r>
      <w:r w:rsidRPr="00CB1C7A">
        <w:rPr>
          <w:rFonts w:ascii="Arial" w:hAnsi="Arial" w:cs="Arial"/>
        </w:rPr>
        <w:t xml:space="preserve"> it is also important to note, recently there are number of concerns about how well we are able to make modifications to the existing model and maintain them. </w:t>
      </w:r>
      <w:r w:rsidR="000F789D" w:rsidRPr="00CB1C7A">
        <w:rPr>
          <w:rFonts w:ascii="Arial" w:hAnsi="Arial" w:cs="Arial"/>
        </w:rPr>
        <w:t>So,</w:t>
      </w:r>
      <w:r w:rsidRPr="00CB1C7A">
        <w:rPr>
          <w:rFonts w:ascii="Arial" w:hAnsi="Arial" w:cs="Arial"/>
        </w:rPr>
        <w:t xml:space="preserve"> our model has to work dynamic and make prediction based on the available data.</w:t>
      </w:r>
      <w:r w:rsidR="0041093B" w:rsidRPr="00CB1C7A">
        <w:rPr>
          <w:rFonts w:ascii="Arial" w:hAnsi="Arial" w:cs="Arial"/>
        </w:rPr>
        <w:t xml:space="preserve"> In recent years programmers used use VueJS or </w:t>
      </w:r>
      <w:r w:rsidR="00784D24" w:rsidRPr="00CB1C7A">
        <w:rPr>
          <w:rFonts w:ascii="Arial" w:hAnsi="Arial" w:cs="Arial"/>
        </w:rPr>
        <w:t>web-based</w:t>
      </w:r>
      <w:r w:rsidR="0041093B" w:rsidRPr="00CB1C7A">
        <w:rPr>
          <w:rFonts w:ascii="Arial" w:hAnsi="Arial" w:cs="Arial"/>
        </w:rPr>
        <w:t xml:space="preserve"> languages for making dashboards, we now have most advanced packaged like </w:t>
      </w:r>
      <w:sdt>
        <w:sdtPr>
          <w:rPr>
            <w:rFonts w:ascii="Arial" w:hAnsi="Arial" w:cs="Arial"/>
            <w:color w:val="000000"/>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594" w:author="Sujil Kumar Koottathampathiyil" w:date="2022-06-08T23:04:00Z">
            <w:r w:rsidR="00DC7322" w:rsidRPr="00CB1C7A">
              <w:rPr>
                <w:rFonts w:ascii="Arial" w:hAnsi="Arial" w:cs="Arial"/>
                <w:color w:val="000000"/>
              </w:rPr>
              <w:t>Streamlit</w:t>
            </w:r>
          </w:ins>
          <w:del w:id="595" w:author="Sujil Kumar Koottathampathiyil" w:date="2022-06-08T19:46:00Z">
            <w:r w:rsidR="00770ACD" w:rsidRPr="00CB1C7A" w:rsidDel="00C518DB">
              <w:rPr>
                <w:rFonts w:ascii="Arial" w:hAnsi="Arial" w:cs="Arial"/>
                <w:color w:val="000000"/>
              </w:rPr>
              <w:delText>Streamlit</w:delText>
            </w:r>
          </w:del>
        </w:sdtContent>
      </w:sdt>
      <w:r w:rsidR="0041093B" w:rsidRPr="00CB1C7A">
        <w:rPr>
          <w:rFonts w:ascii="Arial" w:hAnsi="Arial" w:cs="Arial"/>
          <w:color w:val="000000"/>
        </w:rPr>
        <w:t xml:space="preserve"> has made these process </w:t>
      </w:r>
      <w:r w:rsidR="004A6BD9" w:rsidRPr="00CB1C7A">
        <w:rPr>
          <w:rFonts w:ascii="Arial" w:hAnsi="Arial" w:cs="Arial"/>
          <w:color w:val="000000"/>
        </w:rPr>
        <w:t>easier and more efficient</w:t>
      </w:r>
      <w:r w:rsidR="0041093B" w:rsidRPr="00CB1C7A">
        <w:rPr>
          <w:rFonts w:ascii="Arial" w:hAnsi="Arial" w:cs="Arial"/>
          <w:color w:val="000000"/>
        </w:rPr>
        <w:t>. I am going to use some of the python packages like plotly to make interactive dashboard and make models that can make great predictions.</w:t>
      </w:r>
    </w:p>
    <w:p w14:paraId="0787F997" w14:textId="720CF795" w:rsidR="000B47D6" w:rsidRPr="00CB1C7A" w:rsidRDefault="00B925E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stretch>
                      <a:fillRect/>
                    </a:stretch>
                  </pic:blipFill>
                  <pic:spPr>
                    <a:xfrm>
                      <a:off x="0" y="0"/>
                      <a:ext cx="2982388" cy="1535053"/>
                    </a:xfrm>
                    <a:prstGeom prst="rect">
                      <a:avLst/>
                    </a:prstGeom>
                  </pic:spPr>
                </pic:pic>
              </a:graphicData>
            </a:graphic>
          </wp:inline>
        </w:drawing>
      </w:r>
    </w:p>
    <w:p w14:paraId="20244D32" w14:textId="1A600B26" w:rsidR="00583CBC" w:rsidRPr="00CB1C7A" w:rsidRDefault="007860BD" w:rsidP="005D4B76">
      <w:pPr>
        <w:spacing w:line="360" w:lineRule="auto"/>
        <w:jc w:val="both"/>
        <w:rPr>
          <w:rFonts w:ascii="Arial" w:hAnsi="Arial" w:cs="Arial"/>
          <w:noProof/>
        </w:rPr>
      </w:pPr>
      <w:r w:rsidRPr="00CB1C7A">
        <w:rPr>
          <w:rFonts w:ascii="Arial" w:hAnsi="Arial" w:cs="Arial"/>
          <w:color w:val="000000"/>
        </w:rPr>
        <w:lastRenderedPageBreak/>
        <w:t>Global suicide rate is visualized using plotly. It is an animation frame page visitors are able to see the information based on the year.</w:t>
      </w:r>
      <w:r w:rsidR="00834AEE" w:rsidRPr="00CB1C7A">
        <w:rPr>
          <w:rFonts w:ascii="Arial" w:hAnsi="Arial" w:cs="Arial"/>
          <w:color w:val="000000"/>
        </w:rPr>
        <w:t xml:space="preserve"> Colored regions </w:t>
      </w:r>
      <w:del w:id="596" w:author="Sujil Kumar Koottathampathiyil" w:date="2022-06-08T19:56:00Z">
        <w:r w:rsidR="00834AEE" w:rsidRPr="00CB1C7A" w:rsidDel="00BC4027">
          <w:rPr>
            <w:rFonts w:ascii="Arial" w:hAnsi="Arial" w:cs="Arial"/>
            <w:color w:val="000000"/>
          </w:rPr>
          <w:delText>represents</w:delText>
        </w:r>
      </w:del>
      <w:ins w:id="597" w:author="Sujil Kumar Koottathampathiyil" w:date="2022-06-08T19:56:00Z">
        <w:r w:rsidR="00BC4027" w:rsidRPr="00CB1C7A">
          <w:rPr>
            <w:rFonts w:ascii="Arial" w:hAnsi="Arial" w:cs="Arial"/>
            <w:color w:val="000000"/>
          </w:rPr>
          <w:t>represent</w:t>
        </w:r>
      </w:ins>
      <w:r w:rsidR="00834AEE" w:rsidRPr="00CB1C7A">
        <w:rPr>
          <w:rFonts w:ascii="Arial" w:hAnsi="Arial" w:cs="Arial"/>
          <w:color w:val="000000"/>
        </w:rPr>
        <w:t xml:space="preserve"> the rate of suicides per hundred thousand. </w:t>
      </w:r>
    </w:p>
    <w:p w14:paraId="128AD8B2" w14:textId="3F429991" w:rsidR="00C11755" w:rsidRPr="00CB1C7A" w:rsidRDefault="00263DCB" w:rsidP="005D4B76">
      <w:pPr>
        <w:spacing w:line="360" w:lineRule="auto"/>
        <w:jc w:val="center"/>
        <w:rPr>
          <w:rFonts w:ascii="Arial" w:hAnsi="Arial" w:cs="Arial"/>
          <w:color w:val="000000"/>
        </w:rPr>
      </w:pPr>
      <w:commentRangeStart w:id="598"/>
      <w:r w:rsidRPr="00CB1C7A">
        <w:rPr>
          <w:rFonts w:ascii="Arial" w:hAnsi="Arial" w:cs="Arial"/>
          <w:noProof/>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7"/>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598"/>
      <w:r w:rsidR="00FC6EEA" w:rsidRPr="00CB1C7A">
        <w:rPr>
          <w:rStyle w:val="CommentReference"/>
          <w:rFonts w:ascii="Arial" w:hAnsi="Arial" w:cs="Arial"/>
          <w:rPrChange w:id="599" w:author="Sujil Kumar Koottathampathiyil" w:date="2022-06-08T23:07:00Z">
            <w:rPr>
              <w:rStyle w:val="CommentReference"/>
            </w:rPr>
          </w:rPrChange>
        </w:rPr>
        <w:commentReference w:id="598"/>
      </w:r>
    </w:p>
    <w:p w14:paraId="790A289D" w14:textId="3CC1E0D4" w:rsidR="003B769A" w:rsidRPr="00CB1C7A" w:rsidRDefault="003B769A" w:rsidP="005D4B76">
      <w:pPr>
        <w:spacing w:line="360" w:lineRule="auto"/>
        <w:jc w:val="both"/>
        <w:rPr>
          <w:rFonts w:ascii="Arial" w:hAnsi="Arial" w:cs="Arial"/>
          <w:color w:val="000000"/>
        </w:rPr>
      </w:pPr>
      <w:r w:rsidRPr="00CB1C7A">
        <w:rPr>
          <w:rFonts w:ascii="Arial" w:hAnsi="Arial" w:cs="Arial"/>
          <w:color w:val="000000"/>
        </w:rPr>
        <w:t xml:space="preserve">As per </w:t>
      </w:r>
      <w:commentRangeStart w:id="600"/>
      <w:r w:rsidRPr="00CB1C7A">
        <w:rPr>
          <w:rFonts w:ascii="Arial" w:hAnsi="Arial" w:cs="Arial"/>
          <w:color w:val="000000"/>
        </w:rPr>
        <w:t xml:space="preserve">the fig. </w:t>
      </w:r>
      <w:commentRangeEnd w:id="600"/>
      <w:r w:rsidR="00FC6EEA" w:rsidRPr="00CB1C7A">
        <w:rPr>
          <w:rStyle w:val="CommentReference"/>
          <w:rFonts w:ascii="Arial" w:hAnsi="Arial" w:cs="Arial"/>
          <w:rPrChange w:id="601" w:author="Sujil Kumar Koottathampathiyil" w:date="2022-06-08T23:07:00Z">
            <w:rPr>
              <w:rStyle w:val="CommentReference"/>
            </w:rPr>
          </w:rPrChange>
        </w:rPr>
        <w:commentReference w:id="600"/>
      </w:r>
      <w:r w:rsidRPr="00CB1C7A">
        <w:rPr>
          <w:rFonts w:ascii="Arial" w:hAnsi="Arial" w:cs="Arial"/>
          <w:color w:val="000000"/>
        </w:rPr>
        <w:t xml:space="preserve">It’s very evident that most of the suicides are happening between the age of 35 and 54. And out of them majority are Males. In all the age groups females are less affected </w:t>
      </w:r>
      <w:r w:rsidR="00C651C3" w:rsidRPr="00CB1C7A">
        <w:rPr>
          <w:rFonts w:ascii="Arial" w:hAnsi="Arial" w:cs="Arial"/>
          <w:color w:val="000000"/>
        </w:rPr>
        <w:t>groups</w:t>
      </w:r>
      <w:r w:rsidRPr="00CB1C7A">
        <w:rPr>
          <w:rFonts w:ascii="Arial" w:hAnsi="Arial" w:cs="Arial"/>
          <w:color w:val="000000"/>
        </w:rPr>
        <w:t>.</w:t>
      </w:r>
      <w:r w:rsidR="00C87E2E" w:rsidRPr="00CB1C7A">
        <w:rPr>
          <w:rFonts w:ascii="Arial" w:hAnsi="Arial" w:cs="Arial"/>
          <w:color w:val="000000"/>
        </w:rPr>
        <w:t xml:space="preserve"> </w:t>
      </w:r>
      <w:r w:rsidR="00A60AFE" w:rsidRPr="00CB1C7A">
        <w:rPr>
          <w:rFonts w:ascii="Arial" w:hAnsi="Arial" w:cs="Arial"/>
          <w:color w:val="000000"/>
        </w:rPr>
        <w:t>Also,</w:t>
      </w:r>
      <w:r w:rsidR="00C87E2E" w:rsidRPr="00CB1C7A">
        <w:rPr>
          <w:rFonts w:ascii="Arial" w:hAnsi="Arial" w:cs="Arial"/>
          <w:color w:val="000000"/>
        </w:rPr>
        <w:t xml:space="preserve"> we can see from the age of five to fourteen children are less likely to commit suicide.</w:t>
      </w:r>
    </w:p>
    <w:p w14:paraId="0ABF5BDF" w14:textId="35534804" w:rsidR="00C11755" w:rsidRPr="00CB1C7A" w:rsidRDefault="0047568B" w:rsidP="005D4B76">
      <w:pPr>
        <w:spacing w:line="360" w:lineRule="auto"/>
        <w:jc w:val="center"/>
        <w:rPr>
          <w:rFonts w:ascii="Arial" w:hAnsi="Arial" w:cs="Arial"/>
          <w:color w:val="000000"/>
        </w:rPr>
      </w:pPr>
      <w:ins w:id="602" w:author="Sujil Kumar Koottathampathiyil" w:date="2022-06-08T23:12:00Z">
        <w:r>
          <w:rPr>
            <w:noProof/>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8"/>
                      <a:stretch>
                        <a:fillRect/>
                      </a:stretch>
                    </pic:blipFill>
                    <pic:spPr>
                      <a:xfrm>
                        <a:off x="0" y="0"/>
                        <a:ext cx="5943600" cy="2486660"/>
                      </a:xfrm>
                      <a:prstGeom prst="rect">
                        <a:avLst/>
                      </a:prstGeom>
                    </pic:spPr>
                  </pic:pic>
                </a:graphicData>
              </a:graphic>
            </wp:inline>
          </w:drawing>
        </w:r>
      </w:ins>
      <w:commentRangeStart w:id="603"/>
      <w:del w:id="604" w:author="Sujil Kumar Koottathampathiyil" w:date="2022-06-08T23:11:00Z">
        <w:r w:rsidR="00C11755" w:rsidRPr="00CB1C7A" w:rsidDel="0047568B">
          <w:rPr>
            <w:rFonts w:ascii="Arial" w:hAnsi="Arial" w:cs="Arial"/>
            <w:noProof/>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stretch>
                        <a:fillRect/>
                      </a:stretch>
                    </pic:blipFill>
                    <pic:spPr>
                      <a:xfrm>
                        <a:off x="0" y="0"/>
                        <a:ext cx="5943600" cy="2338705"/>
                      </a:xfrm>
                      <a:prstGeom prst="rect">
                        <a:avLst/>
                      </a:prstGeom>
                    </pic:spPr>
                  </pic:pic>
                </a:graphicData>
              </a:graphic>
            </wp:inline>
          </w:drawing>
        </w:r>
      </w:del>
      <w:commentRangeEnd w:id="603"/>
      <w:r w:rsidR="00FC6EEA" w:rsidRPr="00CB1C7A">
        <w:rPr>
          <w:rStyle w:val="CommentReference"/>
          <w:rFonts w:ascii="Arial" w:hAnsi="Arial" w:cs="Arial"/>
          <w:rPrChange w:id="605" w:author="Sujil Kumar Koottathampathiyil" w:date="2022-06-08T23:07:00Z">
            <w:rPr>
              <w:rStyle w:val="CommentReference"/>
            </w:rPr>
          </w:rPrChange>
        </w:rPr>
        <w:commentReference w:id="603"/>
      </w:r>
    </w:p>
    <w:p w14:paraId="71109267" w14:textId="620901E2" w:rsidR="00BE4396" w:rsidRPr="00CB1C7A" w:rsidRDefault="00BE4396" w:rsidP="005D4B76">
      <w:pPr>
        <w:spacing w:line="360" w:lineRule="auto"/>
        <w:jc w:val="both"/>
        <w:rPr>
          <w:rFonts w:ascii="Arial" w:hAnsi="Arial" w:cs="Arial"/>
          <w:color w:val="000000"/>
        </w:rPr>
      </w:pPr>
      <w:r w:rsidRPr="00CB1C7A">
        <w:rPr>
          <w:rFonts w:ascii="Arial" w:hAnsi="Arial" w:cs="Arial"/>
          <w:color w:val="000000"/>
        </w:rPr>
        <w:t xml:space="preserve">As per the fig we can see there are countries like </w:t>
      </w:r>
      <w:r w:rsidR="00BB4160" w:rsidRPr="00CB1C7A">
        <w:rPr>
          <w:rFonts w:ascii="Arial" w:hAnsi="Arial" w:cs="Arial"/>
          <w:color w:val="000000"/>
        </w:rPr>
        <w:t>Russia,</w:t>
      </w:r>
      <w:r w:rsidRPr="00CB1C7A">
        <w:rPr>
          <w:rFonts w:ascii="Arial" w:hAnsi="Arial" w:cs="Arial"/>
          <w:color w:val="000000"/>
        </w:rPr>
        <w:t xml:space="preserve"> Ukraine and Hungary having some sort of </w:t>
      </w:r>
      <w:r w:rsidR="00B823BF" w:rsidRPr="00CB1C7A">
        <w:rPr>
          <w:rFonts w:ascii="Arial" w:hAnsi="Arial" w:cs="Arial"/>
          <w:color w:val="000000"/>
        </w:rPr>
        <w:t>relation</w:t>
      </w:r>
      <w:r w:rsidRPr="00CB1C7A">
        <w:rPr>
          <w:rFonts w:ascii="Arial" w:hAnsi="Arial" w:cs="Arial"/>
          <w:color w:val="000000"/>
        </w:rPr>
        <w:t xml:space="preserve"> in terms of number of suicides per hundred k.</w:t>
      </w:r>
      <w:r w:rsidR="007E1A18" w:rsidRPr="00CB1C7A">
        <w:rPr>
          <w:rFonts w:ascii="Arial" w:hAnsi="Arial" w:cs="Arial"/>
          <w:color w:val="000000"/>
        </w:rPr>
        <w:t xml:space="preserve"> As per the report from </w:t>
      </w:r>
      <w:sdt>
        <w:sdtPr>
          <w:rPr>
            <w:rFonts w:ascii="Arial" w:hAnsi="Arial" w:cs="Arial"/>
            <w:color w:val="000000"/>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606" w:author="Sujil Kumar Koottathampathiyil" w:date="2022-06-08T23:04:00Z">
            <w:r w:rsidR="00DC7322" w:rsidRPr="00CB1C7A">
              <w:rPr>
                <w:rFonts w:ascii="Arial" w:hAnsi="Arial" w:cs="Arial"/>
                <w:color w:val="000000"/>
              </w:rPr>
              <w:t>BBC News</w:t>
            </w:r>
          </w:ins>
          <w:del w:id="607" w:author="Sujil Kumar Koottathampathiyil" w:date="2022-06-08T19:46:00Z">
            <w:r w:rsidR="00770ACD" w:rsidRPr="00CB1C7A" w:rsidDel="00C518DB">
              <w:rPr>
                <w:rFonts w:ascii="Arial" w:hAnsi="Arial" w:cs="Arial"/>
                <w:color w:val="000000"/>
              </w:rPr>
              <w:delText>BBC News</w:delText>
            </w:r>
          </w:del>
        </w:sdtContent>
      </w:sdt>
      <w:r w:rsidR="007E1A18" w:rsidRPr="00CB1C7A">
        <w:rPr>
          <w:rFonts w:ascii="Arial" w:hAnsi="Arial" w:cs="Arial"/>
          <w:color w:val="000000"/>
        </w:rPr>
        <w:t xml:space="preserve">, the reasons for suicides in Ukraine is an after math of the conflicts between Russia and Ukraine and continuous war. </w:t>
      </w:r>
      <w:r w:rsidR="00A03543" w:rsidRPr="00CB1C7A">
        <w:rPr>
          <w:rFonts w:ascii="Arial" w:hAnsi="Arial" w:cs="Arial"/>
          <w:color w:val="000000"/>
        </w:rPr>
        <w:t xml:space="preserve">Our data clearly shown the one of the most affected </w:t>
      </w:r>
      <w:r w:rsidR="00BB4160" w:rsidRPr="00CB1C7A">
        <w:rPr>
          <w:rFonts w:ascii="Arial" w:hAnsi="Arial" w:cs="Arial"/>
          <w:color w:val="000000"/>
        </w:rPr>
        <w:t>countries</w:t>
      </w:r>
      <w:r w:rsidR="00A03543" w:rsidRPr="00CB1C7A">
        <w:rPr>
          <w:rFonts w:ascii="Arial" w:hAnsi="Arial" w:cs="Arial"/>
          <w:color w:val="000000"/>
        </w:rPr>
        <w:t xml:space="preserve"> in terms of suicide as Ukraine.</w:t>
      </w:r>
    </w:p>
    <w:p w14:paraId="449D547F" w14:textId="62BF5C4F" w:rsidR="00D94E2E" w:rsidRPr="00CB1C7A" w:rsidRDefault="00D94E2E" w:rsidP="005D4B76">
      <w:pPr>
        <w:spacing w:line="360" w:lineRule="auto"/>
        <w:jc w:val="center"/>
        <w:rPr>
          <w:rFonts w:ascii="Arial" w:hAnsi="Arial" w:cs="Arial"/>
          <w:color w:val="000000"/>
        </w:rPr>
      </w:pPr>
    </w:p>
    <w:p w14:paraId="62452A2C" w14:textId="5534D474" w:rsidR="00D94E2E" w:rsidRPr="00CB1C7A" w:rsidRDefault="00D94E2E"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66C73BDB" w14:textId="6C204B76" w:rsidR="00684171" w:rsidRPr="00CB1C7A" w:rsidRDefault="00684171" w:rsidP="005D4B76">
      <w:pPr>
        <w:spacing w:line="360" w:lineRule="auto"/>
        <w:jc w:val="both"/>
        <w:rPr>
          <w:rFonts w:ascii="Arial" w:hAnsi="Arial" w:cs="Arial"/>
          <w:color w:val="000000"/>
        </w:rPr>
      </w:pPr>
    </w:p>
    <w:p w14:paraId="2DFBE53B" w14:textId="750DE407" w:rsidR="00D82E28" w:rsidRPr="00CB1C7A" w:rsidRDefault="00D82E28" w:rsidP="005D4B76">
      <w:pPr>
        <w:spacing w:line="360" w:lineRule="auto"/>
        <w:jc w:val="both"/>
        <w:rPr>
          <w:rFonts w:ascii="Arial" w:hAnsi="Arial" w:cs="Arial"/>
          <w:color w:val="000000"/>
        </w:rPr>
      </w:pPr>
      <w:r w:rsidRPr="00CB1C7A">
        <w:rPr>
          <w:rFonts w:ascii="Arial" w:hAnsi="Arial" w:cs="Arial"/>
          <w:color w:val="000000"/>
        </w:rPr>
        <w:t>The above figure shows the scale of suicides among different countries. It is very clear to see that Russian federation is showing the most suicide rate among all the other countries.</w:t>
      </w:r>
      <w:r w:rsidR="00E13179" w:rsidRPr="00CB1C7A">
        <w:rPr>
          <w:rFonts w:ascii="Arial" w:hAnsi="Arial" w:cs="Arial"/>
          <w:color w:val="000000"/>
        </w:rPr>
        <w:t xml:space="preserve"> As per the previous studies like </w:t>
      </w:r>
      <w:sdt>
        <w:sdtPr>
          <w:rPr>
            <w:rFonts w:ascii="Arial" w:hAnsi="Arial" w:cs="Arial"/>
            <w:color w:val="000000"/>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QmVsbG1hbiBhbmQgTmFtZGV2IHN0dWR5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608" w:author="Sujil Kumar Koottathampathiyil" w:date="2022-06-08T23:04:00Z">
            <w:r w:rsidR="00DC7322" w:rsidRPr="00CB1C7A">
              <w:rPr>
                <w:rFonts w:ascii="Arial" w:hAnsi="Arial" w:cs="Arial"/>
                <w:color w:val="000000"/>
              </w:rPr>
              <w:t>Bellman and Namdev study</w:t>
            </w:r>
          </w:ins>
          <w:del w:id="609" w:author="Sujil Kumar Koottathampathiyil" w:date="2022-06-08T19:46:00Z">
            <w:r w:rsidR="00770ACD" w:rsidRPr="00CB1C7A" w:rsidDel="00C518DB">
              <w:rPr>
                <w:rFonts w:ascii="Arial" w:hAnsi="Arial" w:cs="Arial"/>
                <w:color w:val="000000"/>
              </w:rPr>
              <w:delText>Bellman and Namdev study</w:delText>
            </w:r>
          </w:del>
        </w:sdtContent>
      </w:sdt>
      <w:r w:rsidR="00E13179" w:rsidRPr="00CB1C7A">
        <w:rPr>
          <w:rFonts w:ascii="Arial" w:hAnsi="Arial" w:cs="Arial"/>
          <w:color w:val="000000"/>
        </w:rPr>
        <w:t xml:space="preserve"> it’s very clear that Russia is facing issues with suicidal behaviour from male population and also their</w:t>
      </w:r>
      <w:r w:rsidR="006A0141" w:rsidRPr="00CB1C7A">
        <w:rPr>
          <w:rFonts w:ascii="Arial" w:hAnsi="Arial" w:cs="Arial"/>
          <w:color w:val="000000"/>
        </w:rPr>
        <w:t xml:space="preserve"> </w:t>
      </w:r>
      <w:r w:rsidR="00E13179" w:rsidRPr="00CB1C7A">
        <w:rPr>
          <w:rFonts w:ascii="Arial" w:hAnsi="Arial" w:cs="Arial"/>
          <w:color w:val="000000"/>
        </w:rPr>
        <w:t>drinking habits have significant effect on leading them to commit suicide.</w:t>
      </w:r>
    </w:p>
    <w:p w14:paraId="14A657F7" w14:textId="43C72FAC" w:rsidR="00684171" w:rsidRPr="00CB1C7A" w:rsidRDefault="00684171"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4B7CC3E2" w14:textId="0C738C3F" w:rsidR="008729B2" w:rsidRPr="00CB1C7A" w:rsidRDefault="008729B2" w:rsidP="005D4B76">
      <w:pPr>
        <w:spacing w:line="360" w:lineRule="auto"/>
        <w:jc w:val="center"/>
        <w:rPr>
          <w:rFonts w:ascii="Arial" w:hAnsi="Arial" w:cs="Arial"/>
          <w:color w:val="000000"/>
        </w:rPr>
      </w:pPr>
    </w:p>
    <w:p w14:paraId="47D809E1" w14:textId="0E05F68C" w:rsidR="008729B2" w:rsidRPr="00CB1C7A" w:rsidRDefault="008729B2"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a:stretch>
                      <a:fillRect/>
                    </a:stretch>
                  </pic:blipFill>
                  <pic:spPr>
                    <a:xfrm>
                      <a:off x="0" y="0"/>
                      <a:ext cx="2677298" cy="2078000"/>
                    </a:xfrm>
                    <a:prstGeom prst="rect">
                      <a:avLst/>
                    </a:prstGeom>
                  </pic:spPr>
                </pic:pic>
              </a:graphicData>
            </a:graphic>
          </wp:inline>
        </w:drawing>
      </w:r>
    </w:p>
    <w:p w14:paraId="15D00EE3" w14:textId="77777777" w:rsidR="00A150D0" w:rsidRPr="00CB1C7A" w:rsidRDefault="00A150D0" w:rsidP="005D4B76">
      <w:pPr>
        <w:spacing w:line="360" w:lineRule="auto"/>
        <w:jc w:val="center"/>
        <w:rPr>
          <w:rFonts w:ascii="Arial" w:hAnsi="Arial" w:cs="Arial"/>
          <w:color w:val="000000"/>
        </w:rPr>
      </w:pPr>
    </w:p>
    <w:p w14:paraId="753CCB4A" w14:textId="7F934C72" w:rsidR="00747372" w:rsidRPr="00CB1C7A" w:rsidRDefault="00747372"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4537656" cy="1855785"/>
                    </a:xfrm>
                    <a:prstGeom prst="rect">
                      <a:avLst/>
                    </a:prstGeom>
                  </pic:spPr>
                </pic:pic>
              </a:graphicData>
            </a:graphic>
          </wp:inline>
        </w:drawing>
      </w:r>
    </w:p>
    <w:p w14:paraId="50E8A5ED" w14:textId="08326053" w:rsidR="004E2004" w:rsidRPr="00CB1C7A" w:rsidRDefault="004E2004" w:rsidP="005D4B76">
      <w:pPr>
        <w:spacing w:line="360" w:lineRule="auto"/>
        <w:jc w:val="center"/>
        <w:rPr>
          <w:rFonts w:ascii="Arial" w:hAnsi="Arial" w:cs="Arial"/>
          <w:color w:val="000000"/>
        </w:rPr>
      </w:pPr>
    </w:p>
    <w:p w14:paraId="0FA600DC" w14:textId="179B2D86" w:rsidR="004E2004" w:rsidRPr="00CB1C7A" w:rsidRDefault="004E2004"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B1C7A">
        <w:rPr>
          <w:rFonts w:ascii="Arial" w:hAnsi="Arial" w:cs="Arial"/>
          <w:color w:val="000000"/>
        </w:rPr>
        <w:tab/>
      </w:r>
    </w:p>
    <w:p w14:paraId="14F6113A" w14:textId="77777777" w:rsidR="002A23D3" w:rsidRPr="00CB1C7A" w:rsidRDefault="002A23D3" w:rsidP="005D4B76">
      <w:pPr>
        <w:spacing w:line="360" w:lineRule="auto"/>
        <w:jc w:val="center"/>
        <w:rPr>
          <w:rFonts w:ascii="Arial" w:hAnsi="Arial" w:cs="Arial"/>
          <w:color w:val="000000"/>
        </w:rPr>
      </w:pPr>
    </w:p>
    <w:p w14:paraId="295BCC95" w14:textId="220FAC24" w:rsidR="00654189" w:rsidRPr="00CB1C7A" w:rsidRDefault="00FF3CEF" w:rsidP="005D4B76">
      <w:pPr>
        <w:spacing w:line="360" w:lineRule="auto"/>
        <w:rPr>
          <w:rFonts w:ascii="Arial" w:hAnsi="Arial" w:cs="Arial"/>
          <w:b/>
          <w:bCs/>
          <w:sz w:val="32"/>
          <w:szCs w:val="32"/>
        </w:rPr>
      </w:pPr>
      <w:r w:rsidRPr="00CB1C7A">
        <w:rPr>
          <w:rFonts w:ascii="Arial" w:hAnsi="Arial" w:cs="Arial"/>
          <w:b/>
          <w:bCs/>
          <w:sz w:val="32"/>
          <w:szCs w:val="32"/>
        </w:rPr>
        <w:lastRenderedPageBreak/>
        <w:t>3.</w:t>
      </w:r>
      <w:r w:rsidR="00BC2581" w:rsidRPr="00CB1C7A">
        <w:rPr>
          <w:rFonts w:ascii="Arial" w:hAnsi="Arial" w:cs="Arial"/>
          <w:b/>
          <w:bCs/>
          <w:sz w:val="32"/>
          <w:szCs w:val="32"/>
        </w:rPr>
        <w:t>3</w:t>
      </w:r>
      <w:r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53F12357" w:rsidR="002671A6" w:rsidRPr="00CB1C7A" w:rsidRDefault="004B44DB" w:rsidP="005D4B76">
      <w:pPr>
        <w:spacing w:line="360" w:lineRule="auto"/>
        <w:jc w:val="both"/>
        <w:rPr>
          <w:rFonts w:ascii="Arial" w:hAnsi="Arial" w:cs="Arial"/>
          <w:color w:val="000000"/>
        </w:rPr>
      </w:pPr>
      <w:r w:rsidRPr="00CB1C7A">
        <w:rPr>
          <w:rFonts w:ascii="Arial" w:hAnsi="Arial" w:cs="Arial"/>
          <w:color w:val="000000"/>
        </w:rPr>
        <w:t xml:space="preserve">Secondly, </w:t>
      </w:r>
      <w:r w:rsidRPr="00CB1C7A">
        <w:rPr>
          <w:rFonts w:ascii="Arial" w:hAnsi="Arial" w:cs="Arial"/>
        </w:rPr>
        <w:t>working with time series forecasting is a crucial part in my dissertation. I have number of different targets in my dissertation. I have been looking for ways to predict the number of suicides in upcoming years. My interest in time series and ML made me dive deep into sophisticated time series models like SARIMA and VAR to make models on the suicide data and forecast future suicides in different countries.</w:t>
      </w:r>
      <w:r w:rsidR="00882352" w:rsidRPr="00CB1C7A">
        <w:rPr>
          <w:rFonts w:ascii="Arial" w:hAnsi="Arial" w:cs="Arial"/>
        </w:rPr>
        <w:t xml:space="preserve"> Dealing with numerical and categorical variables I have used decision tree classifier capable of classifying purposes.</w:t>
      </w:r>
      <w:r w:rsidR="00A825BB" w:rsidRPr="00CB1C7A">
        <w:rPr>
          <w:rFonts w:ascii="Arial" w:hAnsi="Arial" w:cs="Arial"/>
        </w:rPr>
        <w:t xml:space="preserve"> I could see the </w:t>
      </w:r>
      <w:sdt>
        <w:sdtPr>
          <w:rPr>
            <w:rFonts w:ascii="Arial" w:hAnsi="Arial" w:cs="Arial"/>
            <w:color w:val="000000"/>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610" w:author="Sujil Kumar Koottathampathiyil" w:date="2022-06-08T23:04:00Z">
            <w:r w:rsidR="00DC7322" w:rsidRPr="00CB1C7A">
              <w:rPr>
                <w:rFonts w:ascii="Arial" w:hAnsi="Arial" w:cs="Arial"/>
                <w:color w:val="000000"/>
              </w:rPr>
              <w:t>Brunello et al</w:t>
            </w:r>
          </w:ins>
          <w:del w:id="611" w:author="Sujil Kumar Koottathampathiyil" w:date="2022-06-08T19:46:00Z">
            <w:r w:rsidR="00770ACD" w:rsidRPr="00CB1C7A" w:rsidDel="00C518DB">
              <w:rPr>
                <w:rFonts w:ascii="Arial" w:hAnsi="Arial" w:cs="Arial"/>
                <w:color w:val="000000"/>
              </w:rPr>
              <w:delText>Brunello et al</w:delText>
            </w:r>
          </w:del>
        </w:sdtContent>
      </w:sdt>
      <w:r w:rsidR="00A825BB" w:rsidRPr="00CB1C7A">
        <w:rPr>
          <w:rFonts w:ascii="Arial" w:hAnsi="Arial" w:cs="Arial"/>
          <w:color w:val="000000"/>
        </w:rPr>
        <w:t xml:space="preserve"> has successfully implemented them in their research which really inspired me to adapt the idea in suicide analysis.</w:t>
      </w:r>
      <w:r w:rsidR="00995FA9" w:rsidRPr="00CB1C7A">
        <w:rPr>
          <w:rFonts w:ascii="Arial" w:hAnsi="Arial" w:cs="Arial"/>
          <w:color w:val="000000"/>
        </w:rPr>
        <w:t xml:space="preserve"> My test includes checking seasonality, tends, stationarity and testing statistical models for finding the best model for prediction</w:t>
      </w:r>
      <w:r w:rsidR="00AA44D8" w:rsidRPr="00CB1C7A">
        <w:rPr>
          <w:rFonts w:ascii="Arial" w:hAnsi="Arial" w:cs="Arial"/>
          <w:color w:val="000000"/>
        </w:rPr>
        <w:t xml:space="preserve"> for example</w:t>
      </w:r>
      <w:r w:rsidR="00995FA9" w:rsidRPr="00CB1C7A">
        <w:rPr>
          <w:rFonts w:ascii="Arial" w:hAnsi="Arial" w:cs="Arial"/>
          <w:color w:val="000000"/>
        </w:rPr>
        <w:t xml:space="preserve"> AIC and BIC. </w:t>
      </w:r>
    </w:p>
    <w:p w14:paraId="1E7A5CF5" w14:textId="77777777" w:rsidR="00A96683" w:rsidRPr="00CB1C7A" w:rsidRDefault="00A96683" w:rsidP="005D4B76">
      <w:pPr>
        <w:spacing w:line="360" w:lineRule="auto"/>
        <w:jc w:val="center"/>
        <w:rPr>
          <w:rFonts w:ascii="Arial" w:hAnsi="Arial" w:cs="Arial"/>
          <w:noProof/>
        </w:rPr>
      </w:pPr>
    </w:p>
    <w:p w14:paraId="2A5CF389" w14:textId="0D29FA77" w:rsidR="002671A6" w:rsidRPr="00CB1C7A" w:rsidRDefault="002671A6"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0858585A" wp14:editId="2F35D356">
            <wp:extent cx="2504608" cy="1656272"/>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5"/>
                    <a:srcRect l="1345" t="2005" r="1351" b="2070"/>
                    <a:stretch/>
                  </pic:blipFill>
                  <pic:spPr bwMode="auto">
                    <a:xfrm>
                      <a:off x="0" y="0"/>
                      <a:ext cx="2508886" cy="1659101"/>
                    </a:xfrm>
                    <a:prstGeom prst="rect">
                      <a:avLst/>
                    </a:prstGeom>
                    <a:ln>
                      <a:noFill/>
                    </a:ln>
                    <a:extLst>
                      <a:ext uri="{53640926-AAD7-44D8-BBD7-CCE9431645EC}">
                        <a14:shadowObscured xmlns:a14="http://schemas.microsoft.com/office/drawing/2010/main"/>
                      </a:ext>
                    </a:extLst>
                  </pic:spPr>
                </pic:pic>
              </a:graphicData>
            </a:graphic>
          </wp:inline>
        </w:drawing>
      </w:r>
    </w:p>
    <w:p w14:paraId="15593DE8" w14:textId="77777777" w:rsidR="00F350B1" w:rsidRPr="00CB1C7A" w:rsidRDefault="00F350B1" w:rsidP="005D4B76">
      <w:pPr>
        <w:spacing w:line="360" w:lineRule="auto"/>
        <w:jc w:val="center"/>
        <w:rPr>
          <w:rFonts w:ascii="Arial" w:hAnsi="Arial" w:cs="Arial"/>
          <w:noProof/>
        </w:rPr>
      </w:pPr>
    </w:p>
    <w:p w14:paraId="50ECDAD9" w14:textId="77777777" w:rsidR="00F350B1" w:rsidRPr="00CB1C7A" w:rsidRDefault="00F350B1" w:rsidP="005D4B76">
      <w:pPr>
        <w:spacing w:line="360" w:lineRule="auto"/>
        <w:jc w:val="center"/>
        <w:rPr>
          <w:rFonts w:ascii="Arial" w:hAnsi="Arial" w:cs="Arial"/>
          <w:noProof/>
        </w:rPr>
      </w:pPr>
    </w:p>
    <w:p w14:paraId="34F8D7D6" w14:textId="77777777" w:rsidR="006761EF" w:rsidRPr="00CB1C7A" w:rsidRDefault="006761EF" w:rsidP="005D4B76">
      <w:pPr>
        <w:spacing w:line="360" w:lineRule="auto"/>
        <w:jc w:val="center"/>
        <w:rPr>
          <w:rFonts w:ascii="Arial" w:hAnsi="Arial" w:cs="Arial"/>
          <w:noProof/>
        </w:rPr>
      </w:pPr>
    </w:p>
    <w:p w14:paraId="2C9CCD43" w14:textId="77777777" w:rsidR="0053405B" w:rsidRPr="00CB1C7A" w:rsidRDefault="0053405B" w:rsidP="005D4B76">
      <w:pPr>
        <w:spacing w:line="360" w:lineRule="auto"/>
        <w:jc w:val="center"/>
        <w:rPr>
          <w:rFonts w:ascii="Arial" w:hAnsi="Arial" w:cs="Arial"/>
          <w:noProof/>
        </w:rPr>
      </w:pPr>
    </w:p>
    <w:p w14:paraId="1DBF77BB" w14:textId="77777777" w:rsidR="00C86A88" w:rsidRPr="00CB1C7A" w:rsidRDefault="00C86A88" w:rsidP="005D4B76">
      <w:pPr>
        <w:spacing w:line="360" w:lineRule="auto"/>
        <w:jc w:val="center"/>
        <w:rPr>
          <w:rFonts w:ascii="Arial" w:hAnsi="Arial" w:cs="Arial"/>
          <w:noProof/>
        </w:rPr>
      </w:pPr>
    </w:p>
    <w:p w14:paraId="694BD329" w14:textId="6C29E191" w:rsidR="00E85768" w:rsidRPr="00CB1C7A" w:rsidRDefault="001A13C3"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4EB0767" wp14:editId="4F5788DA">
            <wp:extent cx="3224213" cy="314833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6"/>
                    <a:srcRect l="1240" t="1643" r="2006" b="1024"/>
                    <a:stretch/>
                  </pic:blipFill>
                  <pic:spPr bwMode="auto">
                    <a:xfrm>
                      <a:off x="0" y="0"/>
                      <a:ext cx="3231142" cy="3155095"/>
                    </a:xfrm>
                    <a:prstGeom prst="rect">
                      <a:avLst/>
                    </a:prstGeom>
                    <a:ln>
                      <a:noFill/>
                    </a:ln>
                    <a:extLst>
                      <a:ext uri="{53640926-AAD7-44D8-BBD7-CCE9431645EC}">
                        <a14:shadowObscured xmlns:a14="http://schemas.microsoft.com/office/drawing/2010/main"/>
                      </a:ext>
                    </a:extLst>
                  </pic:spPr>
                </pic:pic>
              </a:graphicData>
            </a:graphic>
          </wp:inline>
        </w:drawing>
      </w:r>
    </w:p>
    <w:p w14:paraId="797E1CCD" w14:textId="2FA3FAF5" w:rsidR="00F36305" w:rsidRPr="00CB1C7A" w:rsidRDefault="008237EA" w:rsidP="005D4B76">
      <w:pPr>
        <w:spacing w:line="360" w:lineRule="auto"/>
        <w:jc w:val="both"/>
        <w:rPr>
          <w:rFonts w:ascii="Arial" w:hAnsi="Arial" w:cs="Arial"/>
          <w:noProof/>
        </w:rPr>
      </w:pPr>
      <w:r w:rsidRPr="00CB1C7A">
        <w:rPr>
          <w:rFonts w:ascii="Arial" w:hAnsi="Arial" w:cs="Arial"/>
          <w:color w:val="000000"/>
        </w:rPr>
        <w:t>AIC and BIC graphs made for checking the order of ARIMA Model. In my research I am trying to work on predictions so, I will be looking at the AIC. From the graph we can see we need to make an AR1 Model.</w:t>
      </w:r>
    </w:p>
    <w:p w14:paraId="4706F39D" w14:textId="0003FE50" w:rsidR="001A13C3" w:rsidRPr="00CB1C7A" w:rsidRDefault="001A13C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27"/>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128638F8" w:rsidR="00E110ED" w:rsidRPr="00CB1C7A" w:rsidRDefault="00E110ED" w:rsidP="005D4B76">
      <w:pPr>
        <w:spacing w:line="360" w:lineRule="auto"/>
        <w:jc w:val="center"/>
        <w:rPr>
          <w:rFonts w:ascii="Arial" w:hAnsi="Arial" w:cs="Arial"/>
          <w:color w:val="000000"/>
        </w:rPr>
      </w:pPr>
    </w:p>
    <w:p w14:paraId="42443203" w14:textId="77777777" w:rsidR="00E110ED" w:rsidRPr="00CB1C7A" w:rsidRDefault="00E110ED" w:rsidP="005D4B76">
      <w:pPr>
        <w:spacing w:line="360" w:lineRule="auto"/>
        <w:jc w:val="center"/>
        <w:rPr>
          <w:rFonts w:ascii="Arial" w:hAnsi="Arial" w:cs="Arial"/>
          <w:color w:val="000000"/>
        </w:rPr>
      </w:pPr>
    </w:p>
    <w:p w14:paraId="16564FB5" w14:textId="36D78B61" w:rsidR="00080E85" w:rsidRPr="00CB1C7A" w:rsidRDefault="007C72F0" w:rsidP="005D4B76">
      <w:pPr>
        <w:spacing w:line="360" w:lineRule="auto"/>
        <w:rPr>
          <w:rFonts w:ascii="Arial" w:eastAsia="Times New Roman" w:hAnsi="Arial" w:cs="Arial"/>
          <w:color w:val="BAC6DB"/>
          <w:sz w:val="24"/>
          <w:szCs w:val="24"/>
        </w:rPr>
      </w:pPr>
      <w:r w:rsidRPr="00CB1C7A">
        <w:rPr>
          <w:rFonts w:ascii="Arial" w:hAnsi="Arial" w:cs="Arial"/>
          <w:b/>
          <w:bCs/>
          <w:sz w:val="24"/>
          <w:szCs w:val="24"/>
        </w:rPr>
        <w:t>3.3.</w:t>
      </w:r>
      <w:r w:rsidR="00AC5177" w:rsidRPr="00CB1C7A">
        <w:rPr>
          <w:rFonts w:ascii="Arial" w:hAnsi="Arial" w:cs="Arial"/>
          <w:b/>
          <w:bCs/>
          <w:sz w:val="24"/>
          <w:szCs w:val="24"/>
        </w:rPr>
        <w:t>1</w:t>
      </w:r>
      <w:r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913164F" w14:textId="77777777" w:rsidR="00066C1D" w:rsidRPr="00CB1C7A" w:rsidRDefault="00066C1D" w:rsidP="005D4B76">
      <w:pPr>
        <w:spacing w:line="360" w:lineRule="auto"/>
        <w:jc w:val="center"/>
        <w:rPr>
          <w:rFonts w:ascii="Arial" w:hAnsi="Arial" w:cs="Arial"/>
          <w:color w:val="000000"/>
        </w:rPr>
      </w:pPr>
    </w:p>
    <w:p w14:paraId="1FEC6C41" w14:textId="7F2928E7" w:rsidR="003E1D10" w:rsidRPr="00CB1C7A" w:rsidRDefault="00080E85"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19C98DA" wp14:editId="24AFE2F6">
            <wp:extent cx="2187695" cy="3630643"/>
            <wp:effectExtent l="0" t="0" r="317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2190759" cy="3635728"/>
                    </a:xfrm>
                    <a:prstGeom prst="rect">
                      <a:avLst/>
                    </a:prstGeom>
                  </pic:spPr>
                </pic:pic>
              </a:graphicData>
            </a:graphic>
          </wp:inline>
        </w:drawing>
      </w:r>
    </w:p>
    <w:p w14:paraId="1EA38D26" w14:textId="64D5AAB6" w:rsidR="00E84DCF" w:rsidRPr="00CB1C7A" w:rsidRDefault="009947FA" w:rsidP="005D4B76">
      <w:pPr>
        <w:spacing w:line="360" w:lineRule="auto"/>
        <w:rPr>
          <w:rFonts w:ascii="Arial" w:eastAsia="Times New Roman" w:hAnsi="Arial" w:cs="Arial"/>
          <w:color w:val="BAC6DB"/>
          <w:sz w:val="24"/>
          <w:szCs w:val="24"/>
        </w:rPr>
      </w:pPr>
      <w:r w:rsidRPr="00CB1C7A">
        <w:rPr>
          <w:rFonts w:ascii="Arial" w:hAnsi="Arial" w:cs="Arial"/>
          <w:b/>
          <w:bCs/>
          <w:sz w:val="24"/>
          <w:szCs w:val="24"/>
        </w:rPr>
        <w:t>3.3.</w:t>
      </w:r>
      <w:r w:rsidR="00F77AE3" w:rsidRPr="00CB1C7A">
        <w:rPr>
          <w:rFonts w:ascii="Arial" w:hAnsi="Arial" w:cs="Arial"/>
          <w:b/>
          <w:bCs/>
          <w:sz w:val="24"/>
          <w:szCs w:val="24"/>
        </w:rPr>
        <w:t>2</w:t>
      </w:r>
      <w:r w:rsidRPr="00CB1C7A">
        <w:rPr>
          <w:rFonts w:ascii="Arial" w:hAnsi="Arial" w:cs="Arial"/>
          <w:b/>
          <w:bCs/>
          <w:sz w:val="32"/>
          <w:szCs w:val="32"/>
        </w:rPr>
        <w:t xml:space="preserve"> </w:t>
      </w:r>
      <w:r w:rsidR="00FA4158" w:rsidRPr="00CB1C7A">
        <w:rPr>
          <w:rFonts w:ascii="Arial" w:hAnsi="Arial" w:cs="Arial"/>
          <w:b/>
          <w:bCs/>
          <w:sz w:val="24"/>
          <w:szCs w:val="24"/>
        </w:rPr>
        <w:t>Prediction using Vector Auto Regression Models</w:t>
      </w:r>
      <w:r w:rsidR="00CE6B75" w:rsidRPr="00CB1C7A">
        <w:rPr>
          <w:rFonts w:ascii="Arial" w:hAnsi="Arial" w:cs="Arial"/>
          <w:b/>
          <w:bCs/>
          <w:sz w:val="24"/>
          <w:szCs w:val="24"/>
        </w:rPr>
        <w:t xml:space="preserve"> (VAR Model)</w:t>
      </w:r>
    </w:p>
    <w:p w14:paraId="1DB00ADA" w14:textId="77777777" w:rsidR="008A4B4F" w:rsidRPr="00CB1C7A" w:rsidRDefault="008A4B4F" w:rsidP="005D4B76">
      <w:pPr>
        <w:spacing w:line="360" w:lineRule="auto"/>
        <w:rPr>
          <w:rFonts w:ascii="Arial" w:eastAsia="Times New Roman" w:hAnsi="Arial" w:cs="Arial"/>
          <w:color w:val="BAC6DB"/>
          <w:sz w:val="6"/>
          <w:szCs w:val="6"/>
        </w:rPr>
      </w:pPr>
    </w:p>
    <w:p w14:paraId="307A1176" w14:textId="3FA0528B" w:rsidR="00E84DCF" w:rsidRPr="00CB1C7A" w:rsidRDefault="00E84DCF" w:rsidP="005D4B76">
      <w:pPr>
        <w:spacing w:line="360" w:lineRule="auto"/>
        <w:jc w:val="both"/>
        <w:rPr>
          <w:rFonts w:ascii="Arial" w:hAnsi="Arial" w:cs="Arial"/>
          <w:color w:val="000000"/>
        </w:rPr>
      </w:pPr>
      <w:r w:rsidRPr="00CB1C7A">
        <w:rPr>
          <w:rFonts w:ascii="Arial" w:hAnsi="Arial" w:cs="Arial"/>
          <w:color w:val="000000"/>
        </w:rPr>
        <w:t>Another Model used for the time series data is VAR model. Vector Auto Regression.</w:t>
      </w:r>
      <w:r w:rsidR="00C84050" w:rsidRPr="00CB1C7A">
        <w:rPr>
          <w:rFonts w:ascii="Arial" w:hAnsi="Arial" w:cs="Arial"/>
          <w:color w:val="000000"/>
        </w:rPr>
        <w:t xml:space="preserve"> The reason behind using this model is </w:t>
      </w:r>
      <w:r w:rsidR="00683C46" w:rsidRPr="00CB1C7A">
        <w:rPr>
          <w:rFonts w:ascii="Arial" w:hAnsi="Arial" w:cs="Arial"/>
          <w:color w:val="000000"/>
        </w:rPr>
        <w:t>that</w:t>
      </w:r>
      <w:r w:rsidR="00C84050" w:rsidRPr="00CB1C7A">
        <w:rPr>
          <w:rFonts w:ascii="Arial" w:hAnsi="Arial" w:cs="Arial"/>
          <w:color w:val="000000"/>
        </w:rPr>
        <w:t xml:space="preserve"> it helps in forecasting models based on multiple variables in time series. </w:t>
      </w:r>
      <w:r w:rsidR="008D043B" w:rsidRPr="00CB1C7A">
        <w:rPr>
          <w:rFonts w:ascii="Arial" w:hAnsi="Arial" w:cs="Arial"/>
          <w:color w:val="000000"/>
        </w:rPr>
        <w:t>Usually,</w:t>
      </w:r>
      <w:r w:rsidR="00C84050" w:rsidRPr="00CB1C7A">
        <w:rPr>
          <w:rFonts w:ascii="Arial" w:hAnsi="Arial" w:cs="Arial"/>
          <w:color w:val="000000"/>
        </w:rPr>
        <w:t xml:space="preserve"> we use single variable and sequential time for time series Analysis. But here I was able to include multiple variables in the model as you can see in the figure.</w:t>
      </w:r>
      <w:r w:rsidR="005378B5" w:rsidRPr="00CB1C7A">
        <w:rPr>
          <w:rFonts w:ascii="Arial" w:hAnsi="Arial" w:cs="Arial"/>
          <w:color w:val="000000"/>
        </w:rPr>
        <w:t xml:space="preserve"> </w:t>
      </w:r>
      <w:sdt>
        <w:sdtPr>
          <w:rPr>
            <w:rFonts w:ascii="Arial" w:hAnsi="Arial" w:cs="Arial"/>
            <w:color w:val="000000"/>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612" w:author="Sujil Kumar Koottathampathiyil" w:date="2022-06-08T23:04:00Z">
            <w:r w:rsidR="00DC7322" w:rsidRPr="00CB1C7A">
              <w:rPr>
                <w:rFonts w:ascii="Arial" w:hAnsi="Arial" w:cs="Arial"/>
                <w:color w:val="000000"/>
              </w:rPr>
              <w:t>Vector Autoregressive Models</w:t>
            </w:r>
          </w:ins>
          <w:del w:id="613" w:author="Sujil Kumar Koottathampathiyil" w:date="2022-06-08T19:46:00Z">
            <w:r w:rsidR="00770ACD" w:rsidRPr="00CB1C7A" w:rsidDel="00C518DB">
              <w:rPr>
                <w:rFonts w:ascii="Arial" w:hAnsi="Arial" w:cs="Arial"/>
                <w:color w:val="000000"/>
              </w:rPr>
              <w:delText>Vector Autoregressive Models</w:delText>
            </w:r>
          </w:del>
        </w:sdtContent>
      </w:sdt>
      <w:r w:rsidR="005378B5" w:rsidRPr="00CB1C7A">
        <w:rPr>
          <w:rFonts w:ascii="Arial" w:hAnsi="Arial" w:cs="Arial"/>
          <w:color w:val="000000"/>
        </w:rPr>
        <w:t xml:space="preserve"> are one of the best models we could use choose for time series.</w:t>
      </w:r>
    </w:p>
    <w:p w14:paraId="269415AF" w14:textId="1A10A2A8" w:rsidR="00C6602E" w:rsidRPr="00CB1C7A" w:rsidRDefault="00C8197D" w:rsidP="005D4B76">
      <w:pPr>
        <w:spacing w:line="360" w:lineRule="auto"/>
        <w:jc w:val="both"/>
        <w:rPr>
          <w:rFonts w:ascii="Arial" w:hAnsi="Arial" w:cs="Arial"/>
          <w:color w:val="000000"/>
        </w:rPr>
      </w:pPr>
      <w:r w:rsidRPr="00CB1C7A">
        <w:rPr>
          <w:rFonts w:ascii="Arial" w:hAnsi="Arial" w:cs="Arial"/>
          <w:noProof/>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9"/>
                    <a:stretch>
                      <a:fillRect/>
                    </a:stretch>
                  </pic:blipFill>
                  <pic:spPr>
                    <a:xfrm>
                      <a:off x="0" y="0"/>
                      <a:ext cx="5943600" cy="1842770"/>
                    </a:xfrm>
                    <a:prstGeom prst="rect">
                      <a:avLst/>
                    </a:prstGeom>
                  </pic:spPr>
                </pic:pic>
              </a:graphicData>
            </a:graphic>
          </wp:inline>
        </w:drawing>
      </w:r>
    </w:p>
    <w:p w14:paraId="0B3CD6D5" w14:textId="534C3858" w:rsidR="00C6602E" w:rsidRPr="00CB1C7A" w:rsidRDefault="00C6602E" w:rsidP="005D4B76">
      <w:pPr>
        <w:spacing w:line="360" w:lineRule="auto"/>
        <w:jc w:val="both"/>
        <w:rPr>
          <w:rFonts w:ascii="Arial" w:hAnsi="Arial" w:cs="Arial"/>
          <w:color w:val="000000"/>
        </w:rPr>
      </w:pPr>
      <w:r w:rsidRPr="00CB1C7A">
        <w:rPr>
          <w:rFonts w:ascii="Arial" w:hAnsi="Arial" w:cs="Arial"/>
          <w:color w:val="000000"/>
        </w:rPr>
        <w:t>You can see in the above example we have predicted the number of suicides for the year 2016 using VAR Model on the time series sequential data.</w:t>
      </w:r>
    </w:p>
    <w:p w14:paraId="2E1A5E5D" w14:textId="13017352" w:rsidR="00D227B8" w:rsidRPr="00CB1C7A" w:rsidRDefault="00D227B8"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9B1BEB9" wp14:editId="13A57CF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232E67D" w14:textId="784BA2D1" w:rsidR="00E84DCF" w:rsidRPr="00CB1C7A" w:rsidRDefault="003B52F5"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BFB4F14" wp14:editId="278A1D40">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1"/>
                    <a:stretch>
                      <a:fillRect/>
                    </a:stretch>
                  </pic:blipFill>
                  <pic:spPr>
                    <a:xfrm>
                      <a:off x="0" y="0"/>
                      <a:ext cx="2066753" cy="4284273"/>
                    </a:xfrm>
                    <a:prstGeom prst="rect">
                      <a:avLst/>
                    </a:prstGeom>
                  </pic:spPr>
                </pic:pic>
              </a:graphicData>
            </a:graphic>
          </wp:inline>
        </w:drawing>
      </w:r>
    </w:p>
    <w:p w14:paraId="08B21C66" w14:textId="77777777" w:rsidR="0051737B" w:rsidRPr="00CB1C7A" w:rsidRDefault="0051737B" w:rsidP="005D4B76">
      <w:pPr>
        <w:spacing w:line="360" w:lineRule="auto"/>
        <w:jc w:val="center"/>
        <w:rPr>
          <w:rFonts w:ascii="Arial" w:hAnsi="Arial" w:cs="Arial"/>
          <w:color w:val="000000"/>
        </w:rPr>
      </w:pPr>
    </w:p>
    <w:p w14:paraId="77038888" w14:textId="2F567CE3" w:rsidR="003B52F5" w:rsidRPr="00CB1C7A" w:rsidRDefault="003B52F5" w:rsidP="005D4B76">
      <w:pPr>
        <w:spacing w:line="360" w:lineRule="auto"/>
        <w:jc w:val="both"/>
        <w:rPr>
          <w:rFonts w:ascii="Arial" w:hAnsi="Arial" w:cs="Arial"/>
          <w:color w:val="000000"/>
        </w:rPr>
      </w:pPr>
      <w:r w:rsidRPr="00CB1C7A">
        <w:rPr>
          <w:rFonts w:ascii="Arial" w:hAnsi="Arial" w:cs="Arial"/>
          <w:color w:val="000000"/>
        </w:rPr>
        <w:lastRenderedPageBreak/>
        <w:t>As you can see in the fig, we have calculated the accuracy of each variable.</w:t>
      </w:r>
      <w:r w:rsidR="00ED4A62" w:rsidRPr="00CB1C7A">
        <w:rPr>
          <w:rFonts w:ascii="Arial" w:hAnsi="Arial" w:cs="Arial"/>
          <w:color w:val="000000"/>
        </w:rPr>
        <w:t xml:space="preserve"> This helps us understand how well our model is performing.</w:t>
      </w:r>
    </w:p>
    <w:p w14:paraId="2401EA9B" w14:textId="7892037D" w:rsidR="00E502E7" w:rsidRPr="00CB1C7A" w:rsidRDefault="00E502E7" w:rsidP="005D4B76">
      <w:pPr>
        <w:spacing w:line="360" w:lineRule="auto"/>
        <w:jc w:val="both"/>
        <w:rPr>
          <w:rFonts w:ascii="Arial" w:hAnsi="Arial" w:cs="Arial"/>
          <w:color w:val="000000"/>
        </w:rPr>
      </w:pPr>
    </w:p>
    <w:p w14:paraId="5CBF0002" w14:textId="3C206035" w:rsidR="00E502E7" w:rsidRPr="00CB1C7A" w:rsidRDefault="00E502E7" w:rsidP="005D4B76">
      <w:pPr>
        <w:spacing w:line="360" w:lineRule="auto"/>
        <w:rPr>
          <w:rFonts w:ascii="Arial" w:hAnsi="Arial" w:cs="Arial"/>
          <w:b/>
          <w:bCs/>
          <w:sz w:val="24"/>
          <w:szCs w:val="24"/>
        </w:rPr>
      </w:pPr>
      <w:r w:rsidRPr="00CB1C7A">
        <w:rPr>
          <w:rFonts w:ascii="Arial" w:hAnsi="Arial" w:cs="Arial"/>
          <w:b/>
          <w:bCs/>
          <w:sz w:val="24"/>
          <w:szCs w:val="24"/>
        </w:rPr>
        <w:t>3.3.</w:t>
      </w:r>
      <w:r w:rsidR="00D34B8F" w:rsidRPr="00CB1C7A">
        <w:rPr>
          <w:rFonts w:ascii="Arial" w:hAnsi="Arial" w:cs="Arial"/>
          <w:b/>
          <w:bCs/>
          <w:sz w:val="24"/>
          <w:szCs w:val="24"/>
        </w:rPr>
        <w:t>3</w:t>
      </w:r>
      <w:r w:rsidRPr="00CB1C7A">
        <w:rPr>
          <w:rFonts w:ascii="Arial" w:hAnsi="Arial" w:cs="Arial"/>
          <w:b/>
          <w:bCs/>
          <w:sz w:val="32"/>
          <w:szCs w:val="32"/>
        </w:rPr>
        <w:t xml:space="preserve"> </w:t>
      </w:r>
      <w:r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1606FA63" w:rsidR="00A3272E" w:rsidRPr="00CB1C7A" w:rsidRDefault="00A3272E" w:rsidP="005D4B76">
      <w:pPr>
        <w:spacing w:line="360" w:lineRule="auto"/>
        <w:rPr>
          <w:rFonts w:ascii="Arial" w:hAnsi="Arial" w:cs="Arial"/>
          <w:sz w:val="24"/>
          <w:szCs w:val="24"/>
        </w:rPr>
      </w:pPr>
      <w:r w:rsidRPr="00CB1C7A">
        <w:rPr>
          <w:rFonts w:ascii="Arial" w:hAnsi="Arial" w:cs="Arial"/>
          <w:sz w:val="24"/>
          <w:szCs w:val="24"/>
        </w:rPr>
        <w:t xml:space="preserve">Next model I have created is Auto regression model, </w:t>
      </w:r>
      <w:r w:rsidR="00E62BD5" w:rsidRPr="00CB1C7A">
        <w:rPr>
          <w:rFonts w:ascii="Arial" w:hAnsi="Arial" w:cs="Arial"/>
          <w:sz w:val="24"/>
          <w:szCs w:val="24"/>
        </w:rPr>
        <w:t xml:space="preserve">Train and Test was split int seventy and 30 percentages. Seventy percentage of the data was used for training the model and rest thirty percentage was used for testing. I have got </w:t>
      </w:r>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78E11AD2" w:rsidR="00D227B8" w:rsidRPr="00CB1C7A" w:rsidRDefault="00A3272E" w:rsidP="005D4B76">
      <w:pPr>
        <w:spacing w:line="360" w:lineRule="auto"/>
        <w:jc w:val="center"/>
        <w:rPr>
          <w:rFonts w:ascii="Arial" w:hAnsi="Arial" w:cs="Arial"/>
          <w:b/>
          <w:bCs/>
          <w:sz w:val="24"/>
          <w:szCs w:val="24"/>
        </w:rPr>
      </w:pPr>
      <w:r w:rsidRPr="00CB1C7A">
        <w:rPr>
          <w:rFonts w:ascii="Arial" w:hAnsi="Arial" w:cs="Arial"/>
          <w:noProof/>
          <w:rPrChange w:id="614" w:author="Sujil Kumar Koottathampathiyil" w:date="2022-06-08T23:07:00Z">
            <w:rPr>
              <w:noProof/>
            </w:rPr>
          </w:rPrChange>
        </w:rPr>
        <w:drawing>
          <wp:inline distT="0" distB="0" distL="0" distR="0" wp14:anchorId="04EA831C" wp14:editId="33B46A4B">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2"/>
                    <a:stretch>
                      <a:fillRect/>
                    </a:stretch>
                  </pic:blipFill>
                  <pic:spPr>
                    <a:xfrm>
                      <a:off x="0" y="0"/>
                      <a:ext cx="3590925" cy="2457450"/>
                    </a:xfrm>
                    <a:prstGeom prst="rect">
                      <a:avLst/>
                    </a:prstGeom>
                  </pic:spPr>
                </pic:pic>
              </a:graphicData>
            </a:graphic>
          </wp:inline>
        </w:drawing>
      </w:r>
    </w:p>
    <w:p w14:paraId="6ECED882" w14:textId="29E4DA42" w:rsidR="00A31BE9" w:rsidRPr="00CB1C7A" w:rsidRDefault="00A31BE9" w:rsidP="005D4B76">
      <w:pPr>
        <w:spacing w:line="360" w:lineRule="auto"/>
        <w:rPr>
          <w:rFonts w:ascii="Arial" w:hAnsi="Arial" w:cs="Arial"/>
          <w:sz w:val="24"/>
          <w:szCs w:val="24"/>
        </w:rPr>
      </w:pPr>
      <w:r w:rsidRPr="00CB1C7A">
        <w:rPr>
          <w:rFonts w:ascii="Arial" w:hAnsi="Arial" w:cs="Arial"/>
          <w:sz w:val="24"/>
          <w:szCs w:val="24"/>
        </w:rPr>
        <w:t>As you can see in the diagram above, the suicides per hundred thousand is distributed throughout the year is shown.</w:t>
      </w:r>
    </w:p>
    <w:p w14:paraId="0EA1D127" w14:textId="35065A3A" w:rsidR="00D227B8" w:rsidRPr="00CB1C7A" w:rsidRDefault="005D786D" w:rsidP="005D4B76">
      <w:pPr>
        <w:spacing w:line="360" w:lineRule="auto"/>
        <w:jc w:val="center"/>
        <w:rPr>
          <w:rFonts w:ascii="Arial" w:eastAsia="Times New Roman" w:hAnsi="Arial" w:cs="Arial"/>
          <w:color w:val="BAC6DB"/>
          <w:sz w:val="24"/>
          <w:szCs w:val="24"/>
        </w:rPr>
      </w:pPr>
      <w:r w:rsidRPr="00CB1C7A">
        <w:rPr>
          <w:rFonts w:ascii="Arial" w:hAnsi="Arial" w:cs="Arial"/>
          <w:noProof/>
          <w:rPrChange w:id="615" w:author="Sujil Kumar Koottathampathiyil" w:date="2022-06-08T23:07:00Z">
            <w:rPr>
              <w:noProof/>
            </w:rPr>
          </w:rPrChange>
        </w:rPr>
        <w:lastRenderedPageBreak/>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a:stretch>
                      <a:fillRect/>
                    </a:stretch>
                  </pic:blipFill>
                  <pic:spPr>
                    <a:xfrm>
                      <a:off x="0" y="0"/>
                      <a:ext cx="3571875" cy="2352675"/>
                    </a:xfrm>
                    <a:prstGeom prst="rect">
                      <a:avLst/>
                    </a:prstGeom>
                  </pic:spPr>
                </pic:pic>
              </a:graphicData>
            </a:graphic>
          </wp:inline>
        </w:drawing>
      </w:r>
    </w:p>
    <w:p w14:paraId="149CC1AF" w14:textId="138D4C7F" w:rsidR="00E502E7" w:rsidRPr="00CB1C7A" w:rsidRDefault="0003300E" w:rsidP="005D4B76">
      <w:pPr>
        <w:spacing w:line="360" w:lineRule="auto"/>
        <w:jc w:val="both"/>
        <w:rPr>
          <w:rFonts w:ascii="Arial" w:hAnsi="Arial" w:cs="Arial"/>
          <w:color w:val="000000"/>
        </w:rPr>
      </w:pPr>
      <w:r w:rsidRPr="00CB1C7A">
        <w:rPr>
          <w:rFonts w:ascii="Arial" w:hAnsi="Arial" w:cs="Arial"/>
          <w:color w:val="000000"/>
        </w:rPr>
        <w:t xml:space="preserve">In this fig, the blue line is the test data and red line is the predicted data. </w:t>
      </w:r>
      <w:r w:rsidR="00BE352F" w:rsidRPr="00CB1C7A">
        <w:rPr>
          <w:rFonts w:ascii="Arial" w:hAnsi="Arial" w:cs="Arial"/>
          <w:color w:val="000000"/>
        </w:rPr>
        <w:t xml:space="preserve">I have AR 1 Model with one </w:t>
      </w:r>
      <w:r w:rsidR="00001AA0" w:rsidRPr="00CB1C7A">
        <w:rPr>
          <w:rFonts w:ascii="Arial" w:hAnsi="Arial" w:cs="Arial"/>
          <w:color w:val="000000"/>
        </w:rPr>
        <w:t>window</w:t>
      </w:r>
      <w:r w:rsidR="00BE352F" w:rsidRPr="00CB1C7A">
        <w:rPr>
          <w:rFonts w:ascii="Arial" w:hAnsi="Arial" w:cs="Arial"/>
          <w:color w:val="000000"/>
        </w:rPr>
        <w:t>.</w:t>
      </w:r>
    </w:p>
    <w:p w14:paraId="5FFDA2AF" w14:textId="118516E0" w:rsidR="008917BB" w:rsidRPr="00CB1C7A" w:rsidRDefault="008917BB" w:rsidP="005D4B76">
      <w:pPr>
        <w:spacing w:line="360" w:lineRule="auto"/>
        <w:rPr>
          <w:rFonts w:ascii="Arial" w:hAnsi="Arial" w:cs="Arial"/>
          <w:b/>
          <w:bCs/>
          <w:sz w:val="24"/>
          <w:szCs w:val="24"/>
        </w:rPr>
      </w:pPr>
      <w:r w:rsidRPr="00CB1C7A">
        <w:rPr>
          <w:rFonts w:ascii="Arial" w:hAnsi="Arial" w:cs="Arial"/>
          <w:b/>
          <w:bCs/>
          <w:sz w:val="24"/>
          <w:szCs w:val="24"/>
        </w:rPr>
        <w:t>3.3.</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0D3B9743" w:rsidR="009603DC" w:rsidRPr="00CB1C7A" w:rsidRDefault="009603DC" w:rsidP="005D4B76">
      <w:pPr>
        <w:spacing w:line="360" w:lineRule="auto"/>
        <w:rPr>
          <w:rFonts w:ascii="Arial" w:hAnsi="Arial" w:cs="Arial"/>
          <w:sz w:val="24"/>
          <w:szCs w:val="24"/>
        </w:rPr>
      </w:pPr>
      <w:r w:rsidRPr="00CB1C7A">
        <w:rPr>
          <w:rFonts w:ascii="Arial" w:hAnsi="Arial" w:cs="Arial"/>
          <w:sz w:val="24"/>
          <w:szCs w:val="24"/>
        </w:rPr>
        <w:t xml:space="preserve">I have added a </w:t>
      </w:r>
      <w:r w:rsidR="00F80E10" w:rsidRPr="00CB1C7A">
        <w:rPr>
          <w:rFonts w:ascii="Arial" w:hAnsi="Arial" w:cs="Arial"/>
          <w:sz w:val="24"/>
          <w:szCs w:val="24"/>
        </w:rPr>
        <w:t>new column</w:t>
      </w:r>
      <w:r w:rsidRPr="00CB1C7A">
        <w:rPr>
          <w:rFonts w:ascii="Arial" w:hAnsi="Arial" w:cs="Arial"/>
          <w:sz w:val="24"/>
          <w:szCs w:val="24"/>
        </w:rPr>
        <w:t xml:space="preserve"> called risk where </w:t>
      </w:r>
      <w:r w:rsidR="00F80E10" w:rsidRPr="00CB1C7A">
        <w:rPr>
          <w:rFonts w:ascii="Arial" w:hAnsi="Arial" w:cs="Arial"/>
          <w:sz w:val="24"/>
          <w:szCs w:val="24"/>
        </w:rPr>
        <w:t xml:space="preserve">I </w:t>
      </w:r>
      <w:r w:rsidR="004812B3" w:rsidRPr="00CB1C7A">
        <w:rPr>
          <w:rFonts w:ascii="Arial" w:hAnsi="Arial" w:cs="Arial"/>
          <w:sz w:val="24"/>
          <w:szCs w:val="24"/>
        </w:rPr>
        <w:t>split</w:t>
      </w:r>
      <w:r w:rsidR="00F80E10" w:rsidRPr="00CB1C7A">
        <w:rPr>
          <w:rFonts w:ascii="Arial" w:hAnsi="Arial" w:cs="Arial"/>
          <w:sz w:val="24"/>
          <w:szCs w:val="24"/>
        </w:rPr>
        <w:t xml:space="preserve"> the data into two classes, class 1 stands for high risk and class 0 for low risk. Using decision tree </w:t>
      </w:r>
      <w:r w:rsidR="004812B3" w:rsidRPr="00CB1C7A">
        <w:rPr>
          <w:rFonts w:ascii="Arial" w:hAnsi="Arial" w:cs="Arial"/>
          <w:sz w:val="24"/>
          <w:szCs w:val="24"/>
        </w:rPr>
        <w:t>model,</w:t>
      </w:r>
      <w:r w:rsidR="00F80E10" w:rsidRPr="00CB1C7A">
        <w:rPr>
          <w:rFonts w:ascii="Arial" w:hAnsi="Arial" w:cs="Arial"/>
          <w:sz w:val="24"/>
          <w:szCs w:val="24"/>
        </w:rPr>
        <w:t xml:space="preserve"> I have made classification.</w:t>
      </w:r>
    </w:p>
    <w:p w14:paraId="18AF6CCE" w14:textId="775FDF9B" w:rsidR="00424934" w:rsidRPr="00CB1C7A" w:rsidRDefault="009603DC" w:rsidP="005D4B76">
      <w:pPr>
        <w:spacing w:line="360" w:lineRule="auto"/>
        <w:jc w:val="center"/>
        <w:rPr>
          <w:rFonts w:ascii="Arial" w:hAnsi="Arial" w:cs="Arial"/>
          <w:b/>
          <w:bCs/>
          <w:sz w:val="24"/>
          <w:szCs w:val="24"/>
        </w:rPr>
      </w:pPr>
      <w:r w:rsidRPr="00CB1C7A">
        <w:rPr>
          <w:rFonts w:ascii="Arial" w:hAnsi="Arial" w:cs="Arial"/>
          <w:noProof/>
          <w:rPrChange w:id="616" w:author="Sujil Kumar Koottathampathiyil" w:date="2022-06-08T23:07: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4"/>
                    <a:stretch>
                      <a:fillRect/>
                    </a:stretch>
                  </pic:blipFill>
                  <pic:spPr>
                    <a:xfrm>
                      <a:off x="0" y="0"/>
                      <a:ext cx="5324475" cy="3810000"/>
                    </a:xfrm>
                    <a:prstGeom prst="rect">
                      <a:avLst/>
                    </a:prstGeom>
                  </pic:spPr>
                </pic:pic>
              </a:graphicData>
            </a:graphic>
          </wp:inline>
        </w:drawing>
      </w:r>
    </w:p>
    <w:p w14:paraId="46345069" w14:textId="77777777" w:rsidR="008917BB" w:rsidRPr="00CB1C7A" w:rsidRDefault="008917BB" w:rsidP="005D4B76">
      <w:pPr>
        <w:spacing w:line="360" w:lineRule="auto"/>
        <w:rPr>
          <w:rFonts w:ascii="Arial" w:hAnsi="Arial" w:cs="Arial"/>
          <w:b/>
          <w:bCs/>
          <w:sz w:val="32"/>
          <w:szCs w:val="32"/>
        </w:rPr>
      </w:pPr>
    </w:p>
    <w:p w14:paraId="318A5998" w14:textId="5818B067" w:rsidR="009443AC" w:rsidRPr="00CB1C7A" w:rsidRDefault="005F371F" w:rsidP="005D4B76">
      <w:pPr>
        <w:spacing w:line="360" w:lineRule="auto"/>
        <w:rPr>
          <w:rFonts w:ascii="Arial" w:hAnsi="Arial" w:cs="Arial"/>
          <w:b/>
          <w:bCs/>
          <w:sz w:val="32"/>
          <w:szCs w:val="32"/>
        </w:rPr>
      </w:pPr>
      <w:r w:rsidRPr="00CB1C7A">
        <w:rPr>
          <w:rFonts w:ascii="Arial" w:hAnsi="Arial" w:cs="Arial"/>
          <w:b/>
          <w:bCs/>
          <w:sz w:val="32"/>
          <w:szCs w:val="32"/>
        </w:rPr>
        <w:t>3.</w:t>
      </w:r>
      <w:r w:rsidR="00CA48E6" w:rsidRPr="00CB1C7A">
        <w:rPr>
          <w:rFonts w:ascii="Arial" w:hAnsi="Arial" w:cs="Arial"/>
          <w:b/>
          <w:bCs/>
          <w:sz w:val="32"/>
          <w:szCs w:val="32"/>
        </w:rPr>
        <w:t>4</w:t>
      </w:r>
      <w:r w:rsidRPr="00CB1C7A">
        <w:rPr>
          <w:rFonts w:ascii="Arial" w:hAnsi="Arial" w:cs="Arial"/>
          <w:b/>
          <w:bCs/>
          <w:sz w:val="32"/>
          <w:szCs w:val="32"/>
        </w:rPr>
        <w:t xml:space="preserve"> Evaluation of models</w:t>
      </w:r>
    </w:p>
    <w:p w14:paraId="36886264" w14:textId="5B11543E"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model is as important as making the model. </w:t>
      </w:r>
      <w:r w:rsidR="00D6362E" w:rsidRPr="00CB1C7A">
        <w:rPr>
          <w:rFonts w:ascii="Arial" w:hAnsi="Arial" w:cs="Arial"/>
          <w:sz w:val="24"/>
          <w:szCs w:val="24"/>
        </w:rPr>
        <w:t>I have created 3 models in ARMA ,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modeling was done on time series of “Republic of Russia”. Final modeling </w:t>
      </w:r>
      <w:r w:rsidR="00582654" w:rsidRPr="00CB1C7A">
        <w:rPr>
          <w:rFonts w:ascii="Arial" w:hAnsi="Arial" w:cs="Arial"/>
          <w:sz w:val="24"/>
          <w:szCs w:val="24"/>
        </w:rPr>
        <w:t>will</w:t>
      </w:r>
      <w:r w:rsidR="00E85768" w:rsidRPr="00CB1C7A">
        <w:rPr>
          <w:rFonts w:ascii="Arial" w:hAnsi="Arial" w:cs="Arial"/>
          <w:sz w:val="24"/>
          <w:szCs w:val="24"/>
        </w:rPr>
        <w:t xml:space="preserve"> be done on live website using python Dash or Streamlit.</w:t>
      </w:r>
    </w:p>
    <w:p w14:paraId="029ABBD0" w14:textId="10307D79" w:rsidR="00EF4E92" w:rsidRPr="00CB1C7A" w:rsidRDefault="008B5A9E" w:rsidP="005D4B76">
      <w:pPr>
        <w:spacing w:line="360" w:lineRule="auto"/>
        <w:jc w:val="center"/>
        <w:rPr>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5"/>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2F4A56DC" w14:textId="49E5AF93" w:rsidR="005A77D6" w:rsidRPr="00CB1C7A" w:rsidRDefault="00B21476" w:rsidP="005D4B76">
      <w:pPr>
        <w:spacing w:line="360" w:lineRule="auto"/>
        <w:rPr>
          <w:rFonts w:ascii="Arial" w:hAnsi="Arial" w:cs="Arial"/>
        </w:rPr>
      </w:pPr>
      <w:r w:rsidRPr="00CB1C7A">
        <w:rPr>
          <w:rFonts w:ascii="Arial" w:hAnsi="Arial" w:cs="Arial"/>
        </w:rPr>
        <w:t xml:space="preserve">Finalizing 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gaussian </w:t>
      </w:r>
      <w:r w:rsidR="00F87866" w:rsidRPr="00CB1C7A">
        <w:rPr>
          <w:rFonts w:ascii="Arial" w:hAnsi="Arial" w:cs="Arial"/>
        </w:rPr>
        <w:t>distribution (</w:t>
      </w:r>
      <w:r w:rsidRPr="00CB1C7A">
        <w:rPr>
          <w:rFonts w:ascii="Arial" w:hAnsi="Arial" w:cs="Arial"/>
        </w:rPr>
        <w:t>green and red line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except some values in the either end)</w:t>
      </w:r>
    </w:p>
    <w:p w14:paraId="27ECFEAD" w14:textId="3E8F0845" w:rsidR="00CA48E6" w:rsidRPr="00CB1C7A" w:rsidRDefault="00F709B3" w:rsidP="005D4B76">
      <w:pPr>
        <w:spacing w:line="360" w:lineRule="auto"/>
        <w:rPr>
          <w:rFonts w:ascii="Arial" w:hAnsi="Arial" w:cs="Arial"/>
          <w:b/>
          <w:bCs/>
          <w:sz w:val="32"/>
          <w:szCs w:val="32"/>
        </w:rPr>
      </w:pPr>
      <w:r w:rsidRPr="00CB1C7A">
        <w:rPr>
          <w:rFonts w:ascii="Arial" w:hAnsi="Arial" w:cs="Arial"/>
          <w:b/>
          <w:bCs/>
          <w:sz w:val="32"/>
          <w:szCs w:val="32"/>
        </w:rPr>
        <w:t>3.</w:t>
      </w:r>
      <w:r w:rsidR="00325CC3" w:rsidRPr="00CB1C7A">
        <w:rPr>
          <w:rFonts w:ascii="Arial" w:hAnsi="Arial" w:cs="Arial"/>
          <w:b/>
          <w:bCs/>
          <w:sz w:val="32"/>
          <w:szCs w:val="32"/>
        </w:rPr>
        <w:t>5</w:t>
      </w:r>
      <w:r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1016D5BE" w:rsidR="00DD6D67" w:rsidRPr="00CB1C7A" w:rsidRDefault="00DD6D67" w:rsidP="005D4B76">
      <w:pPr>
        <w:spacing w:line="360" w:lineRule="auto"/>
        <w:jc w:val="both"/>
        <w:rPr>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time to time and my model has to be updated based on the new data injected in each time. The reason </w:t>
      </w:r>
      <w:r w:rsidRPr="00CB1C7A">
        <w:rPr>
          <w:rFonts w:ascii="Arial" w:hAnsi="Arial" w:cs="Arial"/>
        </w:rPr>
        <w:lastRenderedPageBreak/>
        <w:t xml:space="preserve">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DCD8187" w:rsidR="00545CC4" w:rsidRPr="00CB1C7A" w:rsidRDefault="00545CC4" w:rsidP="005D4B76">
      <w:pPr>
        <w:spacing w:line="360" w:lineRule="auto"/>
        <w:jc w:val="both"/>
        <w:rPr>
          <w:rFonts w:ascii="Arial" w:hAnsi="Arial" w:cs="Arial"/>
        </w:rPr>
      </w:pPr>
      <w:r w:rsidRPr="00CB1C7A">
        <w:rPr>
          <w:rFonts w:ascii="Arial" w:hAnsi="Arial" w:cs="Arial"/>
        </w:rPr>
        <w:t>Initially data was stored in the csv format in different files. Later I have 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6F08D989" w:rsidR="00E96814" w:rsidRPr="00CB1C7A" w:rsidRDefault="00E96814" w:rsidP="005D4B76">
      <w:pPr>
        <w:spacing w:line="360" w:lineRule="auto"/>
        <w:rPr>
          <w:rFonts w:ascii="Arial" w:hAnsi="Arial" w:cs="Arial"/>
          <w:b/>
          <w:bCs/>
          <w:sz w:val="32"/>
          <w:szCs w:val="32"/>
        </w:rPr>
      </w:pPr>
      <w:r w:rsidRPr="00CB1C7A">
        <w:rPr>
          <w:rFonts w:ascii="Arial" w:hAnsi="Arial" w:cs="Arial"/>
          <w:b/>
          <w:bCs/>
          <w:sz w:val="32"/>
          <w:szCs w:val="32"/>
        </w:rPr>
        <w:t>3.</w:t>
      </w:r>
      <w:r w:rsidR="00AB04C0" w:rsidRPr="00CB1C7A">
        <w:rPr>
          <w:rFonts w:ascii="Arial" w:hAnsi="Arial" w:cs="Arial"/>
          <w:b/>
          <w:bCs/>
          <w:sz w:val="32"/>
          <w:szCs w:val="32"/>
        </w:rPr>
        <w:t>6</w:t>
      </w:r>
      <w:r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Pr="00CB1C7A">
        <w:rPr>
          <w:rFonts w:ascii="Arial" w:hAnsi="Arial" w:cs="Arial"/>
          <w:b/>
          <w:bCs/>
          <w:sz w:val="32"/>
          <w:szCs w:val="32"/>
        </w:rPr>
        <w:t xml:space="preserve">Server and Hosting </w:t>
      </w:r>
    </w:p>
    <w:p w14:paraId="4DB8FC9A" w14:textId="15CC953F" w:rsidR="004B44DB" w:rsidRPr="00CB1C7A" w:rsidRDefault="006942E7" w:rsidP="005D4B76">
      <w:pPr>
        <w:spacing w:line="360" w:lineRule="auto"/>
        <w:jc w:val="both"/>
        <w:rPr>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617" w:author="Sujil Kumar Koottathampathiyil" w:date="2022-06-08T23:04:00Z">
            <w:r w:rsidR="00DC7322" w:rsidRPr="00CB1C7A">
              <w:rPr>
                <w:rFonts w:ascii="Arial" w:hAnsi="Arial" w:cs="Arial"/>
                <w:color w:val="000000"/>
              </w:rPr>
              <w:t xml:space="preserve">Mochahost </w:t>
            </w:r>
          </w:ins>
          <w:del w:id="618" w:author="Sujil Kumar Koottathampathiyil" w:date="2022-06-08T19:46:00Z">
            <w:r w:rsidR="00770ACD" w:rsidRPr="00CB1C7A" w:rsidDel="00C518DB">
              <w:rPr>
                <w:rFonts w:ascii="Arial" w:hAnsi="Arial" w:cs="Arial"/>
                <w:color w:val="000000"/>
              </w:rPr>
              <w:delText xml:space="preserve">Mochahost </w:delText>
            </w:r>
          </w:del>
        </w:sdtContent>
      </w:sdt>
    </w:p>
    <w:p w14:paraId="568DD4F1" w14:textId="16F66331" w:rsidR="00480A32" w:rsidRPr="00CB1C7A" w:rsidRDefault="006942E7" w:rsidP="005D4B76">
      <w:pPr>
        <w:spacing w:line="360" w:lineRule="auto"/>
        <w:jc w:val="both"/>
        <w:rPr>
          <w:rFonts w:ascii="Arial" w:hAnsi="Arial" w:cs="Arial"/>
        </w:rPr>
      </w:pPr>
      <w:r w:rsidRPr="00CB1C7A">
        <w:rPr>
          <w:rFonts w:ascii="Arial" w:hAnsi="Arial" w:cs="Arial"/>
        </w:rPr>
        <w:t xml:space="preserve">one of the best service providers for small businesses website. My goal is to make highly dynamic web application on the server. I have purchased a VPS service which allows to run PIP Packages on their server making the server IDE more </w:t>
      </w:r>
      <w:r w:rsidR="00480A32" w:rsidRPr="00CB1C7A">
        <w:rPr>
          <w:rFonts w:ascii="Arial" w:hAnsi="Arial" w:cs="Arial"/>
        </w:rPr>
        <w:t>suitable for the Dash App. Mochahost cPanel will be connected to the github repository where my application wll be updated time to time. Using git technology for the hosting making 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2EA04142" w:rsidR="00191DBD" w:rsidRPr="00CB1C7A" w:rsidRDefault="00191DBD" w:rsidP="005D4B76">
      <w:pPr>
        <w:spacing w:line="360" w:lineRule="auto"/>
        <w:rPr>
          <w:rFonts w:ascii="Arial" w:hAnsi="Arial" w:cs="Arial"/>
          <w:b/>
          <w:bCs/>
          <w:sz w:val="32"/>
          <w:szCs w:val="32"/>
        </w:rPr>
      </w:pPr>
      <w:r w:rsidRPr="00CB1C7A">
        <w:rPr>
          <w:rFonts w:ascii="Arial" w:hAnsi="Arial" w:cs="Arial"/>
          <w:b/>
          <w:bCs/>
          <w:sz w:val="32"/>
          <w:szCs w:val="32"/>
        </w:rPr>
        <w:t>3.</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6704A015"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Important concern in this era. Even though the suicide dataset is publicly available on the internet, I have followed the best practices in data security to ensure there is no data leakage. I have used an encrypted windows drive to store the data. </w:t>
      </w:r>
      <w:r w:rsidR="00D87703" w:rsidRPr="00CB1C7A">
        <w:rPr>
          <w:rFonts w:ascii="Arial" w:hAnsi="Arial" w:cs="Arial"/>
          <w:sz w:val="24"/>
          <w:szCs w:val="24"/>
        </w:rPr>
        <w:t xml:space="preserve">Whole project codes are updated 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 files kept in a private repository and used that repo to pull changes to the live mochahost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622ECAF0" w:rsidR="0033448C" w:rsidRPr="00CB1C7A" w:rsidRDefault="0033448C" w:rsidP="005D4B76">
      <w:pPr>
        <w:spacing w:line="360" w:lineRule="auto"/>
        <w:rPr>
          <w:rFonts w:ascii="Arial" w:hAnsi="Arial" w:cs="Arial"/>
          <w:b/>
          <w:bCs/>
          <w:sz w:val="32"/>
          <w:szCs w:val="32"/>
        </w:rPr>
      </w:pPr>
      <w:r w:rsidRPr="00CB1C7A">
        <w:rPr>
          <w:rFonts w:ascii="Arial" w:hAnsi="Arial" w:cs="Arial"/>
          <w:b/>
          <w:bCs/>
          <w:sz w:val="32"/>
          <w:szCs w:val="32"/>
        </w:rPr>
        <w:t>3.</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software’s</w:t>
      </w:r>
    </w:p>
    <w:p w14:paraId="0B5EBE6D" w14:textId="3AC02EAB"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lastRenderedPageBreak/>
        <w:t>Microsoft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w:t>
      </w:r>
      <w:r w:rsidR="003D7E98" w:rsidRPr="00CB1C7A">
        <w:rPr>
          <w:rFonts w:ascii="Arial" w:hAnsi="Arial" w:cs="Arial"/>
          <w:sz w:val="24"/>
          <w:szCs w:val="24"/>
        </w:rPr>
        <w:t xml:space="preserve"> Microsoft excel is also used for minor csv file inspections.</w:t>
      </w:r>
      <w:r w:rsidR="00E26111" w:rsidRPr="00CB1C7A">
        <w:rPr>
          <w:rFonts w:ascii="Arial" w:hAnsi="Arial" w:cs="Arial"/>
          <w:sz w:val="24"/>
          <w:szCs w:val="24"/>
        </w:rPr>
        <w:t xml:space="preserve"> Visual Studio’s inbuilt git version control features are used time to time for managing the branches in the repository.</w:t>
      </w:r>
      <w:r w:rsidR="00DD123F" w:rsidRPr="00CB1C7A">
        <w:rPr>
          <w:rFonts w:ascii="Arial" w:hAnsi="Arial" w:cs="Arial"/>
          <w:sz w:val="24"/>
          <w:szCs w:val="24"/>
        </w:rPr>
        <w:t xml:space="preserve"> </w:t>
      </w:r>
    </w:p>
    <w:p w14:paraId="6F555AEC" w14:textId="21373AC2"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0D50DCA0" w:rsidR="00FE47BF" w:rsidRPr="00CB1C7A" w:rsidRDefault="00FE47BF" w:rsidP="005D4B76">
      <w:pPr>
        <w:spacing w:line="360" w:lineRule="auto"/>
        <w:rPr>
          <w:rFonts w:ascii="Arial" w:hAnsi="Arial" w:cs="Arial"/>
          <w:b/>
          <w:bCs/>
          <w:sz w:val="32"/>
          <w:szCs w:val="32"/>
        </w:rPr>
      </w:pPr>
      <w:r w:rsidRPr="00CB1C7A">
        <w:rPr>
          <w:rFonts w:ascii="Arial" w:hAnsi="Arial" w:cs="Arial"/>
          <w:b/>
          <w:bCs/>
          <w:sz w:val="32"/>
          <w:szCs w:val="32"/>
        </w:rPr>
        <w:t>Ethical Considerations</w:t>
      </w:r>
    </w:p>
    <w:p w14:paraId="37A9F157" w14:textId="11860E61" w:rsidR="00470EF0" w:rsidRPr="00CB1C7A" w:rsidRDefault="00470EF0" w:rsidP="00BA2172">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A harm is inflicted when an action of a researcher affects the participants or society. There are several reasons behind the actions of researchers that create huge trouble for society or individuals Furthermore </w:t>
      </w:r>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
          <w:id w:val="5490588"/>
          <w:placeholder>
            <w:docPart w:val="318861900EAE424082E3386ECFA198E3"/>
          </w:placeholder>
        </w:sdtPr>
        <w:sdtEndPr/>
        <w:sdtContent>
          <w:ins w:id="619" w:author="Sujil Kumar Koottathampathiyil" w:date="2022-06-08T23:04:00Z">
            <w:r w:rsidR="00DC7322" w:rsidRPr="00CB1C7A">
              <w:rPr>
                <w:rFonts w:ascii="Arial" w:hAnsi="Arial" w:cs="Arial"/>
                <w:sz w:val="23"/>
                <w:szCs w:val="23"/>
              </w:rPr>
              <w:t>(Human Radiation Experiments | Atomic Heritage Foundation n.d.)</w:t>
            </w:r>
          </w:ins>
          <w:del w:id="620" w:author="Sujil Kumar Koottathampathiyil" w:date="2022-06-08T19:46:00Z">
            <w:r w:rsidR="00770ACD" w:rsidRPr="00CB1C7A" w:rsidDel="00C518DB">
              <w:rPr>
                <w:rFonts w:ascii="Arial" w:hAnsi="Arial" w:cs="Arial"/>
                <w:sz w:val="23"/>
                <w:szCs w:val="23"/>
              </w:rPr>
              <w:delText>(Human Radiation Experiments | Atomic Heritage Foundation n.d.)</w:delText>
            </w:r>
          </w:del>
        </w:sdtContent>
      </w:sdt>
      <w:r w:rsidRPr="00CB1C7A">
        <w:rPr>
          <w:rFonts w:ascii="Arial" w:hAnsi="Arial" w:cs="Arial"/>
          <w:sz w:val="23"/>
          <w:szCs w:val="23"/>
        </w:rPr>
        <w:t xml:space="preserve"> was one of the biggest examples of this.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Quaker Oats which is also part of this study included radioactive components in oatmeal and were unknowingly fed to the children. </w:t>
      </w:r>
    </w:p>
    <w:p w14:paraId="2D02A06B" w14:textId="0D735844"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population 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 xml:space="preserve">There are several benefits related to the data. Data provides an overview of how many suicides are happening from time to time. Talking about the societal impact of this research is enormous. For example,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
          <w:id w:val="1825780883"/>
          <w:placeholder>
            <w:docPart w:val="318861900EAE424082E3386ECFA198E3"/>
          </w:placeholder>
        </w:sdtPr>
        <w:sdtEndPr/>
        <w:sdtContent>
          <w:ins w:id="621" w:author="Sujil Kumar Koottathampathiyil" w:date="2022-06-08T23:04:00Z">
            <w:r w:rsidR="00DC7322" w:rsidRPr="00CB1C7A">
              <w:rPr>
                <w:rFonts w:ascii="Arial" w:hAnsi="Arial" w:cs="Arial"/>
                <w:sz w:val="23"/>
                <w:szCs w:val="23"/>
              </w:rPr>
              <w:t>(Study: Benefits of Electric Cars Add Up—in the Billions! | NRDC n.d.)</w:t>
            </w:r>
          </w:ins>
          <w:del w:id="622" w:author="Sujil Kumar Koottathampathiyil" w:date="2022-06-08T19:46:00Z">
            <w:r w:rsidR="00770ACD" w:rsidRPr="00CB1C7A"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w:t>
      </w:r>
      <w:r w:rsidRPr="00CB1C7A">
        <w:rPr>
          <w:rFonts w:ascii="Arial" w:hAnsi="Arial" w:cs="Arial"/>
          <w:sz w:val="23"/>
          <w:szCs w:val="23"/>
        </w:rPr>
        <w:lastRenderedPageBreak/>
        <w:t>and cost-saving. In suicide analysis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43B020B0"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deaths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158B4D09" w:rsidR="001B3C3A" w:rsidRPr="00CB1C7A" w:rsidRDefault="001B3C3A" w:rsidP="005D4B76">
      <w:pPr>
        <w:autoSpaceDE w:val="0"/>
        <w:autoSpaceDN w:val="0"/>
        <w:adjustRightInd w:val="0"/>
        <w:spacing w:after="22" w:line="360" w:lineRule="auto"/>
        <w:jc w:val="both"/>
        <w:rPr>
          <w:rFonts w:ascii="Arial" w:hAnsi="Arial" w:cs="Arial"/>
          <w:b/>
          <w:bCs/>
          <w:color w:val="000000"/>
          <w:sz w:val="23"/>
          <w:szCs w:val="23"/>
        </w:rPr>
      </w:pPr>
      <w:r w:rsidRPr="00CB1C7A">
        <w:rPr>
          <w:rFonts w:ascii="Arial" w:hAnsi="Arial" w:cs="Arial"/>
          <w:b/>
          <w:bCs/>
          <w:color w:val="000000"/>
          <w:sz w:val="28"/>
          <w:szCs w:val="28"/>
          <w:u w:val="single"/>
        </w:rPr>
        <w:t>SWOT Analysis</w:t>
      </w:r>
      <w:r w:rsidR="007D3EF1" w:rsidRPr="00CB1C7A">
        <w:rPr>
          <w:rFonts w:ascii="Arial" w:hAnsi="Arial" w:cs="Arial"/>
          <w:b/>
          <w:bCs/>
          <w:color w:val="000000"/>
          <w:sz w:val="28"/>
          <w:szCs w:val="28"/>
        </w:rPr>
        <w:t xml:space="preserve">: </w:t>
      </w:r>
      <w:r w:rsidR="00B6731A" w:rsidRPr="00CB1C7A">
        <w:rPr>
          <w:rFonts w:ascii="Arial" w:hAnsi="Arial" w:cs="Arial"/>
          <w:b/>
          <w:bCs/>
          <w:color w:val="000000"/>
          <w:sz w:val="28"/>
          <w:szCs w:val="28"/>
        </w:rPr>
        <w:t>(</w:t>
      </w:r>
      <w:r w:rsidR="007D3EF1" w:rsidRPr="00CB1C7A">
        <w:rPr>
          <w:rFonts w:ascii="Arial" w:hAnsi="Arial" w:cs="Arial"/>
          <w:b/>
          <w:bCs/>
          <w:color w:val="000000"/>
          <w:sz w:val="23"/>
          <w:szCs w:val="23"/>
        </w:rPr>
        <w:t xml:space="preserve">SWOT Analysis </w:t>
      </w:r>
      <w:r w:rsidR="00826D38" w:rsidRPr="00CB1C7A">
        <w:rPr>
          <w:rFonts w:ascii="Arial" w:hAnsi="Arial" w:cs="Arial"/>
          <w:b/>
          <w:bCs/>
          <w:color w:val="000000"/>
          <w:sz w:val="23"/>
          <w:szCs w:val="23"/>
        </w:rPr>
        <w:t xml:space="preserve">based on </w:t>
      </w:r>
      <w:r w:rsidR="006D12E2" w:rsidRPr="00CB1C7A">
        <w:rPr>
          <w:rFonts w:ascii="Arial" w:hAnsi="Arial" w:cs="Arial"/>
          <w:b/>
          <w:bCs/>
          <w:color w:val="000000"/>
          <w:sz w:val="23"/>
          <w:szCs w:val="23"/>
        </w:rPr>
        <w:t>the</w:t>
      </w:r>
      <w:r w:rsidR="007D3EF1" w:rsidRPr="00CB1C7A">
        <w:rPr>
          <w:rFonts w:ascii="Arial" w:hAnsi="Arial" w:cs="Arial"/>
          <w:b/>
          <w:bCs/>
          <w:color w:val="000000"/>
          <w:sz w:val="23"/>
          <w:szCs w:val="23"/>
        </w:rPr>
        <w:t xml:space="preserve"> Guidelines of ACL as per ethics </w:t>
      </w:r>
      <w:r w:rsidR="00B6731A" w:rsidRPr="00CB1C7A">
        <w:rPr>
          <w:rFonts w:ascii="Arial" w:hAnsi="Arial" w:cs="Arial"/>
          <w:b/>
          <w:bCs/>
          <w:color w:val="000000"/>
          <w:sz w:val="23"/>
          <w:szCs w:val="23"/>
        </w:rPr>
        <w:t>)</w:t>
      </w:r>
    </w:p>
    <w:p w14:paraId="3C0ABFC6" w14:textId="2B47F43D"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623" w:author="Sujil Kumar Koottathampathiyil" w:date="2022-06-08T23:04:00Z">
            <w:r w:rsidR="00DC7322" w:rsidRPr="00CB1C7A">
              <w:rPr>
                <w:rFonts w:ascii="Arial" w:hAnsi="Arial" w:cs="Arial"/>
                <w:color w:val="000000"/>
                <w:sz w:val="23"/>
                <w:szCs w:val="23"/>
              </w:rPr>
              <w:t>(Bogod 2004)</w:t>
            </w:r>
          </w:ins>
          <w:del w:id="624" w:author="Sujil Kumar Koottathampathiyil" w:date="2022-06-08T19:46:00Z">
            <w:r w:rsidR="00770ACD" w:rsidRPr="00CB1C7A"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5D4B76">
      <w:pPr>
        <w:numPr>
          <w:ilvl w:val="1"/>
          <w:numId w:val="1"/>
        </w:numPr>
        <w:autoSpaceDE w:val="0"/>
        <w:autoSpaceDN w:val="0"/>
        <w:adjustRightInd w:val="0"/>
        <w:spacing w:after="0" w:line="360" w:lineRule="auto"/>
        <w:jc w:val="both"/>
        <w:rPr>
          <w:rFonts w:ascii="Arial" w:hAnsi="Arial" w:cs="Arial"/>
          <w:color w:val="000000"/>
          <w:sz w:val="23"/>
          <w:szCs w:val="23"/>
        </w:rPr>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w:t>
      </w:r>
      <w:r w:rsidRPr="00CB1C7A">
        <w:rPr>
          <w:rFonts w:ascii="Arial" w:hAnsi="Arial" w:cs="Arial"/>
          <w:color w:val="000000"/>
          <w:sz w:val="23"/>
          <w:szCs w:val="23"/>
        </w:rPr>
        <w:lastRenderedPageBreak/>
        <w:t>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of 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about 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50F8964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Suicide prediction model and live dashboard visualization is a great analysis model which any growing business can take inspiration from. Just imagine a burger selling vendor creating a live predicting model of specific kind of burger that are sold at particular season of a year? or may 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 shakes in each month? Wouldn’t these analyses make them grow? or even predict how much 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22767CB"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Suicide 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2949B658" w14:textId="77777777" w:rsidR="00FE47BF" w:rsidRPr="00CB1C7A" w:rsidRDefault="00FE47BF" w:rsidP="005D4B76">
      <w:pPr>
        <w:autoSpaceDE w:val="0"/>
        <w:autoSpaceDN w:val="0"/>
        <w:adjustRightInd w:val="0"/>
        <w:spacing w:after="22" w:line="360" w:lineRule="auto"/>
        <w:jc w:val="both"/>
        <w:rPr>
          <w:rFonts w:ascii="Arial" w:hAnsi="Arial" w:cs="Arial"/>
          <w:color w:val="000000"/>
        </w:rPr>
      </w:pPr>
      <w:r w:rsidRPr="00CB1C7A">
        <w:rPr>
          <w:rFonts w:ascii="Arial" w:hAnsi="Arial" w:cs="Arial"/>
          <w:color w:val="000000"/>
          <w:sz w:val="23"/>
          <w:szCs w:val="23"/>
        </w:rPr>
        <w:t>Talking about analysis of suicides in previous years, there could be political impact because of the difference in counts during different political administration periods.</w:t>
      </w:r>
    </w:p>
    <w:p w14:paraId="24F4F49C" w14:textId="77777777" w:rsidR="009D37AD" w:rsidRPr="00CB1C7A" w:rsidRDefault="009D37AD" w:rsidP="005D4B76">
      <w:pPr>
        <w:spacing w:line="360" w:lineRule="auto"/>
        <w:jc w:val="both"/>
        <w:rPr>
          <w:rFonts w:ascii="Arial" w:hAnsi="Arial" w:cs="Arial"/>
          <w:b/>
          <w:bCs/>
        </w:rPr>
      </w:pPr>
    </w:p>
    <w:p w14:paraId="25966D2C" w14:textId="32150F40" w:rsidR="009A3A86" w:rsidRPr="00CB1C7A" w:rsidDel="005070C6" w:rsidRDefault="00EF5C20" w:rsidP="005D4B76">
      <w:pPr>
        <w:spacing w:line="360" w:lineRule="auto"/>
        <w:jc w:val="both"/>
        <w:rPr>
          <w:moveFrom w:id="625" w:author="Sujil Kumar Koottathampathiyil" w:date="2022-06-08T19:43:00Z"/>
          <w:rFonts w:ascii="Arial" w:hAnsi="Arial" w:cs="Arial"/>
          <w:b/>
          <w:bCs/>
        </w:rPr>
      </w:pPr>
      <w:moveFromRangeStart w:id="626" w:author="Sujil Kumar Koottathampathiyil" w:date="2022-06-08T19:43:00Z" w:name="move105609769"/>
      <w:commentRangeStart w:id="627"/>
      <w:moveFrom w:id="628" w:author="Sujil Kumar Koottathampathiyil" w:date="2022-06-08T19:43:00Z">
        <w:r w:rsidRPr="00CB1C7A" w:rsidDel="005070C6">
          <w:rPr>
            <w:rFonts w:ascii="Arial" w:hAnsi="Arial" w:cs="Arial"/>
            <w:b/>
            <w:bCs/>
          </w:rPr>
          <w:t>Literature Review</w:t>
        </w:r>
        <w:commentRangeEnd w:id="627"/>
        <w:r w:rsidR="00FC6EEA" w:rsidRPr="00CB1C7A" w:rsidDel="005070C6">
          <w:rPr>
            <w:rStyle w:val="CommentReference"/>
            <w:rFonts w:ascii="Arial" w:hAnsi="Arial" w:cs="Arial"/>
            <w:rPrChange w:id="629" w:author="Sujil Kumar Koottathampathiyil" w:date="2022-06-08T23:07:00Z">
              <w:rPr>
                <w:rStyle w:val="CommentReference"/>
              </w:rPr>
            </w:rPrChange>
          </w:rPr>
          <w:commentReference w:id="627"/>
        </w:r>
      </w:moveFrom>
    </w:p>
    <w:p w14:paraId="11824C43" w14:textId="5407FC35" w:rsidR="00F00D66" w:rsidRPr="00CB1C7A" w:rsidDel="005070C6" w:rsidRDefault="00F00D66" w:rsidP="005D4B76">
      <w:pPr>
        <w:spacing w:line="360" w:lineRule="auto"/>
        <w:jc w:val="both"/>
        <w:rPr>
          <w:moveFrom w:id="630" w:author="Sujil Kumar Koottathampathiyil" w:date="2022-06-08T19:43:00Z"/>
          <w:rFonts w:ascii="Arial" w:hAnsi="Arial" w:cs="Arial"/>
          <w:color w:val="000000"/>
        </w:rPr>
      </w:pPr>
      <w:moveFrom w:id="631"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632" w:author="Sujil Kumar Koottathampathiyil" w:date="2022-06-08T19:43:00Z">
            <w:del w:id="633" w:author="Sujil Kumar Koottathampathiyil" w:date="2022-06-08T19:46:00Z">
              <w:r w:rsidR="00770ACD" w:rsidRPr="00CB1C7A" w:rsidDel="00C518DB">
                <w:rPr>
                  <w:rFonts w:ascii="Arial" w:hAnsi="Arial" w:cs="Arial"/>
                  <w:color w:val="000000"/>
                </w:rPr>
                <w:delText>(Kumar and Susan 2020)</w:delText>
              </w:r>
            </w:del>
          </w:moveFrom>
        </w:sdtContent>
      </w:sdt>
      <w:moveFrom w:id="634"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635"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636" w:author="Sujil Kumar Koottathampathiyil" w:date="2022-06-08T19:43:00Z"/>
          <w:rFonts w:ascii="Arial" w:hAnsi="Arial" w:cs="Arial"/>
          <w:color w:val="000000"/>
        </w:rPr>
      </w:pPr>
      <w:moveFrom w:id="637"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638" w:author="Sujil Kumar Koottathampathiyil" w:date="2022-06-08T19:43:00Z"/>
          <w:rFonts w:ascii="Arial" w:hAnsi="Arial" w:cs="Arial"/>
          <w:color w:val="000000"/>
        </w:rPr>
      </w:pPr>
      <w:moveFrom w:id="639"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640" w:author="Sujil Kumar Koottathampathiyil" w:date="2022-06-08T19:43:00Z">
            <w:del w:id="641" w:author="Sujil Kumar Koottathampathiyil" w:date="2022-06-08T19:46:00Z">
              <w:r w:rsidR="00770ACD" w:rsidRPr="00CB1C7A" w:rsidDel="00C518DB">
                <w:rPr>
                  <w:rFonts w:ascii="Arial" w:hAnsi="Arial" w:cs="Arial"/>
                  <w:color w:val="000000"/>
                </w:rPr>
                <w:delText>(Włodarczyk et al. 2021)</w:delText>
              </w:r>
            </w:del>
          </w:moveFrom>
        </w:sdtContent>
      </w:sdt>
      <w:moveFrom w:id="642"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643" w:author="Sujil Kumar Koottathampathiyil" w:date="2022-06-08T19:43:00Z"/>
          <w:rFonts w:ascii="Arial" w:hAnsi="Arial" w:cs="Arial"/>
          <w:color w:val="000000"/>
        </w:rPr>
      </w:pPr>
      <w:moveFrom w:id="644"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645" w:author="Sujil Kumar Koottathampathiyil" w:date="2022-06-08T19:43:00Z">
            <w:del w:id="646" w:author="Sujil Kumar Koottathampathiyil" w:date="2022-06-08T19:46:00Z">
              <w:r w:rsidR="00770ACD" w:rsidRPr="00CB1C7A" w:rsidDel="00C518DB">
                <w:rPr>
                  <w:rFonts w:ascii="Arial" w:hAnsi="Arial" w:cs="Arial"/>
                  <w:color w:val="000000"/>
                </w:rPr>
                <w:delText>2021</w:delText>
              </w:r>
            </w:del>
          </w:moveFrom>
        </w:sdtContent>
      </w:sdt>
      <w:moveFrom w:id="647"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648" w:author="Sujil Kumar Koottathampathiyil" w:date="2022-06-08T19:43:00Z">
            <w:del w:id="649" w:author="Sujil Kumar Koottathampathiyil" w:date="2022-06-08T19:46:00Z">
              <w:r w:rsidR="00770ACD" w:rsidRPr="00CB1C7A" w:rsidDel="00C518DB">
                <w:rPr>
                  <w:rFonts w:ascii="Arial" w:hAnsi="Arial" w:cs="Arial"/>
                  <w:color w:val="000000"/>
                </w:rPr>
                <w:delText>Airiti and team</w:delText>
              </w:r>
            </w:del>
          </w:moveFrom>
        </w:sdtContent>
      </w:sdt>
      <w:moveFrom w:id="650"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651"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652" w:author="Sujil Kumar Koottathampathiyil" w:date="2022-06-08T19:43:00Z"/>
          <w:rFonts w:ascii="Arial" w:hAnsi="Arial" w:cs="Arial"/>
          <w:color w:val="000000"/>
        </w:rPr>
      </w:pPr>
      <w:moveFrom w:id="653"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654" w:author="Sujil Kumar Koottathampathiyil" w:date="2022-06-08T19:43:00Z">
            <w:del w:id="655" w:author="Sujil Kumar Koottathampathiyil" w:date="2022-06-08T19:46:00Z">
              <w:r w:rsidR="00770ACD" w:rsidRPr="00CB1C7A" w:rsidDel="00C518DB">
                <w:rPr>
                  <w:rFonts w:ascii="Arial" w:hAnsi="Arial" w:cs="Arial"/>
                  <w:color w:val="000000"/>
                </w:rPr>
                <w:delText>(Huang et al. 2017)</w:delText>
              </w:r>
            </w:del>
          </w:moveFrom>
        </w:sdtContent>
      </w:sdt>
      <w:moveFrom w:id="656"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657" w:author="Sujil Kumar Koottathampathiyil" w:date="2022-06-08T19:43:00Z">
            <w:del w:id="658" w:author="Sujil Kumar Koottathampathiyil" w:date="2022-06-08T19:46:00Z">
              <w:r w:rsidR="00770ACD" w:rsidRPr="00CB1C7A" w:rsidDel="00C518DB">
                <w:rPr>
                  <w:rFonts w:ascii="Arial" w:hAnsi="Arial" w:cs="Arial"/>
                  <w:color w:val="000000"/>
                </w:rPr>
                <w:delText>(Cortes and Vapnik 1995)</w:delText>
              </w:r>
            </w:del>
          </w:moveFrom>
        </w:sdtContent>
      </w:sdt>
      <w:moveFrom w:id="659"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660" w:author="Sujil Kumar Koottathampathiyil" w:date="2022-06-08T19:43:00Z"/>
          <w:rFonts w:ascii="Arial" w:hAnsi="Arial" w:cs="Arial"/>
          <w:color w:val="000000"/>
        </w:rPr>
      </w:pPr>
      <w:moveFrom w:id="661"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662" w:author="Sujil Kumar Koottathampathiyil" w:date="2022-06-08T19:43:00Z">
            <w:del w:id="663" w:author="Sujil Kumar Koottathampathiyil" w:date="2022-06-08T19:46:00Z">
              <w:r w:rsidR="00770ACD" w:rsidRPr="00CB1C7A" w:rsidDel="00C518DB">
                <w:rPr>
                  <w:rFonts w:ascii="Arial" w:hAnsi="Arial" w:cs="Arial"/>
                  <w:color w:val="000000"/>
                </w:rPr>
                <w:delText>(2018)</w:delText>
              </w:r>
            </w:del>
          </w:moveFrom>
        </w:sdtContent>
      </w:sdt>
      <w:moveFrom w:id="664"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A519F49" w:rsidR="00B76B1A" w:rsidRPr="00CB1C7A" w:rsidDel="005070C6" w:rsidRDefault="00E52FFE" w:rsidP="005D4B76">
      <w:pPr>
        <w:spacing w:line="360" w:lineRule="auto"/>
        <w:jc w:val="both"/>
        <w:rPr>
          <w:moveFrom w:id="665" w:author="Sujil Kumar Koottathampathiyil" w:date="2022-06-08T19:43:00Z"/>
          <w:rFonts w:ascii="Arial" w:hAnsi="Arial" w:cs="Arial"/>
          <w:color w:val="000000"/>
        </w:rPr>
      </w:pPr>
      <w:moveFrom w:id="666"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dtPr>
        <w:sdtEndPr/>
        <w:sdtContent>
          <w:moveFrom w:id="667" w:author="Sujil Kumar Koottathampathiyil" w:date="2022-06-08T19:43:00Z">
            <w:del w:id="668" w:author="Sujil Kumar Koottathampathiyil" w:date="2022-06-08T19:46:00Z">
              <w:r w:rsidR="00770ACD" w:rsidRPr="00CB1C7A" w:rsidDel="00C518DB">
                <w:rPr>
                  <w:rFonts w:ascii="Arial" w:hAnsi="Arial" w:cs="Arial"/>
                  <w:color w:val="000000"/>
                </w:rPr>
                <w:delText>(Vector Autoregressive Models for Multivariate Time Series 2006)</w:delText>
              </w:r>
            </w:del>
          </w:moveFrom>
        </w:sdtContent>
      </w:sdt>
      <w:moveFrom w:id="669"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626"/>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77777777" w:rsidR="00DA5B80" w:rsidRPr="00CB1C7A" w:rsidRDefault="00DA5B80" w:rsidP="005D4B76">
          <w:pPr>
            <w:spacing w:line="360" w:lineRule="auto"/>
            <w:jc w:val="both"/>
            <w:divId w:val="99877264"/>
            <w:rPr>
              <w:rFonts w:ascii="Arial" w:hAnsi="Arial" w:cs="Arial"/>
              <w:b/>
              <w:bCs/>
              <w:u w:val="single"/>
            </w:rPr>
          </w:pPr>
          <w:r w:rsidRPr="00CB1C7A">
            <w:rPr>
              <w:rFonts w:ascii="Arial" w:hAnsi="Arial" w:cs="Arial"/>
              <w:b/>
              <w:bCs/>
              <w:u w:val="single"/>
            </w:rPr>
            <w:t>References</w:t>
          </w:r>
        </w:p>
        <w:sdt>
          <w:sdtPr>
            <w:rPr>
              <w:rFonts w:ascii="Arial" w:hAnsi="Arial" w:cs="Arial"/>
            </w:rPr>
            <w:tag w:val="MENDELEY_BIBLIOGRAPHY"/>
            <w:id w:val="-294916325"/>
            <w:placeholder>
              <w:docPart w:val="DefaultPlaceholder_-1854013440"/>
            </w:placeholder>
          </w:sdtPr>
          <w:sdtEndPr/>
          <w:sdtContent>
            <w:p w14:paraId="7C18BBCD" w14:textId="77777777" w:rsidR="00DC7322" w:rsidRPr="00CB1C7A" w:rsidRDefault="00DC7322">
              <w:pPr>
                <w:divId w:val="902057308"/>
                <w:rPr>
                  <w:ins w:id="670" w:author="Sujil Kumar Koottathampathiyil" w:date="2022-06-08T23:04:00Z"/>
                  <w:rFonts w:ascii="Arial" w:eastAsia="Times New Roman" w:hAnsi="Arial" w:cs="Arial"/>
                  <w:sz w:val="24"/>
                  <w:szCs w:val="24"/>
                  <w:rPrChange w:id="671" w:author="Sujil Kumar Koottathampathiyil" w:date="2022-06-08T23:07:00Z">
                    <w:rPr>
                      <w:ins w:id="672" w:author="Sujil Kumar Koottathampathiyil" w:date="2022-06-08T23:04:00Z"/>
                      <w:rFonts w:eastAsia="Times New Roman"/>
                      <w:sz w:val="24"/>
                      <w:szCs w:val="24"/>
                    </w:rPr>
                  </w:rPrChange>
                </w:rPr>
              </w:pPr>
              <w:ins w:id="673" w:author="Sujil Kumar Koottathampathiyil" w:date="2022-06-08T23:04:00Z">
                <w:r w:rsidRPr="00CB1C7A">
                  <w:rPr>
                    <w:rFonts w:ascii="Arial" w:eastAsia="Times New Roman" w:hAnsi="Arial" w:cs="Arial"/>
                    <w:i/>
                    <w:iCs/>
                    <w:rPrChange w:id="674" w:author="Sujil Kumar Koottathampathiyil" w:date="2022-06-08T23:07:00Z">
                      <w:rPr>
                        <w:rFonts w:eastAsia="Times New Roman"/>
                        <w:i/>
                        <w:iCs/>
                      </w:rPr>
                    </w:rPrChange>
                  </w:rPr>
                  <w:t>(3) 1/4: What is Streamlit - YouTube</w:t>
                </w:r>
                <w:r w:rsidRPr="00CB1C7A">
                  <w:rPr>
                    <w:rFonts w:ascii="Arial" w:eastAsia="Times New Roman" w:hAnsi="Arial" w:cs="Arial"/>
                    <w:rPrChange w:id="675" w:author="Sujil Kumar Koottathampathiyil" w:date="2022-06-08T23:07:00Z">
                      <w:rPr>
                        <w:rFonts w:eastAsia="Times New Roman"/>
                      </w:rPr>
                    </w:rPrChange>
                  </w:rPr>
                  <w:t>. Available from: https://www.youtube.com/watch?v=R2nr1uZ8ffc [accessed 4 June 2022].</w:t>
                </w:r>
              </w:ins>
            </w:p>
            <w:p w14:paraId="5BE9A906" w14:textId="77777777" w:rsidR="00DC7322" w:rsidRPr="00CB1C7A" w:rsidRDefault="00DC7322">
              <w:pPr>
                <w:divId w:val="1453597582"/>
                <w:rPr>
                  <w:ins w:id="676" w:author="Sujil Kumar Koottathampathiyil" w:date="2022-06-08T23:04:00Z"/>
                  <w:rFonts w:ascii="Arial" w:eastAsia="Times New Roman" w:hAnsi="Arial" w:cs="Arial"/>
                  <w:rPrChange w:id="677" w:author="Sujil Kumar Koottathampathiyil" w:date="2022-06-08T23:07:00Z">
                    <w:rPr>
                      <w:ins w:id="678" w:author="Sujil Kumar Koottathampathiyil" w:date="2022-06-08T23:04:00Z"/>
                      <w:rFonts w:eastAsia="Times New Roman"/>
                    </w:rPr>
                  </w:rPrChange>
                </w:rPr>
              </w:pPr>
              <w:ins w:id="679" w:author="Sujil Kumar Koottathampathiyil" w:date="2022-06-08T23:04:00Z">
                <w:r w:rsidRPr="00CB1C7A">
                  <w:rPr>
                    <w:rFonts w:ascii="Arial" w:eastAsia="Times New Roman" w:hAnsi="Arial" w:cs="Arial"/>
                    <w:i/>
                    <w:iCs/>
                    <w:rPrChange w:id="680" w:author="Sujil Kumar Koottathampathiyil" w:date="2022-06-08T23:07:00Z">
                      <w:rPr>
                        <w:rFonts w:eastAsia="Times New Roman"/>
                        <w:i/>
                        <w:iCs/>
                      </w:rPr>
                    </w:rPrChange>
                  </w:rPr>
                  <w:t>Airiti Library_Comparative+Study+of+Artificial+Neural+Network+and+ARIMA+Models+in+Predicting+Exchange+Rate</w:t>
                </w:r>
                <w:r w:rsidRPr="00CB1C7A">
                  <w:rPr>
                    <w:rFonts w:ascii="Arial" w:eastAsia="Times New Roman" w:hAnsi="Arial" w:cs="Arial"/>
                    <w:rPrChange w:id="681" w:author="Sujil Kumar Koottathampathiyil" w:date="2022-06-08T23:07:00Z">
                      <w:rPr>
                        <w:rFonts w:eastAsia="Times New Roman"/>
                      </w:rPr>
                    </w:rPrChange>
                  </w:rPr>
                  <w:t>. Available from: https://www.airitilibrary.com/Publication/alDetailedMesh?docid=20407467-201211-201512080011-201512080011-4397-4403 [accessed 8 April 2022].</w:t>
                </w:r>
              </w:ins>
            </w:p>
            <w:p w14:paraId="2E062745" w14:textId="77777777" w:rsidR="00DC7322" w:rsidRPr="00CB1C7A" w:rsidRDefault="00DC7322">
              <w:pPr>
                <w:divId w:val="451019176"/>
                <w:rPr>
                  <w:ins w:id="682" w:author="Sujil Kumar Koottathampathiyil" w:date="2022-06-08T23:04:00Z"/>
                  <w:rFonts w:ascii="Arial" w:eastAsia="Times New Roman" w:hAnsi="Arial" w:cs="Arial"/>
                  <w:rPrChange w:id="683" w:author="Sujil Kumar Koottathampathiyil" w:date="2022-06-08T23:07:00Z">
                    <w:rPr>
                      <w:ins w:id="684" w:author="Sujil Kumar Koottathampathiyil" w:date="2022-06-08T23:04:00Z"/>
                      <w:rFonts w:eastAsia="Times New Roman"/>
                    </w:rPr>
                  </w:rPrChange>
                </w:rPr>
              </w:pPr>
              <w:ins w:id="685" w:author="Sujil Kumar Koottathampathiyil" w:date="2022-06-08T23:04:00Z">
                <w:r w:rsidRPr="00CB1C7A">
                  <w:rPr>
                    <w:rFonts w:ascii="Arial" w:eastAsia="Times New Roman" w:hAnsi="Arial" w:cs="Arial"/>
                    <w:rPrChange w:id="686" w:author="Sujil Kumar Koottathampathiyil" w:date="2022-06-08T23:07:00Z">
                      <w:rPr>
                        <w:rFonts w:eastAsia="Times New Roman"/>
                      </w:rPr>
                    </w:rPrChange>
                  </w:rPr>
                  <w:t xml:space="preserve">Bellman, V. and Namdev, V. (2022). Suicidality Among Men in Russia: A Review of Recent Epidemiological Data. </w:t>
                </w:r>
                <w:r w:rsidRPr="00CB1C7A">
                  <w:rPr>
                    <w:rFonts w:ascii="Arial" w:eastAsia="Times New Roman" w:hAnsi="Arial" w:cs="Arial"/>
                    <w:i/>
                    <w:iCs/>
                    <w:rPrChange w:id="687" w:author="Sujil Kumar Koottathampathiyil" w:date="2022-06-08T23:07:00Z">
                      <w:rPr>
                        <w:rFonts w:eastAsia="Times New Roman"/>
                        <w:i/>
                        <w:iCs/>
                      </w:rPr>
                    </w:rPrChange>
                  </w:rPr>
                  <w:t>Cureus</w:t>
                </w:r>
                <w:r w:rsidRPr="00CB1C7A">
                  <w:rPr>
                    <w:rFonts w:ascii="Arial" w:eastAsia="Times New Roman" w:hAnsi="Arial" w:cs="Arial"/>
                    <w:rPrChange w:id="688" w:author="Sujil Kumar Koottathampathiyil" w:date="2022-06-08T23:07:00Z">
                      <w:rPr>
                        <w:rFonts w:eastAsia="Times New Roman"/>
                      </w:rPr>
                    </w:rPrChange>
                  </w:rPr>
                  <w:t xml:space="preserve"> [online], 14(3). Available from: https://www.cureus.com/articles/88128-suicidality-among-men-in-russia-a-review-of-recent-epidemiological-data [accessed 8 June 2022].</w:t>
                </w:r>
              </w:ins>
            </w:p>
            <w:p w14:paraId="3D1D3E9C" w14:textId="77777777" w:rsidR="00DC7322" w:rsidRPr="00CB1C7A" w:rsidRDefault="00DC7322">
              <w:pPr>
                <w:divId w:val="546793871"/>
                <w:rPr>
                  <w:ins w:id="689" w:author="Sujil Kumar Koottathampathiyil" w:date="2022-06-08T23:04:00Z"/>
                  <w:rFonts w:ascii="Arial" w:eastAsia="Times New Roman" w:hAnsi="Arial" w:cs="Arial"/>
                  <w:rPrChange w:id="690" w:author="Sujil Kumar Koottathampathiyil" w:date="2022-06-08T23:07:00Z">
                    <w:rPr>
                      <w:ins w:id="691" w:author="Sujil Kumar Koottathampathiyil" w:date="2022-06-08T23:04:00Z"/>
                      <w:rFonts w:eastAsia="Times New Roman"/>
                    </w:rPr>
                  </w:rPrChange>
                </w:rPr>
              </w:pPr>
              <w:ins w:id="692" w:author="Sujil Kumar Koottathampathiyil" w:date="2022-06-08T23:04:00Z">
                <w:r w:rsidRPr="00CB1C7A">
                  <w:rPr>
                    <w:rFonts w:ascii="Arial" w:eastAsia="Times New Roman" w:hAnsi="Arial" w:cs="Arial"/>
                    <w:rPrChange w:id="693" w:author="Sujil Kumar Koottathampathiyil" w:date="2022-06-08T23:07:00Z">
                      <w:rPr>
                        <w:rFonts w:eastAsia="Times New Roman"/>
                      </w:rPr>
                    </w:rPrChange>
                  </w:rPr>
                  <w:t xml:space="preserve">Bogod, D. (2004). The Nazi Hypothermia Experiments: Forbidden Data?. </w:t>
                </w:r>
                <w:r w:rsidRPr="00CB1C7A">
                  <w:rPr>
                    <w:rFonts w:ascii="Arial" w:eastAsia="Times New Roman" w:hAnsi="Arial" w:cs="Arial"/>
                    <w:i/>
                    <w:iCs/>
                    <w:rPrChange w:id="694" w:author="Sujil Kumar Koottathampathiyil" w:date="2022-06-08T23:07:00Z">
                      <w:rPr>
                        <w:rFonts w:eastAsia="Times New Roman"/>
                        <w:i/>
                        <w:iCs/>
                      </w:rPr>
                    </w:rPrChange>
                  </w:rPr>
                  <w:t>Anaesthesia</w:t>
                </w:r>
                <w:r w:rsidRPr="00CB1C7A">
                  <w:rPr>
                    <w:rFonts w:ascii="Arial" w:eastAsia="Times New Roman" w:hAnsi="Arial" w:cs="Arial"/>
                    <w:rPrChange w:id="695" w:author="Sujil Kumar Koottathampathiyil" w:date="2022-06-08T23:07:00Z">
                      <w:rPr>
                        <w:rFonts w:eastAsia="Times New Roman"/>
                      </w:rPr>
                    </w:rPrChange>
                  </w:rPr>
                  <w:t xml:space="preserve"> [online], 59(12), pp.1155–1156.</w:t>
                </w:r>
              </w:ins>
            </w:p>
            <w:p w14:paraId="25F7B785" w14:textId="77777777" w:rsidR="00DC7322" w:rsidRPr="00CB1C7A" w:rsidRDefault="00DC7322">
              <w:pPr>
                <w:divId w:val="1105229291"/>
                <w:rPr>
                  <w:ins w:id="696" w:author="Sujil Kumar Koottathampathiyil" w:date="2022-06-08T23:04:00Z"/>
                  <w:rFonts w:ascii="Arial" w:eastAsia="Times New Roman" w:hAnsi="Arial" w:cs="Arial"/>
                  <w:rPrChange w:id="697" w:author="Sujil Kumar Koottathampathiyil" w:date="2022-06-08T23:07:00Z">
                    <w:rPr>
                      <w:ins w:id="698" w:author="Sujil Kumar Koottathampathiyil" w:date="2022-06-08T23:04:00Z"/>
                      <w:rFonts w:eastAsia="Times New Roman"/>
                    </w:rPr>
                  </w:rPrChange>
                </w:rPr>
              </w:pPr>
              <w:ins w:id="699" w:author="Sujil Kumar Koottathampathiyil" w:date="2022-06-08T23:04:00Z">
                <w:r w:rsidRPr="00CB1C7A">
                  <w:rPr>
                    <w:rFonts w:ascii="Arial" w:eastAsia="Times New Roman" w:hAnsi="Arial" w:cs="Arial"/>
                    <w:rPrChange w:id="700" w:author="Sujil Kumar Koottathampathiyil" w:date="2022-06-08T23:07:00Z">
                      <w:rPr>
                        <w:rFonts w:eastAsia="Times New Roman"/>
                      </w:rPr>
                    </w:rPrChange>
                  </w:rPr>
                  <w:t xml:space="preserve">Brunello, A., Marzano, E., Montanari, A. and Sciavicco, G. (2019). J48SS: A Novel Decision Tree Approach for the Handling of Sequential and Time Series Data. </w:t>
                </w:r>
                <w:r w:rsidRPr="00CB1C7A">
                  <w:rPr>
                    <w:rFonts w:ascii="Arial" w:eastAsia="Times New Roman" w:hAnsi="Arial" w:cs="Arial"/>
                    <w:i/>
                    <w:iCs/>
                    <w:rPrChange w:id="701" w:author="Sujil Kumar Koottathampathiyil" w:date="2022-06-08T23:07:00Z">
                      <w:rPr>
                        <w:rFonts w:eastAsia="Times New Roman"/>
                        <w:i/>
                        <w:iCs/>
                      </w:rPr>
                    </w:rPrChange>
                  </w:rPr>
                  <w:t>Computers 2019, Vol. 8, Page 21</w:t>
                </w:r>
                <w:r w:rsidRPr="00CB1C7A">
                  <w:rPr>
                    <w:rFonts w:ascii="Arial" w:eastAsia="Times New Roman" w:hAnsi="Arial" w:cs="Arial"/>
                    <w:rPrChange w:id="702" w:author="Sujil Kumar Koottathampathiyil" w:date="2022-06-08T23:07:00Z">
                      <w:rPr>
                        <w:rFonts w:eastAsia="Times New Roman"/>
                      </w:rPr>
                    </w:rPrChange>
                  </w:rPr>
                  <w:t xml:space="preserve"> [online], 8(1), p.21. Available from: https://www.mdpi.com/2073-431X/8/1/21/htm [accessed 7 June 2022].</w:t>
                </w:r>
              </w:ins>
            </w:p>
            <w:p w14:paraId="2B4842C8" w14:textId="77777777" w:rsidR="00DC7322" w:rsidRPr="00CB1C7A" w:rsidRDefault="00DC7322">
              <w:pPr>
                <w:divId w:val="1679036649"/>
                <w:rPr>
                  <w:ins w:id="703" w:author="Sujil Kumar Koottathampathiyil" w:date="2022-06-08T23:04:00Z"/>
                  <w:rFonts w:ascii="Arial" w:eastAsia="Times New Roman" w:hAnsi="Arial" w:cs="Arial"/>
                  <w:rPrChange w:id="704" w:author="Sujil Kumar Koottathampathiyil" w:date="2022-06-08T23:07:00Z">
                    <w:rPr>
                      <w:ins w:id="705" w:author="Sujil Kumar Koottathampathiyil" w:date="2022-06-08T23:04:00Z"/>
                      <w:rFonts w:eastAsia="Times New Roman"/>
                    </w:rPr>
                  </w:rPrChange>
                </w:rPr>
              </w:pPr>
              <w:ins w:id="706" w:author="Sujil Kumar Koottathampathiyil" w:date="2022-06-08T23:04:00Z">
                <w:r w:rsidRPr="00CB1C7A">
                  <w:rPr>
                    <w:rFonts w:ascii="Arial" w:eastAsia="Times New Roman" w:hAnsi="Arial" w:cs="Arial"/>
                    <w:rPrChange w:id="707" w:author="Sujil Kumar Koottathampathiyil" w:date="2022-06-08T23:07:00Z">
                      <w:rPr>
                        <w:rFonts w:eastAsia="Times New Roman"/>
                      </w:rPr>
                    </w:rPrChange>
                  </w:rPr>
                  <w:t xml:space="preserve">Cortes, C. and Vapnik, V. (1995). Support-vector networks. </w:t>
                </w:r>
                <w:r w:rsidRPr="00CB1C7A">
                  <w:rPr>
                    <w:rFonts w:ascii="Arial" w:eastAsia="Times New Roman" w:hAnsi="Arial" w:cs="Arial"/>
                    <w:i/>
                    <w:iCs/>
                    <w:rPrChange w:id="708" w:author="Sujil Kumar Koottathampathiyil" w:date="2022-06-08T23:07:00Z">
                      <w:rPr>
                        <w:rFonts w:eastAsia="Times New Roman"/>
                        <w:i/>
                        <w:iCs/>
                      </w:rPr>
                    </w:rPrChange>
                  </w:rPr>
                  <w:t>Machine Learning</w:t>
                </w:r>
                <w:r w:rsidRPr="00CB1C7A">
                  <w:rPr>
                    <w:rFonts w:ascii="Arial" w:eastAsia="Times New Roman" w:hAnsi="Arial" w:cs="Arial"/>
                    <w:rPrChange w:id="709" w:author="Sujil Kumar Koottathampathiyil" w:date="2022-06-08T23:07:00Z">
                      <w:rPr>
                        <w:rFonts w:eastAsia="Times New Roman"/>
                      </w:rPr>
                    </w:rPrChange>
                  </w:rPr>
                  <w:t xml:space="preserve"> [online], 20(3), pp.273–297.</w:t>
                </w:r>
              </w:ins>
            </w:p>
            <w:p w14:paraId="0E36C7DA" w14:textId="77777777" w:rsidR="00DC7322" w:rsidRPr="00CB1C7A" w:rsidRDefault="00DC7322">
              <w:pPr>
                <w:divId w:val="1220635103"/>
                <w:rPr>
                  <w:ins w:id="710" w:author="Sujil Kumar Koottathampathiyil" w:date="2022-06-08T23:04:00Z"/>
                  <w:rFonts w:ascii="Arial" w:eastAsia="Times New Roman" w:hAnsi="Arial" w:cs="Arial"/>
                  <w:rPrChange w:id="711" w:author="Sujil Kumar Koottathampathiyil" w:date="2022-06-08T23:07:00Z">
                    <w:rPr>
                      <w:ins w:id="712" w:author="Sujil Kumar Koottathampathiyil" w:date="2022-06-08T23:04:00Z"/>
                      <w:rFonts w:eastAsia="Times New Roman"/>
                    </w:rPr>
                  </w:rPrChange>
                </w:rPr>
              </w:pPr>
              <w:ins w:id="713" w:author="Sujil Kumar Koottathampathiyil" w:date="2022-06-08T23:04:00Z">
                <w:r w:rsidRPr="00CB1C7A">
                  <w:rPr>
                    <w:rFonts w:ascii="Arial" w:eastAsia="Times New Roman" w:hAnsi="Arial" w:cs="Arial"/>
                    <w:rPrChange w:id="714" w:author="Sujil Kumar Koottathampathiyil" w:date="2022-06-08T23:07:00Z">
                      <w:rPr>
                        <w:rFonts w:eastAsia="Times New Roman"/>
                      </w:rPr>
                    </w:rPrChange>
                  </w:rPr>
                  <w:lastRenderedPageBreak/>
                  <w:t xml:space="preserve">Filho, D.M. and Valk, M. (2020). Dynamic VAR model-based control charts for batch process monitoring. </w:t>
                </w:r>
                <w:r w:rsidRPr="00CB1C7A">
                  <w:rPr>
                    <w:rFonts w:ascii="Arial" w:eastAsia="Times New Roman" w:hAnsi="Arial" w:cs="Arial"/>
                    <w:i/>
                    <w:iCs/>
                    <w:rPrChange w:id="715" w:author="Sujil Kumar Koottathampathiyil" w:date="2022-06-08T23:07:00Z">
                      <w:rPr>
                        <w:rFonts w:eastAsia="Times New Roman"/>
                        <w:i/>
                        <w:iCs/>
                      </w:rPr>
                    </w:rPrChange>
                  </w:rPr>
                  <w:t>European Journal of Operational Research</w:t>
                </w:r>
                <w:r w:rsidRPr="00CB1C7A">
                  <w:rPr>
                    <w:rFonts w:ascii="Arial" w:eastAsia="Times New Roman" w:hAnsi="Arial" w:cs="Arial"/>
                    <w:rPrChange w:id="716" w:author="Sujil Kumar Koottathampathiyil" w:date="2022-06-08T23:07:00Z">
                      <w:rPr>
                        <w:rFonts w:eastAsia="Times New Roman"/>
                      </w:rPr>
                    </w:rPrChange>
                  </w:rPr>
                  <w:t xml:space="preserve"> [online], 285(1), pp.296–305.</w:t>
                </w:r>
              </w:ins>
            </w:p>
            <w:p w14:paraId="669DBDD3" w14:textId="77777777" w:rsidR="00DC7322" w:rsidRPr="00CB1C7A" w:rsidRDefault="00DC7322">
              <w:pPr>
                <w:divId w:val="1088621447"/>
                <w:rPr>
                  <w:ins w:id="717" w:author="Sujil Kumar Koottathampathiyil" w:date="2022-06-08T23:04:00Z"/>
                  <w:rFonts w:ascii="Arial" w:eastAsia="Times New Roman" w:hAnsi="Arial" w:cs="Arial"/>
                  <w:rPrChange w:id="718" w:author="Sujil Kumar Koottathampathiyil" w:date="2022-06-08T23:07:00Z">
                    <w:rPr>
                      <w:ins w:id="719" w:author="Sujil Kumar Koottathampathiyil" w:date="2022-06-08T23:04:00Z"/>
                      <w:rFonts w:eastAsia="Times New Roman"/>
                    </w:rPr>
                  </w:rPrChange>
                </w:rPr>
              </w:pPr>
              <w:ins w:id="720" w:author="Sujil Kumar Koottathampathiyil" w:date="2022-06-08T23:04:00Z">
                <w:r w:rsidRPr="00CB1C7A">
                  <w:rPr>
                    <w:rFonts w:ascii="Arial" w:eastAsia="Times New Roman" w:hAnsi="Arial" w:cs="Arial"/>
                    <w:rPrChange w:id="721" w:author="Sujil Kumar Koottathampathiyil" w:date="2022-06-08T23:07:00Z">
                      <w:rPr>
                        <w:rFonts w:eastAsia="Times New Roman"/>
                      </w:rPr>
                    </w:rPrChange>
                  </w:rPr>
                  <w:t xml:space="preserve">Fujita, A., Sato, J.R., Garay-Malpartida, H.M., Yamaguchi, R., Miyano, S., Sogayar, M.C. and Ferreira, C.E. (2007). Modeling gene expression regulatory networks with the sparse vector autoregressive model. </w:t>
                </w:r>
                <w:r w:rsidRPr="00CB1C7A">
                  <w:rPr>
                    <w:rFonts w:ascii="Arial" w:eastAsia="Times New Roman" w:hAnsi="Arial" w:cs="Arial"/>
                    <w:i/>
                    <w:iCs/>
                    <w:rPrChange w:id="722" w:author="Sujil Kumar Koottathampathiyil" w:date="2022-06-08T23:07:00Z">
                      <w:rPr>
                        <w:rFonts w:eastAsia="Times New Roman"/>
                        <w:i/>
                        <w:iCs/>
                      </w:rPr>
                    </w:rPrChange>
                  </w:rPr>
                  <w:t>BMC Systems Biology</w:t>
                </w:r>
                <w:r w:rsidRPr="00CB1C7A">
                  <w:rPr>
                    <w:rFonts w:ascii="Arial" w:eastAsia="Times New Roman" w:hAnsi="Arial" w:cs="Arial"/>
                    <w:rPrChange w:id="723" w:author="Sujil Kumar Koottathampathiyil" w:date="2022-06-08T23:07:00Z">
                      <w:rPr>
                        <w:rFonts w:eastAsia="Times New Roman"/>
                      </w:rPr>
                    </w:rPrChange>
                  </w:rPr>
                  <w:t xml:space="preserve"> [online], 1.</w:t>
                </w:r>
              </w:ins>
            </w:p>
            <w:p w14:paraId="4C883A5E" w14:textId="77777777" w:rsidR="00DC7322" w:rsidRPr="00CB1C7A" w:rsidRDefault="00DC7322">
              <w:pPr>
                <w:divId w:val="1184318915"/>
                <w:rPr>
                  <w:ins w:id="724" w:author="Sujil Kumar Koottathampathiyil" w:date="2022-06-08T23:04:00Z"/>
                  <w:rFonts w:ascii="Arial" w:eastAsia="Times New Roman" w:hAnsi="Arial" w:cs="Arial"/>
                  <w:rPrChange w:id="725" w:author="Sujil Kumar Koottathampathiyil" w:date="2022-06-08T23:07:00Z">
                    <w:rPr>
                      <w:ins w:id="726" w:author="Sujil Kumar Koottathampathiyil" w:date="2022-06-08T23:04:00Z"/>
                      <w:rFonts w:eastAsia="Times New Roman"/>
                    </w:rPr>
                  </w:rPrChange>
                </w:rPr>
              </w:pPr>
              <w:ins w:id="727" w:author="Sujil Kumar Koottathampathiyil" w:date="2022-06-08T23:04:00Z">
                <w:r w:rsidRPr="00CB1C7A">
                  <w:rPr>
                    <w:rFonts w:ascii="Arial" w:eastAsia="Times New Roman" w:hAnsi="Arial" w:cs="Arial"/>
                    <w:i/>
                    <w:iCs/>
                    <w:rPrChange w:id="728" w:author="Sujil Kumar Koottathampathiyil" w:date="2022-06-08T23:07:00Z">
                      <w:rPr>
                        <w:rFonts w:eastAsia="Times New Roman"/>
                        <w:i/>
                        <w:iCs/>
                      </w:rPr>
                    </w:rPrChange>
                  </w:rPr>
                  <w:t>How suicide became the hidden toll of the war in Ukraine - BBC News</w:t>
                </w:r>
                <w:r w:rsidRPr="00CB1C7A">
                  <w:rPr>
                    <w:rFonts w:ascii="Arial" w:eastAsia="Times New Roman" w:hAnsi="Arial" w:cs="Arial"/>
                    <w:rPrChange w:id="729" w:author="Sujil Kumar Koottathampathiyil" w:date="2022-06-08T23:07:00Z">
                      <w:rPr>
                        <w:rFonts w:eastAsia="Times New Roman"/>
                      </w:rPr>
                    </w:rPrChange>
                  </w:rPr>
                  <w:t>. Available from: https://www.bbc.com/news/world-europe-60318298 [accessed 8 June 2022].</w:t>
                </w:r>
              </w:ins>
            </w:p>
            <w:p w14:paraId="21340583" w14:textId="77777777" w:rsidR="00DC7322" w:rsidRPr="00CB1C7A" w:rsidRDefault="00DC7322">
              <w:pPr>
                <w:divId w:val="1599479706"/>
                <w:rPr>
                  <w:ins w:id="730" w:author="Sujil Kumar Koottathampathiyil" w:date="2022-06-08T23:04:00Z"/>
                  <w:rFonts w:ascii="Arial" w:eastAsia="Times New Roman" w:hAnsi="Arial" w:cs="Arial"/>
                  <w:rPrChange w:id="731" w:author="Sujil Kumar Koottathampathiyil" w:date="2022-06-08T23:07:00Z">
                    <w:rPr>
                      <w:ins w:id="732" w:author="Sujil Kumar Koottathampathiyil" w:date="2022-06-08T23:04:00Z"/>
                      <w:rFonts w:eastAsia="Times New Roman"/>
                    </w:rPr>
                  </w:rPrChange>
                </w:rPr>
              </w:pPr>
              <w:ins w:id="733" w:author="Sujil Kumar Koottathampathiyil" w:date="2022-06-08T23:04:00Z">
                <w:r w:rsidRPr="00CB1C7A">
                  <w:rPr>
                    <w:rFonts w:ascii="Arial" w:eastAsia="Times New Roman" w:hAnsi="Arial" w:cs="Arial"/>
                    <w:rPrChange w:id="734" w:author="Sujil Kumar Koottathampathiyil" w:date="2022-06-08T23:07:00Z">
                      <w:rPr>
                        <w:rFonts w:eastAsia="Times New Roman"/>
                      </w:rPr>
                    </w:rPrChange>
                  </w:rPr>
                  <w:t xml:space="preserve">Huang, M.W., Chen, C.W., Lin, W.C., Ke, S.W. and Tsai, C.F. (2017). SVM and SVM ensembles in breast cancer prediction. </w:t>
                </w:r>
                <w:r w:rsidRPr="00CB1C7A">
                  <w:rPr>
                    <w:rFonts w:ascii="Arial" w:eastAsia="Times New Roman" w:hAnsi="Arial" w:cs="Arial"/>
                    <w:i/>
                    <w:iCs/>
                    <w:rPrChange w:id="735" w:author="Sujil Kumar Koottathampathiyil" w:date="2022-06-08T23:07:00Z">
                      <w:rPr>
                        <w:rFonts w:eastAsia="Times New Roman"/>
                        <w:i/>
                        <w:iCs/>
                      </w:rPr>
                    </w:rPrChange>
                  </w:rPr>
                  <w:t>PLoS ONE</w:t>
                </w:r>
                <w:r w:rsidRPr="00CB1C7A">
                  <w:rPr>
                    <w:rFonts w:ascii="Arial" w:eastAsia="Times New Roman" w:hAnsi="Arial" w:cs="Arial"/>
                    <w:rPrChange w:id="736" w:author="Sujil Kumar Koottathampathiyil" w:date="2022-06-08T23:07:00Z">
                      <w:rPr>
                        <w:rFonts w:eastAsia="Times New Roman"/>
                      </w:rPr>
                    </w:rPrChange>
                  </w:rPr>
                  <w:t>, 12(1).</w:t>
                </w:r>
              </w:ins>
            </w:p>
            <w:p w14:paraId="63C43280" w14:textId="77777777" w:rsidR="00DC7322" w:rsidRPr="00CB1C7A" w:rsidRDefault="00DC7322">
              <w:pPr>
                <w:divId w:val="2066643362"/>
                <w:rPr>
                  <w:ins w:id="737" w:author="Sujil Kumar Koottathampathiyil" w:date="2022-06-08T23:04:00Z"/>
                  <w:rFonts w:ascii="Arial" w:eastAsia="Times New Roman" w:hAnsi="Arial" w:cs="Arial"/>
                  <w:rPrChange w:id="738" w:author="Sujil Kumar Koottathampathiyil" w:date="2022-06-08T23:07:00Z">
                    <w:rPr>
                      <w:ins w:id="739" w:author="Sujil Kumar Koottathampathiyil" w:date="2022-06-08T23:04:00Z"/>
                      <w:rFonts w:eastAsia="Times New Roman"/>
                    </w:rPr>
                  </w:rPrChange>
                </w:rPr>
              </w:pPr>
              <w:ins w:id="740" w:author="Sujil Kumar Koottathampathiyil" w:date="2022-06-08T23:04:00Z">
                <w:r w:rsidRPr="00CB1C7A">
                  <w:rPr>
                    <w:rFonts w:ascii="Arial" w:eastAsia="Times New Roman" w:hAnsi="Arial" w:cs="Arial"/>
                    <w:i/>
                    <w:iCs/>
                    <w:rPrChange w:id="741" w:author="Sujil Kumar Koottathampathiyil" w:date="2022-06-08T23:07:00Z">
                      <w:rPr>
                        <w:rFonts w:eastAsia="Times New Roman"/>
                        <w:i/>
                        <w:iCs/>
                      </w:rPr>
                    </w:rPrChange>
                  </w:rPr>
                  <w:t>Human Radiation Experiments | Atomic Heritage Foundation</w:t>
                </w:r>
                <w:r w:rsidRPr="00CB1C7A">
                  <w:rPr>
                    <w:rFonts w:ascii="Arial" w:eastAsia="Times New Roman" w:hAnsi="Arial" w:cs="Arial"/>
                    <w:rPrChange w:id="742" w:author="Sujil Kumar Koottathampathiyil" w:date="2022-06-08T23:07:00Z">
                      <w:rPr>
                        <w:rFonts w:eastAsia="Times New Roman"/>
                      </w:rPr>
                    </w:rPrChange>
                  </w:rPr>
                  <w:t>. Available from: https://www.atomicheritage.org/history/human-radiation-experiments [accessed 15 April 2022].</w:t>
                </w:r>
              </w:ins>
            </w:p>
            <w:p w14:paraId="78D25660" w14:textId="77777777" w:rsidR="00DC7322" w:rsidRPr="00CB1C7A" w:rsidRDefault="00DC7322">
              <w:pPr>
                <w:divId w:val="1975524900"/>
                <w:rPr>
                  <w:ins w:id="743" w:author="Sujil Kumar Koottathampathiyil" w:date="2022-06-08T23:04:00Z"/>
                  <w:rFonts w:ascii="Arial" w:eastAsia="Times New Roman" w:hAnsi="Arial" w:cs="Arial"/>
                  <w:rPrChange w:id="744" w:author="Sujil Kumar Koottathampathiyil" w:date="2022-06-08T23:07:00Z">
                    <w:rPr>
                      <w:ins w:id="745" w:author="Sujil Kumar Koottathampathiyil" w:date="2022-06-08T23:04:00Z"/>
                      <w:rFonts w:eastAsia="Times New Roman"/>
                    </w:rPr>
                  </w:rPrChange>
                </w:rPr>
              </w:pPr>
              <w:ins w:id="746" w:author="Sujil Kumar Koottathampathiyil" w:date="2022-06-08T23:04:00Z">
                <w:r w:rsidRPr="00CB1C7A">
                  <w:rPr>
                    <w:rFonts w:ascii="Arial" w:eastAsia="Times New Roman" w:hAnsi="Arial" w:cs="Arial"/>
                    <w:rPrChange w:id="747" w:author="Sujil Kumar Koottathampathiyil" w:date="2022-06-08T23:07:00Z">
                      <w:rPr>
                        <w:rFonts w:eastAsia="Times New Roman"/>
                      </w:rPr>
                    </w:rPrChange>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B1C7A">
                  <w:rPr>
                    <w:rFonts w:ascii="Arial" w:eastAsia="Times New Roman" w:hAnsi="Arial" w:cs="Arial"/>
                    <w:i/>
                    <w:iCs/>
                    <w:rPrChange w:id="748" w:author="Sujil Kumar Koottathampathiyil" w:date="2022-06-08T23:07:00Z">
                      <w:rPr>
                        <w:rFonts w:eastAsia="Times New Roman"/>
                        <w:i/>
                        <w:iCs/>
                      </w:rPr>
                    </w:rPrChange>
                  </w:rPr>
                  <w:t>F1000Research 2020 9:1097</w:t>
                </w:r>
                <w:r w:rsidRPr="00CB1C7A">
                  <w:rPr>
                    <w:rFonts w:ascii="Arial" w:eastAsia="Times New Roman" w:hAnsi="Arial" w:cs="Arial"/>
                    <w:rPrChange w:id="749" w:author="Sujil Kumar Koottathampathiyil" w:date="2022-06-08T23:07:00Z">
                      <w:rPr>
                        <w:rFonts w:eastAsia="Times New Roman"/>
                      </w:rPr>
                    </w:rPrChange>
                  </w:rPr>
                  <w:t xml:space="preserve"> [online], 9, p.1097. Available from: https://f1000research.com/articles/9-1097 [accessed 7 June 2022].</w:t>
                </w:r>
              </w:ins>
            </w:p>
            <w:p w14:paraId="3848A713" w14:textId="77777777" w:rsidR="00DC7322" w:rsidRPr="00CB1C7A" w:rsidRDefault="00DC7322">
              <w:pPr>
                <w:divId w:val="1528983252"/>
                <w:rPr>
                  <w:ins w:id="750" w:author="Sujil Kumar Koottathampathiyil" w:date="2022-06-08T23:04:00Z"/>
                  <w:rFonts w:ascii="Arial" w:eastAsia="Times New Roman" w:hAnsi="Arial" w:cs="Arial"/>
                  <w:rPrChange w:id="751" w:author="Sujil Kumar Koottathampathiyil" w:date="2022-06-08T23:07:00Z">
                    <w:rPr>
                      <w:ins w:id="752" w:author="Sujil Kumar Koottathampathiyil" w:date="2022-06-08T23:04:00Z"/>
                      <w:rFonts w:eastAsia="Times New Roman"/>
                    </w:rPr>
                  </w:rPrChange>
                </w:rPr>
              </w:pPr>
              <w:ins w:id="753" w:author="Sujil Kumar Koottathampathiyil" w:date="2022-06-08T23:04:00Z">
                <w:r w:rsidRPr="00CB1C7A">
                  <w:rPr>
                    <w:rFonts w:ascii="Arial" w:eastAsia="Times New Roman" w:hAnsi="Arial" w:cs="Arial"/>
                    <w:rPrChange w:id="754" w:author="Sujil Kumar Koottathampathiyil" w:date="2022-06-08T23:07:00Z">
                      <w:rPr>
                        <w:rFonts w:eastAsia="Times New Roman"/>
                      </w:rPr>
                    </w:rPrChange>
                  </w:rPr>
                  <w:t xml:space="preserve">Kumar, N. and Susan, S. (2020a). COVID-19 Pandemic Prediction using Time Series Forecasting Models. </w:t>
                </w:r>
                <w:r w:rsidRPr="00CB1C7A">
                  <w:rPr>
                    <w:rFonts w:ascii="Arial" w:eastAsia="Times New Roman" w:hAnsi="Arial" w:cs="Arial"/>
                    <w:i/>
                    <w:iCs/>
                    <w:rPrChange w:id="755" w:author="Sujil Kumar Koottathampathiyil" w:date="2022-06-08T23:07:00Z">
                      <w:rPr>
                        <w:rFonts w:eastAsia="Times New Roman"/>
                        <w:i/>
                        <w:iCs/>
                      </w:rPr>
                    </w:rPrChange>
                  </w:rPr>
                  <w:t>2020 11th International Conference on Computing, Communication and Networking Technologies, ICCCNT 2020</w:t>
                </w:r>
                <w:r w:rsidRPr="00CB1C7A">
                  <w:rPr>
                    <w:rFonts w:ascii="Arial" w:eastAsia="Times New Roman" w:hAnsi="Arial" w:cs="Arial"/>
                    <w:rPrChange w:id="756" w:author="Sujil Kumar Koottathampathiyil" w:date="2022-06-08T23:07:00Z">
                      <w:rPr>
                        <w:rFonts w:eastAsia="Times New Roman"/>
                      </w:rPr>
                    </w:rPrChange>
                  </w:rPr>
                  <w:t xml:space="preserve"> [online], 1 July 2020.</w:t>
                </w:r>
              </w:ins>
            </w:p>
            <w:p w14:paraId="563E43AA" w14:textId="77777777" w:rsidR="00DC7322" w:rsidRPr="00CB1C7A" w:rsidRDefault="00DC7322">
              <w:pPr>
                <w:divId w:val="1631127752"/>
                <w:rPr>
                  <w:ins w:id="757" w:author="Sujil Kumar Koottathampathiyil" w:date="2022-06-08T23:04:00Z"/>
                  <w:rFonts w:ascii="Arial" w:eastAsia="Times New Roman" w:hAnsi="Arial" w:cs="Arial"/>
                  <w:rPrChange w:id="758" w:author="Sujil Kumar Koottathampathiyil" w:date="2022-06-08T23:07:00Z">
                    <w:rPr>
                      <w:ins w:id="759" w:author="Sujil Kumar Koottathampathiyil" w:date="2022-06-08T23:04:00Z"/>
                      <w:rFonts w:eastAsia="Times New Roman"/>
                    </w:rPr>
                  </w:rPrChange>
                </w:rPr>
              </w:pPr>
              <w:ins w:id="760" w:author="Sujil Kumar Koottathampathiyil" w:date="2022-06-08T23:04:00Z">
                <w:r w:rsidRPr="00CB1C7A">
                  <w:rPr>
                    <w:rFonts w:ascii="Arial" w:eastAsia="Times New Roman" w:hAnsi="Arial" w:cs="Arial"/>
                    <w:rPrChange w:id="761" w:author="Sujil Kumar Koottathampathiyil" w:date="2022-06-08T23:07:00Z">
                      <w:rPr>
                        <w:rFonts w:eastAsia="Times New Roman"/>
                      </w:rPr>
                    </w:rPrChange>
                  </w:rPr>
                  <w:t xml:space="preserve">Kumar, N. and Susan, S. (2020b). COVID-19 Pandemic Prediction using Time Series Forecasting Models. </w:t>
                </w:r>
                <w:r w:rsidRPr="00CB1C7A">
                  <w:rPr>
                    <w:rFonts w:ascii="Arial" w:eastAsia="Times New Roman" w:hAnsi="Arial" w:cs="Arial"/>
                    <w:i/>
                    <w:iCs/>
                    <w:rPrChange w:id="762" w:author="Sujil Kumar Koottathampathiyil" w:date="2022-06-08T23:07:00Z">
                      <w:rPr>
                        <w:rFonts w:eastAsia="Times New Roman"/>
                        <w:i/>
                        <w:iCs/>
                      </w:rPr>
                    </w:rPrChange>
                  </w:rPr>
                  <w:t>2020 11th International Conference on Computing, Communication and Networking Technologies, ICCCNT 2020</w:t>
                </w:r>
                <w:r w:rsidRPr="00CB1C7A">
                  <w:rPr>
                    <w:rFonts w:ascii="Arial" w:eastAsia="Times New Roman" w:hAnsi="Arial" w:cs="Arial"/>
                    <w:rPrChange w:id="763" w:author="Sujil Kumar Koottathampathiyil" w:date="2022-06-08T23:07:00Z">
                      <w:rPr>
                        <w:rFonts w:eastAsia="Times New Roman"/>
                      </w:rPr>
                    </w:rPrChange>
                  </w:rPr>
                  <w:t xml:space="preserve"> [online], 1 July 2020.</w:t>
                </w:r>
              </w:ins>
            </w:p>
            <w:p w14:paraId="2DB6C0B4" w14:textId="77777777" w:rsidR="00DC7322" w:rsidRPr="00CB1C7A" w:rsidRDefault="00DC7322">
              <w:pPr>
                <w:divId w:val="1566915582"/>
                <w:rPr>
                  <w:ins w:id="764" w:author="Sujil Kumar Koottathampathiyil" w:date="2022-06-08T23:04:00Z"/>
                  <w:rFonts w:ascii="Arial" w:eastAsia="Times New Roman" w:hAnsi="Arial" w:cs="Arial"/>
                  <w:rPrChange w:id="765" w:author="Sujil Kumar Koottathampathiyil" w:date="2022-06-08T23:07:00Z">
                    <w:rPr>
                      <w:ins w:id="766" w:author="Sujil Kumar Koottathampathiyil" w:date="2022-06-08T23:04:00Z"/>
                      <w:rFonts w:eastAsia="Times New Roman"/>
                    </w:rPr>
                  </w:rPrChange>
                </w:rPr>
              </w:pPr>
              <w:ins w:id="767" w:author="Sujil Kumar Koottathampathiyil" w:date="2022-06-08T23:04:00Z">
                <w:r w:rsidRPr="00CB1C7A">
                  <w:rPr>
                    <w:rFonts w:ascii="Arial" w:eastAsia="Times New Roman" w:hAnsi="Arial" w:cs="Arial"/>
                    <w:i/>
                    <w:iCs/>
                    <w:rPrChange w:id="768" w:author="Sujil Kumar Koottathampathiyil" w:date="2022-06-08T23:07:00Z">
                      <w:rPr>
                        <w:rFonts w:eastAsia="Times New Roman"/>
                        <w:i/>
                        <w:iCs/>
                      </w:rPr>
                    </w:rPrChange>
                  </w:rPr>
                  <w:t>Mochahost Review 2022: Mocha Host Details, Pricing &amp; Features | Sitechecker</w:t>
                </w:r>
                <w:r w:rsidRPr="00CB1C7A">
                  <w:rPr>
                    <w:rFonts w:ascii="Arial" w:eastAsia="Times New Roman" w:hAnsi="Arial" w:cs="Arial"/>
                    <w:rPrChange w:id="769" w:author="Sujil Kumar Koottathampathiyil" w:date="2022-06-08T23:07:00Z">
                      <w:rPr>
                        <w:rFonts w:eastAsia="Times New Roman"/>
                      </w:rPr>
                    </w:rPrChange>
                  </w:rPr>
                  <w:t>. Available from: https://sitechecker.pro/web-hosting/mochahost.com/ [accessed 7 June 2022].</w:t>
                </w:r>
              </w:ins>
            </w:p>
            <w:p w14:paraId="570B7B1A" w14:textId="77777777" w:rsidR="00DC7322" w:rsidRPr="00CB1C7A" w:rsidRDefault="00DC7322">
              <w:pPr>
                <w:divId w:val="323120196"/>
                <w:rPr>
                  <w:ins w:id="770" w:author="Sujil Kumar Koottathampathiyil" w:date="2022-06-08T23:04:00Z"/>
                  <w:rFonts w:ascii="Arial" w:eastAsia="Times New Roman" w:hAnsi="Arial" w:cs="Arial"/>
                  <w:rPrChange w:id="771" w:author="Sujil Kumar Koottathampathiyil" w:date="2022-06-08T23:07:00Z">
                    <w:rPr>
                      <w:ins w:id="772" w:author="Sujil Kumar Koottathampathiyil" w:date="2022-06-08T23:04:00Z"/>
                      <w:rFonts w:eastAsia="Times New Roman"/>
                    </w:rPr>
                  </w:rPrChange>
                </w:rPr>
              </w:pPr>
              <w:ins w:id="773" w:author="Sujil Kumar Koottathampathiyil" w:date="2022-06-08T23:04:00Z">
                <w:r w:rsidRPr="00CB1C7A">
                  <w:rPr>
                    <w:rFonts w:ascii="Arial" w:eastAsia="Times New Roman" w:hAnsi="Arial" w:cs="Arial"/>
                    <w:rPrChange w:id="774" w:author="Sujil Kumar Koottathampathiyil" w:date="2022-06-08T23:07:00Z">
                      <w:rPr>
                        <w:rFonts w:eastAsia="Times New Roman"/>
                      </w:rPr>
                    </w:rPrChange>
                  </w:rPr>
                  <w:t xml:space="preserve">Qi, F., Xu, Z., Zhang, H., Wang, R., Wang, Y., Jia, X., Lin, P., Geng, M., Huang, Y., Li, S. and Yang, J. (2021). Predicting the mortality of smoking attributable to cancer in Qingdao, China: A time-series analysis. </w:t>
                </w:r>
                <w:r w:rsidRPr="00CB1C7A">
                  <w:rPr>
                    <w:rFonts w:ascii="Arial" w:eastAsia="Times New Roman" w:hAnsi="Arial" w:cs="Arial"/>
                    <w:i/>
                    <w:iCs/>
                    <w:rPrChange w:id="775" w:author="Sujil Kumar Koottathampathiyil" w:date="2022-06-08T23:07:00Z">
                      <w:rPr>
                        <w:rFonts w:eastAsia="Times New Roman"/>
                        <w:i/>
                        <w:iCs/>
                      </w:rPr>
                    </w:rPrChange>
                  </w:rPr>
                  <w:t>PLOS ONE</w:t>
                </w:r>
                <w:r w:rsidRPr="00CB1C7A">
                  <w:rPr>
                    <w:rFonts w:ascii="Arial" w:eastAsia="Times New Roman" w:hAnsi="Arial" w:cs="Arial"/>
                    <w:rPrChange w:id="776" w:author="Sujil Kumar Koottathampathiyil" w:date="2022-06-08T23:07:00Z">
                      <w:rPr>
                        <w:rFonts w:eastAsia="Times New Roman"/>
                      </w:rPr>
                    </w:rPrChange>
                  </w:rPr>
                  <w:t xml:space="preserve"> [online], 16(1), p.e0245769. Available from: https://journals.plos.org/plosone/article?id=10.1371/journal.pone.0245769 [accessed 8 April 2022].</w:t>
                </w:r>
              </w:ins>
            </w:p>
            <w:p w14:paraId="6E7E79BF" w14:textId="77777777" w:rsidR="00DC7322" w:rsidRPr="00CB1C7A" w:rsidRDefault="00DC7322">
              <w:pPr>
                <w:divId w:val="312026188"/>
                <w:rPr>
                  <w:ins w:id="777" w:author="Sujil Kumar Koottathampathiyil" w:date="2022-06-08T23:04:00Z"/>
                  <w:rFonts w:ascii="Arial" w:eastAsia="Times New Roman" w:hAnsi="Arial" w:cs="Arial"/>
                  <w:rPrChange w:id="778" w:author="Sujil Kumar Koottathampathiyil" w:date="2022-06-08T23:07:00Z">
                    <w:rPr>
                      <w:ins w:id="779" w:author="Sujil Kumar Koottathampathiyil" w:date="2022-06-08T23:04:00Z"/>
                      <w:rFonts w:eastAsia="Times New Roman"/>
                    </w:rPr>
                  </w:rPrChange>
                </w:rPr>
              </w:pPr>
              <w:ins w:id="780" w:author="Sujil Kumar Koottathampathiyil" w:date="2022-06-08T23:04:00Z">
                <w:r w:rsidRPr="00CB1C7A">
                  <w:rPr>
                    <w:rFonts w:ascii="Arial" w:eastAsia="Times New Roman" w:hAnsi="Arial" w:cs="Arial"/>
                    <w:rPrChange w:id="781" w:author="Sujil Kumar Koottathampathiyil" w:date="2022-06-08T23:07:00Z">
                      <w:rPr>
                        <w:rFonts w:eastAsia="Times New Roman"/>
                      </w:rPr>
                    </w:rPrChange>
                  </w:rPr>
                  <w:t xml:space="preserve">Singh, V., Poonia, R.C., Kumar, S., Dass, P., Agarwal, P., Bhatnagar, V. and Raja, L. (2020). Prediction of COVID-19 corona virus pandemic based on time series data using support vector machine. </w:t>
                </w:r>
                <w:r w:rsidRPr="00CB1C7A">
                  <w:rPr>
                    <w:rFonts w:ascii="Arial" w:eastAsia="Times New Roman" w:hAnsi="Arial" w:cs="Arial"/>
                    <w:i/>
                    <w:iCs/>
                    <w:rPrChange w:id="782" w:author="Sujil Kumar Koottathampathiyil" w:date="2022-06-08T23:07:00Z">
                      <w:rPr>
                        <w:rFonts w:eastAsia="Times New Roman"/>
                        <w:i/>
                        <w:iCs/>
                      </w:rPr>
                    </w:rPrChange>
                  </w:rPr>
                  <w:t>https://doi.org/10.1080/09720529.2020.1784535</w:t>
                </w:r>
                <w:r w:rsidRPr="00CB1C7A">
                  <w:rPr>
                    <w:rFonts w:ascii="Arial" w:eastAsia="Times New Roman" w:hAnsi="Arial" w:cs="Arial"/>
                    <w:rPrChange w:id="783" w:author="Sujil Kumar Koottathampathiyil" w:date="2022-06-08T23:07:00Z">
                      <w:rPr>
                        <w:rFonts w:eastAsia="Times New Roman"/>
                      </w:rPr>
                    </w:rPrChange>
                  </w:rPr>
                  <w:t xml:space="preserve"> [online], 23(8), pp.1583–1597. Available from: https://www.tandfonline.com/doi/abs/10.1080/09720529.2020.1784535 [accessed 8 June 2022].</w:t>
                </w:r>
              </w:ins>
            </w:p>
            <w:p w14:paraId="05118469" w14:textId="77777777" w:rsidR="00DC7322" w:rsidRPr="00CB1C7A" w:rsidRDefault="00DC7322">
              <w:pPr>
                <w:divId w:val="203756532"/>
                <w:rPr>
                  <w:ins w:id="784" w:author="Sujil Kumar Koottathampathiyil" w:date="2022-06-08T23:04:00Z"/>
                  <w:rFonts w:ascii="Arial" w:eastAsia="Times New Roman" w:hAnsi="Arial" w:cs="Arial"/>
                  <w:rPrChange w:id="785" w:author="Sujil Kumar Koottathampathiyil" w:date="2022-06-08T23:07:00Z">
                    <w:rPr>
                      <w:ins w:id="786" w:author="Sujil Kumar Koottathampathiyil" w:date="2022-06-08T23:04:00Z"/>
                      <w:rFonts w:eastAsia="Times New Roman"/>
                    </w:rPr>
                  </w:rPrChange>
                </w:rPr>
              </w:pPr>
              <w:ins w:id="787" w:author="Sujil Kumar Koottathampathiyil" w:date="2022-06-08T23:04:00Z">
                <w:r w:rsidRPr="00CB1C7A">
                  <w:rPr>
                    <w:rFonts w:ascii="Arial" w:eastAsia="Times New Roman" w:hAnsi="Arial" w:cs="Arial"/>
                    <w:i/>
                    <w:iCs/>
                    <w:rPrChange w:id="788" w:author="Sujil Kumar Koottathampathiyil" w:date="2022-06-08T23:07:00Z">
                      <w:rPr>
                        <w:rFonts w:eastAsia="Times New Roman"/>
                        <w:i/>
                        <w:iCs/>
                      </w:rPr>
                    </w:rPrChange>
                  </w:rPr>
                  <w:t>Study: Benefits of Electric Cars Add Up—in the Billions! | NRDC</w:t>
                </w:r>
                <w:r w:rsidRPr="00CB1C7A">
                  <w:rPr>
                    <w:rFonts w:ascii="Arial" w:eastAsia="Times New Roman" w:hAnsi="Arial" w:cs="Arial"/>
                    <w:rPrChange w:id="789" w:author="Sujil Kumar Koottathampathiyil" w:date="2022-06-08T23:07:00Z">
                      <w:rPr>
                        <w:rFonts w:eastAsia="Times New Roman"/>
                      </w:rPr>
                    </w:rPrChange>
                  </w:rPr>
                  <w:t>. Available from: https://www.nrdc.org/experts/luke-tonachel/study-benefits-electric-cars-add-billions [accessed 15 April 2022].</w:t>
                </w:r>
              </w:ins>
            </w:p>
            <w:p w14:paraId="0C11528A" w14:textId="77777777" w:rsidR="00DC7322" w:rsidRPr="00CB1C7A" w:rsidRDefault="00DC7322">
              <w:pPr>
                <w:divId w:val="257255984"/>
                <w:rPr>
                  <w:ins w:id="790" w:author="Sujil Kumar Koottathampathiyil" w:date="2022-06-08T23:04:00Z"/>
                  <w:rFonts w:ascii="Arial" w:eastAsia="Times New Roman" w:hAnsi="Arial" w:cs="Arial"/>
                  <w:rPrChange w:id="791" w:author="Sujil Kumar Koottathampathiyil" w:date="2022-06-08T23:07:00Z">
                    <w:rPr>
                      <w:ins w:id="792" w:author="Sujil Kumar Koottathampathiyil" w:date="2022-06-08T23:04:00Z"/>
                      <w:rFonts w:eastAsia="Times New Roman"/>
                    </w:rPr>
                  </w:rPrChange>
                </w:rPr>
              </w:pPr>
              <w:ins w:id="793" w:author="Sujil Kumar Koottathampathiyil" w:date="2022-06-08T23:04:00Z">
                <w:r w:rsidRPr="00CB1C7A">
                  <w:rPr>
                    <w:rFonts w:ascii="Arial" w:eastAsia="Times New Roman" w:hAnsi="Arial" w:cs="Arial"/>
                    <w:i/>
                    <w:iCs/>
                    <w:rPrChange w:id="794" w:author="Sujil Kumar Koottathampathiyil" w:date="2022-06-08T23:07:00Z">
                      <w:rPr>
                        <w:rFonts w:eastAsia="Times New Roman"/>
                        <w:i/>
                        <w:iCs/>
                      </w:rPr>
                    </w:rPrChange>
                  </w:rPr>
                  <w:t>Suicide Statistics 2011 - CSO - Central Statistics Office</w:t>
                </w:r>
                <w:r w:rsidRPr="00CB1C7A">
                  <w:rPr>
                    <w:rFonts w:ascii="Arial" w:eastAsia="Times New Roman" w:hAnsi="Arial" w:cs="Arial"/>
                    <w:rPrChange w:id="795" w:author="Sujil Kumar Koottathampathiyil" w:date="2022-06-08T23:07:00Z">
                      <w:rPr>
                        <w:rFonts w:eastAsia="Times New Roman"/>
                      </w:rPr>
                    </w:rPrChange>
                  </w:rPr>
                  <w:t>. Available from: https://www.cso.ie/en/releasesandpublications/er/ss/suicidestatistics2011/ [accessed 7 June 2022].</w:t>
                </w:r>
              </w:ins>
            </w:p>
            <w:p w14:paraId="0F9839EC" w14:textId="77777777" w:rsidR="00DC7322" w:rsidRPr="00CB1C7A" w:rsidRDefault="00DC7322">
              <w:pPr>
                <w:divId w:val="1598293536"/>
                <w:rPr>
                  <w:ins w:id="796" w:author="Sujil Kumar Koottathampathiyil" w:date="2022-06-08T23:04:00Z"/>
                  <w:rFonts w:ascii="Arial" w:eastAsia="Times New Roman" w:hAnsi="Arial" w:cs="Arial"/>
                  <w:rPrChange w:id="797" w:author="Sujil Kumar Koottathampathiyil" w:date="2022-06-08T23:07:00Z">
                    <w:rPr>
                      <w:ins w:id="798" w:author="Sujil Kumar Koottathampathiyil" w:date="2022-06-08T23:04:00Z"/>
                      <w:rFonts w:eastAsia="Times New Roman"/>
                    </w:rPr>
                  </w:rPrChange>
                </w:rPr>
              </w:pPr>
              <w:ins w:id="799" w:author="Sujil Kumar Koottathampathiyil" w:date="2022-06-08T23:04:00Z">
                <w:r w:rsidRPr="00CB1C7A">
                  <w:rPr>
                    <w:rFonts w:ascii="Arial" w:eastAsia="Times New Roman" w:hAnsi="Arial" w:cs="Arial"/>
                    <w:rPrChange w:id="800" w:author="Sujil Kumar Koottathampathiyil" w:date="2022-06-08T23:07:00Z">
                      <w:rPr>
                        <w:rFonts w:eastAsia="Times New Roman"/>
                      </w:rPr>
                    </w:rPrChange>
                  </w:rPr>
                  <w:lastRenderedPageBreak/>
                  <w:t xml:space="preserve">Tang, L., Pan, H. and Yao, Y. (2018). K-nearest neighbor regression with principal component analysis for financial time series prediction. </w:t>
                </w:r>
                <w:r w:rsidRPr="00CB1C7A">
                  <w:rPr>
                    <w:rFonts w:ascii="Arial" w:eastAsia="Times New Roman" w:hAnsi="Arial" w:cs="Arial"/>
                    <w:i/>
                    <w:iCs/>
                    <w:rPrChange w:id="801" w:author="Sujil Kumar Koottathampathiyil" w:date="2022-06-08T23:07:00Z">
                      <w:rPr>
                        <w:rFonts w:eastAsia="Times New Roman"/>
                        <w:i/>
                        <w:iCs/>
                      </w:rPr>
                    </w:rPrChange>
                  </w:rPr>
                  <w:t>ACM International Conference Proceeding Series</w:t>
                </w:r>
                <w:r w:rsidRPr="00CB1C7A">
                  <w:rPr>
                    <w:rFonts w:ascii="Arial" w:eastAsia="Times New Roman" w:hAnsi="Arial" w:cs="Arial"/>
                    <w:rPrChange w:id="802" w:author="Sujil Kumar Koottathampathiyil" w:date="2022-06-08T23:07:00Z">
                      <w:rPr>
                        <w:rFonts w:eastAsia="Times New Roman"/>
                      </w:rPr>
                    </w:rPrChange>
                  </w:rPr>
                  <w:t xml:space="preserve"> [online], 12 March 2018, pp.127–131.</w:t>
                </w:r>
              </w:ins>
            </w:p>
            <w:p w14:paraId="5DF2D8A4" w14:textId="77777777" w:rsidR="00DC7322" w:rsidRPr="00CB1C7A" w:rsidRDefault="00DC7322">
              <w:pPr>
                <w:divId w:val="87426701"/>
                <w:rPr>
                  <w:ins w:id="803" w:author="Sujil Kumar Koottathampathiyil" w:date="2022-06-08T23:04:00Z"/>
                  <w:rFonts w:ascii="Arial" w:eastAsia="Times New Roman" w:hAnsi="Arial" w:cs="Arial"/>
                  <w:rPrChange w:id="804" w:author="Sujil Kumar Koottathampathiyil" w:date="2022-06-08T23:07:00Z">
                    <w:rPr>
                      <w:ins w:id="805" w:author="Sujil Kumar Koottathampathiyil" w:date="2022-06-08T23:04:00Z"/>
                      <w:rFonts w:eastAsia="Times New Roman"/>
                    </w:rPr>
                  </w:rPrChange>
                </w:rPr>
              </w:pPr>
              <w:ins w:id="806" w:author="Sujil Kumar Koottathampathiyil" w:date="2022-06-08T23:04:00Z">
                <w:r w:rsidRPr="00CB1C7A">
                  <w:rPr>
                    <w:rFonts w:ascii="Arial" w:eastAsia="Times New Roman" w:hAnsi="Arial" w:cs="Arial"/>
                    <w:i/>
                    <w:iCs/>
                    <w:rPrChange w:id="807" w:author="Sujil Kumar Koottathampathiyil" w:date="2022-06-08T23:07:00Z">
                      <w:rPr>
                        <w:rFonts w:eastAsia="Times New Roman"/>
                        <w:i/>
                        <w:iCs/>
                      </w:rPr>
                    </w:rPrChange>
                  </w:rPr>
                  <w:t>Vector Autoregressive Models for Multivariate Time Series</w:t>
                </w:r>
                <w:r w:rsidRPr="00CB1C7A">
                  <w:rPr>
                    <w:rFonts w:ascii="Arial" w:eastAsia="Times New Roman" w:hAnsi="Arial" w:cs="Arial"/>
                    <w:rPrChange w:id="808" w:author="Sujil Kumar Koottathampathiyil" w:date="2022-06-08T23:07:00Z">
                      <w:rPr>
                        <w:rFonts w:eastAsia="Times New Roman"/>
                      </w:rPr>
                    </w:rPrChange>
                  </w:rPr>
                  <w:t xml:space="preserve">. (2006). </w:t>
                </w:r>
                <w:r w:rsidRPr="00CB1C7A">
                  <w:rPr>
                    <w:rFonts w:ascii="Arial" w:eastAsia="Times New Roman" w:hAnsi="Arial" w:cs="Arial"/>
                    <w:i/>
                    <w:iCs/>
                    <w:rPrChange w:id="809" w:author="Sujil Kumar Koottathampathiyil" w:date="2022-06-08T23:07:00Z">
                      <w:rPr>
                        <w:rFonts w:eastAsia="Times New Roman"/>
                        <w:i/>
                        <w:iCs/>
                      </w:rPr>
                    </w:rPrChange>
                  </w:rPr>
                  <w:t>Modeling Financial Time Series with S-PLUS®</w:t>
                </w:r>
                <w:r w:rsidRPr="00CB1C7A">
                  <w:rPr>
                    <w:rFonts w:ascii="Arial" w:eastAsia="Times New Roman" w:hAnsi="Arial" w:cs="Arial"/>
                    <w:rPrChange w:id="810" w:author="Sujil Kumar Koottathampathiyil" w:date="2022-06-08T23:07:00Z">
                      <w:rPr>
                        <w:rFonts w:eastAsia="Times New Roman"/>
                      </w:rPr>
                    </w:rPrChange>
                  </w:rPr>
                  <w:t xml:space="preserve"> [online], 9 October 2006, pp.385–429. Available from: https://link.springer.com/chapter/10.1007/978-0-387-32348-0_11 [accessed 4 June 2022].</w:t>
                </w:r>
              </w:ins>
            </w:p>
            <w:p w14:paraId="486DF77A" w14:textId="77777777" w:rsidR="00DC7322" w:rsidRPr="00CB1C7A" w:rsidRDefault="00DC7322">
              <w:pPr>
                <w:divId w:val="1186824005"/>
                <w:rPr>
                  <w:ins w:id="811" w:author="Sujil Kumar Koottathampathiyil" w:date="2022-06-08T23:04:00Z"/>
                  <w:rFonts w:ascii="Arial" w:eastAsia="Times New Roman" w:hAnsi="Arial" w:cs="Arial"/>
                  <w:rPrChange w:id="812" w:author="Sujil Kumar Koottathampathiyil" w:date="2022-06-08T23:07:00Z">
                    <w:rPr>
                      <w:ins w:id="813" w:author="Sujil Kumar Koottathampathiyil" w:date="2022-06-08T23:04:00Z"/>
                      <w:rFonts w:eastAsia="Times New Roman"/>
                    </w:rPr>
                  </w:rPrChange>
                </w:rPr>
              </w:pPr>
              <w:ins w:id="814" w:author="Sujil Kumar Koottathampathiyil" w:date="2022-06-08T23:04:00Z">
                <w:r w:rsidRPr="00CB1C7A">
                  <w:rPr>
                    <w:rFonts w:ascii="Arial" w:eastAsia="Times New Roman" w:hAnsi="Arial" w:cs="Arial"/>
                    <w:rPrChange w:id="815" w:author="Sujil Kumar Koottathampathiyil" w:date="2022-06-08T23:07:00Z">
                      <w:rPr>
                        <w:rFonts w:eastAsia="Times New Roman"/>
                      </w:rPr>
                    </w:rPrChange>
                  </w:rPr>
                  <w:t xml:space="preserve">Włodarczyk, T., Płotka, S., Szczepański, T., Rokita, P., Sochacki-Wójcicka, N., Wójcicki, J., Lipa, M. and Trzciński, T. (2021). Machine learning methods for preterm birth prediction: A review. </w:t>
                </w:r>
                <w:r w:rsidRPr="00CB1C7A">
                  <w:rPr>
                    <w:rFonts w:ascii="Arial" w:eastAsia="Times New Roman" w:hAnsi="Arial" w:cs="Arial"/>
                    <w:i/>
                    <w:iCs/>
                    <w:rPrChange w:id="816" w:author="Sujil Kumar Koottathampathiyil" w:date="2022-06-08T23:07:00Z">
                      <w:rPr>
                        <w:rFonts w:eastAsia="Times New Roman"/>
                        <w:i/>
                        <w:iCs/>
                      </w:rPr>
                    </w:rPrChange>
                  </w:rPr>
                  <w:t>Electronics (Switzerland)</w:t>
                </w:r>
                <w:r w:rsidRPr="00CB1C7A">
                  <w:rPr>
                    <w:rFonts w:ascii="Arial" w:eastAsia="Times New Roman" w:hAnsi="Arial" w:cs="Arial"/>
                    <w:rPrChange w:id="817" w:author="Sujil Kumar Koottathampathiyil" w:date="2022-06-08T23:07:00Z">
                      <w:rPr>
                        <w:rFonts w:eastAsia="Times New Roman"/>
                      </w:rPr>
                    </w:rPrChange>
                  </w:rPr>
                  <w:t>, 10(5).</w:t>
                </w:r>
              </w:ins>
            </w:p>
            <w:p w14:paraId="0E9263BC" w14:textId="3DBBCC60" w:rsidR="00770ACD" w:rsidRPr="00CB1C7A" w:rsidDel="00C518DB" w:rsidRDefault="00DC7322">
              <w:pPr>
                <w:divId w:val="326176451"/>
                <w:rPr>
                  <w:del w:id="818" w:author="Sujil Kumar Koottathampathiyil" w:date="2022-06-08T19:46:00Z"/>
                  <w:rFonts w:ascii="Arial" w:eastAsia="Times New Roman" w:hAnsi="Arial" w:cs="Arial"/>
                  <w:sz w:val="24"/>
                  <w:szCs w:val="24"/>
                  <w:rPrChange w:id="819" w:author="Sujil Kumar Koottathampathiyil" w:date="2022-06-08T23:07:00Z">
                    <w:rPr>
                      <w:del w:id="820" w:author="Sujil Kumar Koottathampathiyil" w:date="2022-06-08T19:46:00Z"/>
                      <w:rFonts w:eastAsia="Times New Roman"/>
                      <w:sz w:val="24"/>
                      <w:szCs w:val="24"/>
                    </w:rPr>
                  </w:rPrChange>
                </w:rPr>
              </w:pPr>
              <w:ins w:id="821" w:author="Sujil Kumar Koottathampathiyil" w:date="2022-06-08T23:04:00Z">
                <w:r w:rsidRPr="00CB1C7A">
                  <w:rPr>
                    <w:rFonts w:ascii="Arial" w:eastAsia="Times New Roman" w:hAnsi="Arial" w:cs="Arial"/>
                    <w:rPrChange w:id="822" w:author="Sujil Kumar Koottathampathiyil" w:date="2022-06-08T23:07:00Z">
                      <w:rPr>
                        <w:rFonts w:eastAsia="Times New Roman"/>
                      </w:rPr>
                    </w:rPrChange>
                  </w:rPr>
                  <w:t> </w:t>
                </w:r>
              </w:ins>
              <w:del w:id="823" w:author="Sujil Kumar Koottathampathiyil" w:date="2022-06-08T19:46:00Z">
                <w:r w:rsidR="00770ACD" w:rsidRPr="00CB1C7A" w:rsidDel="00C518DB">
                  <w:rPr>
                    <w:rFonts w:ascii="Arial" w:eastAsia="Times New Roman" w:hAnsi="Arial" w:cs="Arial"/>
                    <w:i/>
                    <w:iCs/>
                    <w:rPrChange w:id="824"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825"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826" w:author="Sujil Kumar Koottathampathiyil" w:date="2022-06-08T19:46:00Z"/>
                  <w:rFonts w:ascii="Arial" w:eastAsia="Times New Roman" w:hAnsi="Arial" w:cs="Arial"/>
                  <w:rPrChange w:id="827" w:author="Sujil Kumar Koottathampathiyil" w:date="2022-06-08T23:07:00Z">
                    <w:rPr>
                      <w:del w:id="828" w:author="Sujil Kumar Koottathampathiyil" w:date="2022-06-08T19:46:00Z"/>
                      <w:rFonts w:eastAsia="Times New Roman"/>
                    </w:rPr>
                  </w:rPrChange>
                </w:rPr>
              </w:pPr>
              <w:del w:id="829" w:author="Sujil Kumar Koottathampathiyil" w:date="2022-06-08T19:46:00Z">
                <w:r w:rsidRPr="00CB1C7A" w:rsidDel="00C518DB">
                  <w:rPr>
                    <w:rFonts w:ascii="Arial" w:eastAsia="Times New Roman" w:hAnsi="Arial" w:cs="Arial"/>
                    <w:i/>
                    <w:iCs/>
                    <w:rPrChange w:id="830"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831"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832" w:author="Sujil Kumar Koottathampathiyil" w:date="2022-06-08T19:46:00Z"/>
                  <w:rFonts w:ascii="Arial" w:eastAsia="Times New Roman" w:hAnsi="Arial" w:cs="Arial"/>
                  <w:rPrChange w:id="833" w:author="Sujil Kumar Koottathampathiyil" w:date="2022-06-08T23:07:00Z">
                    <w:rPr>
                      <w:del w:id="834" w:author="Sujil Kumar Koottathampathiyil" w:date="2022-06-08T19:46:00Z"/>
                      <w:rFonts w:eastAsia="Times New Roman"/>
                    </w:rPr>
                  </w:rPrChange>
                </w:rPr>
              </w:pPr>
              <w:del w:id="835" w:author="Sujil Kumar Koottathampathiyil" w:date="2022-06-08T19:46:00Z">
                <w:r w:rsidRPr="00CB1C7A" w:rsidDel="00C518DB">
                  <w:rPr>
                    <w:rFonts w:ascii="Arial" w:eastAsia="Times New Roman" w:hAnsi="Arial" w:cs="Arial"/>
                    <w:rPrChange w:id="836"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837" w:author="Sujil Kumar Koottathampathiyil" w:date="2022-06-08T23:07:00Z">
                      <w:rPr>
                        <w:rFonts w:eastAsia="Times New Roman"/>
                        <w:i/>
                        <w:iCs/>
                      </w:rPr>
                    </w:rPrChange>
                  </w:rPr>
                  <w:delText>Cureus</w:delText>
                </w:r>
                <w:r w:rsidRPr="00CB1C7A" w:rsidDel="00C518DB">
                  <w:rPr>
                    <w:rFonts w:ascii="Arial" w:eastAsia="Times New Roman" w:hAnsi="Arial" w:cs="Arial"/>
                    <w:rPrChange w:id="838"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839" w:author="Sujil Kumar Koottathampathiyil" w:date="2022-06-08T19:46:00Z"/>
                  <w:rFonts w:ascii="Arial" w:eastAsia="Times New Roman" w:hAnsi="Arial" w:cs="Arial"/>
                  <w:rPrChange w:id="840" w:author="Sujil Kumar Koottathampathiyil" w:date="2022-06-08T23:07:00Z">
                    <w:rPr>
                      <w:del w:id="841" w:author="Sujil Kumar Koottathampathiyil" w:date="2022-06-08T19:46:00Z"/>
                      <w:rFonts w:eastAsia="Times New Roman"/>
                    </w:rPr>
                  </w:rPrChange>
                </w:rPr>
              </w:pPr>
              <w:del w:id="842" w:author="Sujil Kumar Koottathampathiyil" w:date="2022-06-08T19:46:00Z">
                <w:r w:rsidRPr="00CB1C7A" w:rsidDel="00C518DB">
                  <w:rPr>
                    <w:rFonts w:ascii="Arial" w:eastAsia="Times New Roman" w:hAnsi="Arial" w:cs="Arial"/>
                    <w:rPrChange w:id="843"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844"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845"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846" w:author="Sujil Kumar Koottathampathiyil" w:date="2022-06-08T19:46:00Z"/>
                  <w:rFonts w:ascii="Arial" w:eastAsia="Times New Roman" w:hAnsi="Arial" w:cs="Arial"/>
                  <w:rPrChange w:id="847" w:author="Sujil Kumar Koottathampathiyil" w:date="2022-06-08T23:07:00Z">
                    <w:rPr>
                      <w:del w:id="848" w:author="Sujil Kumar Koottathampathiyil" w:date="2022-06-08T19:46:00Z"/>
                      <w:rFonts w:eastAsia="Times New Roman"/>
                    </w:rPr>
                  </w:rPrChange>
                </w:rPr>
              </w:pPr>
              <w:del w:id="849" w:author="Sujil Kumar Koottathampathiyil" w:date="2022-06-08T19:46:00Z">
                <w:r w:rsidRPr="00CB1C7A" w:rsidDel="00C518DB">
                  <w:rPr>
                    <w:rFonts w:ascii="Arial" w:eastAsia="Times New Roman" w:hAnsi="Arial" w:cs="Arial"/>
                    <w:rPrChange w:id="850"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851"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852"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853" w:author="Sujil Kumar Koottathampathiyil" w:date="2022-06-08T19:46:00Z"/>
                  <w:rFonts w:ascii="Arial" w:eastAsia="Times New Roman" w:hAnsi="Arial" w:cs="Arial"/>
                  <w:rPrChange w:id="854" w:author="Sujil Kumar Koottathampathiyil" w:date="2022-06-08T23:07:00Z">
                    <w:rPr>
                      <w:del w:id="855" w:author="Sujil Kumar Koottathampathiyil" w:date="2022-06-08T19:46:00Z"/>
                      <w:rFonts w:eastAsia="Times New Roman"/>
                    </w:rPr>
                  </w:rPrChange>
                </w:rPr>
              </w:pPr>
              <w:del w:id="856" w:author="Sujil Kumar Koottathampathiyil" w:date="2022-06-08T19:46:00Z">
                <w:r w:rsidRPr="00CB1C7A" w:rsidDel="00C518DB">
                  <w:rPr>
                    <w:rFonts w:ascii="Arial" w:eastAsia="Times New Roman" w:hAnsi="Arial" w:cs="Arial"/>
                    <w:rPrChange w:id="857"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858"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859"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860" w:author="Sujil Kumar Koottathampathiyil" w:date="2022-06-08T19:46:00Z"/>
                  <w:rFonts w:ascii="Arial" w:eastAsia="Times New Roman" w:hAnsi="Arial" w:cs="Arial"/>
                  <w:rPrChange w:id="861" w:author="Sujil Kumar Koottathampathiyil" w:date="2022-06-08T23:07:00Z">
                    <w:rPr>
                      <w:del w:id="862" w:author="Sujil Kumar Koottathampathiyil" w:date="2022-06-08T19:46:00Z"/>
                      <w:rFonts w:eastAsia="Times New Roman"/>
                    </w:rPr>
                  </w:rPrChange>
                </w:rPr>
              </w:pPr>
              <w:del w:id="863" w:author="Sujil Kumar Koottathampathiyil" w:date="2022-06-08T19:46:00Z">
                <w:r w:rsidRPr="00CB1C7A" w:rsidDel="00C518DB">
                  <w:rPr>
                    <w:rFonts w:ascii="Arial" w:eastAsia="Times New Roman" w:hAnsi="Arial" w:cs="Arial"/>
                    <w:i/>
                    <w:iCs/>
                    <w:rPrChange w:id="864"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865"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866" w:author="Sujil Kumar Koottathampathiyil" w:date="2022-06-08T19:46:00Z"/>
                  <w:rFonts w:ascii="Arial" w:eastAsia="Times New Roman" w:hAnsi="Arial" w:cs="Arial"/>
                  <w:rPrChange w:id="867" w:author="Sujil Kumar Koottathampathiyil" w:date="2022-06-08T23:07:00Z">
                    <w:rPr>
                      <w:del w:id="868" w:author="Sujil Kumar Koottathampathiyil" w:date="2022-06-08T19:46:00Z"/>
                      <w:rFonts w:eastAsia="Times New Roman"/>
                    </w:rPr>
                  </w:rPrChange>
                </w:rPr>
              </w:pPr>
              <w:del w:id="869" w:author="Sujil Kumar Koottathampathiyil" w:date="2022-06-08T19:46:00Z">
                <w:r w:rsidRPr="00CB1C7A" w:rsidDel="00C518DB">
                  <w:rPr>
                    <w:rFonts w:ascii="Arial" w:eastAsia="Times New Roman" w:hAnsi="Arial" w:cs="Arial"/>
                    <w:rPrChange w:id="870"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871" w:author="Sujil Kumar Koottathampathiyil" w:date="2022-06-08T23:07:00Z">
                      <w:rPr>
                        <w:rFonts w:eastAsia="Times New Roman"/>
                        <w:i/>
                        <w:iCs/>
                      </w:rPr>
                    </w:rPrChange>
                  </w:rPr>
                  <w:delText>PLoS ONE</w:delText>
                </w:r>
                <w:r w:rsidRPr="00CB1C7A" w:rsidDel="00C518DB">
                  <w:rPr>
                    <w:rFonts w:ascii="Arial" w:eastAsia="Times New Roman" w:hAnsi="Arial" w:cs="Arial"/>
                    <w:rPrChange w:id="872"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873" w:author="Sujil Kumar Koottathampathiyil" w:date="2022-06-08T19:46:00Z"/>
                  <w:rFonts w:ascii="Arial" w:eastAsia="Times New Roman" w:hAnsi="Arial" w:cs="Arial"/>
                  <w:rPrChange w:id="874" w:author="Sujil Kumar Koottathampathiyil" w:date="2022-06-08T23:07:00Z">
                    <w:rPr>
                      <w:del w:id="875" w:author="Sujil Kumar Koottathampathiyil" w:date="2022-06-08T19:46:00Z"/>
                      <w:rFonts w:eastAsia="Times New Roman"/>
                    </w:rPr>
                  </w:rPrChange>
                </w:rPr>
              </w:pPr>
              <w:del w:id="876" w:author="Sujil Kumar Koottathampathiyil" w:date="2022-06-08T19:46:00Z">
                <w:r w:rsidRPr="00CB1C7A" w:rsidDel="00C518DB">
                  <w:rPr>
                    <w:rFonts w:ascii="Arial" w:eastAsia="Times New Roman" w:hAnsi="Arial" w:cs="Arial"/>
                    <w:i/>
                    <w:iCs/>
                    <w:rPrChange w:id="877"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878"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879" w:author="Sujil Kumar Koottathampathiyil" w:date="2022-06-08T19:46:00Z"/>
                  <w:rFonts w:ascii="Arial" w:eastAsia="Times New Roman" w:hAnsi="Arial" w:cs="Arial"/>
                  <w:rPrChange w:id="880" w:author="Sujil Kumar Koottathampathiyil" w:date="2022-06-08T23:07:00Z">
                    <w:rPr>
                      <w:del w:id="881" w:author="Sujil Kumar Koottathampathiyil" w:date="2022-06-08T19:46:00Z"/>
                      <w:rFonts w:eastAsia="Times New Roman"/>
                    </w:rPr>
                  </w:rPrChange>
                </w:rPr>
              </w:pPr>
              <w:del w:id="882" w:author="Sujil Kumar Koottathampathiyil" w:date="2022-06-08T19:46:00Z">
                <w:r w:rsidRPr="00CB1C7A" w:rsidDel="00C518DB">
                  <w:rPr>
                    <w:rFonts w:ascii="Arial" w:eastAsia="Times New Roman" w:hAnsi="Arial" w:cs="Arial"/>
                    <w:rPrChange w:id="883"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884"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885"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886" w:author="Sujil Kumar Koottathampathiyil" w:date="2022-06-08T19:46:00Z"/>
                  <w:rFonts w:ascii="Arial" w:eastAsia="Times New Roman" w:hAnsi="Arial" w:cs="Arial"/>
                  <w:rPrChange w:id="887" w:author="Sujil Kumar Koottathampathiyil" w:date="2022-06-08T23:07:00Z">
                    <w:rPr>
                      <w:del w:id="888" w:author="Sujil Kumar Koottathampathiyil" w:date="2022-06-08T19:46:00Z"/>
                      <w:rFonts w:eastAsia="Times New Roman"/>
                    </w:rPr>
                  </w:rPrChange>
                </w:rPr>
              </w:pPr>
              <w:del w:id="889" w:author="Sujil Kumar Koottathampathiyil" w:date="2022-06-08T19:46:00Z">
                <w:r w:rsidRPr="00CB1C7A" w:rsidDel="00C518DB">
                  <w:rPr>
                    <w:rFonts w:ascii="Arial" w:eastAsia="Times New Roman" w:hAnsi="Arial" w:cs="Arial"/>
                    <w:rPrChange w:id="890"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891"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892"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893" w:author="Sujil Kumar Koottathampathiyil" w:date="2022-06-08T19:46:00Z"/>
                  <w:rFonts w:ascii="Arial" w:eastAsia="Times New Roman" w:hAnsi="Arial" w:cs="Arial"/>
                  <w:rPrChange w:id="894" w:author="Sujil Kumar Koottathampathiyil" w:date="2022-06-08T23:07:00Z">
                    <w:rPr>
                      <w:del w:id="895" w:author="Sujil Kumar Koottathampathiyil" w:date="2022-06-08T19:46:00Z"/>
                      <w:rFonts w:eastAsia="Times New Roman"/>
                    </w:rPr>
                  </w:rPrChange>
                </w:rPr>
              </w:pPr>
              <w:del w:id="896" w:author="Sujil Kumar Koottathampathiyil" w:date="2022-06-08T19:46:00Z">
                <w:r w:rsidRPr="00CB1C7A" w:rsidDel="00C518DB">
                  <w:rPr>
                    <w:rFonts w:ascii="Arial" w:eastAsia="Times New Roman" w:hAnsi="Arial" w:cs="Arial"/>
                    <w:i/>
                    <w:iCs/>
                    <w:rPrChange w:id="897"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898"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899" w:author="Sujil Kumar Koottathampathiyil" w:date="2022-06-08T19:46:00Z"/>
                  <w:rFonts w:ascii="Arial" w:eastAsia="Times New Roman" w:hAnsi="Arial" w:cs="Arial"/>
                  <w:rPrChange w:id="900" w:author="Sujil Kumar Koottathampathiyil" w:date="2022-06-08T23:07:00Z">
                    <w:rPr>
                      <w:del w:id="901" w:author="Sujil Kumar Koottathampathiyil" w:date="2022-06-08T19:46:00Z"/>
                      <w:rFonts w:eastAsia="Times New Roman"/>
                    </w:rPr>
                  </w:rPrChange>
                </w:rPr>
              </w:pPr>
              <w:del w:id="902" w:author="Sujil Kumar Koottathampathiyil" w:date="2022-06-08T19:46:00Z">
                <w:r w:rsidRPr="00CB1C7A" w:rsidDel="00C518DB">
                  <w:rPr>
                    <w:rFonts w:ascii="Arial" w:eastAsia="Times New Roman" w:hAnsi="Arial" w:cs="Arial"/>
                    <w:rPrChange w:id="903"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904" w:author="Sujil Kumar Koottathampathiyil" w:date="2022-06-08T23:07:00Z">
                      <w:rPr>
                        <w:rFonts w:eastAsia="Times New Roman"/>
                        <w:i/>
                        <w:iCs/>
                      </w:rPr>
                    </w:rPrChange>
                  </w:rPr>
                  <w:delText>PLOS ONE</w:delText>
                </w:r>
                <w:r w:rsidRPr="00CB1C7A" w:rsidDel="00C518DB">
                  <w:rPr>
                    <w:rFonts w:ascii="Arial" w:eastAsia="Times New Roman" w:hAnsi="Arial" w:cs="Arial"/>
                    <w:rPrChange w:id="905"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906" w:author="Sujil Kumar Koottathampathiyil" w:date="2022-06-08T19:46:00Z"/>
                  <w:rFonts w:ascii="Arial" w:eastAsia="Times New Roman" w:hAnsi="Arial" w:cs="Arial"/>
                  <w:rPrChange w:id="907" w:author="Sujil Kumar Koottathampathiyil" w:date="2022-06-08T23:07:00Z">
                    <w:rPr>
                      <w:del w:id="908" w:author="Sujil Kumar Koottathampathiyil" w:date="2022-06-08T19:46:00Z"/>
                      <w:rFonts w:eastAsia="Times New Roman"/>
                    </w:rPr>
                  </w:rPrChange>
                </w:rPr>
              </w:pPr>
              <w:del w:id="909" w:author="Sujil Kumar Koottathampathiyil" w:date="2022-06-08T19:46:00Z">
                <w:r w:rsidRPr="00CB1C7A" w:rsidDel="00C518DB">
                  <w:rPr>
                    <w:rFonts w:ascii="Arial" w:eastAsia="Times New Roman" w:hAnsi="Arial" w:cs="Arial"/>
                    <w:i/>
                    <w:iCs/>
                    <w:rPrChange w:id="910"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911"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912" w:author="Sujil Kumar Koottathampathiyil" w:date="2022-06-08T19:46:00Z"/>
                  <w:rFonts w:ascii="Arial" w:eastAsia="Times New Roman" w:hAnsi="Arial" w:cs="Arial"/>
                  <w:rPrChange w:id="913" w:author="Sujil Kumar Koottathampathiyil" w:date="2022-06-08T23:07:00Z">
                    <w:rPr>
                      <w:del w:id="914" w:author="Sujil Kumar Koottathampathiyil" w:date="2022-06-08T19:46:00Z"/>
                      <w:rFonts w:eastAsia="Times New Roman"/>
                    </w:rPr>
                  </w:rPrChange>
                </w:rPr>
              </w:pPr>
              <w:del w:id="915" w:author="Sujil Kumar Koottathampathiyil" w:date="2022-06-08T19:46:00Z">
                <w:r w:rsidRPr="00CB1C7A" w:rsidDel="00C518DB">
                  <w:rPr>
                    <w:rFonts w:ascii="Arial" w:eastAsia="Times New Roman" w:hAnsi="Arial" w:cs="Arial"/>
                    <w:i/>
                    <w:iCs/>
                    <w:rPrChange w:id="916"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917"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918" w:author="Sujil Kumar Koottathampathiyil" w:date="2022-06-08T19:46:00Z"/>
                  <w:rFonts w:ascii="Arial" w:eastAsia="Times New Roman" w:hAnsi="Arial" w:cs="Arial"/>
                  <w:rPrChange w:id="919" w:author="Sujil Kumar Koottathampathiyil" w:date="2022-06-08T23:07:00Z">
                    <w:rPr>
                      <w:del w:id="920" w:author="Sujil Kumar Koottathampathiyil" w:date="2022-06-08T19:46:00Z"/>
                      <w:rFonts w:eastAsia="Times New Roman"/>
                    </w:rPr>
                  </w:rPrChange>
                </w:rPr>
              </w:pPr>
              <w:del w:id="921" w:author="Sujil Kumar Koottathampathiyil" w:date="2022-06-08T19:46:00Z">
                <w:r w:rsidRPr="00CB1C7A" w:rsidDel="00C518DB">
                  <w:rPr>
                    <w:rFonts w:ascii="Arial" w:eastAsia="Times New Roman" w:hAnsi="Arial" w:cs="Arial"/>
                    <w:rPrChange w:id="922"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923"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924"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925" w:author="Sujil Kumar Koottathampathiyil" w:date="2022-06-08T19:46:00Z"/>
                  <w:rFonts w:ascii="Arial" w:eastAsia="Times New Roman" w:hAnsi="Arial" w:cs="Arial"/>
                  <w:rPrChange w:id="926" w:author="Sujil Kumar Koottathampathiyil" w:date="2022-06-08T23:07:00Z">
                    <w:rPr>
                      <w:del w:id="927" w:author="Sujil Kumar Koottathampathiyil" w:date="2022-06-08T19:46:00Z"/>
                      <w:rFonts w:eastAsia="Times New Roman"/>
                    </w:rPr>
                  </w:rPrChange>
                </w:rPr>
              </w:pPr>
              <w:del w:id="928" w:author="Sujil Kumar Koottathampathiyil" w:date="2022-06-08T19:46:00Z">
                <w:r w:rsidRPr="00CB1C7A" w:rsidDel="00C518DB">
                  <w:rPr>
                    <w:rFonts w:ascii="Arial" w:eastAsia="Times New Roman" w:hAnsi="Arial" w:cs="Arial"/>
                    <w:i/>
                    <w:iCs/>
                    <w:rPrChange w:id="929"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930"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931"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932"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933" w:author="Sujil Kumar Koottathampathiyil" w:date="2022-06-08T19:46:00Z"/>
                  <w:rFonts w:ascii="Arial" w:eastAsia="Times New Roman" w:hAnsi="Arial" w:cs="Arial"/>
                  <w:rPrChange w:id="934" w:author="Sujil Kumar Koottathampathiyil" w:date="2022-06-08T23:07:00Z">
                    <w:rPr>
                      <w:del w:id="935" w:author="Sujil Kumar Koottathampathiyil" w:date="2022-06-08T19:46:00Z"/>
                      <w:rFonts w:eastAsia="Times New Roman"/>
                    </w:rPr>
                  </w:rPrChange>
                </w:rPr>
              </w:pPr>
              <w:del w:id="936" w:author="Sujil Kumar Koottathampathiyil" w:date="2022-06-08T19:46:00Z">
                <w:r w:rsidRPr="00CB1C7A" w:rsidDel="00C518DB">
                  <w:rPr>
                    <w:rFonts w:ascii="Arial" w:eastAsia="Times New Roman" w:hAnsi="Arial" w:cs="Arial"/>
                    <w:rPrChange w:id="937"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938"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939"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940" w:author="Sujil Kumar Koottathampathiyil" w:date="2022-06-08T19:46:00Z">
                <w:r w:rsidRPr="00CB1C7A" w:rsidDel="00C518DB">
                  <w:rPr>
                    <w:rFonts w:ascii="Arial" w:eastAsia="Times New Roman" w:hAnsi="Arial" w:cs="Arial"/>
                    <w:rPrChange w:id="941" w:author="Sujil Kumar Koottathampathiyil" w:date="2022-06-08T23:07:00Z">
                      <w:rPr>
                        <w:rFonts w:eastAsia="Times New Roman"/>
                      </w:rPr>
                    </w:rPrChange>
                  </w:rPr>
                  <w:delText> </w:delText>
                </w:r>
              </w:del>
            </w:p>
          </w:sdtContent>
        </w:sdt>
        <w:p w14:paraId="1C465C55" w14:textId="3F506018" w:rsidR="00DA5B80" w:rsidRPr="00CB1C7A" w:rsidRDefault="00A45D19"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6"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29" w:author="Jack Mc Donnell" w:date="2022-06-08T14:46:00Z" w:initials="JMD">
    <w:p w14:paraId="30F2B77E" w14:textId="083D7483" w:rsidR="00BB2F69" w:rsidRDefault="00BB2F69">
      <w:pPr>
        <w:pStyle w:val="CommentText"/>
      </w:pPr>
      <w:r>
        <w:rPr>
          <w:rStyle w:val="CommentReference"/>
        </w:rPr>
        <w:annotationRef/>
      </w:r>
      <w:r>
        <w:t>Don’t shorten government.</w:t>
      </w:r>
    </w:p>
  </w:comment>
  <w:comment w:id="39"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105" w:author="Jack Mc Donnell" w:date="2022-06-08T14:47:00Z" w:initials="JMD">
    <w:p w14:paraId="173582E1" w14:textId="77777777" w:rsidR="000841CF" w:rsidRDefault="000841CF" w:rsidP="000841CF">
      <w:pPr>
        <w:pStyle w:val="CommentText"/>
      </w:pPr>
      <w:r>
        <w:rPr>
          <w:rStyle w:val="CommentReference"/>
        </w:rPr>
        <w:annotationRef/>
      </w:r>
      <w:r>
        <w:t>This whole paragraph is too personal.</w:t>
      </w:r>
    </w:p>
  </w:comment>
  <w:comment w:id="71"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17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188"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542"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598"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600" w:author="Jack Mc Donnell" w:date="2022-06-08T14:49:00Z" w:initials="JMD">
    <w:p w14:paraId="5ACADE4E" w14:textId="59AE13AA" w:rsidR="00FC6EEA" w:rsidRDefault="00FC6EEA">
      <w:pPr>
        <w:pStyle w:val="CommentText"/>
      </w:pPr>
      <w:r>
        <w:rPr>
          <w:rStyle w:val="CommentReference"/>
        </w:rPr>
        <w:annotationRef/>
      </w:r>
      <w:r>
        <w:t>Refer to the figure number</w:t>
      </w:r>
    </w:p>
  </w:comment>
  <w:comment w:id="603"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627"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30F2B77E" w15:done="0"/>
  <w15:commentEx w15:paraId="5037ACC9" w15:done="0"/>
  <w15:commentEx w15:paraId="173582E1" w15:done="0"/>
  <w15:commentEx w15:paraId="32C9DC8D" w15:done="0"/>
  <w15:commentEx w15:paraId="1F1E902C" w15:done="0"/>
  <w15:commentEx w15:paraId="669D552B" w15:done="0"/>
  <w15:commentEx w15:paraId="7DCD3E66" w15:done="0"/>
  <w15:commentEx w15:paraId="653D1B2A" w15:done="0"/>
  <w15:commentEx w15:paraId="5ACADE4E"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B3" w16cex:dateUtc="2022-06-08T13:46:00Z"/>
  <w16cex:commentExtensible w16cex:durableId="264B34E8" w16cex:dateUtc="2022-06-08T13:47:00Z"/>
  <w16cex:commentExtensible w16cex:durableId="264BBE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76"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30F2B77E" w16cid:durableId="264B34B3"/>
  <w16cid:commentId w16cid:paraId="5037ACC9" w16cid:durableId="264B34E8"/>
  <w16cid:commentId w16cid:paraId="173582E1" w16cid:durableId="264BBE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5ACADE4E" w16cid:durableId="264B3576"/>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9B23D" w14:textId="77777777" w:rsidR="00A45D19" w:rsidRDefault="00A45D19" w:rsidP="00C518DB">
      <w:pPr>
        <w:spacing w:after="0" w:line="240" w:lineRule="auto"/>
      </w:pPr>
      <w:r>
        <w:separator/>
      </w:r>
    </w:p>
  </w:endnote>
  <w:endnote w:type="continuationSeparator" w:id="0">
    <w:p w14:paraId="57C83A2C" w14:textId="77777777" w:rsidR="00A45D19" w:rsidRDefault="00A45D19"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B189C" w14:textId="77777777" w:rsidR="00A45D19" w:rsidRDefault="00A45D19" w:rsidP="00C518DB">
      <w:pPr>
        <w:spacing w:after="0" w:line="240" w:lineRule="auto"/>
      </w:pPr>
      <w:r>
        <w:separator/>
      </w:r>
    </w:p>
  </w:footnote>
  <w:footnote w:type="continuationSeparator" w:id="0">
    <w:p w14:paraId="69B95D51" w14:textId="77777777" w:rsidR="00A45D19" w:rsidRDefault="00A45D19"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12F98"/>
    <w:rsid w:val="0001438F"/>
    <w:rsid w:val="0001527B"/>
    <w:rsid w:val="0003300E"/>
    <w:rsid w:val="0003715E"/>
    <w:rsid w:val="00042C54"/>
    <w:rsid w:val="000441C2"/>
    <w:rsid w:val="000538F2"/>
    <w:rsid w:val="0005402F"/>
    <w:rsid w:val="0005726C"/>
    <w:rsid w:val="000649BA"/>
    <w:rsid w:val="00066C1D"/>
    <w:rsid w:val="00080E85"/>
    <w:rsid w:val="000841CF"/>
    <w:rsid w:val="000922BA"/>
    <w:rsid w:val="00093A90"/>
    <w:rsid w:val="000B127B"/>
    <w:rsid w:val="000B47D6"/>
    <w:rsid w:val="000C1E52"/>
    <w:rsid w:val="000D36BF"/>
    <w:rsid w:val="000D4733"/>
    <w:rsid w:val="000F36D0"/>
    <w:rsid w:val="000F3B1B"/>
    <w:rsid w:val="000F789D"/>
    <w:rsid w:val="00103D42"/>
    <w:rsid w:val="00120E06"/>
    <w:rsid w:val="0013122C"/>
    <w:rsid w:val="00133AE7"/>
    <w:rsid w:val="001366AB"/>
    <w:rsid w:val="00146DAA"/>
    <w:rsid w:val="00163867"/>
    <w:rsid w:val="00184B6F"/>
    <w:rsid w:val="001918A8"/>
    <w:rsid w:val="00191DBD"/>
    <w:rsid w:val="00193A63"/>
    <w:rsid w:val="001A13C3"/>
    <w:rsid w:val="001A14BC"/>
    <w:rsid w:val="001A6FA1"/>
    <w:rsid w:val="001B2570"/>
    <w:rsid w:val="001B3949"/>
    <w:rsid w:val="001B3C3A"/>
    <w:rsid w:val="001B6AE0"/>
    <w:rsid w:val="001C1588"/>
    <w:rsid w:val="001D1914"/>
    <w:rsid w:val="001D51FA"/>
    <w:rsid w:val="001E3A70"/>
    <w:rsid w:val="001F2356"/>
    <w:rsid w:val="002014E3"/>
    <w:rsid w:val="00216703"/>
    <w:rsid w:val="00216E31"/>
    <w:rsid w:val="00232849"/>
    <w:rsid w:val="00263DCB"/>
    <w:rsid w:val="002671A6"/>
    <w:rsid w:val="00272E45"/>
    <w:rsid w:val="002765D4"/>
    <w:rsid w:val="0028172E"/>
    <w:rsid w:val="00281C29"/>
    <w:rsid w:val="00282711"/>
    <w:rsid w:val="002A1AA4"/>
    <w:rsid w:val="002A1F03"/>
    <w:rsid w:val="002A23D3"/>
    <w:rsid w:val="002A74AB"/>
    <w:rsid w:val="002B620E"/>
    <w:rsid w:val="002D5605"/>
    <w:rsid w:val="002D694D"/>
    <w:rsid w:val="002E29FB"/>
    <w:rsid w:val="002F00AF"/>
    <w:rsid w:val="002F1666"/>
    <w:rsid w:val="002F79F8"/>
    <w:rsid w:val="00301C8A"/>
    <w:rsid w:val="00307476"/>
    <w:rsid w:val="00325CC3"/>
    <w:rsid w:val="00327F2B"/>
    <w:rsid w:val="00331EBD"/>
    <w:rsid w:val="0033448C"/>
    <w:rsid w:val="00335276"/>
    <w:rsid w:val="00340CAB"/>
    <w:rsid w:val="0035739C"/>
    <w:rsid w:val="00360995"/>
    <w:rsid w:val="00362CEC"/>
    <w:rsid w:val="00363AA5"/>
    <w:rsid w:val="00366A43"/>
    <w:rsid w:val="00394F5D"/>
    <w:rsid w:val="003A0B53"/>
    <w:rsid w:val="003B52F5"/>
    <w:rsid w:val="003B7230"/>
    <w:rsid w:val="003B769A"/>
    <w:rsid w:val="003C0A50"/>
    <w:rsid w:val="003D5BFE"/>
    <w:rsid w:val="003D7E98"/>
    <w:rsid w:val="003E180F"/>
    <w:rsid w:val="003E1D10"/>
    <w:rsid w:val="003E34B8"/>
    <w:rsid w:val="003F1FB7"/>
    <w:rsid w:val="003F5494"/>
    <w:rsid w:val="004000DD"/>
    <w:rsid w:val="004001EB"/>
    <w:rsid w:val="004002AE"/>
    <w:rsid w:val="00401ADB"/>
    <w:rsid w:val="00405DC2"/>
    <w:rsid w:val="004107AB"/>
    <w:rsid w:val="0041093B"/>
    <w:rsid w:val="00411C15"/>
    <w:rsid w:val="00413192"/>
    <w:rsid w:val="00413C4C"/>
    <w:rsid w:val="00414B3C"/>
    <w:rsid w:val="00423662"/>
    <w:rsid w:val="00424934"/>
    <w:rsid w:val="00431612"/>
    <w:rsid w:val="00433C54"/>
    <w:rsid w:val="00437ABE"/>
    <w:rsid w:val="00437E07"/>
    <w:rsid w:val="00470EF0"/>
    <w:rsid w:val="00470F42"/>
    <w:rsid w:val="0047568B"/>
    <w:rsid w:val="00480A32"/>
    <w:rsid w:val="00480DAE"/>
    <w:rsid w:val="004812B3"/>
    <w:rsid w:val="004831B7"/>
    <w:rsid w:val="00483AC5"/>
    <w:rsid w:val="004947CD"/>
    <w:rsid w:val="00494DA7"/>
    <w:rsid w:val="004A1E49"/>
    <w:rsid w:val="004A5245"/>
    <w:rsid w:val="004A6BD9"/>
    <w:rsid w:val="004B1022"/>
    <w:rsid w:val="004B3B33"/>
    <w:rsid w:val="004B44DB"/>
    <w:rsid w:val="004C1EBB"/>
    <w:rsid w:val="004D0556"/>
    <w:rsid w:val="004D2456"/>
    <w:rsid w:val="004D4E66"/>
    <w:rsid w:val="004D57D5"/>
    <w:rsid w:val="004D58DA"/>
    <w:rsid w:val="004E0B8D"/>
    <w:rsid w:val="004E1E77"/>
    <w:rsid w:val="004E2004"/>
    <w:rsid w:val="004E345E"/>
    <w:rsid w:val="004F694D"/>
    <w:rsid w:val="005063E5"/>
    <w:rsid w:val="005070C6"/>
    <w:rsid w:val="0051737B"/>
    <w:rsid w:val="00521420"/>
    <w:rsid w:val="00524F0C"/>
    <w:rsid w:val="0053405B"/>
    <w:rsid w:val="0053628C"/>
    <w:rsid w:val="005378B5"/>
    <w:rsid w:val="00545CC4"/>
    <w:rsid w:val="005570A9"/>
    <w:rsid w:val="00564A8A"/>
    <w:rsid w:val="00566810"/>
    <w:rsid w:val="00572DBA"/>
    <w:rsid w:val="005776A6"/>
    <w:rsid w:val="00581E69"/>
    <w:rsid w:val="00582654"/>
    <w:rsid w:val="00583199"/>
    <w:rsid w:val="00583CBC"/>
    <w:rsid w:val="00592590"/>
    <w:rsid w:val="005A77D6"/>
    <w:rsid w:val="005B3AFC"/>
    <w:rsid w:val="005B6A3C"/>
    <w:rsid w:val="005C454B"/>
    <w:rsid w:val="005D4551"/>
    <w:rsid w:val="005D4B76"/>
    <w:rsid w:val="005D786D"/>
    <w:rsid w:val="005E3C54"/>
    <w:rsid w:val="005E5801"/>
    <w:rsid w:val="005E5B77"/>
    <w:rsid w:val="005F371F"/>
    <w:rsid w:val="00605E33"/>
    <w:rsid w:val="006077C4"/>
    <w:rsid w:val="0062672C"/>
    <w:rsid w:val="006479E4"/>
    <w:rsid w:val="00651824"/>
    <w:rsid w:val="00654189"/>
    <w:rsid w:val="00654BDA"/>
    <w:rsid w:val="00670376"/>
    <w:rsid w:val="006761EF"/>
    <w:rsid w:val="00676E8B"/>
    <w:rsid w:val="006809DE"/>
    <w:rsid w:val="00683C46"/>
    <w:rsid w:val="00684171"/>
    <w:rsid w:val="00686174"/>
    <w:rsid w:val="00687BA6"/>
    <w:rsid w:val="006942E7"/>
    <w:rsid w:val="006972EA"/>
    <w:rsid w:val="006977B0"/>
    <w:rsid w:val="006A0141"/>
    <w:rsid w:val="006A13E8"/>
    <w:rsid w:val="006A64F0"/>
    <w:rsid w:val="006B0185"/>
    <w:rsid w:val="006B2DF8"/>
    <w:rsid w:val="006B5410"/>
    <w:rsid w:val="006B68D8"/>
    <w:rsid w:val="006C022F"/>
    <w:rsid w:val="006C0BA4"/>
    <w:rsid w:val="006C0D5E"/>
    <w:rsid w:val="006C5F32"/>
    <w:rsid w:val="006D12E2"/>
    <w:rsid w:val="006D7928"/>
    <w:rsid w:val="006E6ECC"/>
    <w:rsid w:val="006F1D0C"/>
    <w:rsid w:val="006F2CC6"/>
    <w:rsid w:val="00703BB1"/>
    <w:rsid w:val="0070567C"/>
    <w:rsid w:val="0070649E"/>
    <w:rsid w:val="0070737E"/>
    <w:rsid w:val="00731BEE"/>
    <w:rsid w:val="00747372"/>
    <w:rsid w:val="007619EA"/>
    <w:rsid w:val="00767BCF"/>
    <w:rsid w:val="00770ACD"/>
    <w:rsid w:val="00780D12"/>
    <w:rsid w:val="00782259"/>
    <w:rsid w:val="00784D24"/>
    <w:rsid w:val="007860BD"/>
    <w:rsid w:val="00786E6E"/>
    <w:rsid w:val="00795BD6"/>
    <w:rsid w:val="007B0047"/>
    <w:rsid w:val="007B6EFD"/>
    <w:rsid w:val="007C72F0"/>
    <w:rsid w:val="007D3EF1"/>
    <w:rsid w:val="007D43F8"/>
    <w:rsid w:val="007E0A81"/>
    <w:rsid w:val="007E1A18"/>
    <w:rsid w:val="007E55B1"/>
    <w:rsid w:val="007F076A"/>
    <w:rsid w:val="00802FC0"/>
    <w:rsid w:val="008111E4"/>
    <w:rsid w:val="00811B4B"/>
    <w:rsid w:val="008217E1"/>
    <w:rsid w:val="0082286A"/>
    <w:rsid w:val="008237EA"/>
    <w:rsid w:val="00826D38"/>
    <w:rsid w:val="0083230F"/>
    <w:rsid w:val="00834AEE"/>
    <w:rsid w:val="008353F5"/>
    <w:rsid w:val="00843FB7"/>
    <w:rsid w:val="00844E5B"/>
    <w:rsid w:val="00861E3D"/>
    <w:rsid w:val="008729B2"/>
    <w:rsid w:val="00873DBB"/>
    <w:rsid w:val="0087700B"/>
    <w:rsid w:val="00880083"/>
    <w:rsid w:val="008808DC"/>
    <w:rsid w:val="00882352"/>
    <w:rsid w:val="008917BB"/>
    <w:rsid w:val="008955A0"/>
    <w:rsid w:val="00896A89"/>
    <w:rsid w:val="008A1341"/>
    <w:rsid w:val="008A3B6A"/>
    <w:rsid w:val="008A4B4F"/>
    <w:rsid w:val="008B36A7"/>
    <w:rsid w:val="008B5A9E"/>
    <w:rsid w:val="008B5C8C"/>
    <w:rsid w:val="008C0299"/>
    <w:rsid w:val="008C6534"/>
    <w:rsid w:val="008D043B"/>
    <w:rsid w:val="008D450C"/>
    <w:rsid w:val="008E2A90"/>
    <w:rsid w:val="008E40F8"/>
    <w:rsid w:val="00900909"/>
    <w:rsid w:val="00900DCB"/>
    <w:rsid w:val="0090362A"/>
    <w:rsid w:val="009156DC"/>
    <w:rsid w:val="00915B8B"/>
    <w:rsid w:val="00920959"/>
    <w:rsid w:val="0092750D"/>
    <w:rsid w:val="009421D6"/>
    <w:rsid w:val="00942784"/>
    <w:rsid w:val="009443AC"/>
    <w:rsid w:val="00944B3E"/>
    <w:rsid w:val="00947EE6"/>
    <w:rsid w:val="009603DC"/>
    <w:rsid w:val="0096216D"/>
    <w:rsid w:val="00963ABE"/>
    <w:rsid w:val="00964438"/>
    <w:rsid w:val="00971462"/>
    <w:rsid w:val="009733F0"/>
    <w:rsid w:val="00974E47"/>
    <w:rsid w:val="009756D0"/>
    <w:rsid w:val="009769C6"/>
    <w:rsid w:val="009947FA"/>
    <w:rsid w:val="00995A56"/>
    <w:rsid w:val="00995FA9"/>
    <w:rsid w:val="009A1358"/>
    <w:rsid w:val="009A3A86"/>
    <w:rsid w:val="009A5B1C"/>
    <w:rsid w:val="009A5FEF"/>
    <w:rsid w:val="009B311D"/>
    <w:rsid w:val="009B3C63"/>
    <w:rsid w:val="009C1555"/>
    <w:rsid w:val="009D37AD"/>
    <w:rsid w:val="009E71A5"/>
    <w:rsid w:val="009F188F"/>
    <w:rsid w:val="009F49EA"/>
    <w:rsid w:val="00A01004"/>
    <w:rsid w:val="00A01D67"/>
    <w:rsid w:val="00A03543"/>
    <w:rsid w:val="00A10BAD"/>
    <w:rsid w:val="00A150D0"/>
    <w:rsid w:val="00A31BE9"/>
    <w:rsid w:val="00A3272E"/>
    <w:rsid w:val="00A45D19"/>
    <w:rsid w:val="00A51F3E"/>
    <w:rsid w:val="00A540E2"/>
    <w:rsid w:val="00A60AFE"/>
    <w:rsid w:val="00A643A0"/>
    <w:rsid w:val="00A6467D"/>
    <w:rsid w:val="00A65396"/>
    <w:rsid w:val="00A825BB"/>
    <w:rsid w:val="00A8439F"/>
    <w:rsid w:val="00A84B1C"/>
    <w:rsid w:val="00A93D09"/>
    <w:rsid w:val="00A942C8"/>
    <w:rsid w:val="00A96683"/>
    <w:rsid w:val="00AA44D8"/>
    <w:rsid w:val="00AB04C0"/>
    <w:rsid w:val="00AB3D6F"/>
    <w:rsid w:val="00AB4BE4"/>
    <w:rsid w:val="00AB5498"/>
    <w:rsid w:val="00AB606C"/>
    <w:rsid w:val="00AC5177"/>
    <w:rsid w:val="00AC6605"/>
    <w:rsid w:val="00AD58B4"/>
    <w:rsid w:val="00AD697F"/>
    <w:rsid w:val="00AE10CD"/>
    <w:rsid w:val="00AF7CB5"/>
    <w:rsid w:val="00B057C3"/>
    <w:rsid w:val="00B0775E"/>
    <w:rsid w:val="00B07B67"/>
    <w:rsid w:val="00B10F63"/>
    <w:rsid w:val="00B12E94"/>
    <w:rsid w:val="00B21476"/>
    <w:rsid w:val="00B41E72"/>
    <w:rsid w:val="00B45D60"/>
    <w:rsid w:val="00B460CB"/>
    <w:rsid w:val="00B52248"/>
    <w:rsid w:val="00B669AA"/>
    <w:rsid w:val="00B6731A"/>
    <w:rsid w:val="00B7597B"/>
    <w:rsid w:val="00B76B1A"/>
    <w:rsid w:val="00B823BF"/>
    <w:rsid w:val="00B86B4C"/>
    <w:rsid w:val="00B87367"/>
    <w:rsid w:val="00B90F45"/>
    <w:rsid w:val="00B925E3"/>
    <w:rsid w:val="00B9292A"/>
    <w:rsid w:val="00B9611D"/>
    <w:rsid w:val="00BA2172"/>
    <w:rsid w:val="00BA2DC2"/>
    <w:rsid w:val="00BB2F69"/>
    <w:rsid w:val="00BB4160"/>
    <w:rsid w:val="00BC2581"/>
    <w:rsid w:val="00BC4027"/>
    <w:rsid w:val="00BD1677"/>
    <w:rsid w:val="00BE352F"/>
    <w:rsid w:val="00BE4396"/>
    <w:rsid w:val="00BF4A84"/>
    <w:rsid w:val="00C0176A"/>
    <w:rsid w:val="00C0399B"/>
    <w:rsid w:val="00C1027D"/>
    <w:rsid w:val="00C11755"/>
    <w:rsid w:val="00C15E30"/>
    <w:rsid w:val="00C27BA0"/>
    <w:rsid w:val="00C400E3"/>
    <w:rsid w:val="00C42BC3"/>
    <w:rsid w:val="00C518DB"/>
    <w:rsid w:val="00C56CB7"/>
    <w:rsid w:val="00C57C79"/>
    <w:rsid w:val="00C6038F"/>
    <w:rsid w:val="00C619CE"/>
    <w:rsid w:val="00C651C3"/>
    <w:rsid w:val="00C65D25"/>
    <w:rsid w:val="00C6602E"/>
    <w:rsid w:val="00C8197D"/>
    <w:rsid w:val="00C84050"/>
    <w:rsid w:val="00C842C7"/>
    <w:rsid w:val="00C86A88"/>
    <w:rsid w:val="00C87E2E"/>
    <w:rsid w:val="00C9651B"/>
    <w:rsid w:val="00CA16A6"/>
    <w:rsid w:val="00CA48E6"/>
    <w:rsid w:val="00CA65CA"/>
    <w:rsid w:val="00CB1C7A"/>
    <w:rsid w:val="00CB4BCB"/>
    <w:rsid w:val="00CB7C2D"/>
    <w:rsid w:val="00CC4FD6"/>
    <w:rsid w:val="00CC66CE"/>
    <w:rsid w:val="00CD0A5A"/>
    <w:rsid w:val="00CE16A5"/>
    <w:rsid w:val="00CE6B75"/>
    <w:rsid w:val="00CF112C"/>
    <w:rsid w:val="00CF1C6D"/>
    <w:rsid w:val="00CF49B2"/>
    <w:rsid w:val="00CF696F"/>
    <w:rsid w:val="00D0035B"/>
    <w:rsid w:val="00D01590"/>
    <w:rsid w:val="00D05837"/>
    <w:rsid w:val="00D07A71"/>
    <w:rsid w:val="00D1096F"/>
    <w:rsid w:val="00D13DA0"/>
    <w:rsid w:val="00D227B8"/>
    <w:rsid w:val="00D25AA4"/>
    <w:rsid w:val="00D30428"/>
    <w:rsid w:val="00D30AB5"/>
    <w:rsid w:val="00D34B8F"/>
    <w:rsid w:val="00D459EC"/>
    <w:rsid w:val="00D477CD"/>
    <w:rsid w:val="00D50FF3"/>
    <w:rsid w:val="00D52BE5"/>
    <w:rsid w:val="00D539A9"/>
    <w:rsid w:val="00D6362E"/>
    <w:rsid w:val="00D67457"/>
    <w:rsid w:val="00D73068"/>
    <w:rsid w:val="00D74561"/>
    <w:rsid w:val="00D74960"/>
    <w:rsid w:val="00D76A86"/>
    <w:rsid w:val="00D770F2"/>
    <w:rsid w:val="00D77248"/>
    <w:rsid w:val="00D8249A"/>
    <w:rsid w:val="00D82E28"/>
    <w:rsid w:val="00D87703"/>
    <w:rsid w:val="00D945A7"/>
    <w:rsid w:val="00D94E2E"/>
    <w:rsid w:val="00DA06B8"/>
    <w:rsid w:val="00DA2E33"/>
    <w:rsid w:val="00DA30AE"/>
    <w:rsid w:val="00DA4D7A"/>
    <w:rsid w:val="00DA5B80"/>
    <w:rsid w:val="00DB1567"/>
    <w:rsid w:val="00DB1FE1"/>
    <w:rsid w:val="00DC12EF"/>
    <w:rsid w:val="00DC7322"/>
    <w:rsid w:val="00DC778B"/>
    <w:rsid w:val="00DD123F"/>
    <w:rsid w:val="00DD6D67"/>
    <w:rsid w:val="00DD722E"/>
    <w:rsid w:val="00DF0311"/>
    <w:rsid w:val="00DF1058"/>
    <w:rsid w:val="00DF487E"/>
    <w:rsid w:val="00DF7695"/>
    <w:rsid w:val="00DF7D74"/>
    <w:rsid w:val="00E110ED"/>
    <w:rsid w:val="00E128F6"/>
    <w:rsid w:val="00E13179"/>
    <w:rsid w:val="00E13697"/>
    <w:rsid w:val="00E20445"/>
    <w:rsid w:val="00E26111"/>
    <w:rsid w:val="00E31C5B"/>
    <w:rsid w:val="00E31F20"/>
    <w:rsid w:val="00E40A22"/>
    <w:rsid w:val="00E460A7"/>
    <w:rsid w:val="00E502E7"/>
    <w:rsid w:val="00E52FFE"/>
    <w:rsid w:val="00E60B5D"/>
    <w:rsid w:val="00E60D49"/>
    <w:rsid w:val="00E62BD5"/>
    <w:rsid w:val="00E67116"/>
    <w:rsid w:val="00E84D9B"/>
    <w:rsid w:val="00E84DCF"/>
    <w:rsid w:val="00E85768"/>
    <w:rsid w:val="00E859A5"/>
    <w:rsid w:val="00E96814"/>
    <w:rsid w:val="00EA342E"/>
    <w:rsid w:val="00EA4AEB"/>
    <w:rsid w:val="00EB09A1"/>
    <w:rsid w:val="00EB64B7"/>
    <w:rsid w:val="00EB7950"/>
    <w:rsid w:val="00EC0BBF"/>
    <w:rsid w:val="00EC44BA"/>
    <w:rsid w:val="00ED4A62"/>
    <w:rsid w:val="00ED6A33"/>
    <w:rsid w:val="00EE1D78"/>
    <w:rsid w:val="00EE31DC"/>
    <w:rsid w:val="00EE4852"/>
    <w:rsid w:val="00EF4E92"/>
    <w:rsid w:val="00EF5C20"/>
    <w:rsid w:val="00EF6FD2"/>
    <w:rsid w:val="00EF72E9"/>
    <w:rsid w:val="00F00D66"/>
    <w:rsid w:val="00F20298"/>
    <w:rsid w:val="00F210A4"/>
    <w:rsid w:val="00F34300"/>
    <w:rsid w:val="00F350B1"/>
    <w:rsid w:val="00F36305"/>
    <w:rsid w:val="00F378DB"/>
    <w:rsid w:val="00F56D1D"/>
    <w:rsid w:val="00F709B3"/>
    <w:rsid w:val="00F71C9F"/>
    <w:rsid w:val="00F729C3"/>
    <w:rsid w:val="00F76972"/>
    <w:rsid w:val="00F77AE3"/>
    <w:rsid w:val="00F80E10"/>
    <w:rsid w:val="00F8270E"/>
    <w:rsid w:val="00F83701"/>
    <w:rsid w:val="00F87866"/>
    <w:rsid w:val="00F93E9F"/>
    <w:rsid w:val="00FA00EB"/>
    <w:rsid w:val="00FA0B87"/>
    <w:rsid w:val="00FA19C3"/>
    <w:rsid w:val="00FA4158"/>
    <w:rsid w:val="00FC45D6"/>
    <w:rsid w:val="00FC6EEA"/>
    <w:rsid w:val="00FD113A"/>
    <w:rsid w:val="00FD16D4"/>
    <w:rsid w:val="00FE47BF"/>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320A8"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B4B80"/>
    <w:rsid w:val="002F6527"/>
    <w:rsid w:val="003803E8"/>
    <w:rsid w:val="003A17E9"/>
    <w:rsid w:val="003F69FA"/>
    <w:rsid w:val="003F7CB0"/>
    <w:rsid w:val="00434EF2"/>
    <w:rsid w:val="00436CEE"/>
    <w:rsid w:val="00592FE3"/>
    <w:rsid w:val="0064261F"/>
    <w:rsid w:val="006E429F"/>
    <w:rsid w:val="00704928"/>
    <w:rsid w:val="00757EDA"/>
    <w:rsid w:val="00961419"/>
    <w:rsid w:val="009C2039"/>
    <w:rsid w:val="00A64181"/>
    <w:rsid w:val="00A83058"/>
    <w:rsid w:val="00B53354"/>
    <w:rsid w:val="00BC65DB"/>
    <w:rsid w:val="00BF13DD"/>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4617dae8-1022-4e84-bac5-33b5786f4d0a&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false,&quot;citeprocText&quot;:&quot;(Kumar and Susan 2020b)&quot;,&quot;manualOverrideText&quot;:&quot;&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Tag&quot;:&quot;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quot;},{&quot;citationID&quot;:&quot;MENDELEY_CITATION_7fe623f5-f276-4da7-9f78-7225652d9d65&quot;,&quot;properties&quot;:{&quot;noteIndex&quot;:0},&quot;isEdited&quot;:false,&quot;manualOverride&quot;:{&quot;isManuallyOverridden&quot;:true,&quot;citeprocText&quot;:&quot;(Qi et al. 2021)&quot;,&quot;manualOverrideText&quot;:&quot;2021&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team&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dGVhbS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D&quot;:&quot;MENDELEY_CITATION_3e34017d-9209-4b4e-9929-5051b527ff1a&quot;,&quot;properties&quot;:{&quot;noteIndex&quot;:0},&quot;isEdited&quot;:false,&quot;manualOverride&quot;:{&quot;isManuallyOverridden&quot;:true,&quot;citeprocText&quot;:&quot;(Qi et al. 2021)&quot;,&quot;manualOverrideText&quot;:&quot;&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Bellman and Namdev study&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QmVsbG1hbiBhbmQgTmFtZGV2IHN0dWR5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false,&quot;citeprocText&quot;:&quot;(Human Radiation Experiments | Atomic Heritage Foundation n.d.)&quot;,&quot;manualOverrideText&quot;:&quot;&quot;},&quot;citationTag&quot;:&quot;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b4299a2e-7362-4846-8769-b55df69034fe&quot;,&quot;properties&quot;:{&quot;noteIndex&quot;:0},&quot;isEdited&quot;:false,&quot;manualOverride&quot;:{&quot;isManuallyOverridden&quot;:false,&quot;citeprocText&quot;:&quot;(Study: Benefits of Electric Cars Add Up—in the Billions! | NRDC n.d.)&quot;,&quot;manualOverrideText&quot;:&quot;&quot;},&quot;citationTag&quot;:&quot;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25</Pages>
  <Words>6748</Words>
  <Characters>38469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93</cp:revision>
  <dcterms:created xsi:type="dcterms:W3CDTF">2022-06-08T19:32:00Z</dcterms:created>
  <dcterms:modified xsi:type="dcterms:W3CDTF">2022-06-09T00:07:00Z</dcterms:modified>
</cp:coreProperties>
</file>