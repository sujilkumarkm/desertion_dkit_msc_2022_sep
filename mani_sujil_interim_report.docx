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2D1D50EC"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9T08:57:00Z">
            <w:r w:rsidR="00992BF4" w:rsidRPr="00992BF4">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992BF4" w:rsidDel="008217E1">
              <w:rPr>
                <w:rFonts w:ascii="Arial" w:hAnsi="Arial" w:cs="Arial"/>
                <w:color w:val="000000"/>
              </w:rPr>
              <w:delText>John et al</w:delText>
            </w:r>
            <w:commentRangeEnd w:id="19"/>
            <w:r w:rsidR="00BB2F69" w:rsidRPr="00992BF4" w:rsidDel="008217E1">
              <w:rPr>
                <w:rStyle w:val="CommentReference"/>
                <w:rFonts w:ascii="Arial" w:hAnsi="Arial" w:cs="Arial"/>
                <w:color w:val="000000"/>
                <w:rPrChange w:id="21" w:author="Sujil Kumar Koottathampathiyil" w:date="2022-06-09T08:57: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commentRangeStart w:id="29"/>
      <w:del w:id="30" w:author="Sujil Kumar Koottathampathiyil" w:date="2022-06-08T19:40:00Z">
        <w:r w:rsidR="00B07B67" w:rsidRPr="00CB1C7A" w:rsidDel="004947CD">
          <w:rPr>
            <w:rFonts w:ascii="Arial" w:hAnsi="Arial" w:cs="Arial"/>
          </w:rPr>
          <w:delText>govt</w:delText>
        </w:r>
      </w:del>
      <w:ins w:id="31" w:author="Sujil Kumar Koottathampathiyil" w:date="2022-06-08T19:40:00Z">
        <w:r w:rsidR="004947CD" w:rsidRPr="00CB1C7A">
          <w:rPr>
            <w:rFonts w:ascii="Arial" w:hAnsi="Arial" w:cs="Arial"/>
          </w:rPr>
          <w:t xml:space="preserve">government </w:t>
        </w:r>
      </w:ins>
      <w:del w:id="32" w:author="Sujil Kumar Koottathampathiyil" w:date="2022-06-08T19:40:00Z">
        <w:r w:rsidR="00B07B67" w:rsidRPr="00CB1C7A" w:rsidDel="004947CD">
          <w:rPr>
            <w:rFonts w:ascii="Arial" w:hAnsi="Arial" w:cs="Arial"/>
          </w:rPr>
          <w:delText xml:space="preserve">. </w:delText>
        </w:r>
      </w:del>
      <w:commentRangeEnd w:id="29"/>
      <w:r w:rsidR="00BB2F69" w:rsidRPr="00CB1C7A">
        <w:rPr>
          <w:rStyle w:val="CommentReference"/>
          <w:rFonts w:ascii="Arial" w:hAnsi="Arial" w:cs="Arial"/>
          <w:rPrChange w:id="33" w:author="Sujil Kumar Koottathampathiyil" w:date="2022-06-08T23:07:00Z">
            <w:rPr>
              <w:rStyle w:val="CommentReference"/>
            </w:rPr>
          </w:rPrChange>
        </w:rPr>
        <w:commentReference w:id="29"/>
      </w:r>
      <w:r w:rsidR="00B07B67" w:rsidRPr="00CB1C7A">
        <w:rPr>
          <w:rFonts w:ascii="Arial" w:hAnsi="Arial" w:cs="Arial"/>
        </w:rPr>
        <w:t>entities</w:t>
      </w:r>
      <w:r w:rsidRPr="00CB1C7A">
        <w:rPr>
          <w:rFonts w:ascii="Arial" w:hAnsi="Arial" w:cs="Arial"/>
        </w:rPr>
        <w:t xml:space="preserve"> to</w:t>
      </w:r>
      <w:ins w:id="34" w:author="Sujil Kumar Koottathampathiyil" w:date="2022-06-08T19:40:00Z">
        <w:r w:rsidR="004947CD" w:rsidRPr="00CB1C7A">
          <w:rPr>
            <w:rFonts w:ascii="Arial" w:hAnsi="Arial" w:cs="Arial"/>
          </w:rPr>
          <w:t xml:space="preserve"> better understand the problems that are hidden </w:t>
        </w:r>
      </w:ins>
      <w:ins w:id="35"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6" w:author="Sujil Kumar Koottathampathiyil" w:date="2022-06-08T19:41:00Z">
        <w:r w:rsidR="004947CD" w:rsidRPr="00CB1C7A">
          <w:rPr>
            <w:rFonts w:ascii="Arial" w:hAnsi="Arial" w:cs="Arial"/>
          </w:rPr>
          <w:t>ing new</w:t>
        </w:r>
      </w:ins>
      <w:del w:id="37"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8" w:author="Sujil Kumar Koottathampathiyil" w:date="2022-06-08T19:43:00Z">
          <w:pPr>
            <w:spacing w:line="360" w:lineRule="auto"/>
            <w:ind w:firstLine="360"/>
          </w:pPr>
        </w:pPrChange>
      </w:pPr>
      <w:commentRangeStart w:id="39"/>
      <w:del w:id="40" w:author="Sujil Kumar Koottathampathiyil" w:date="2022-06-09T00:12:00Z">
        <w:r w:rsidRPr="00CB1C7A" w:rsidDel="00C400E3">
          <w:rPr>
            <w:rFonts w:ascii="Arial" w:hAnsi="Arial" w:cs="Arial"/>
          </w:rPr>
          <w:delText xml:space="preserve">Time Series and Statistics are used for this project. </w:delText>
        </w:r>
        <w:commentRangeEnd w:id="39"/>
        <w:r w:rsidR="00FC6EEA" w:rsidRPr="00CB1C7A" w:rsidDel="00C400E3">
          <w:rPr>
            <w:rStyle w:val="CommentReference"/>
            <w:rFonts w:ascii="Arial" w:hAnsi="Arial" w:cs="Arial"/>
            <w:rPrChange w:id="41" w:author="Sujil Kumar Koottathampathiyil" w:date="2022-06-08T23:07:00Z">
              <w:rPr>
                <w:rStyle w:val="CommentReference"/>
              </w:rPr>
            </w:rPrChange>
          </w:rPr>
          <w:commentReference w:id="39"/>
        </w:r>
      </w:del>
      <w:r w:rsidRPr="00CB1C7A">
        <w:rPr>
          <w:rFonts w:ascii="Arial" w:hAnsi="Arial" w:cs="Arial"/>
        </w:rPr>
        <w:t xml:space="preserve">The purpose of this study is to understand the reasons </w:t>
      </w:r>
      <w:del w:id="42" w:author="Sujil Kumar Koottathampathiyil" w:date="2022-06-09T00:12:00Z">
        <w:r w:rsidRPr="00CB1C7A" w:rsidDel="00880083">
          <w:rPr>
            <w:rFonts w:ascii="Arial" w:hAnsi="Arial" w:cs="Arial"/>
          </w:rPr>
          <w:delText xml:space="preserve">for </w:delText>
        </w:r>
      </w:del>
      <w:ins w:id="43"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4" w:author="Sujil Kumar Koottathampathiyil" w:date="2022-06-09T00:14:00Z">
        <w:r w:rsidRPr="00CB1C7A" w:rsidDel="00012F98">
          <w:rPr>
            <w:rFonts w:ascii="Arial" w:hAnsi="Arial" w:cs="Arial"/>
          </w:rPr>
          <w:delText xml:space="preserve">Suicide </w:delText>
        </w:r>
      </w:del>
      <w:ins w:id="45"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6" w:author="Sujil Kumar Koottathampathiyil" w:date="2022-06-09T00:14:00Z">
        <w:r w:rsidRPr="00CB1C7A" w:rsidDel="00012F98">
          <w:rPr>
            <w:rFonts w:ascii="Arial" w:hAnsi="Arial" w:cs="Arial"/>
          </w:rPr>
          <w:delText>In order t</w:delText>
        </w:r>
      </w:del>
      <w:ins w:id="47" w:author="Sujil Kumar Koottathampathiyil" w:date="2022-06-09T00:14:00Z">
        <w:r w:rsidR="00012F98">
          <w:rPr>
            <w:rFonts w:ascii="Arial" w:hAnsi="Arial" w:cs="Arial"/>
          </w:rPr>
          <w:t>T</w:t>
        </w:r>
      </w:ins>
      <w:r w:rsidRPr="00CB1C7A">
        <w:rPr>
          <w:rFonts w:ascii="Arial" w:hAnsi="Arial" w:cs="Arial"/>
        </w:rPr>
        <w:t xml:space="preserve">o make a change to </w:t>
      </w:r>
      <w:del w:id="48" w:author="Sujil Kumar Koottathampathiyil" w:date="2022-06-09T00:15:00Z">
        <w:r w:rsidRPr="00CB1C7A" w:rsidDel="00012F98">
          <w:rPr>
            <w:rFonts w:ascii="Arial" w:hAnsi="Arial" w:cs="Arial"/>
          </w:rPr>
          <w:delText xml:space="preserve">this </w:delText>
        </w:r>
      </w:del>
      <w:ins w:id="49" w:author="Sujil Kumar Koottathampathiyil" w:date="2022-06-09T00:15:00Z">
        <w:r w:rsidR="00012F98">
          <w:rPr>
            <w:rFonts w:ascii="Arial" w:hAnsi="Arial" w:cs="Arial"/>
          </w:rPr>
          <w:t>these problems</w:t>
        </w:r>
      </w:ins>
      <w:del w:id="50"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51" w:author="Sujil Kumar Koottathampathiyil" w:date="2022-06-09T00:16:00Z">
        <w:r w:rsidRPr="00CB1C7A" w:rsidDel="00012F98">
          <w:rPr>
            <w:rFonts w:ascii="Arial" w:hAnsi="Arial" w:cs="Arial"/>
          </w:rPr>
          <w:delText>make such decisions</w:delText>
        </w:r>
      </w:del>
      <w:ins w:id="52" w:author="Sujil Kumar Koottathampathiyil" w:date="2022-06-09T00:16:00Z">
        <w:r w:rsidR="00012F98">
          <w:rPr>
            <w:rFonts w:ascii="Arial" w:hAnsi="Arial" w:cs="Arial"/>
          </w:rPr>
          <w:t>think of committing suicide</w:t>
        </w:r>
      </w:ins>
      <w:r w:rsidRPr="00CB1C7A">
        <w:rPr>
          <w:rFonts w:ascii="Arial" w:hAnsi="Arial" w:cs="Arial"/>
        </w:rPr>
        <w:t xml:space="preserve">. </w:t>
      </w:r>
      <w:del w:id="53"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4"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5" w:author="Sujil Kumar Koottathampathiyil" w:date="2022-06-09T00:17:00Z">
        <w:r w:rsidRPr="00CB1C7A" w:rsidDel="00843FB7">
          <w:rPr>
            <w:rFonts w:ascii="Arial" w:hAnsi="Arial" w:cs="Arial"/>
          </w:rPr>
          <w:delText xml:space="preserve">create </w:delText>
        </w:r>
      </w:del>
      <w:ins w:id="56" w:author="Sujil Kumar Koottathampathiyil" w:date="2022-06-09T00:17:00Z">
        <w:r w:rsidR="00843FB7">
          <w:rPr>
            <w:rFonts w:ascii="Arial" w:hAnsi="Arial" w:cs="Arial"/>
          </w:rPr>
          <w:t>produce</w:t>
        </w:r>
        <w:r w:rsidR="00843FB7" w:rsidRPr="00CB1C7A">
          <w:rPr>
            <w:rFonts w:ascii="Arial" w:hAnsi="Arial" w:cs="Arial"/>
          </w:rPr>
          <w:t xml:space="preserve"> </w:t>
        </w:r>
      </w:ins>
      <w:del w:id="57" w:author="Sujil Kumar Koottathampathiyil" w:date="2022-06-09T00:17:00Z">
        <w:r w:rsidRPr="00CB1C7A" w:rsidDel="00843FB7">
          <w:rPr>
            <w:rFonts w:ascii="Arial" w:hAnsi="Arial" w:cs="Arial"/>
          </w:rPr>
          <w:delText xml:space="preserve">useful </w:delText>
        </w:r>
      </w:del>
      <w:ins w:id="58"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9" w:author="Sujil Kumar Koottathampathiyil" w:date="2022-06-09T00:17:00Z">
        <w:r w:rsidRPr="00CB1C7A" w:rsidDel="00470F42">
          <w:rPr>
            <w:rFonts w:ascii="Arial" w:hAnsi="Arial" w:cs="Arial"/>
          </w:rPr>
          <w:delText xml:space="preserve">the </w:delText>
        </w:r>
      </w:del>
      <w:ins w:id="60"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61"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2" w:author="Sujil Kumar Koottathampathiyil" w:date="2022-06-09T00:18:00Z">
        <w:r w:rsidR="005B6A3C">
          <w:rPr>
            <w:rFonts w:ascii="Arial" w:hAnsi="Arial" w:cs="Arial"/>
          </w:rPr>
          <w:t>I be</w:t>
        </w:r>
      </w:ins>
      <w:ins w:id="63" w:author="Sujil Kumar Koottathampathiyil" w:date="2022-06-09T00:19:00Z">
        <w:r w:rsidR="00A8439F">
          <w:rPr>
            <w:rFonts w:ascii="Arial" w:hAnsi="Arial" w:cs="Arial"/>
          </w:rPr>
          <w:t>lie</w:t>
        </w:r>
      </w:ins>
      <w:ins w:id="64" w:author="Sujil Kumar Koottathampathiyil" w:date="2022-06-09T00:18:00Z">
        <w:r w:rsidR="005B6A3C">
          <w:rPr>
            <w:rFonts w:ascii="Arial" w:hAnsi="Arial" w:cs="Arial"/>
          </w:rPr>
          <w:t xml:space="preserve">ve this dashboard can make </w:t>
        </w:r>
      </w:ins>
      <w:ins w:id="65" w:author="Sujil Kumar Koottathampathiyil" w:date="2022-06-09T00:19:00Z">
        <w:r w:rsidR="00A8439F">
          <w:rPr>
            <w:rFonts w:ascii="Arial" w:hAnsi="Arial" w:cs="Arial"/>
          </w:rPr>
          <w:t xml:space="preserve">a </w:t>
        </w:r>
      </w:ins>
      <w:ins w:id="66" w:author="Sujil Kumar Koottathampathiyil" w:date="2022-06-09T00:18:00Z">
        <w:r w:rsidR="005B6A3C">
          <w:rPr>
            <w:rFonts w:ascii="Arial" w:hAnsi="Arial" w:cs="Arial"/>
          </w:rPr>
          <w:t>significant impact on society and government vice-ver</w:t>
        </w:r>
      </w:ins>
      <w:ins w:id="67" w:author="Sujil Kumar Koottathampathiyil" w:date="2022-06-09T00:19:00Z">
        <w:r w:rsidR="00A8439F">
          <w:rPr>
            <w:rFonts w:ascii="Arial" w:hAnsi="Arial" w:cs="Arial"/>
          </w:rPr>
          <w:t>s</w:t>
        </w:r>
      </w:ins>
      <w:ins w:id="68" w:author="Sujil Kumar Koottathampathiyil" w:date="2022-06-09T00:18:00Z">
        <w:r w:rsidR="005B6A3C">
          <w:rPr>
            <w:rFonts w:ascii="Arial" w:hAnsi="Arial" w:cs="Arial"/>
          </w:rPr>
          <w:t>a to help each other to mitigate the suicide figures each year i</w:t>
        </w:r>
      </w:ins>
      <w:ins w:id="69"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70" w:author="Sujil Kumar Koottathampathiyil" w:date="2022-06-09T00:35:00Z"/>
          <w:rFonts w:ascii="Arial" w:hAnsi="Arial" w:cs="Arial"/>
        </w:rPr>
      </w:pPr>
      <w:commentRangeStart w:id="71"/>
      <w:del w:id="72" w:author="Sujil Kumar Koottathampathiyil" w:date="2022-06-09T00:20:00Z">
        <w:r w:rsidRPr="00CB1C7A" w:rsidDel="00EF6FD2">
          <w:rPr>
            <w:rFonts w:ascii="Arial" w:hAnsi="Arial" w:cs="Arial"/>
          </w:rPr>
          <w:delText xml:space="preserve">As </w:delText>
        </w:r>
      </w:del>
      <w:del w:id="73" w:author="Sujil Kumar Koottathampathiyil" w:date="2022-06-09T00:19:00Z">
        <w:r w:rsidRPr="00CB1C7A" w:rsidDel="00EF6FD2">
          <w:rPr>
            <w:rFonts w:ascii="Arial" w:hAnsi="Arial" w:cs="Arial"/>
          </w:rPr>
          <w:delText xml:space="preserve">we </w:delText>
        </w:r>
      </w:del>
      <w:del w:id="74"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5" w:author="Sujil Kumar Koottathampathiyil" w:date="2022-06-09T00:20:00Z">
        <w:r w:rsidR="00EF6FD2">
          <w:rPr>
            <w:rFonts w:ascii="Arial" w:hAnsi="Arial" w:cs="Arial"/>
          </w:rPr>
          <w:t xml:space="preserve">Different countries have different social, economical, </w:t>
        </w:r>
      </w:ins>
      <w:ins w:id="76" w:author="Sujil Kumar Koottathampathiyil" w:date="2022-06-09T00:21:00Z">
        <w:r w:rsidR="00EF6FD2">
          <w:rPr>
            <w:rFonts w:ascii="Arial" w:hAnsi="Arial" w:cs="Arial"/>
          </w:rPr>
          <w:t xml:space="preserve">and </w:t>
        </w:r>
      </w:ins>
      <w:ins w:id="77" w:author="Sujil Kumar Koottathampathiyil" w:date="2022-06-09T00:20:00Z">
        <w:r w:rsidR="00EF6FD2">
          <w:rPr>
            <w:rFonts w:ascii="Arial" w:hAnsi="Arial" w:cs="Arial"/>
          </w:rPr>
          <w:t>cultural background</w:t>
        </w:r>
      </w:ins>
      <w:ins w:id="78"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9" w:author="Sujil Kumar Koottathampathiyil" w:date="2022-06-09T00:22:00Z">
        <w:r w:rsidR="00C1027D">
          <w:rPr>
            <w:rFonts w:ascii="Arial" w:hAnsi="Arial" w:cs="Arial"/>
          </w:rPr>
          <w:t xml:space="preserve">For example, I can </w:t>
        </w:r>
      </w:ins>
      <w:ins w:id="80" w:author="Sujil Kumar Koottathampathiyil" w:date="2022-06-09T00:34:00Z">
        <w:r w:rsidR="000841CF">
          <w:rPr>
            <w:rFonts w:ascii="Arial" w:hAnsi="Arial" w:cs="Arial"/>
          </w:rPr>
          <w:t>tell</w:t>
        </w:r>
      </w:ins>
      <w:ins w:id="81" w:author="Sujil Kumar Koottathampathiyil" w:date="2022-06-09T00:22:00Z">
        <w:r w:rsidR="00C1027D">
          <w:rPr>
            <w:rFonts w:ascii="Arial" w:hAnsi="Arial" w:cs="Arial"/>
          </w:rPr>
          <w:t xml:space="preserve"> you the </w:t>
        </w:r>
      </w:ins>
      <w:ins w:id="82" w:author="Sujil Kumar Koottathampathiyil" w:date="2022-06-09T00:34:00Z">
        <w:r w:rsidR="000841CF">
          <w:rPr>
            <w:rFonts w:ascii="Arial" w:hAnsi="Arial" w:cs="Arial"/>
          </w:rPr>
          <w:t>names</w:t>
        </w:r>
      </w:ins>
      <w:ins w:id="83" w:author="Sujil Kumar Koottathampathiyil" w:date="2022-06-09T00:22:00Z">
        <w:r w:rsidR="00C1027D">
          <w:rPr>
            <w:rFonts w:ascii="Arial" w:hAnsi="Arial" w:cs="Arial"/>
          </w:rPr>
          <w:t xml:space="preserve"> of the</w:t>
        </w:r>
      </w:ins>
      <w:ins w:id="84" w:author="Sujil Kumar Koottathampathiyil" w:date="2022-06-09T00:34:00Z">
        <w:r w:rsidR="000841CF">
          <w:rPr>
            <w:rFonts w:ascii="Arial" w:hAnsi="Arial" w:cs="Arial"/>
          </w:rPr>
          <w:t xml:space="preserve"> two</w:t>
        </w:r>
      </w:ins>
      <w:ins w:id="85" w:author="Sujil Kumar Koottathampathiyil" w:date="2022-06-09T00:32:00Z">
        <w:r w:rsidR="000841CF">
          <w:rPr>
            <w:rFonts w:ascii="Arial" w:hAnsi="Arial" w:cs="Arial"/>
          </w:rPr>
          <w:t xml:space="preserve"> ‘recent</w:t>
        </w:r>
      </w:ins>
      <w:ins w:id="86" w:author="Sujil Kumar Koottathampathiyil" w:date="2022-06-09T00:22:00Z">
        <w:r w:rsidR="00C1027D">
          <w:rPr>
            <w:rFonts w:ascii="Arial" w:hAnsi="Arial" w:cs="Arial"/>
          </w:rPr>
          <w:t xml:space="preserve"> most heard names</w:t>
        </w:r>
      </w:ins>
      <w:ins w:id="87" w:author="Sujil Kumar Koottathampathiyil" w:date="2022-06-09T00:32:00Z">
        <w:r w:rsidR="000841CF">
          <w:rPr>
            <w:rFonts w:ascii="Arial" w:hAnsi="Arial" w:cs="Arial"/>
          </w:rPr>
          <w:t>’</w:t>
        </w:r>
      </w:ins>
      <w:ins w:id="88" w:author="Sujil Kumar Koottathampathiyil" w:date="2022-06-09T00:22:00Z">
        <w:r w:rsidR="00C1027D">
          <w:rPr>
            <w:rFonts w:ascii="Arial" w:hAnsi="Arial" w:cs="Arial"/>
          </w:rPr>
          <w:t xml:space="preserve"> Russia and Ukraine. </w:t>
        </w:r>
      </w:ins>
      <w:ins w:id="89" w:author="Sujil Kumar Koottathampathiyil" w:date="2022-06-09T00:23:00Z">
        <w:r w:rsidR="00C1027D">
          <w:rPr>
            <w:rFonts w:ascii="Arial" w:hAnsi="Arial" w:cs="Arial"/>
          </w:rPr>
          <w:t>We know there is a huge conflict going on between the two countries.</w:t>
        </w:r>
      </w:ins>
      <w:ins w:id="90" w:author="Sujil Kumar Koottathampathiyil" w:date="2022-06-09T00:32:00Z">
        <w:r w:rsidR="000841CF">
          <w:rPr>
            <w:rFonts w:ascii="Arial" w:hAnsi="Arial" w:cs="Arial"/>
          </w:rPr>
          <w:t xml:space="preserve"> It is</w:t>
        </w:r>
      </w:ins>
      <w:ins w:id="91" w:author="Sujil Kumar Koottathampathiyil" w:date="2022-06-09T00:33:00Z">
        <w:r w:rsidR="000841CF">
          <w:rPr>
            <w:rFonts w:ascii="Arial" w:hAnsi="Arial" w:cs="Arial"/>
          </w:rPr>
          <w:t xml:space="preserve"> always</w:t>
        </w:r>
      </w:ins>
      <w:ins w:id="92" w:author="Sujil Kumar Koottathampathiyil" w:date="2022-06-09T00:32:00Z">
        <w:r w:rsidR="000841CF">
          <w:rPr>
            <w:rFonts w:ascii="Arial" w:hAnsi="Arial" w:cs="Arial"/>
          </w:rPr>
          <w:t xml:space="preserve"> suspect</w:t>
        </w:r>
      </w:ins>
      <w:ins w:id="93" w:author="Sujil Kumar Koottathampathiyil" w:date="2022-06-09T00:33:00Z">
        <w:r w:rsidR="000841CF">
          <w:rPr>
            <w:rFonts w:ascii="Arial" w:hAnsi="Arial" w:cs="Arial"/>
          </w:rPr>
          <w:t>a</w:t>
        </w:r>
      </w:ins>
      <w:ins w:id="94" w:author="Sujil Kumar Koottathampathiyil" w:date="2022-06-09T00:32:00Z">
        <w:r w:rsidR="000841CF">
          <w:rPr>
            <w:rFonts w:ascii="Arial" w:hAnsi="Arial" w:cs="Arial"/>
          </w:rPr>
          <w:t xml:space="preserve">ble seeing that kind of observation </w:t>
        </w:r>
      </w:ins>
      <w:ins w:id="95" w:author="Sujil Kumar Koottathampathiyil" w:date="2022-06-09T00:33:00Z">
        <w:r w:rsidR="000841CF">
          <w:rPr>
            <w:rFonts w:ascii="Arial" w:hAnsi="Arial" w:cs="Arial"/>
          </w:rPr>
          <w:t>and insights from data.</w:t>
        </w:r>
      </w:ins>
      <w:ins w:id="96" w:author="Sujil Kumar Koottathampathiyil" w:date="2022-06-09T00:23:00Z">
        <w:r w:rsidR="00C1027D">
          <w:rPr>
            <w:rFonts w:ascii="Arial" w:hAnsi="Arial" w:cs="Arial"/>
          </w:rPr>
          <w:t xml:space="preserve"> As per the </w:t>
        </w:r>
      </w:ins>
      <w:ins w:id="97" w:author="Sujil Kumar Koottathampathiyil" w:date="2022-06-09T00:31:00Z">
        <w:r w:rsidR="00C1027D">
          <w:rPr>
            <w:rFonts w:ascii="Arial" w:hAnsi="Arial" w:cs="Arial"/>
          </w:rPr>
          <w:t xml:space="preserve">Explanatory data analysis (EDA), </w:t>
        </w:r>
      </w:ins>
      <w:ins w:id="98" w:author="Sujil Kumar Koottathampathiyil" w:date="2022-06-09T00:23:00Z">
        <w:r w:rsidR="00C1027D">
          <w:rPr>
            <w:rFonts w:ascii="Arial" w:hAnsi="Arial" w:cs="Arial"/>
          </w:rPr>
          <w:t xml:space="preserve">I could see </w:t>
        </w:r>
      </w:ins>
      <w:ins w:id="99" w:author="Sujil Kumar Koottathampathiyil" w:date="2022-06-09T00:24:00Z">
        <w:r w:rsidR="00C1027D">
          <w:rPr>
            <w:rFonts w:ascii="Arial" w:hAnsi="Arial" w:cs="Arial"/>
          </w:rPr>
          <w:t>those two countries have high</w:t>
        </w:r>
      </w:ins>
      <w:ins w:id="100" w:author="Sujil Kumar Koottathampathiyil" w:date="2022-06-09T00:28:00Z">
        <w:r w:rsidR="00C1027D">
          <w:rPr>
            <w:rFonts w:ascii="Arial" w:hAnsi="Arial" w:cs="Arial"/>
          </w:rPr>
          <w:t xml:space="preserve"> suicide rates among </w:t>
        </w:r>
      </w:ins>
      <w:ins w:id="101" w:author="Sujil Kumar Koottathampathiyil" w:date="2022-06-09T00:35:00Z">
        <w:r w:rsidR="000841CF">
          <w:rPr>
            <w:rFonts w:ascii="Arial" w:hAnsi="Arial" w:cs="Arial"/>
          </w:rPr>
          <w:t>many</w:t>
        </w:r>
      </w:ins>
      <w:ins w:id="102" w:author="Sujil Kumar Koottathampathiyil" w:date="2022-06-09T00:28:00Z">
        <w:r w:rsidR="00C1027D">
          <w:rPr>
            <w:rFonts w:ascii="Arial" w:hAnsi="Arial" w:cs="Arial"/>
          </w:rPr>
          <w:t xml:space="preserve"> other countries. </w:t>
        </w:r>
      </w:ins>
    </w:p>
    <w:p w14:paraId="1C1884C5" w14:textId="1B1A32F7" w:rsidR="00CF1C6D" w:rsidRPr="00CB1C7A" w:rsidRDefault="000841CF" w:rsidP="005D4B76">
      <w:pPr>
        <w:spacing w:line="360" w:lineRule="auto"/>
        <w:jc w:val="both"/>
        <w:rPr>
          <w:ins w:id="103" w:author="Sujil Kumar Koottathampathiyil" w:date="2022-06-08T20:57:00Z"/>
          <w:rFonts w:ascii="Arial" w:hAnsi="Arial" w:cs="Arial"/>
        </w:rPr>
      </w:pPr>
      <w:moveToRangeStart w:id="104" w:author="Sujil Kumar Koottathampathiyil" w:date="2022-06-09T00:35:00Z" w:name="move105627368"/>
      <w:commentRangeStart w:id="105"/>
      <w:commentRangeEnd w:id="105"/>
      <w:moveTo w:id="106" w:author="Sujil Kumar Koottathampathiyil" w:date="2022-06-09T00:35:00Z">
        <w:r w:rsidRPr="00344779">
          <w:rPr>
            <w:rStyle w:val="CommentReference"/>
            <w:rFonts w:ascii="Arial" w:hAnsi="Arial" w:cs="Arial"/>
          </w:rPr>
          <w:commentReference w:id="105"/>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107" w:author="Sujil Kumar Koottathampathiyil" w:date="2022-06-09T08:57:00Z">
            <w:r w:rsidR="00992BF4" w:rsidRPr="00992BF4">
              <w:rPr>
                <w:rFonts w:ascii="Arial" w:hAnsi="Arial" w:cs="Arial"/>
                <w:color w:val="000000"/>
              </w:rPr>
              <w:t>CSO statistical release</w:t>
            </w:r>
          </w:ins>
          <w:moveTo w:id="108" w:author="Sujil Kumar Koottathampathiyil" w:date="2022-06-09T00:35:00Z">
            <w:del w:id="109" w:author="Sujil Kumar Koottathampathiyil" w:date="2022-06-09T08:09:00Z">
              <w:r w:rsidRPr="00992BF4" w:rsidDel="00D9566B">
                <w:rPr>
                  <w:rFonts w:ascii="Arial" w:hAnsi="Arial" w:cs="Arial"/>
                  <w:color w:val="000000"/>
                </w:rPr>
                <w:delText>CSO statistical release</w:delText>
              </w:r>
            </w:del>
          </w:moveTo>
        </w:sdtContent>
      </w:sdt>
      <w:moveTo w:id="110" w:author="Sujil Kumar Koottathampathiyil" w:date="2022-06-09T00:35:00Z">
        <w:r w:rsidRPr="00CB1C7A">
          <w:rPr>
            <w:rFonts w:ascii="Arial" w:hAnsi="Arial" w:cs="Arial"/>
          </w:rPr>
          <w:t xml:space="preserve"> of 2011, 554 people</w:t>
        </w:r>
      </w:moveTo>
      <w:ins w:id="111" w:author="Sujil Kumar Koottathampathiyil" w:date="2022-06-09T00:36:00Z">
        <w:r>
          <w:rPr>
            <w:rFonts w:ascii="Arial" w:hAnsi="Arial" w:cs="Arial"/>
          </w:rPr>
          <w:t xml:space="preserve"> committed</w:t>
        </w:r>
      </w:ins>
      <w:moveTo w:id="112" w:author="Sujil Kumar Koottathampathiyil" w:date="2022-06-09T00:35:00Z">
        <w:r w:rsidRPr="00CB1C7A">
          <w:rPr>
            <w:rFonts w:ascii="Arial" w:hAnsi="Arial" w:cs="Arial"/>
          </w:rPr>
          <w:t xml:space="preserve"> suicide in 2011 alone. I assume </w:t>
        </w:r>
        <w:del w:id="113" w:author="Sujil Kumar Koottathampathiyil" w:date="2022-06-09T00:36:00Z">
          <w:r w:rsidRPr="00CB1C7A" w:rsidDel="000841CF">
            <w:rPr>
              <w:rFonts w:ascii="Arial" w:hAnsi="Arial" w:cs="Arial"/>
            </w:rPr>
            <w:delText>there are number of circumstances that</w:delText>
          </w:r>
        </w:del>
      </w:moveTo>
      <w:ins w:id="114" w:author="Sujil Kumar Koottathampathiyil" w:date="2022-06-09T00:36:00Z">
        <w:r>
          <w:rPr>
            <w:rFonts w:ascii="Arial" w:hAnsi="Arial" w:cs="Arial"/>
          </w:rPr>
          <w:t>several circumstances</w:t>
        </w:r>
      </w:ins>
      <w:moveTo w:id="115" w:author="Sujil Kumar Koottathampathiyil" w:date="2022-06-09T00:35:00Z">
        <w:r w:rsidRPr="00CB1C7A">
          <w:rPr>
            <w:rFonts w:ascii="Arial" w:hAnsi="Arial" w:cs="Arial"/>
          </w:rPr>
          <w:t xml:space="preserve"> affect people to commit suicide. </w:t>
        </w:r>
      </w:moveTo>
      <w:moveToRangeStart w:id="116" w:author="Sujil Kumar Koottathampathiyil" w:date="2022-06-09T00:29:00Z" w:name="move105626986"/>
      <w:moveToRangeEnd w:id="104"/>
      <w:moveTo w:id="117" w:author="Sujil Kumar Koottathampathiyil" w:date="2022-06-09T00:29:00Z">
        <w:r w:rsidR="00C1027D" w:rsidRPr="00CB1C7A">
          <w:rPr>
            <w:rFonts w:ascii="Arial" w:hAnsi="Arial" w:cs="Arial"/>
          </w:rPr>
          <w:t xml:space="preserve">Have you ever thought what are the possible reasons behind these figures? I was not sure about the answer </w:t>
        </w:r>
        <w:del w:id="118" w:author="Sujil Kumar Koottathampathiyil" w:date="2022-06-09T01:03:00Z">
          <w:r w:rsidR="00C1027D" w:rsidRPr="00CB1C7A" w:rsidDel="008955A0">
            <w:rPr>
              <w:rFonts w:ascii="Arial" w:hAnsi="Arial" w:cs="Arial"/>
            </w:rPr>
            <w:delText>for</w:delText>
          </w:r>
        </w:del>
      </w:moveTo>
      <w:ins w:id="119" w:author="Sujil Kumar Koottathampathiyil" w:date="2022-06-09T01:03:00Z">
        <w:r w:rsidR="008955A0">
          <w:rPr>
            <w:rFonts w:ascii="Arial" w:hAnsi="Arial" w:cs="Arial"/>
          </w:rPr>
          <w:t>to</w:t>
        </w:r>
      </w:ins>
      <w:moveTo w:id="120" w:author="Sujil Kumar Koottathampathiyil" w:date="2022-06-09T00:29:00Z">
        <w:r w:rsidR="00C1027D" w:rsidRPr="00CB1C7A">
          <w:rPr>
            <w:rFonts w:ascii="Arial" w:hAnsi="Arial" w:cs="Arial"/>
          </w:rPr>
          <w:t xml:space="preserve"> this question until I started working on the suicide analysis and prediction. Of course, there could be </w:t>
        </w:r>
        <w:del w:id="121" w:author="Sujil Kumar Koottathampathiyil" w:date="2022-06-09T00:37:00Z">
          <w:r w:rsidR="00C1027D" w:rsidRPr="00CB1C7A" w:rsidDel="000841CF">
            <w:rPr>
              <w:rFonts w:ascii="Arial" w:hAnsi="Arial" w:cs="Arial"/>
            </w:rPr>
            <w:delText>thousands</w:delText>
          </w:r>
        </w:del>
      </w:moveTo>
      <w:ins w:id="122" w:author="Sujil Kumar Koottathampathiyil" w:date="2022-06-09T00:37:00Z">
        <w:r>
          <w:rPr>
            <w:rFonts w:ascii="Arial" w:hAnsi="Arial" w:cs="Arial"/>
          </w:rPr>
          <w:t>hundreds</w:t>
        </w:r>
      </w:ins>
      <w:moveTo w:id="123" w:author="Sujil Kumar Koottathampathiyil" w:date="2022-06-09T00:29:00Z">
        <w:r w:rsidR="00C1027D" w:rsidRPr="00CB1C7A">
          <w:rPr>
            <w:rFonts w:ascii="Arial" w:hAnsi="Arial" w:cs="Arial"/>
          </w:rPr>
          <w:t xml:space="preserve"> of reasons behind </w:t>
        </w:r>
        <w:del w:id="124" w:author="Sujil Kumar Koottathampathiyil" w:date="2022-06-09T00:37:00Z">
          <w:r w:rsidR="00C1027D" w:rsidRPr="00CB1C7A" w:rsidDel="000841CF">
            <w:rPr>
              <w:rFonts w:ascii="Arial" w:hAnsi="Arial" w:cs="Arial"/>
            </w:rPr>
            <w:delText>every</w:delText>
          </w:r>
        </w:del>
      </w:moveTo>
      <w:ins w:id="125" w:author="Sujil Kumar Koottathampathiyil" w:date="2022-06-09T00:37:00Z">
        <w:r>
          <w:rPr>
            <w:rFonts w:ascii="Arial" w:hAnsi="Arial" w:cs="Arial"/>
          </w:rPr>
          <w:t>all of the</w:t>
        </w:r>
      </w:ins>
      <w:moveTo w:id="126" w:author="Sujil Kumar Koottathampathiyil" w:date="2022-06-09T00:29:00Z">
        <w:r w:rsidR="00C1027D" w:rsidRPr="00CB1C7A">
          <w:rPr>
            <w:rFonts w:ascii="Arial" w:hAnsi="Arial" w:cs="Arial"/>
          </w:rPr>
          <w:t xml:space="preserve"> death</w:t>
        </w:r>
      </w:moveTo>
      <w:ins w:id="127" w:author="Sujil Kumar Koottathampathiyil" w:date="2022-06-09T00:37:00Z">
        <w:r>
          <w:rPr>
            <w:rFonts w:ascii="Arial" w:hAnsi="Arial" w:cs="Arial"/>
          </w:rPr>
          <w:t>s whic</w:t>
        </w:r>
      </w:ins>
      <w:ins w:id="128" w:author="Sujil Kumar Koottathampathiyil" w:date="2022-06-09T00:38:00Z">
        <w:r>
          <w:rPr>
            <w:rFonts w:ascii="Arial" w:hAnsi="Arial" w:cs="Arial"/>
          </w:rPr>
          <w:t>h we don’t know yet. I mean it’s very hard to collect all those information together</w:t>
        </w:r>
      </w:ins>
      <w:ins w:id="129" w:author="Sujil Kumar Koottathampathiyil" w:date="2022-06-09T00:39:00Z">
        <w:r>
          <w:rPr>
            <w:rFonts w:ascii="Arial" w:hAnsi="Arial" w:cs="Arial"/>
          </w:rPr>
          <w:t xml:space="preserve">, </w:t>
        </w:r>
      </w:ins>
      <w:moveTo w:id="130" w:author="Sujil Kumar Koottathampathiyil" w:date="2022-06-09T00:29:00Z">
        <w:del w:id="131" w:author="Sujil Kumar Koottathampathiyil" w:date="2022-06-09T00:38:00Z">
          <w:r w:rsidR="00C1027D" w:rsidRPr="00CB1C7A" w:rsidDel="000841CF">
            <w:rPr>
              <w:rFonts w:ascii="Arial" w:hAnsi="Arial" w:cs="Arial"/>
            </w:rPr>
            <w:delText>,</w:delText>
          </w:r>
        </w:del>
        <w:del w:id="132"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but I assume there are also some common factors which lead</w:t>
        </w:r>
        <w:del w:id="133" w:author="Sujil Kumar Koottathampathiyil" w:date="2022-06-09T01:03:00Z">
          <w:r w:rsidR="00C1027D" w:rsidRPr="00CB1C7A" w:rsidDel="008955A0">
            <w:rPr>
              <w:rFonts w:ascii="Arial" w:hAnsi="Arial" w:cs="Arial"/>
            </w:rPr>
            <w:delText>s</w:delText>
          </w:r>
        </w:del>
        <w:r w:rsidR="00C1027D" w:rsidRPr="00CB1C7A">
          <w:rPr>
            <w:rFonts w:ascii="Arial" w:hAnsi="Arial" w:cs="Arial"/>
          </w:rPr>
          <w:t xml:space="preserve"> people to commit suicide in every country. </w:t>
        </w:r>
      </w:moveTo>
      <w:ins w:id="134" w:author="Sujil Kumar Koottathampathiyil" w:date="2022-06-09T00:39:00Z">
        <w:r>
          <w:rPr>
            <w:rFonts w:ascii="Arial" w:hAnsi="Arial" w:cs="Arial"/>
          </w:rPr>
          <w:t xml:space="preserve">Some of such </w:t>
        </w:r>
      </w:ins>
      <w:ins w:id="135" w:author="Sujil Kumar Koottathampathiyil" w:date="2022-06-09T00:40:00Z">
        <w:r>
          <w:rPr>
            <w:rFonts w:ascii="Arial" w:hAnsi="Arial" w:cs="Arial"/>
          </w:rPr>
          <w:t>common factors</w:t>
        </w:r>
      </w:ins>
      <w:ins w:id="136" w:author="Sujil Kumar Koottathampathiyil" w:date="2022-06-09T00:39:00Z">
        <w:r>
          <w:rPr>
            <w:rFonts w:ascii="Arial" w:hAnsi="Arial" w:cs="Arial"/>
          </w:rPr>
          <w:t xml:space="preserve"> are available</w:t>
        </w:r>
      </w:ins>
      <w:ins w:id="137" w:author="Sujil Kumar Koottathampathiyil" w:date="2022-06-09T00:40:00Z">
        <w:r>
          <w:rPr>
            <w:rFonts w:ascii="Arial" w:hAnsi="Arial" w:cs="Arial"/>
          </w:rPr>
          <w:t xml:space="preserve"> in the form of featur</w:t>
        </w:r>
      </w:ins>
      <w:ins w:id="138" w:author="Sujil Kumar Koottathampathiyil" w:date="2022-06-09T00:41:00Z">
        <w:r>
          <w:rPr>
            <w:rFonts w:ascii="Arial" w:hAnsi="Arial" w:cs="Arial"/>
          </w:rPr>
          <w:t>es</w:t>
        </w:r>
      </w:ins>
      <w:ins w:id="139" w:author="Sujil Kumar Koottathampathiyil" w:date="2022-06-09T00:39:00Z">
        <w:r>
          <w:rPr>
            <w:rFonts w:ascii="Arial" w:hAnsi="Arial" w:cs="Arial"/>
          </w:rPr>
          <w:t xml:space="preserve"> in the suicide dataset</w:t>
        </w:r>
      </w:ins>
      <w:ins w:id="140" w:author="Sujil Kumar Koottathampathiyil" w:date="2022-06-09T00:40:00Z">
        <w:r>
          <w:rPr>
            <w:rFonts w:ascii="Arial" w:hAnsi="Arial" w:cs="Arial"/>
          </w:rPr>
          <w:t xml:space="preserve"> to look deep</w:t>
        </w:r>
      </w:ins>
      <w:ins w:id="141" w:author="Sujil Kumar Koottathampathiyil" w:date="2022-06-09T00:41:00Z">
        <w:r>
          <w:rPr>
            <w:rFonts w:ascii="Arial" w:hAnsi="Arial" w:cs="Arial"/>
          </w:rPr>
          <w:t xml:space="preserve"> into it</w:t>
        </w:r>
      </w:ins>
      <w:ins w:id="142" w:author="Sujil Kumar Koottathampathiyil" w:date="2022-06-09T00:40:00Z">
        <w:r>
          <w:rPr>
            <w:rFonts w:ascii="Arial" w:hAnsi="Arial" w:cs="Arial"/>
          </w:rPr>
          <w:t xml:space="preserve"> and analyse to get more insights from the data</w:t>
        </w:r>
      </w:ins>
      <w:ins w:id="143" w:author="Sujil Kumar Koottathampathiyil" w:date="2022-06-09T00:41:00Z">
        <w:r>
          <w:rPr>
            <w:rFonts w:ascii="Arial" w:hAnsi="Arial" w:cs="Arial"/>
          </w:rPr>
          <w:t xml:space="preserve"> </w:t>
        </w:r>
        <w:r>
          <w:rPr>
            <w:rFonts w:ascii="Arial" w:hAnsi="Arial" w:cs="Arial"/>
          </w:rPr>
          <w:lastRenderedPageBreak/>
          <w:t>of different countries</w:t>
        </w:r>
      </w:ins>
      <w:ins w:id="144" w:author="Sujil Kumar Koottathampathiyil" w:date="2022-06-09T00:40:00Z">
        <w:r>
          <w:rPr>
            <w:rFonts w:ascii="Arial" w:hAnsi="Arial" w:cs="Arial"/>
          </w:rPr>
          <w:t>.</w:t>
        </w:r>
      </w:ins>
      <w:ins w:id="145" w:author="Sujil Kumar Koottathampathiyil" w:date="2022-06-09T00:41:00Z">
        <w:r w:rsidR="00331EBD">
          <w:rPr>
            <w:rFonts w:ascii="Arial" w:hAnsi="Arial" w:cs="Arial"/>
          </w:rPr>
          <w:t xml:space="preserve"> </w:t>
        </w:r>
      </w:ins>
      <w:ins w:id="146" w:author="Sujil Kumar Koottathampathiyil" w:date="2022-06-09T00:46:00Z">
        <w:r w:rsidR="00BF4A84">
          <w:rPr>
            <w:rFonts w:ascii="Arial" w:hAnsi="Arial" w:cs="Arial"/>
          </w:rPr>
          <w:t>I think there is a need for government entities to step</w:t>
        </w:r>
      </w:ins>
      <w:ins w:id="147" w:author="Sujil Kumar Koottathampathiyil" w:date="2022-06-09T00:51:00Z">
        <w:r w:rsidR="00D0035B">
          <w:rPr>
            <w:rFonts w:ascii="Arial" w:hAnsi="Arial" w:cs="Arial"/>
          </w:rPr>
          <w:t xml:space="preserve"> </w:t>
        </w:r>
      </w:ins>
      <w:ins w:id="148" w:author="Sujil Kumar Koottathampathiyil" w:date="2022-06-09T00:46:00Z">
        <w:r w:rsidR="00BF4A84">
          <w:rPr>
            <w:rFonts w:ascii="Arial" w:hAnsi="Arial" w:cs="Arial"/>
          </w:rPr>
          <w:t xml:space="preserve">in to identify </w:t>
        </w:r>
      </w:ins>
      <w:ins w:id="149" w:author="Sujil Kumar Koottathampathiyil" w:date="2022-06-09T00:51:00Z">
        <w:r w:rsidR="00D0035B">
          <w:rPr>
            <w:rFonts w:ascii="Arial" w:hAnsi="Arial" w:cs="Arial"/>
          </w:rPr>
          <w:t xml:space="preserve">those </w:t>
        </w:r>
      </w:ins>
      <w:ins w:id="150" w:author="Sujil Kumar Koottathampathiyil" w:date="2022-06-09T00:46:00Z">
        <w:r w:rsidR="00BF4A84">
          <w:rPr>
            <w:rFonts w:ascii="Arial" w:hAnsi="Arial" w:cs="Arial"/>
          </w:rPr>
          <w:t xml:space="preserve">threats </w:t>
        </w:r>
      </w:ins>
      <w:ins w:id="151" w:author="Sujil Kumar Koottathampathiyil" w:date="2022-06-09T00:48:00Z">
        <w:r w:rsidR="00BF4A84">
          <w:rPr>
            <w:rFonts w:ascii="Arial" w:hAnsi="Arial" w:cs="Arial"/>
          </w:rPr>
          <w:t>to</w:t>
        </w:r>
      </w:ins>
      <w:ins w:id="152" w:author="Sujil Kumar Koottathampathiyil" w:date="2022-06-09T00:47:00Z">
        <w:r w:rsidR="00BF4A84">
          <w:rPr>
            <w:rFonts w:ascii="Arial" w:hAnsi="Arial" w:cs="Arial"/>
          </w:rPr>
          <w:t xml:space="preserve"> human life and try to predict future figures and mitigate </w:t>
        </w:r>
      </w:ins>
      <w:ins w:id="153" w:author="Sujil Kumar Koottathampathiyil" w:date="2022-06-09T00:48:00Z">
        <w:r w:rsidR="00BF4A84">
          <w:rPr>
            <w:rFonts w:ascii="Arial" w:hAnsi="Arial" w:cs="Arial"/>
          </w:rPr>
          <w:t xml:space="preserve">these deaths </w:t>
        </w:r>
      </w:ins>
      <w:ins w:id="154" w:author="Sujil Kumar Koottathampathiyil" w:date="2022-06-09T00:47:00Z">
        <w:r w:rsidR="00BF4A84">
          <w:rPr>
            <w:rFonts w:ascii="Arial" w:hAnsi="Arial" w:cs="Arial"/>
          </w:rPr>
          <w:t xml:space="preserve">by </w:t>
        </w:r>
      </w:ins>
      <w:ins w:id="155" w:author="Sujil Kumar Koottathampathiyil" w:date="2022-06-09T00:48:00Z">
        <w:r w:rsidR="00BF4A84">
          <w:rPr>
            <w:rFonts w:ascii="Arial" w:hAnsi="Arial" w:cs="Arial"/>
          </w:rPr>
          <w:t>taking</w:t>
        </w:r>
      </w:ins>
      <w:ins w:id="156" w:author="Sujil Kumar Koottathampathiyil" w:date="2022-06-09T00:47:00Z">
        <w:r w:rsidR="00BF4A84">
          <w:rPr>
            <w:rFonts w:ascii="Arial" w:hAnsi="Arial" w:cs="Arial"/>
          </w:rPr>
          <w:t xml:space="preserve"> measures </w:t>
        </w:r>
      </w:ins>
      <w:ins w:id="157" w:author="Sujil Kumar Koottathampathiyil" w:date="2022-06-09T00:48:00Z">
        <w:r w:rsidR="00BF4A84">
          <w:rPr>
            <w:rFonts w:ascii="Arial" w:hAnsi="Arial" w:cs="Arial"/>
          </w:rPr>
          <w:t>in advance.</w:t>
        </w:r>
      </w:ins>
      <w:ins w:id="158" w:author="Sujil Kumar Koottathampathiyil" w:date="2022-06-09T00:49:00Z">
        <w:r w:rsidR="00BF4A84">
          <w:rPr>
            <w:rFonts w:ascii="Arial" w:hAnsi="Arial" w:cs="Arial"/>
          </w:rPr>
          <w:t xml:space="preserve"> My research is going to look at different countr</w:t>
        </w:r>
      </w:ins>
      <w:ins w:id="159" w:author="Sujil Kumar Koottathampathiyil" w:date="2022-06-09T08:17:00Z">
        <w:r w:rsidR="006D1F33">
          <w:rPr>
            <w:rFonts w:ascii="Arial" w:hAnsi="Arial" w:cs="Arial"/>
          </w:rPr>
          <w:t>ies'</w:t>
        </w:r>
      </w:ins>
      <w:ins w:id="160" w:author="Sujil Kumar Koottathampathiyil" w:date="2022-06-09T00:49:00Z">
        <w:r w:rsidR="00BF4A84">
          <w:rPr>
            <w:rFonts w:ascii="Arial" w:hAnsi="Arial" w:cs="Arial"/>
          </w:rPr>
          <w:t xml:space="preserve"> data </w:t>
        </w:r>
      </w:ins>
      <w:ins w:id="161" w:author="Sujil Kumar Koottathampathiyil" w:date="2022-06-09T00:50:00Z">
        <w:r w:rsidR="00BF4A84">
          <w:rPr>
            <w:rFonts w:ascii="Arial" w:hAnsi="Arial" w:cs="Arial"/>
          </w:rPr>
          <w:t>separately to precisely understand the most affected features in the dataset.</w:t>
        </w:r>
      </w:ins>
      <w:ins w:id="162" w:author="Sujil Kumar Koottathampathiyil" w:date="2022-06-09T00:49:00Z">
        <w:r w:rsidR="00BF4A84">
          <w:rPr>
            <w:rFonts w:ascii="Arial" w:hAnsi="Arial" w:cs="Arial"/>
          </w:rPr>
          <w:t xml:space="preserve"> </w:t>
        </w:r>
      </w:ins>
      <w:moveTo w:id="163" w:author="Sujil Kumar Koottathampathiyil" w:date="2022-06-09T00:29:00Z">
        <w:del w:id="164" w:author="Sujil Kumar Koottathampathiyil" w:date="2022-06-09T00:39:00Z">
          <w:r w:rsidR="00C1027D" w:rsidRPr="00CB1C7A" w:rsidDel="000841CF">
            <w:rPr>
              <w:rFonts w:ascii="Arial" w:hAnsi="Arial" w:cs="Arial"/>
            </w:rPr>
            <w:delText xml:space="preserve"> </w:delText>
          </w:r>
        </w:del>
      </w:moveTo>
      <w:moveToRangeEnd w:id="116"/>
      <w:del w:id="165" w:author="Sujil Kumar Koottathampathiyil" w:date="2022-06-09T00:42:00Z">
        <w:r w:rsidR="008E2A90" w:rsidRPr="00CB1C7A" w:rsidDel="00331EBD">
          <w:rPr>
            <w:rFonts w:ascii="Arial" w:hAnsi="Arial" w:cs="Arial"/>
          </w:rPr>
          <w:delText xml:space="preserve">I strongly believe there is need for help from </w:delText>
        </w:r>
      </w:del>
      <w:del w:id="166" w:author="Sujil Kumar Koottathampathiyil" w:date="2022-06-09T00:21:00Z">
        <w:r w:rsidR="008E2A90" w:rsidRPr="00CB1C7A" w:rsidDel="00C1027D">
          <w:rPr>
            <w:rFonts w:ascii="Arial" w:hAnsi="Arial" w:cs="Arial"/>
          </w:rPr>
          <w:delText xml:space="preserve">the </w:delText>
        </w:r>
      </w:del>
      <w:del w:id="167" w:author="Sujil Kumar Koottathampathiyil" w:date="2022-06-09T00:42:00Z">
        <w:r w:rsidR="008E2A90" w:rsidRPr="00CB1C7A" w:rsidDel="00331EBD">
          <w:rPr>
            <w:rFonts w:ascii="Arial" w:hAnsi="Arial" w:cs="Arial"/>
          </w:rPr>
          <w:delText>society to take care of these people who are vulnerable to death.</w:delText>
        </w:r>
      </w:del>
      <w:moveFromRangeStart w:id="168" w:author="Sujil Kumar Koottathampathiyil" w:date="2022-06-09T00:35:00Z" w:name="move105627368"/>
      <w:moveFrom w:id="169" w:author="Sujil Kumar Koottathampathiyil" w:date="2022-06-09T00:35:00Z">
        <w:del w:id="170" w:author="Sujil Kumar Koottathampathiyil" w:date="2022-06-09T00:42:00Z">
          <w:r w:rsidR="008E2A90" w:rsidRPr="00CB1C7A" w:rsidDel="00331EBD">
            <w:rPr>
              <w:rFonts w:ascii="Arial" w:hAnsi="Arial" w:cs="Arial"/>
            </w:rPr>
            <w:delText xml:space="preserve"> </w:delText>
          </w:r>
          <w:commentRangeEnd w:id="71"/>
          <w:r w:rsidR="00FC6EEA" w:rsidRPr="00CB1C7A" w:rsidDel="00331EBD">
            <w:rPr>
              <w:rStyle w:val="CommentReference"/>
              <w:rFonts w:ascii="Arial" w:hAnsi="Arial" w:cs="Arial"/>
              <w:rPrChange w:id="171" w:author="Sujil Kumar Koottathampathiyil" w:date="2022-06-08T23:07:00Z">
                <w:rPr>
                  <w:rStyle w:val="CommentReference"/>
                </w:rPr>
              </w:rPrChange>
            </w:rPr>
            <w:commentReference w:id="71"/>
          </w:r>
          <w:r w:rsidR="008E2A90" w:rsidRPr="00CB1C7A" w:rsidDel="00331EBD">
            <w:rPr>
              <w:rFonts w:ascii="Arial" w:hAnsi="Arial" w:cs="Arial"/>
            </w:rPr>
            <w:delText xml:space="preserve">In Ireland, as per the </w:delText>
          </w:r>
        </w:del>
      </w:moveFrom>
      <w:customXmlDelRangeStart w:id="172" w:author="Sujil Kumar Koottathampathiyil" w:date="2022-06-09T00:42:00Z"/>
      <w:sdt>
        <w:sdtPr>
          <w:rPr>
            <w:rFonts w:ascii="Arial" w:hAnsi="Arial" w:cs="Arial"/>
            <w:color w:val="000000"/>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172"/>
          <w:moveFrom w:id="173" w:author="Sujil Kumar Koottathampathiyil" w:date="2022-06-09T00:35:00Z">
            <w:del w:id="174" w:author="Sujil Kumar Koottathampathiyil" w:date="2022-06-09T00:42:00Z">
              <w:r w:rsidR="00770ACD" w:rsidRPr="00992BF4" w:rsidDel="00331EBD">
                <w:rPr>
                  <w:rFonts w:ascii="Arial" w:hAnsi="Arial" w:cs="Arial"/>
                  <w:color w:val="000000"/>
                </w:rPr>
                <w:delText>CSO statistical release</w:delText>
              </w:r>
            </w:del>
          </w:moveFrom>
          <w:customXmlDelRangeStart w:id="175" w:author="Sujil Kumar Koottathampathiyil" w:date="2022-06-09T00:42:00Z"/>
        </w:sdtContent>
      </w:sdt>
      <w:customXmlDelRangeEnd w:id="175"/>
      <w:moveFrom w:id="176" w:author="Sujil Kumar Koottathampathiyil" w:date="2022-06-09T00:35:00Z">
        <w:del w:id="177"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68"/>
      <w:del w:id="178" w:author="Sujil Kumar Koottathampathiyil" w:date="2022-06-09T00:42:00Z">
        <w:r w:rsidR="00494DA7" w:rsidRPr="00CB1C7A" w:rsidDel="00331EBD">
          <w:rPr>
            <w:rFonts w:ascii="Arial" w:hAnsi="Arial" w:cs="Arial"/>
          </w:rPr>
          <w:delText xml:space="preserve"> </w:delText>
        </w:r>
      </w:del>
      <w:commentRangeStart w:id="179"/>
      <w:del w:id="180"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79"/>
        <w:r w:rsidR="00FC6EEA" w:rsidRPr="00CB1C7A" w:rsidDel="00C1027D">
          <w:rPr>
            <w:rStyle w:val="CommentReference"/>
            <w:rFonts w:ascii="Arial" w:hAnsi="Arial" w:cs="Arial"/>
            <w:rPrChange w:id="181" w:author="Sujil Kumar Koottathampathiyil" w:date="2022-06-08T23:07:00Z">
              <w:rPr>
                <w:rStyle w:val="CommentReference"/>
              </w:rPr>
            </w:rPrChange>
          </w:rPr>
          <w:commentReference w:id="179"/>
        </w:r>
        <w:r w:rsidR="00AD58B4" w:rsidRPr="00CB1C7A" w:rsidDel="00C1027D">
          <w:rPr>
            <w:rFonts w:ascii="Arial" w:hAnsi="Arial" w:cs="Arial"/>
          </w:rPr>
          <w:delText xml:space="preserve"> </w:delText>
        </w:r>
      </w:del>
      <w:moveFromRangeStart w:id="182" w:author="Sujil Kumar Koottathampathiyil" w:date="2022-06-09T00:29:00Z" w:name="move105626986"/>
      <w:moveFrom w:id="183"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82"/>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84" w:author="Sujil Kumar Koottathampathiyil" w:date="2022-06-08T19:43:00Z"/>
          <w:rFonts w:ascii="Arial" w:hAnsi="Arial" w:cs="Arial"/>
          <w:b/>
          <w:bCs/>
          <w:sz w:val="32"/>
          <w:szCs w:val="32"/>
          <w:rPrChange w:id="185" w:author="Sujil Kumar Koottathampathiyil" w:date="2022-06-08T23:07:00Z">
            <w:rPr>
              <w:moveTo w:id="186" w:author="Sujil Kumar Koottathampathiyil" w:date="2022-06-08T19:43:00Z"/>
              <w:rFonts w:ascii="Arial" w:hAnsi="Arial" w:cs="Arial"/>
              <w:b/>
              <w:bCs/>
            </w:rPr>
          </w:rPrChange>
        </w:rPr>
        <w:pPrChange w:id="187" w:author="Sujil Kumar Koottathampathiyil" w:date="2022-06-08T19:42:00Z">
          <w:pPr>
            <w:spacing w:line="360" w:lineRule="auto"/>
            <w:jc w:val="both"/>
          </w:pPr>
        </w:pPrChange>
      </w:pPr>
      <w:ins w:id="188" w:author="Sujil Kumar Koottathampathiyil" w:date="2022-06-08T19:55:00Z">
        <w:r w:rsidRPr="00CB1C7A">
          <w:rPr>
            <w:rFonts w:ascii="Arial" w:hAnsi="Arial" w:cs="Arial"/>
            <w:b/>
            <w:bCs/>
            <w:sz w:val="32"/>
            <w:szCs w:val="32"/>
          </w:rPr>
          <w:t xml:space="preserve">3.0 </w:t>
        </w:r>
      </w:ins>
      <w:moveToRangeStart w:id="189" w:author="Sujil Kumar Koottathampathiyil" w:date="2022-06-08T19:43:00Z" w:name="move105609769"/>
      <w:commentRangeStart w:id="190"/>
      <w:moveTo w:id="191" w:author="Sujil Kumar Koottathampathiyil" w:date="2022-06-08T19:43:00Z">
        <w:r w:rsidR="00EB09A1" w:rsidRPr="00CB1C7A">
          <w:rPr>
            <w:rFonts w:ascii="Arial" w:hAnsi="Arial" w:cs="Arial"/>
            <w:b/>
            <w:bCs/>
            <w:sz w:val="32"/>
            <w:szCs w:val="32"/>
            <w:rPrChange w:id="192" w:author="Sujil Kumar Koottathampathiyil" w:date="2022-06-08T23:07:00Z">
              <w:rPr>
                <w:rFonts w:ascii="Arial" w:hAnsi="Arial" w:cs="Arial"/>
                <w:b/>
                <w:bCs/>
              </w:rPr>
            </w:rPrChange>
          </w:rPr>
          <w:t>Literature Review</w:t>
        </w:r>
        <w:commentRangeEnd w:id="190"/>
        <w:r w:rsidR="00EB09A1" w:rsidRPr="00CB1C7A">
          <w:rPr>
            <w:rFonts w:ascii="Arial" w:hAnsi="Arial" w:cs="Arial"/>
            <w:b/>
            <w:bCs/>
            <w:sz w:val="32"/>
            <w:szCs w:val="32"/>
            <w:rPrChange w:id="193" w:author="Sujil Kumar Koottathampathiyil" w:date="2022-06-08T23:07:00Z">
              <w:rPr>
                <w:rStyle w:val="CommentReference"/>
              </w:rPr>
            </w:rPrChange>
          </w:rPr>
          <w:commentReference w:id="190"/>
        </w:r>
      </w:moveTo>
    </w:p>
    <w:p w14:paraId="092BAE0A" w14:textId="0183A201" w:rsidR="00EB09A1" w:rsidRPr="00CB1C7A" w:rsidDel="00944B3E" w:rsidRDefault="00EB09A1" w:rsidP="00EB09A1">
      <w:pPr>
        <w:spacing w:line="360" w:lineRule="auto"/>
        <w:jc w:val="both"/>
        <w:rPr>
          <w:del w:id="194" w:author="Sujil Kumar Koottathampathiyil" w:date="2022-06-08T20:31:00Z"/>
          <w:moveTo w:id="195" w:author="Sujil Kumar Koottathampathiyil" w:date="2022-06-08T19:43:00Z"/>
          <w:rFonts w:ascii="Arial" w:hAnsi="Arial" w:cs="Arial"/>
          <w:color w:val="000000"/>
        </w:rPr>
      </w:pPr>
      <w:moveTo w:id="196"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97" w:author="Sujil Kumar Koottathampathiyil" w:date="2022-06-08T20:18:00Z">
        <w:r w:rsidR="00E31F20" w:rsidRPr="00CB1C7A">
          <w:rPr>
            <w:rFonts w:ascii="Arial" w:hAnsi="Arial" w:cs="Arial"/>
            <w:sz w:val="20"/>
            <w:szCs w:val="20"/>
          </w:rPr>
          <w:t xml:space="preserve"> are normally</w:t>
        </w:r>
      </w:ins>
      <w:moveTo w:id="198" w:author="Sujil Kumar Koottathampathiyil" w:date="2022-06-08T19:43:00Z">
        <w:r w:rsidRPr="00CB1C7A">
          <w:rPr>
            <w:rFonts w:ascii="Arial" w:hAnsi="Arial" w:cs="Arial"/>
          </w:rPr>
          <w:t xml:space="preserve"> used for predicting suicide deaths around the world</w:t>
        </w:r>
        <w:del w:id="199" w:author="Sujil Kumar Koottathampathiyil" w:date="2022-06-08T20:17:00Z">
          <w:r w:rsidRPr="00CB1C7A" w:rsidDel="00C0176A">
            <w:rPr>
              <w:rFonts w:ascii="Arial" w:hAnsi="Arial" w:cs="Arial"/>
            </w:rPr>
            <w:delText>.</w:delText>
          </w:r>
        </w:del>
      </w:moveTo>
      <w:ins w:id="200" w:author="Sujil Kumar Koottathampathiyil" w:date="2022-06-08T20:17:00Z">
        <w:r w:rsidR="00C0176A" w:rsidRPr="00CB1C7A">
          <w:rPr>
            <w:rFonts w:ascii="Arial" w:hAnsi="Arial" w:cs="Arial"/>
          </w:rPr>
          <w:t xml:space="preserve">, the study of </w:t>
        </w:r>
      </w:ins>
      <w:ins w:id="201"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02" w:author="Sujil Kumar Koottathampathiyil" w:date="2022-06-09T08:57:00Z">
            <w:r w:rsidR="00992BF4" w:rsidRPr="00992BF4">
              <w:rPr>
                <w:rFonts w:ascii="Arial" w:hAnsi="Arial" w:cs="Arial"/>
                <w:color w:val="000000"/>
              </w:rPr>
              <w:t>(2020)</w:t>
            </w:r>
          </w:ins>
          <w:moveTo w:id="203" w:author="Sujil Kumar Koottathampathiyil" w:date="2022-06-08T19:43:00Z">
            <w:del w:id="204" w:author="Sujil Kumar Koottathampathiyil" w:date="2022-06-08T19:46:00Z">
              <w:r w:rsidRPr="00992BF4" w:rsidDel="00C518DB">
                <w:rPr>
                  <w:rFonts w:ascii="Arial" w:hAnsi="Arial" w:cs="Arial"/>
                  <w:color w:val="000000"/>
                </w:rPr>
                <w:delText>(Kumar and Susan 2020)</w:delText>
              </w:r>
            </w:del>
          </w:moveTo>
        </w:sdtContent>
      </w:sdt>
      <w:ins w:id="205" w:author="Sujil Kumar Koottathampathiyil" w:date="2022-06-08T20:18:00Z">
        <w:r w:rsidR="00C0176A" w:rsidRPr="00CB1C7A">
          <w:rPr>
            <w:rFonts w:ascii="Arial" w:hAnsi="Arial" w:cs="Arial"/>
            <w:color w:val="000000"/>
          </w:rPr>
          <w:t xml:space="preserve"> is a great example of </w:t>
        </w:r>
      </w:ins>
      <w:ins w:id="206" w:author="Sujil Kumar Koottathampathiyil" w:date="2022-06-09T00:51:00Z">
        <w:r w:rsidR="00D0035B">
          <w:rPr>
            <w:rFonts w:ascii="Arial" w:hAnsi="Arial" w:cs="Arial"/>
            <w:color w:val="000000"/>
          </w:rPr>
          <w:t xml:space="preserve">the </w:t>
        </w:r>
      </w:ins>
      <w:ins w:id="207" w:author="Sujil Kumar Koottathampathiyil" w:date="2022-06-08T20:18:00Z">
        <w:r w:rsidR="00C0176A" w:rsidRPr="00CB1C7A">
          <w:rPr>
            <w:rFonts w:ascii="Arial" w:hAnsi="Arial" w:cs="Arial"/>
            <w:color w:val="000000"/>
          </w:rPr>
          <w:t>effective use of these approaches</w:t>
        </w:r>
      </w:ins>
      <w:moveTo w:id="208" w:author="Sujil Kumar Koottathampathiyil" w:date="2022-06-08T19:43:00Z">
        <w:r w:rsidRPr="00CB1C7A">
          <w:rPr>
            <w:rFonts w:ascii="Arial" w:hAnsi="Arial" w:cs="Arial"/>
            <w:color w:val="000000"/>
          </w:rPr>
          <w:t>. Covid-19 was a very sensitive topic in recent year</w:t>
        </w:r>
      </w:moveTo>
      <w:ins w:id="209" w:author="Sujil Kumar Koottathampathiyil" w:date="2022-06-09T00:51:00Z">
        <w:r w:rsidR="00D0035B">
          <w:rPr>
            <w:rFonts w:ascii="Arial" w:hAnsi="Arial" w:cs="Arial"/>
            <w:color w:val="000000"/>
          </w:rPr>
          <w:t>s</w:t>
        </w:r>
      </w:ins>
      <w:moveTo w:id="210" w:author="Sujil Kumar Koottathampathiyil" w:date="2022-06-08T19:43:00Z">
        <w:r w:rsidRPr="00CB1C7A">
          <w:rPr>
            <w:rFonts w:ascii="Arial" w:hAnsi="Arial" w:cs="Arial"/>
            <w:color w:val="000000"/>
          </w:rPr>
          <w:t>.</w:t>
        </w:r>
      </w:moveTo>
      <w:ins w:id="211" w:author="Sujil Kumar Koottathampathiyil" w:date="2022-06-08T21:20:00Z">
        <w:r w:rsidR="00963ABE" w:rsidRPr="00CB1C7A">
          <w:rPr>
            <w:rFonts w:ascii="Arial" w:hAnsi="Arial" w:cs="Arial"/>
            <w:color w:val="000000"/>
          </w:rPr>
          <w:t xml:space="preserve"> The main goal of this study was to identify the future infected cases</w:t>
        </w:r>
      </w:ins>
      <w:ins w:id="212" w:author="Sujil Kumar Koottathampathiyil" w:date="2022-06-08T21:21:00Z">
        <w:r w:rsidR="00963ABE" w:rsidRPr="00CB1C7A">
          <w:rPr>
            <w:rFonts w:ascii="Arial" w:hAnsi="Arial" w:cs="Arial"/>
            <w:color w:val="000000"/>
          </w:rPr>
          <w:t xml:space="preserve"> and virus spread rate for the preparation in the healthcare services to avoi</w:t>
        </w:r>
      </w:ins>
      <w:ins w:id="213" w:author="Sujil Kumar Koottathampathiyil" w:date="2022-06-08T21:22:00Z">
        <w:r w:rsidR="00963ABE" w:rsidRPr="00CB1C7A">
          <w:rPr>
            <w:rFonts w:ascii="Arial" w:hAnsi="Arial" w:cs="Arial"/>
            <w:color w:val="000000"/>
          </w:rPr>
          <w:t>d deaths</w:t>
        </w:r>
      </w:ins>
      <w:ins w:id="214" w:author="Sujil Kumar Koottathampathiyil" w:date="2022-06-08T21:21:00Z">
        <w:r w:rsidR="00963ABE" w:rsidRPr="00CB1C7A">
          <w:rPr>
            <w:rFonts w:ascii="Arial" w:hAnsi="Arial" w:cs="Arial"/>
            <w:color w:val="000000"/>
          </w:rPr>
          <w:t>.</w:t>
        </w:r>
      </w:ins>
      <w:ins w:id="215" w:author="Sujil Kumar Koottathampathiyil" w:date="2022-06-08T21:22:00Z">
        <w:r w:rsidR="00B52248" w:rsidRPr="00CB1C7A">
          <w:rPr>
            <w:rFonts w:ascii="Arial" w:hAnsi="Arial" w:cs="Arial"/>
            <w:color w:val="000000"/>
          </w:rPr>
          <w:t xml:space="preserve"> In this study</w:t>
        </w:r>
      </w:ins>
      <w:ins w:id="216" w:author="Sujil Kumar Koottathampathiyil" w:date="2022-06-09T00:59:00Z">
        <w:r w:rsidR="00E31C5B">
          <w:rPr>
            <w:rFonts w:ascii="Arial" w:hAnsi="Arial" w:cs="Arial"/>
            <w:color w:val="000000"/>
          </w:rPr>
          <w:t>,</w:t>
        </w:r>
      </w:ins>
      <w:ins w:id="217" w:author="Sujil Kumar Koottathampathiyil" w:date="2022-06-08T21:22:00Z">
        <w:r w:rsidR="00B52248" w:rsidRPr="00CB1C7A">
          <w:rPr>
            <w:rFonts w:ascii="Arial" w:hAnsi="Arial" w:cs="Arial"/>
            <w:color w:val="000000"/>
          </w:rPr>
          <w:t xml:space="preserve"> they have used day level information o</w:t>
        </w:r>
      </w:ins>
      <w:ins w:id="218" w:author="Sujil Kumar Koottathampathiyil" w:date="2022-06-09T00:59:00Z">
        <w:r w:rsidR="00E31C5B">
          <w:rPr>
            <w:rFonts w:ascii="Arial" w:hAnsi="Arial" w:cs="Arial"/>
            <w:color w:val="000000"/>
          </w:rPr>
          <w:t>n</w:t>
        </w:r>
      </w:ins>
      <w:ins w:id="219" w:author="Sujil Kumar Koottathampathiyil" w:date="2022-06-08T21:22:00Z">
        <w:r w:rsidR="00B52248" w:rsidRPr="00CB1C7A">
          <w:rPr>
            <w:rFonts w:ascii="Arial" w:hAnsi="Arial" w:cs="Arial"/>
            <w:color w:val="000000"/>
          </w:rPr>
          <w:t xml:space="preserve"> covid-19 spread for </w:t>
        </w:r>
      </w:ins>
      <w:ins w:id="220" w:author="Sujil Kumar Koottathampathiyil" w:date="2022-06-08T21:23:00Z">
        <w:r w:rsidR="00B52248" w:rsidRPr="00CB1C7A">
          <w:rPr>
            <w:rFonts w:ascii="Arial" w:hAnsi="Arial" w:cs="Arial"/>
            <w:color w:val="000000"/>
          </w:rPr>
          <w:t xml:space="preserve">cumulative cases from </w:t>
        </w:r>
      </w:ins>
      <w:ins w:id="221" w:author="Sujil Kumar Koottathampathiyil" w:date="2022-06-09T00:59:00Z">
        <w:r w:rsidR="00E31C5B">
          <w:rPr>
            <w:rFonts w:ascii="Arial" w:hAnsi="Arial" w:cs="Arial"/>
            <w:color w:val="000000"/>
          </w:rPr>
          <w:t xml:space="preserve">the </w:t>
        </w:r>
      </w:ins>
      <w:ins w:id="222" w:author="Sujil Kumar Koottathampathiyil" w:date="2022-06-08T21:23:00Z">
        <w:r w:rsidR="00B52248" w:rsidRPr="00CB1C7A">
          <w:rPr>
            <w:rFonts w:ascii="Arial" w:hAnsi="Arial" w:cs="Arial"/>
            <w:color w:val="000000"/>
          </w:rPr>
          <w:t>whole world. T</w:t>
        </w:r>
      </w:ins>
      <w:ins w:id="223" w:author="Sujil Kumar Koottathampathiyil" w:date="2022-06-09T00:59:00Z">
        <w:r w:rsidR="00E31C5B">
          <w:rPr>
            <w:rFonts w:ascii="Arial" w:hAnsi="Arial" w:cs="Arial"/>
            <w:color w:val="000000"/>
          </w:rPr>
          <w:t>he t</w:t>
        </w:r>
      </w:ins>
      <w:ins w:id="224" w:author="Sujil Kumar Koottathampathiyil" w:date="2022-06-08T21:23:00Z">
        <w:r w:rsidR="00B52248" w:rsidRPr="00CB1C7A">
          <w:rPr>
            <w:rFonts w:ascii="Arial" w:hAnsi="Arial" w:cs="Arial"/>
            <w:color w:val="000000"/>
          </w:rPr>
          <w:t xml:space="preserve">op ten most affected counties were </w:t>
        </w:r>
      </w:ins>
      <w:ins w:id="225" w:author="Sujil Kumar Koottathampathiyil" w:date="2022-06-09T01:00:00Z">
        <w:r w:rsidR="000441C2">
          <w:rPr>
            <w:rFonts w:ascii="Arial" w:hAnsi="Arial" w:cs="Arial"/>
            <w:color w:val="000000"/>
          </w:rPr>
          <w:t xml:space="preserve">the </w:t>
        </w:r>
      </w:ins>
      <w:ins w:id="226" w:author="Sujil Kumar Koottathampathiyil" w:date="2022-06-08T21:24:00Z">
        <w:r w:rsidR="00B52248" w:rsidRPr="00CB1C7A">
          <w:rPr>
            <w:rFonts w:ascii="Arial" w:hAnsi="Arial" w:cs="Arial"/>
            <w:color w:val="000000"/>
            <w:rPrChange w:id="227"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228"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229"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230" w:author="Sujil Kumar Koottathampathiyil" w:date="2022-06-09T00:59:00Z">
        <w:r w:rsidR="00E31C5B">
          <w:rPr>
            <w:rFonts w:ascii="Arial" w:hAnsi="Arial" w:cs="Arial"/>
            <w:color w:val="000000"/>
          </w:rPr>
          <w:t xml:space="preserve"> </w:t>
        </w:r>
      </w:ins>
      <w:ins w:id="231" w:author="Sujil Kumar Koottathampathiyil" w:date="2022-06-08T21:27:00Z">
        <w:r w:rsidR="001D51FA" w:rsidRPr="00CB1C7A">
          <w:rPr>
            <w:rFonts w:ascii="Arial" w:hAnsi="Arial" w:cs="Arial"/>
            <w:color w:val="000000"/>
          </w:rPr>
          <w:t xml:space="preserve">They have used ARIMA and Prophet </w:t>
        </w:r>
      </w:ins>
      <w:ins w:id="232" w:author="Sujil Kumar Koottathampathiyil" w:date="2022-06-08T21:30:00Z">
        <w:r w:rsidR="001D51FA" w:rsidRPr="00CB1C7A">
          <w:rPr>
            <w:rFonts w:ascii="Arial" w:hAnsi="Arial" w:cs="Arial"/>
            <w:color w:val="000000"/>
          </w:rPr>
          <w:t>m</w:t>
        </w:r>
      </w:ins>
      <w:ins w:id="233"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234" w:author="Sujil Kumar Koottathampathiyil" w:date="2022-06-08T21:32:00Z">
        <w:r w:rsidR="00EE4852" w:rsidRPr="00CB1C7A">
          <w:rPr>
            <w:rFonts w:ascii="Arial" w:hAnsi="Arial" w:cs="Arial"/>
            <w:color w:val="000000"/>
            <w:rPrChange w:id="235"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236" w:author="Sujil Kumar Koottathampathiyil" w:date="2022-06-08T21:27:00Z">
        <w:r w:rsidR="001D51FA" w:rsidRPr="00CB1C7A">
          <w:rPr>
            <w:rFonts w:ascii="Arial" w:hAnsi="Arial" w:cs="Arial"/>
            <w:color w:val="000000"/>
          </w:rPr>
          <w:t>.</w:t>
        </w:r>
      </w:ins>
      <w:ins w:id="237" w:author="Sujil Kumar Koottathampathiyil" w:date="2022-06-08T21:32:00Z">
        <w:r w:rsidR="00EE4852" w:rsidRPr="00CB1C7A">
          <w:rPr>
            <w:rFonts w:ascii="Arial" w:hAnsi="Arial" w:cs="Arial"/>
            <w:color w:val="000000"/>
          </w:rPr>
          <w:t xml:space="preserve"> This study has proved that ARIMA Model was more effective in </w:t>
        </w:r>
      </w:ins>
      <w:ins w:id="238"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39" w:author="Sujil Kumar Koottathampathiyil" w:date="2022-06-08T21:32:00Z">
        <w:r w:rsidR="00EE4852" w:rsidRPr="00CB1C7A">
          <w:rPr>
            <w:rFonts w:ascii="Arial" w:hAnsi="Arial" w:cs="Arial"/>
            <w:color w:val="000000"/>
          </w:rPr>
          <w:t xml:space="preserve">. </w:t>
        </w:r>
      </w:ins>
      <w:moveTo w:id="240" w:author="Sujil Kumar Koottathampathiyil" w:date="2022-06-08T19:43:00Z">
        <w:del w:id="241"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w:t>
        </w:r>
      </w:moveTo>
      <w:ins w:id="242" w:author="Sujil Kumar Koottathampathiyil" w:date="2022-06-09T01:00:00Z">
        <w:r w:rsidR="000441C2">
          <w:rPr>
            <w:rFonts w:ascii="Arial" w:hAnsi="Arial" w:cs="Arial"/>
            <w:color w:val="000000"/>
          </w:rPr>
          <w:t xml:space="preserve">been </w:t>
        </w:r>
      </w:ins>
      <w:moveTo w:id="243" w:author="Sujil Kumar Koottathampathiyil" w:date="2022-06-08T19:43:00Z">
        <w:r w:rsidRPr="00CB1C7A">
          <w:rPr>
            <w:rFonts w:ascii="Arial" w:hAnsi="Arial" w:cs="Arial"/>
            <w:color w:val="000000"/>
          </w:rPr>
          <w:t>affected by it and lost their life. The dataset is very similar to what I have chosen for my suicide prediction as well. In my view</w:t>
        </w:r>
      </w:moveTo>
      <w:ins w:id="244" w:author="Sujil Kumar Koottathampathiyil" w:date="2022-06-09T01:00:00Z">
        <w:r w:rsidR="000441C2">
          <w:rPr>
            <w:rFonts w:ascii="Arial" w:hAnsi="Arial" w:cs="Arial"/>
            <w:color w:val="000000"/>
          </w:rPr>
          <w:t>,</w:t>
        </w:r>
      </w:ins>
      <w:moveTo w:id="245" w:author="Sujil Kumar Koottathampathiyil" w:date="2022-06-08T19:43:00Z">
        <w:r w:rsidRPr="00CB1C7A">
          <w:rPr>
            <w:rFonts w:ascii="Arial" w:hAnsi="Arial" w:cs="Arial"/>
            <w:color w:val="000000"/>
          </w:rPr>
          <w:t xml:space="preserve"> This is an excellent model to take inspiration from. The paper talks about countries including India and to </w:t>
        </w:r>
        <w:r w:rsidRPr="00CB1C7A">
          <w:rPr>
            <w:rFonts w:ascii="Arial" w:hAnsi="Arial" w:cs="Arial"/>
            <w:rPrChange w:id="246" w:author="Sujil Kumar Koottathampathiyil" w:date="2022-06-08T23:07:00Z">
              <w:rPr>
                <w:rFonts w:ascii="Arial" w:hAnsi="Arial" w:cs="Arial"/>
                <w:color w:val="000000"/>
              </w:rPr>
            </w:rPrChange>
          </w:rPr>
          <w:t>understand the patte</w:t>
        </w:r>
      </w:moveTo>
      <w:ins w:id="247" w:author="Sujil Kumar Koottathampathiyil" w:date="2022-06-09T01:00:00Z">
        <w:r w:rsidR="000441C2">
          <w:rPr>
            <w:rFonts w:ascii="Arial" w:hAnsi="Arial" w:cs="Arial"/>
          </w:rPr>
          <w:t>r</w:t>
        </w:r>
      </w:ins>
      <w:moveTo w:id="248" w:author="Sujil Kumar Koottathampathiyil" w:date="2022-06-08T19:43:00Z">
        <w:r w:rsidRPr="00CB1C7A">
          <w:rPr>
            <w:rFonts w:ascii="Arial" w:hAnsi="Arial" w:cs="Arial"/>
            <w:rPrChange w:id="249" w:author="Sujil Kumar Koottathampathiyil" w:date="2022-06-08T23:07:00Z">
              <w:rPr>
                <w:rFonts w:ascii="Arial" w:hAnsi="Arial" w:cs="Arial"/>
                <w:color w:val="000000"/>
              </w:rPr>
            </w:rPrChange>
          </w:rPr>
          <w:t xml:space="preserve">n in deaths </w:t>
        </w:r>
      </w:moveTo>
      <w:ins w:id="250" w:author="Sujil Kumar Koottathampathiyil" w:date="2022-06-09T01:00:00Z">
        <w:r w:rsidR="000441C2">
          <w:rPr>
            <w:rFonts w:ascii="Arial" w:hAnsi="Arial" w:cs="Arial"/>
          </w:rPr>
          <w:t xml:space="preserve">that </w:t>
        </w:r>
      </w:ins>
      <w:moveTo w:id="251" w:author="Sujil Kumar Koottathampathiyil" w:date="2022-06-08T19:43:00Z">
        <w:r w:rsidRPr="00CB1C7A">
          <w:rPr>
            <w:rFonts w:ascii="Arial" w:hAnsi="Arial" w:cs="Arial"/>
            <w:rPrChange w:id="252" w:author="Sujil Kumar Koottathampathiyil" w:date="2022-06-08T23:07:00Z">
              <w:rPr>
                <w:rFonts w:ascii="Arial" w:hAnsi="Arial" w:cs="Arial"/>
                <w:color w:val="000000"/>
              </w:rPr>
            </w:rPrChange>
          </w:rPr>
          <w:t xml:space="preserve">happened around the world. </w:t>
        </w:r>
        <w:del w:id="253" w:author="Sujil Kumar Koottathampathiyil" w:date="2022-06-09T01:00:00Z">
          <w:r w:rsidRPr="00CB1C7A" w:rsidDel="000441C2">
            <w:rPr>
              <w:rFonts w:ascii="Arial" w:hAnsi="Arial" w:cs="Arial"/>
              <w:rPrChange w:id="254" w:author="Sujil Kumar Koottathampathiyil" w:date="2022-06-08T23:07:00Z">
                <w:rPr>
                  <w:rFonts w:ascii="Arial" w:hAnsi="Arial" w:cs="Arial"/>
                  <w:color w:val="000000"/>
                </w:rPr>
              </w:rPrChange>
            </w:rPr>
            <w:delText xml:space="preserve">Time series is definitely helped to make predictions about coming years. </w:delText>
          </w:r>
        </w:del>
        <w:r w:rsidRPr="00CB1C7A">
          <w:rPr>
            <w:rFonts w:ascii="Arial" w:hAnsi="Arial" w:cs="Arial"/>
            <w:rPrChange w:id="255" w:author="Sujil Kumar Koottathampathiyil" w:date="2022-06-08T23:07:00Z">
              <w:rPr>
                <w:rFonts w:ascii="Arial" w:hAnsi="Arial" w:cs="Arial"/>
                <w:color w:val="000000"/>
              </w:rPr>
            </w:rPrChange>
          </w:rPr>
          <w:t>ARIMA and</w:t>
        </w:r>
        <w:r w:rsidRPr="00CB1C7A">
          <w:rPr>
            <w:rFonts w:ascii="Arial" w:hAnsi="Arial" w:cs="Arial"/>
          </w:rPr>
          <w:t xml:space="preserve"> </w:t>
        </w:r>
        <w:r w:rsidRPr="00CB1C7A">
          <w:rPr>
            <w:rFonts w:ascii="Arial" w:hAnsi="Arial" w:cs="Arial"/>
            <w:rPrChange w:id="256" w:author="Sujil Kumar Koottathampathiyil" w:date="2022-06-08T23:07:00Z">
              <w:rPr>
                <w:rFonts w:ascii="Arial" w:hAnsi="Arial" w:cs="Arial"/>
                <w:sz w:val="20"/>
                <w:szCs w:val="20"/>
              </w:rPr>
            </w:rPrChange>
          </w:rPr>
          <w:t xml:space="preserve">FBProphet models are used </w:t>
        </w:r>
        <w:del w:id="257" w:author="Sujil Kumar Koottathampathiyil" w:date="2022-06-09T01:01:00Z">
          <w:r w:rsidRPr="00CB1C7A" w:rsidDel="000441C2">
            <w:rPr>
              <w:rFonts w:ascii="Arial" w:hAnsi="Arial" w:cs="Arial"/>
              <w:rPrChange w:id="258" w:author="Sujil Kumar Koottathampathiyil" w:date="2022-06-08T23:07:00Z">
                <w:rPr>
                  <w:rFonts w:ascii="Arial" w:hAnsi="Arial" w:cs="Arial"/>
                  <w:sz w:val="20"/>
                  <w:szCs w:val="20"/>
                </w:rPr>
              </w:rPrChange>
            </w:rPr>
            <w:delText xml:space="preserve">and </w:delText>
          </w:r>
        </w:del>
        <w:r w:rsidRPr="00CB1C7A">
          <w:rPr>
            <w:rFonts w:ascii="Arial" w:hAnsi="Arial" w:cs="Arial"/>
            <w:rPrChange w:id="259" w:author="Sujil Kumar Koottathampathiyil" w:date="2022-06-08T23:07:00Z">
              <w:rPr>
                <w:rFonts w:ascii="Arial" w:hAnsi="Arial" w:cs="Arial"/>
                <w:sz w:val="20"/>
                <w:szCs w:val="20"/>
              </w:rPr>
            </w:rPrChange>
          </w:rPr>
          <w:t>for analysis</w:t>
        </w:r>
      </w:moveTo>
      <w:ins w:id="260" w:author="Sujil Kumar Koottathampathiyil" w:date="2022-06-09T01:00:00Z">
        <w:r w:rsidR="000441C2">
          <w:rPr>
            <w:rFonts w:ascii="Arial" w:hAnsi="Arial" w:cs="Arial"/>
          </w:rPr>
          <w:t>.</w:t>
        </w:r>
      </w:ins>
      <w:moveTo w:id="261" w:author="Sujil Kumar Koottathampathiyil" w:date="2022-06-08T19:43:00Z">
        <w:r w:rsidRPr="00CB1C7A">
          <w:rPr>
            <w:rFonts w:ascii="Arial" w:hAnsi="Arial" w:cs="Arial"/>
            <w:rPrChange w:id="262" w:author="Sujil Kumar Koottathampathiyil" w:date="2022-06-08T23:07:00Z">
              <w:rPr>
                <w:rFonts w:ascii="Arial" w:hAnsi="Arial" w:cs="Arial"/>
                <w:sz w:val="20"/>
                <w:szCs w:val="20"/>
              </w:rPr>
            </w:rPrChange>
          </w:rPr>
          <w:t xml:space="preserve"> </w:t>
        </w:r>
      </w:moveTo>
      <w:ins w:id="263" w:author="Sujil Kumar Koottathampathiyil" w:date="2022-06-09T01:01:00Z">
        <w:r w:rsidR="000441C2">
          <w:rPr>
            <w:rFonts w:ascii="Arial" w:hAnsi="Arial" w:cs="Arial"/>
          </w:rPr>
          <w:t>D</w:t>
        </w:r>
      </w:ins>
      <w:moveTo w:id="264" w:author="Sujil Kumar Koottathampathiyil" w:date="2022-06-08T19:43:00Z">
        <w:del w:id="265" w:author="Sujil Kumar Koottathampathiyil" w:date="2022-06-09T01:00:00Z">
          <w:r w:rsidRPr="00CB1C7A" w:rsidDel="000441C2">
            <w:rPr>
              <w:rFonts w:ascii="Arial" w:hAnsi="Arial" w:cs="Arial"/>
              <w:rPrChange w:id="266" w:author="Sujil Kumar Koottathampathiyil" w:date="2022-06-08T23:07:00Z">
                <w:rPr>
                  <w:rFonts w:ascii="Arial" w:hAnsi="Arial" w:cs="Arial"/>
                  <w:sz w:val="20"/>
                  <w:szCs w:val="20"/>
                </w:rPr>
              </w:rPrChange>
            </w:rPr>
            <w:delText>d</w:delText>
          </w:r>
        </w:del>
        <w:r w:rsidRPr="00CB1C7A">
          <w:rPr>
            <w:rFonts w:ascii="Arial" w:hAnsi="Arial" w:cs="Arial"/>
            <w:rPrChange w:id="267" w:author="Sujil Kumar Koottathampathiyil" w:date="2022-06-08T23:07:00Z">
              <w:rPr>
                <w:rFonts w:ascii="Arial" w:hAnsi="Arial" w:cs="Arial"/>
                <w:sz w:val="20"/>
                <w:szCs w:val="20"/>
              </w:rPr>
            </w:rPrChange>
          </w:rPr>
          <w:t>ata has been split into training and testing.</w:t>
        </w:r>
      </w:moveTo>
      <w:ins w:id="268" w:author="Sujil Kumar Koottathampathiyil" w:date="2022-06-08T21:39:00Z">
        <w:r w:rsidR="00FD113A" w:rsidRPr="00CB1C7A">
          <w:rPr>
            <w:rFonts w:ascii="Arial" w:hAnsi="Arial" w:cs="Arial"/>
          </w:rPr>
          <w:t xml:space="preserve"> The trend analysis showed </w:t>
        </w:r>
      </w:ins>
      <w:ins w:id="269" w:author="Sujil Kumar Koottathampathiyil" w:date="2022-06-09T01:01:00Z">
        <w:r w:rsidR="000441C2">
          <w:rPr>
            <w:rFonts w:ascii="Arial" w:hAnsi="Arial" w:cs="Arial"/>
          </w:rPr>
          <w:t xml:space="preserve">a </w:t>
        </w:r>
      </w:ins>
      <w:ins w:id="270" w:author="Sujil Kumar Koottathampathiyil" w:date="2022-06-08T21:39:00Z">
        <w:r w:rsidR="00FD113A" w:rsidRPr="00CB1C7A">
          <w:rPr>
            <w:rFonts w:ascii="Arial" w:hAnsi="Arial" w:cs="Arial"/>
          </w:rPr>
          <w:t xml:space="preserve">rapid increase in the affected cases and </w:t>
        </w:r>
      </w:ins>
      <w:ins w:id="271" w:author="Sujil Kumar Koottathampathiyil" w:date="2022-06-08T21:40:00Z">
        <w:r w:rsidR="00FD113A" w:rsidRPr="00CB1C7A">
          <w:rPr>
            <w:rFonts w:ascii="Arial" w:hAnsi="Arial" w:cs="Arial"/>
          </w:rPr>
          <w:t>the prediction study show</w:t>
        </w:r>
      </w:ins>
      <w:ins w:id="272" w:author="Sujil Kumar Koottathampathiyil" w:date="2022-06-09T01:01:00Z">
        <w:r w:rsidR="000441C2">
          <w:rPr>
            <w:rFonts w:ascii="Arial" w:hAnsi="Arial" w:cs="Arial"/>
          </w:rPr>
          <w:t>ed</w:t>
        </w:r>
      </w:ins>
      <w:ins w:id="273" w:author="Sujil Kumar Koottathampathiyil" w:date="2022-06-08T21:40:00Z">
        <w:r w:rsidR="00FD113A" w:rsidRPr="00CB1C7A">
          <w:rPr>
            <w:rFonts w:ascii="Arial" w:hAnsi="Arial" w:cs="Arial"/>
          </w:rPr>
          <w:t xml:space="preserve"> a great increase in the </w:t>
        </w:r>
      </w:ins>
      <w:ins w:id="274"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75" w:author="Sujil Kumar Koottathampathiyil" w:date="2022-06-08T21:42:00Z">
        <w:r w:rsidR="00942784" w:rsidRPr="00CB1C7A">
          <w:rPr>
            <w:rFonts w:ascii="Arial" w:hAnsi="Arial" w:cs="Arial"/>
          </w:rPr>
          <w:t>er</w:t>
        </w:r>
      </w:ins>
      <w:ins w:id="276" w:author="Sujil Kumar Koottathampathiyil" w:date="2022-06-09T01:01:00Z">
        <w:r w:rsidR="000441C2">
          <w:rPr>
            <w:rFonts w:ascii="Arial" w:hAnsi="Arial" w:cs="Arial"/>
          </w:rPr>
          <w:t>,</w:t>
        </w:r>
      </w:ins>
      <w:ins w:id="277" w:author="Sujil Kumar Koottathampathiyil" w:date="2022-06-08T21:42:00Z">
        <w:r w:rsidR="00942784" w:rsidRPr="00CB1C7A">
          <w:rPr>
            <w:rFonts w:ascii="Arial" w:hAnsi="Arial" w:cs="Arial"/>
          </w:rPr>
          <w:t xml:space="preserve"> as per their research</w:t>
        </w:r>
      </w:ins>
      <w:ins w:id="278" w:author="Sujil Kumar Koottathampathiyil" w:date="2022-06-08T21:43:00Z">
        <w:r w:rsidR="00942784" w:rsidRPr="00CB1C7A">
          <w:rPr>
            <w:rFonts w:ascii="Arial" w:hAnsi="Arial" w:cs="Arial"/>
          </w:rPr>
          <w:t>,</w:t>
        </w:r>
      </w:ins>
      <w:ins w:id="279" w:author="Sujil Kumar Koottathampathiyil" w:date="2022-06-08T21:42:00Z">
        <w:r w:rsidR="00942784" w:rsidRPr="00CB1C7A">
          <w:rPr>
            <w:rFonts w:ascii="Arial" w:hAnsi="Arial" w:cs="Arial"/>
          </w:rPr>
          <w:t xml:space="preserve"> containment policies and lockdowns might affec</w:t>
        </w:r>
      </w:ins>
      <w:ins w:id="280"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8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82" w:author="Sujil Kumar Koottathampathiyil" w:date="2022-06-08T21:36:00Z"/>
          <w:rFonts w:ascii="Arial" w:hAnsi="Arial" w:cs="Arial"/>
          <w:rPrChange w:id="283" w:author="Sujil Kumar Koottathampathiyil" w:date="2022-06-08T23:07:00Z">
            <w:rPr>
              <w:ins w:id="284" w:author="Sujil Kumar Koottathampathiyil" w:date="2022-06-08T21:36:00Z"/>
            </w:rPr>
          </w:rPrChange>
        </w:rPr>
      </w:pPr>
      <w:moveTo w:id="285" w:author="Sujil Kumar Koottathampathiyil" w:date="2022-06-08T19:43:00Z">
        <w:del w:id="286"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87" w:author="Sujil Kumar Koottathampathiyil" w:date="2022-06-08T21:35:00Z">
        <w:r w:rsidR="006B5410" w:rsidRPr="00CB1C7A">
          <w:rPr>
            <w:rFonts w:ascii="Arial" w:hAnsi="Arial" w:cs="Arial"/>
            <w:rPrChange w:id="288" w:author="Sujil Kumar Koottathampathiyil" w:date="2022-06-08T23:07:00Z">
              <w:rPr/>
            </w:rPrChange>
          </w:rPr>
          <w:t xml:space="preserve"> </w:t>
        </w:r>
        <w:r w:rsidR="006B5410" w:rsidRPr="00CB1C7A">
          <w:rPr>
            <w:rFonts w:ascii="Arial" w:hAnsi="Arial" w:cs="Arial"/>
            <w:noProof/>
            <w:rPrChange w:id="28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75E8280" w:rsidR="00566810" w:rsidRPr="00CB1C7A" w:rsidRDefault="00566810">
      <w:pPr>
        <w:spacing w:after="0" w:line="240" w:lineRule="auto"/>
        <w:jc w:val="center"/>
        <w:rPr>
          <w:ins w:id="290" w:author="Sujil Kumar Koottathampathiyil" w:date="2022-06-08T21:36:00Z"/>
          <w:rFonts w:ascii="Arial" w:eastAsia="Times New Roman" w:hAnsi="Arial" w:cs="Arial"/>
          <w:sz w:val="24"/>
          <w:szCs w:val="24"/>
          <w:rPrChange w:id="291" w:author="Sujil Kumar Koottathampathiyil" w:date="2022-06-08T23:07:00Z">
            <w:rPr>
              <w:ins w:id="292" w:author="Sujil Kumar Koottathampathiyil" w:date="2022-06-08T21:36:00Z"/>
              <w:rFonts w:ascii="Times New Roman" w:eastAsia="Times New Roman" w:hAnsi="Times New Roman" w:cs="Times New Roman"/>
              <w:sz w:val="24"/>
              <w:szCs w:val="24"/>
            </w:rPr>
          </w:rPrChange>
        </w:rPr>
        <w:pPrChange w:id="293" w:author="Sujil Kumar Koottathampathiyil" w:date="2022-06-08T21:45:00Z">
          <w:pPr>
            <w:spacing w:after="360" w:line="240" w:lineRule="auto"/>
          </w:pPr>
        </w:pPrChange>
      </w:pPr>
      <w:ins w:id="294" w:author="Sujil Kumar Koottathampathiyil" w:date="2022-06-08T21:36:00Z">
        <w:r w:rsidRPr="00CB1C7A">
          <w:rPr>
            <w:rFonts w:ascii="Arial" w:eastAsia="Times New Roman" w:hAnsi="Arial" w:cs="Arial"/>
            <w:b/>
            <w:bCs/>
            <w:sz w:val="24"/>
            <w:szCs w:val="24"/>
            <w:rPrChange w:id="29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296" w:author="Sujil Kumar Koottathampathiyil" w:date="2022-06-09T08:19:00Z">
        <w:r w:rsidR="00A23F4D">
          <w:rPr>
            <w:rFonts w:ascii="Arial" w:eastAsia="Times New Roman" w:hAnsi="Arial" w:cs="Arial"/>
            <w:b/>
            <w:bCs/>
            <w:sz w:val="24"/>
            <w:szCs w:val="24"/>
          </w:rPr>
          <w:t>1.0.0</w:t>
        </w:r>
      </w:ins>
      <w:ins w:id="297" w:author="Sujil Kumar Koottathampathiyil" w:date="2022-06-08T21:36:00Z">
        <w:r w:rsidRPr="00CB1C7A">
          <w:rPr>
            <w:rFonts w:ascii="Arial" w:eastAsia="Times New Roman" w:hAnsi="Arial" w:cs="Arial"/>
            <w:b/>
            <w:bCs/>
            <w:sz w:val="24"/>
            <w:szCs w:val="24"/>
            <w:rPrChange w:id="298" w:author="Sujil Kumar Koottathampathiyil" w:date="2022-06-08T23:07:00Z">
              <w:rPr>
                <w:rFonts w:ascii="Verdana" w:eastAsia="Times New Roman" w:hAnsi="Verdana" w:cs="Times New Roman"/>
                <w:b/>
                <w:bCs/>
                <w:color w:val="666666"/>
                <w:sz w:val="23"/>
                <w:szCs w:val="23"/>
                <w:shd w:val="clear" w:color="auto" w:fill="FFFFFF"/>
              </w:rPr>
            </w:rPrChange>
          </w:rPr>
          <w:t>:</w:t>
        </w:r>
      </w:ins>
      <w:ins w:id="299" w:author="Sujil Kumar Koottathampathiyil" w:date="2022-06-08T21:45:00Z">
        <w:r w:rsidR="00120E06" w:rsidRPr="00CB1C7A">
          <w:rPr>
            <w:rFonts w:ascii="Arial" w:eastAsia="Times New Roman" w:hAnsi="Arial" w:cs="Arial"/>
            <w:sz w:val="24"/>
            <w:szCs w:val="24"/>
          </w:rPr>
          <w:t xml:space="preserve"> </w:t>
        </w:r>
      </w:ins>
      <w:ins w:id="300" w:author="Sujil Kumar Koottathampathiyil" w:date="2022-06-08T21:36:00Z">
        <w:r w:rsidRPr="00CB1C7A">
          <w:rPr>
            <w:rFonts w:ascii="Arial" w:eastAsia="Times New Roman" w:hAnsi="Arial" w:cs="Arial"/>
            <w:sz w:val="24"/>
            <w:szCs w:val="24"/>
            <w:rPrChange w:id="301" w:author="Sujil Kumar Koottathampathiyil" w:date="2022-06-08T23:07:00Z">
              <w:rPr>
                <w:rFonts w:ascii="Times New Roman" w:eastAsia="Times New Roman" w:hAnsi="Times New Roman" w:cs="Times New Roman"/>
                <w:sz w:val="24"/>
                <w:szCs w:val="24"/>
              </w:rPr>
            </w:rPrChange>
          </w:rPr>
          <w:t>Framework to evaluate the forecasting model</w:t>
        </w:r>
      </w:ins>
      <w:ins w:id="302" w:author="Sujil Kumar Koottathampathiyil" w:date="2022-06-09T08:58:00Z">
        <w:r w:rsidR="00856199">
          <w:rPr>
            <w:rFonts w:ascii="Arial" w:eastAsia="Times New Roman" w:hAnsi="Arial" w:cs="Arial"/>
            <w:sz w:val="24"/>
            <w:szCs w:val="24"/>
          </w:rPr>
          <w:t xml:space="preserve"> from</w:t>
        </w:r>
      </w:ins>
      <w:ins w:id="30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30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304"/>
          <w:ins w:id="305" w:author="Sujil Kumar Koottathampathiyil" w:date="2022-06-09T08:57:00Z">
            <w:r w:rsidR="00992BF4" w:rsidRPr="00992BF4">
              <w:rPr>
                <w:rFonts w:ascii="Arial" w:eastAsia="Times New Roman" w:hAnsi="Arial" w:cs="Arial"/>
                <w:color w:val="000000"/>
                <w:sz w:val="24"/>
                <w:szCs w:val="24"/>
              </w:rPr>
              <w:t>(2020)</w:t>
            </w:r>
          </w:ins>
          <w:customXmlInsRangeStart w:id="306" w:author="Sujil Kumar Koottathampathiyil" w:date="2022-06-08T21:37:00Z"/>
        </w:sdtContent>
      </w:sdt>
      <w:customXmlInsRangeEnd w:id="306"/>
    </w:p>
    <w:p w14:paraId="4B96474B" w14:textId="77777777" w:rsidR="00566810" w:rsidRPr="00CB1C7A" w:rsidRDefault="00566810" w:rsidP="00EB09A1">
      <w:pPr>
        <w:spacing w:line="360" w:lineRule="auto"/>
        <w:jc w:val="center"/>
        <w:rPr>
          <w:moveTo w:id="307" w:author="Sujil Kumar Koottathampathiyil" w:date="2022-06-08T19:43:00Z"/>
          <w:rFonts w:ascii="Arial" w:hAnsi="Arial" w:cs="Arial"/>
          <w:color w:val="000000"/>
        </w:rPr>
      </w:pPr>
    </w:p>
    <w:p w14:paraId="6E2AE7E5" w14:textId="550089AE" w:rsidR="009A5FEF" w:rsidRPr="00CB1C7A" w:rsidRDefault="00896A89" w:rsidP="00EB09A1">
      <w:pPr>
        <w:spacing w:line="360" w:lineRule="auto"/>
        <w:jc w:val="both"/>
        <w:rPr>
          <w:ins w:id="308" w:author="Sujil Kumar Koottathampathiyil" w:date="2022-06-08T22:29:00Z"/>
          <w:rFonts w:ascii="Arial" w:hAnsi="Arial" w:cs="Arial"/>
          <w:color w:val="000000"/>
        </w:rPr>
      </w:pPr>
      <w:ins w:id="309"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310"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310"/>
          <w:ins w:id="311" w:author="Sujil Kumar Koottathampathiyil" w:date="2022-06-09T08:57:00Z">
            <w:r w:rsidR="00992BF4" w:rsidRPr="00992BF4">
              <w:rPr>
                <w:rFonts w:ascii="Arial" w:hAnsi="Arial" w:cs="Arial"/>
                <w:color w:val="000000"/>
              </w:rPr>
              <w:t>2021</w:t>
            </w:r>
          </w:ins>
          <w:customXmlInsRangeStart w:id="312" w:author="Sujil Kumar Koottathampathiyil" w:date="2022-06-08T23:04:00Z"/>
        </w:sdtContent>
      </w:sdt>
      <w:customXmlInsRangeEnd w:id="312"/>
      <w:ins w:id="313" w:author="Sujil Kumar Koottathampathiyil" w:date="2022-06-08T23:04:00Z">
        <w:r w:rsidRPr="00CB1C7A">
          <w:rPr>
            <w:rFonts w:ascii="Arial" w:hAnsi="Arial" w:cs="Arial"/>
            <w:color w:val="000000"/>
          </w:rPr>
          <w:t xml:space="preserve"> in Qingdao, China. They have also used ARIMA Model for </w:t>
        </w:r>
      </w:ins>
      <w:ins w:id="314" w:author="Sujil Kumar Koottathampathiyil" w:date="2022-06-09T01:01:00Z">
        <w:r w:rsidR="002F1666">
          <w:rPr>
            <w:rFonts w:ascii="Arial" w:hAnsi="Arial" w:cs="Arial"/>
            <w:color w:val="000000"/>
          </w:rPr>
          <w:t xml:space="preserve">the </w:t>
        </w:r>
      </w:ins>
      <w:ins w:id="315" w:author="Sujil Kumar Koottathampathiyil" w:date="2022-06-08T23:04:00Z">
        <w:r w:rsidRPr="00CB1C7A">
          <w:rPr>
            <w:rFonts w:ascii="Arial" w:hAnsi="Arial" w:cs="Arial"/>
            <w:color w:val="000000"/>
          </w:rPr>
          <w:t xml:space="preserve">prediction of deaths. ARIMA model is </w:t>
        </w:r>
      </w:ins>
      <w:ins w:id="316" w:author="Sujil Kumar Koottathampathiyil" w:date="2022-06-09T01:01:00Z">
        <w:r w:rsidR="002F1666">
          <w:rPr>
            <w:rFonts w:ascii="Arial" w:hAnsi="Arial" w:cs="Arial"/>
            <w:color w:val="000000"/>
          </w:rPr>
          <w:t xml:space="preserve">a </w:t>
        </w:r>
      </w:ins>
      <w:ins w:id="317" w:author="Sujil Kumar Koottathampathiyil" w:date="2022-06-08T23:04:00Z">
        <w:r w:rsidRPr="00CB1C7A">
          <w:rPr>
            <w:rFonts w:ascii="Arial" w:hAnsi="Arial" w:cs="Arial"/>
            <w:color w:val="000000"/>
          </w:rPr>
          <w:t xml:space="preserve">combination of </w:t>
        </w:r>
      </w:ins>
      <w:ins w:id="318" w:author="Sujil Kumar Koottathampathiyil" w:date="2022-06-09T01:01:00Z">
        <w:r w:rsidR="002F1666">
          <w:rPr>
            <w:rFonts w:ascii="Arial" w:hAnsi="Arial" w:cs="Arial"/>
            <w:color w:val="000000"/>
          </w:rPr>
          <w:t xml:space="preserve">the </w:t>
        </w:r>
      </w:ins>
      <w:ins w:id="319" w:author="Sujil Kumar Koottathampathiyil" w:date="2022-06-08T23:04:00Z">
        <w:r w:rsidRPr="00CB1C7A">
          <w:rPr>
            <w:rFonts w:ascii="Arial" w:hAnsi="Arial" w:cs="Arial"/>
            <w:color w:val="000000"/>
          </w:rPr>
          <w:t xml:space="preserve">autoregressive model and moving average model. Another study </w:t>
        </w:r>
      </w:ins>
      <w:ins w:id="320" w:author="Sujil Kumar Koottathampathiyil" w:date="2022-06-09T01:01:00Z">
        <w:r w:rsidR="002F1666">
          <w:rPr>
            <w:rFonts w:ascii="Arial" w:hAnsi="Arial" w:cs="Arial"/>
            <w:color w:val="000000"/>
          </w:rPr>
          <w:t xml:space="preserve">was </w:t>
        </w:r>
      </w:ins>
      <w:ins w:id="321" w:author="Sujil Kumar Koottathampathiyil" w:date="2022-06-08T23:04:00Z">
        <w:r w:rsidRPr="00CB1C7A">
          <w:rPr>
            <w:rFonts w:ascii="Arial" w:hAnsi="Arial" w:cs="Arial"/>
            <w:color w:val="000000"/>
          </w:rPr>
          <w:t xml:space="preserve">done by  </w:t>
        </w:r>
      </w:ins>
      <w:customXmlInsRangeStart w:id="322"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322"/>
          <w:ins w:id="323" w:author="Sujil Kumar Koottathampathiyil" w:date="2022-06-09T08:57:00Z">
            <w:r w:rsidR="00992BF4" w:rsidRPr="00992BF4">
              <w:rPr>
                <w:rFonts w:ascii="Arial" w:hAnsi="Arial" w:cs="Arial"/>
                <w:color w:val="000000"/>
              </w:rPr>
              <w:t>Airiti and her team</w:t>
            </w:r>
          </w:ins>
          <w:customXmlInsRangeStart w:id="324" w:author="Sujil Kumar Koottathampathiyil" w:date="2022-06-08T23:04:00Z"/>
        </w:sdtContent>
      </w:sdt>
      <w:customXmlInsRangeEnd w:id="324"/>
      <w:ins w:id="325" w:author="Sujil Kumar Koottathampathiyil" w:date="2022-06-08T23:04:00Z">
        <w:r w:rsidRPr="00CB1C7A">
          <w:rPr>
            <w:rFonts w:ascii="Arial" w:hAnsi="Arial" w:cs="Arial"/>
            <w:color w:val="000000"/>
          </w:rPr>
          <w:t xml:space="preserve"> on </w:t>
        </w:r>
      </w:ins>
      <w:ins w:id="326" w:author="Sujil Kumar Koottathampathiyil" w:date="2022-06-09T01:01:00Z">
        <w:r w:rsidR="002F1666">
          <w:rPr>
            <w:rFonts w:ascii="Arial" w:hAnsi="Arial" w:cs="Arial"/>
            <w:color w:val="000000"/>
          </w:rPr>
          <w:t xml:space="preserve">the </w:t>
        </w:r>
      </w:ins>
      <w:ins w:id="327" w:author="Sujil Kumar Koottathampathiyil" w:date="2022-06-08T23:04:00Z">
        <w:r w:rsidRPr="00CB1C7A">
          <w:rPr>
            <w:rFonts w:ascii="Arial" w:hAnsi="Arial" w:cs="Arial"/>
            <w:color w:val="000000"/>
          </w:rPr>
          <w:t>prediction o</w:t>
        </w:r>
      </w:ins>
      <w:ins w:id="328" w:author="Sujil Kumar Koottathampathiyil" w:date="2022-06-09T01:02:00Z">
        <w:r w:rsidR="002F1666">
          <w:rPr>
            <w:rFonts w:ascii="Arial" w:hAnsi="Arial" w:cs="Arial"/>
            <w:color w:val="000000"/>
          </w:rPr>
          <w:t>f</w:t>
        </w:r>
      </w:ins>
      <w:ins w:id="329" w:author="Sujil Kumar Koottathampathiyil" w:date="2022-06-08T23:04:00Z">
        <w:r w:rsidRPr="00CB1C7A">
          <w:rPr>
            <w:rFonts w:ascii="Arial" w:hAnsi="Arial" w:cs="Arial"/>
            <w:color w:val="000000"/>
          </w:rPr>
          <w:t xml:space="preserve"> </w:t>
        </w:r>
      </w:ins>
      <w:ins w:id="330" w:author="Sujil Kumar Koottathampathiyil" w:date="2022-06-09T01:02:00Z">
        <w:r w:rsidR="008955A0">
          <w:rPr>
            <w:rFonts w:ascii="Arial" w:hAnsi="Arial" w:cs="Arial"/>
            <w:color w:val="000000"/>
          </w:rPr>
          <w:t xml:space="preserve">the </w:t>
        </w:r>
      </w:ins>
      <w:ins w:id="331" w:author="Sujil Kumar Koottathampathiyil" w:date="2022-06-08T23:04:00Z">
        <w:r w:rsidRPr="00CB1C7A">
          <w:rPr>
            <w:rFonts w:ascii="Arial" w:hAnsi="Arial" w:cs="Arial"/>
            <w:color w:val="000000"/>
          </w:rPr>
          <w:t>exchange rate. Artificial N</w:t>
        </w:r>
      </w:ins>
      <w:ins w:id="332" w:author="Sujil Kumar Koottathampathiyil" w:date="2022-06-09T01:02:00Z">
        <w:r w:rsidR="002F1666">
          <w:rPr>
            <w:rFonts w:ascii="Arial" w:hAnsi="Arial" w:cs="Arial"/>
            <w:color w:val="000000"/>
          </w:rPr>
          <w:t>eu</w:t>
        </w:r>
      </w:ins>
      <w:ins w:id="333" w:author="Sujil Kumar Koottathampathiyil" w:date="2022-06-08T23:04:00Z">
        <w:r w:rsidRPr="00CB1C7A">
          <w:rPr>
            <w:rFonts w:ascii="Arial" w:hAnsi="Arial" w:cs="Arial"/>
            <w:color w:val="000000"/>
          </w:rPr>
          <w:t>ral Network and ARIMA are used</w:t>
        </w:r>
      </w:ins>
      <w:ins w:id="334" w:author="Sujil Kumar Koottathampathiyil" w:date="2022-06-09T01:02:00Z">
        <w:r w:rsidR="002F1666">
          <w:rPr>
            <w:rFonts w:ascii="Arial" w:hAnsi="Arial" w:cs="Arial"/>
            <w:color w:val="000000"/>
          </w:rPr>
          <w:t xml:space="preserve"> for this study.</w:t>
        </w:r>
      </w:ins>
    </w:p>
    <w:p w14:paraId="1E6D7B3D" w14:textId="3CE49ADD" w:rsidR="00EB09A1" w:rsidRPr="00CB1C7A" w:rsidRDefault="008955A0" w:rsidP="00EB09A1">
      <w:pPr>
        <w:spacing w:line="360" w:lineRule="auto"/>
        <w:jc w:val="both"/>
        <w:rPr>
          <w:moveTo w:id="335" w:author="Sujil Kumar Koottathampathiyil" w:date="2022-06-08T19:43:00Z"/>
          <w:rFonts w:ascii="Arial" w:hAnsi="Arial" w:cs="Arial"/>
          <w:color w:val="000000"/>
        </w:rPr>
      </w:pPr>
      <w:ins w:id="336" w:author="Sujil Kumar Koottathampathiyil" w:date="2022-06-09T01:03:00Z">
        <w:r>
          <w:rPr>
            <w:rFonts w:ascii="Arial" w:hAnsi="Arial" w:cs="Arial"/>
            <w:color w:val="000000"/>
          </w:rPr>
          <w:t>The s</w:t>
        </w:r>
      </w:ins>
      <w:ins w:id="337" w:author="Sujil Kumar Koottathampathiyil" w:date="2022-06-08T22:30:00Z">
        <w:r w:rsidR="009A5FEF" w:rsidRPr="00CB1C7A">
          <w:rPr>
            <w:rFonts w:ascii="Arial" w:hAnsi="Arial" w:cs="Arial"/>
            <w:color w:val="000000"/>
          </w:rPr>
          <w:t xml:space="preserve">tudy of Singh et al. </w:t>
        </w:r>
      </w:ins>
      <w:customXmlInsRangeStart w:id="338"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338"/>
          <w:ins w:id="339" w:author="Sujil Kumar Koottathampathiyil" w:date="2022-06-09T08:57:00Z">
            <w:r w:rsidR="00992BF4" w:rsidRPr="00992BF4">
              <w:rPr>
                <w:rFonts w:ascii="Arial" w:hAnsi="Arial" w:cs="Arial"/>
                <w:color w:val="000000"/>
              </w:rPr>
              <w:t>Singh et al. (2020)</w:t>
            </w:r>
          </w:ins>
          <w:customXmlInsRangeStart w:id="340" w:author="Sujil Kumar Koottathampathiyil" w:date="2022-06-08T22:30:00Z"/>
        </w:sdtContent>
      </w:sdt>
      <w:customXmlInsRangeEnd w:id="340"/>
      <w:ins w:id="341" w:author="Sujil Kumar Koottathampathiyil" w:date="2022-06-08T22:30:00Z">
        <w:r w:rsidR="009A5FEF" w:rsidRPr="00CB1C7A">
          <w:rPr>
            <w:rFonts w:ascii="Arial" w:hAnsi="Arial" w:cs="Arial"/>
            <w:color w:val="000000"/>
          </w:rPr>
          <w:t xml:space="preserve"> </w:t>
        </w:r>
      </w:ins>
      <w:ins w:id="342" w:author="Sujil Kumar Koottathampathiyil" w:date="2022-06-08T22:29:00Z">
        <w:r w:rsidR="009A5FEF" w:rsidRPr="00CB1C7A">
          <w:rPr>
            <w:rFonts w:ascii="Arial" w:hAnsi="Arial" w:cs="Arial"/>
            <w:color w:val="000000"/>
          </w:rPr>
          <w:t xml:space="preserve">for predicting </w:t>
        </w:r>
      </w:ins>
      <w:ins w:id="343" w:author="Sujil Kumar Koottathampathiyil" w:date="2022-06-09T01:03:00Z">
        <w:r>
          <w:rPr>
            <w:rFonts w:ascii="Arial" w:hAnsi="Arial" w:cs="Arial"/>
            <w:color w:val="000000"/>
          </w:rPr>
          <w:t xml:space="preserve">the </w:t>
        </w:r>
      </w:ins>
      <w:ins w:id="344" w:author="Sujil Kumar Koottathampathiyil" w:date="2022-06-08T22:29:00Z">
        <w:r w:rsidR="009A5FEF" w:rsidRPr="00CB1C7A">
          <w:rPr>
            <w:rFonts w:ascii="Arial" w:hAnsi="Arial" w:cs="Arial"/>
            <w:color w:val="000000"/>
          </w:rPr>
          <w:t>covid-19 pandemic on time series</w:t>
        </w:r>
      </w:ins>
      <w:ins w:id="345" w:author="Sujil Kumar Koottathampathiyil" w:date="2022-06-08T22:31:00Z">
        <w:r w:rsidR="009A5FEF" w:rsidRPr="00CB1C7A">
          <w:rPr>
            <w:rFonts w:ascii="Arial" w:hAnsi="Arial" w:cs="Arial"/>
            <w:color w:val="000000"/>
          </w:rPr>
          <w:t xml:space="preserve"> data is also </w:t>
        </w:r>
      </w:ins>
      <w:ins w:id="346" w:author="Sujil Kumar Koottathampathiyil" w:date="2022-06-09T01:03:00Z">
        <w:r>
          <w:rPr>
            <w:rFonts w:ascii="Arial" w:hAnsi="Arial" w:cs="Arial"/>
            <w:color w:val="000000"/>
          </w:rPr>
          <w:t xml:space="preserve">a </w:t>
        </w:r>
      </w:ins>
      <w:ins w:id="347" w:author="Sujil Kumar Koottathampathiyil" w:date="2022-06-08T22:31:00Z">
        <w:r w:rsidR="009A5FEF" w:rsidRPr="00CB1C7A">
          <w:rPr>
            <w:rFonts w:ascii="Arial" w:hAnsi="Arial" w:cs="Arial"/>
            <w:color w:val="000000"/>
          </w:rPr>
          <w:t xml:space="preserve">similar example. But they have used </w:t>
        </w:r>
      </w:ins>
      <w:ins w:id="348" w:author="Sujil Kumar Koottathampathiyil" w:date="2022-06-09T01:03:00Z">
        <w:r>
          <w:rPr>
            <w:rFonts w:ascii="Arial" w:hAnsi="Arial" w:cs="Arial"/>
            <w:color w:val="000000"/>
          </w:rPr>
          <w:t xml:space="preserve">the </w:t>
        </w:r>
      </w:ins>
      <w:ins w:id="349" w:author="Sujil Kumar Koottathampathiyil" w:date="2022-06-08T22:31:00Z">
        <w:r w:rsidR="009A5FEF" w:rsidRPr="00CB1C7A">
          <w:rPr>
            <w:rFonts w:ascii="Arial" w:hAnsi="Arial" w:cs="Arial"/>
            <w:color w:val="000000"/>
          </w:rPr>
          <w:t xml:space="preserve">Support Vector Machine (SVM) model for the prediction. </w:t>
        </w:r>
      </w:ins>
      <w:ins w:id="350" w:author="Sujil Kumar Koottathampathiyil" w:date="2022-06-08T22:32:00Z">
        <w:r w:rsidR="009A5FEF" w:rsidRPr="00CB1C7A">
          <w:rPr>
            <w:rFonts w:ascii="Arial" w:hAnsi="Arial" w:cs="Arial"/>
            <w:color w:val="000000"/>
          </w:rPr>
          <w:t xml:space="preserve">The objective of the research was to produce </w:t>
        </w:r>
      </w:ins>
      <w:ins w:id="351" w:author="Sujil Kumar Koottathampathiyil" w:date="2022-06-09T01:03:00Z">
        <w:r>
          <w:rPr>
            <w:rFonts w:ascii="Arial" w:hAnsi="Arial" w:cs="Arial"/>
            <w:color w:val="000000"/>
          </w:rPr>
          <w:t xml:space="preserve">a </w:t>
        </w:r>
      </w:ins>
      <w:ins w:id="352" w:author="Sujil Kumar Koottathampathiyil" w:date="2022-06-08T22:32:00Z">
        <w:r w:rsidR="009A5FEF" w:rsidRPr="00CB1C7A">
          <w:rPr>
            <w:rFonts w:ascii="Arial" w:hAnsi="Arial" w:cs="Arial"/>
            <w:color w:val="000000"/>
          </w:rPr>
          <w:t xml:space="preserve">real-time forecast using SVM Model. </w:t>
        </w:r>
        <w:r w:rsidR="00B12E94" w:rsidRPr="00CB1C7A">
          <w:rPr>
            <w:rFonts w:ascii="Arial" w:hAnsi="Arial" w:cs="Arial"/>
            <w:color w:val="000000"/>
          </w:rPr>
          <w:t>The purpos</w:t>
        </w:r>
      </w:ins>
      <w:ins w:id="353" w:author="Sujil Kumar Koottathampathiyil" w:date="2022-06-08T22:33:00Z">
        <w:r w:rsidR="00B12E94" w:rsidRPr="00CB1C7A">
          <w:rPr>
            <w:rFonts w:ascii="Arial" w:hAnsi="Arial" w:cs="Arial"/>
            <w:color w:val="000000"/>
          </w:rPr>
          <w:t xml:space="preserve">e of this study was to investigate the coronavirus disease in the year 2019 </w:t>
        </w:r>
      </w:ins>
      <w:ins w:id="354" w:author="Sujil Kumar Koottathampathiyil" w:date="2022-06-08T22:34:00Z">
        <w:r w:rsidR="00B12E94" w:rsidRPr="00CB1C7A">
          <w:rPr>
            <w:rFonts w:ascii="Arial" w:hAnsi="Arial" w:cs="Arial"/>
            <w:color w:val="000000"/>
          </w:rPr>
          <w:t>prediction of confirmed, diseased and recovered cases.</w:t>
        </w:r>
      </w:ins>
      <w:ins w:id="355" w:author="Sujil Kumar Koottathampathiyil" w:date="2022-06-08T22:35:00Z">
        <w:r w:rsidR="00216703" w:rsidRPr="00CB1C7A">
          <w:rPr>
            <w:rFonts w:ascii="Arial" w:hAnsi="Arial" w:cs="Arial"/>
            <w:color w:val="000000"/>
          </w:rPr>
          <w:t xml:space="preserve"> This prediction is used to </w:t>
        </w:r>
      </w:ins>
      <w:ins w:id="356" w:author="Sujil Kumar Koottathampathiyil" w:date="2022-06-08T22:36:00Z">
        <w:r w:rsidR="00216703" w:rsidRPr="00CB1C7A">
          <w:rPr>
            <w:rFonts w:ascii="Arial" w:hAnsi="Arial" w:cs="Arial"/>
            <w:color w:val="000000"/>
          </w:rPr>
          <w:t>plan reso</w:t>
        </w:r>
      </w:ins>
      <w:ins w:id="357" w:author="Sujil Kumar Koottathampathiyil" w:date="2022-06-08T22:37:00Z">
        <w:r w:rsidR="00216703" w:rsidRPr="00CB1C7A">
          <w:rPr>
            <w:rFonts w:ascii="Arial" w:hAnsi="Arial" w:cs="Arial"/>
            <w:color w:val="000000"/>
          </w:rPr>
          <w:t xml:space="preserve">urces, determine government policy, </w:t>
        </w:r>
      </w:ins>
      <w:ins w:id="358" w:author="Sujil Kumar Koottathampathiyil" w:date="2022-06-08T22:38:00Z">
        <w:r w:rsidR="00216703" w:rsidRPr="00CB1C7A">
          <w:rPr>
            <w:rFonts w:ascii="Arial" w:hAnsi="Arial" w:cs="Arial"/>
            <w:color w:val="000000"/>
          </w:rPr>
          <w:t>provide survivors with immunity passport</w:t>
        </w:r>
      </w:ins>
      <w:ins w:id="359" w:author="Sujil Kumar Koottathampathiyil" w:date="2022-06-09T01:03:00Z">
        <w:r>
          <w:rPr>
            <w:rFonts w:ascii="Arial" w:hAnsi="Arial" w:cs="Arial"/>
            <w:color w:val="000000"/>
          </w:rPr>
          <w:t>s</w:t>
        </w:r>
      </w:ins>
      <w:ins w:id="360" w:author="Sujil Kumar Koottathampathiyil" w:date="2022-06-08T22:41:00Z">
        <w:r w:rsidR="00F56D1D" w:rsidRPr="00CB1C7A">
          <w:rPr>
            <w:rFonts w:ascii="Arial" w:hAnsi="Arial" w:cs="Arial"/>
            <w:color w:val="000000"/>
          </w:rPr>
          <w:t xml:space="preserve"> and use the same plasma for care.</w:t>
        </w:r>
      </w:ins>
      <w:ins w:id="361" w:author="Sujil Kumar Koottathampathiyil" w:date="2022-06-08T22:38:00Z">
        <w:r w:rsidR="00216703" w:rsidRPr="00CB1C7A">
          <w:rPr>
            <w:rFonts w:ascii="Arial" w:hAnsi="Arial" w:cs="Arial"/>
            <w:color w:val="000000"/>
          </w:rPr>
          <w:t xml:space="preserve"> </w:t>
        </w:r>
      </w:ins>
      <w:ins w:id="362" w:author="Sujil Kumar Koottathampathiyil" w:date="2022-06-08T22:47:00Z">
        <w:r w:rsidR="00A93D09" w:rsidRPr="00CB1C7A">
          <w:rPr>
            <w:rFonts w:ascii="Arial" w:hAnsi="Arial" w:cs="Arial"/>
            <w:color w:val="000000"/>
          </w:rPr>
          <w:t xml:space="preserve">The findings from the author indicate that </w:t>
        </w:r>
      </w:ins>
      <w:ins w:id="363" w:author="Sujil Kumar Koottathampathiyil" w:date="2022-06-08T22:48:00Z">
        <w:r w:rsidR="00A93D09" w:rsidRPr="00CB1C7A">
          <w:rPr>
            <w:rFonts w:ascii="Arial" w:hAnsi="Arial" w:cs="Arial"/>
            <w:color w:val="000000"/>
          </w:rPr>
          <w:t xml:space="preserve">Covid-19’s daily mortality rate is positively correlated with </w:t>
        </w:r>
      </w:ins>
      <w:ins w:id="364" w:author="Sujil Kumar Koottathampathiyil" w:date="2022-06-09T01:04:00Z">
        <w:r>
          <w:rPr>
            <w:rFonts w:ascii="Arial" w:hAnsi="Arial" w:cs="Arial"/>
            <w:color w:val="000000"/>
          </w:rPr>
          <w:t>several</w:t>
        </w:r>
      </w:ins>
      <w:ins w:id="365" w:author="Sujil Kumar Koottathampathiyil" w:date="2022-06-08T22:48:00Z">
        <w:r w:rsidR="00A93D09" w:rsidRPr="00CB1C7A">
          <w:rPr>
            <w:rFonts w:ascii="Arial" w:hAnsi="Arial" w:cs="Arial"/>
            <w:color w:val="000000"/>
          </w:rPr>
          <w:t xml:space="preserve"> confirmed cases.</w:t>
        </w:r>
      </w:ins>
      <w:ins w:id="366"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367" w:author="Sujil Kumar Koottathampathiyil" w:date="2022-06-08T22:50:00Z">
        <w:r w:rsidR="002B620E" w:rsidRPr="00CB1C7A">
          <w:rPr>
            <w:rFonts w:ascii="Arial" w:hAnsi="Arial" w:cs="Arial"/>
            <w:color w:val="000000"/>
          </w:rPr>
          <w:t xml:space="preserve"> As per the author, </w:t>
        </w:r>
      </w:ins>
      <w:ins w:id="368" w:author="Sujil Kumar Koottathampathiyil" w:date="2022-06-08T22:52:00Z">
        <w:r w:rsidR="0001527B" w:rsidRPr="00CB1C7A">
          <w:rPr>
            <w:rFonts w:ascii="Arial" w:hAnsi="Arial" w:cs="Arial"/>
            <w:color w:val="000000"/>
          </w:rPr>
          <w:t xml:space="preserve">an emergency can be </w:t>
        </w:r>
      </w:ins>
      <w:ins w:id="369" w:author="Sujil Kumar Koottathampathiyil" w:date="2022-06-08T22:59:00Z">
        <w:r w:rsidR="00EF72E9" w:rsidRPr="00CB1C7A">
          <w:rPr>
            <w:rFonts w:ascii="Arial" w:hAnsi="Arial" w:cs="Arial"/>
            <w:color w:val="000000"/>
          </w:rPr>
          <w:t>awakened</w:t>
        </w:r>
      </w:ins>
      <w:ins w:id="370" w:author="Sujil Kumar Koottathampathiyil" w:date="2022-06-08T22:52:00Z">
        <w:r w:rsidR="0001527B" w:rsidRPr="00CB1C7A">
          <w:rPr>
            <w:rFonts w:ascii="Arial" w:hAnsi="Arial" w:cs="Arial"/>
            <w:color w:val="000000"/>
          </w:rPr>
          <w:t xml:space="preserve"> before </w:t>
        </w:r>
      </w:ins>
      <w:ins w:id="371" w:author="Sujil Kumar Koottathampathiyil" w:date="2022-06-09T01:04:00Z">
        <w:r>
          <w:rPr>
            <w:rFonts w:ascii="Arial" w:hAnsi="Arial" w:cs="Arial"/>
            <w:color w:val="000000"/>
          </w:rPr>
          <w:t xml:space="preserve">the </w:t>
        </w:r>
      </w:ins>
      <w:ins w:id="372" w:author="Sujil Kumar Koottathampathiyil" w:date="2022-06-08T22:52:00Z">
        <w:r w:rsidR="0001527B" w:rsidRPr="00CB1C7A">
          <w:rPr>
            <w:rFonts w:ascii="Arial" w:hAnsi="Arial" w:cs="Arial"/>
            <w:color w:val="000000"/>
          </w:rPr>
          <w:t>proper vaccine is invented.</w:t>
        </w:r>
        <w:r w:rsidR="00411C15" w:rsidRPr="00CB1C7A">
          <w:rPr>
            <w:rFonts w:ascii="Arial" w:hAnsi="Arial" w:cs="Arial"/>
            <w:color w:val="000000"/>
          </w:rPr>
          <w:t xml:space="preserve"> </w:t>
        </w:r>
      </w:ins>
      <w:moveTo w:id="373" w:author="Sujil Kumar Koottathampathiyil" w:date="2022-06-08T19:43:00Z">
        <w:r w:rsidR="00EB09A1" w:rsidRPr="00CB1C7A">
          <w:rPr>
            <w:rFonts w:ascii="Arial" w:hAnsi="Arial" w:cs="Arial"/>
            <w:color w:val="000000"/>
          </w:rPr>
          <w:t xml:space="preserve">Another study </w:t>
        </w:r>
      </w:moveTo>
      <w:ins w:id="374" w:author="Sujil Kumar Koottathampathiyil" w:date="2022-06-08T21:46:00Z">
        <w:r w:rsidR="004001EB" w:rsidRPr="00CB1C7A">
          <w:rPr>
            <w:rFonts w:ascii="Arial" w:hAnsi="Arial" w:cs="Arial"/>
            <w:color w:val="000000"/>
          </w:rPr>
          <w:t>from</w:t>
        </w:r>
      </w:ins>
      <w:ins w:id="375" w:author="Sujil Kumar Koottathampathiyil" w:date="2022-06-08T21:47:00Z">
        <w:r w:rsidR="004001EB" w:rsidRPr="00CB1C7A">
          <w:rPr>
            <w:rFonts w:ascii="Arial" w:hAnsi="Arial" w:cs="Arial"/>
            <w:color w:val="000000"/>
          </w:rPr>
          <w:t xml:space="preserve"> Włodarczyk</w:t>
        </w:r>
      </w:ins>
      <w:ins w:id="376" w:author="Sujil Kumar Koottathampathiyil" w:date="2022-06-08T21:51:00Z">
        <w:r w:rsidR="0087700B" w:rsidRPr="00CB1C7A">
          <w:rPr>
            <w:rFonts w:ascii="Arial" w:hAnsi="Arial" w:cs="Arial"/>
            <w:color w:val="000000"/>
          </w:rPr>
          <w:t xml:space="preserve"> </w:t>
        </w:r>
      </w:ins>
      <w:customXmlInsRangeStart w:id="377"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377"/>
          <w:ins w:id="378" w:author="Sujil Kumar Koottathampathiyil" w:date="2022-06-09T08:57:00Z">
            <w:r w:rsidR="00992BF4" w:rsidRPr="00992BF4">
              <w:rPr>
                <w:rFonts w:ascii="Arial" w:hAnsi="Arial" w:cs="Arial"/>
                <w:color w:val="000000"/>
              </w:rPr>
              <w:t>(2021)</w:t>
            </w:r>
          </w:ins>
          <w:customXmlInsRangeStart w:id="379" w:author="Sujil Kumar Koottathampathiyil" w:date="2022-06-08T21:46:00Z"/>
        </w:sdtContent>
      </w:sdt>
      <w:customXmlInsRangeEnd w:id="379"/>
      <w:ins w:id="380" w:author="Sujil Kumar Koottathampathiyil" w:date="2022-06-08T21:46:00Z">
        <w:r w:rsidR="004001EB" w:rsidRPr="00CB1C7A">
          <w:rPr>
            <w:rFonts w:ascii="Arial" w:hAnsi="Arial" w:cs="Arial"/>
            <w:color w:val="000000"/>
          </w:rPr>
          <w:t xml:space="preserve"> </w:t>
        </w:r>
      </w:ins>
      <w:moveTo w:id="381" w:author="Sujil Kumar Koottathampathiyil" w:date="2022-06-08T19:43:00Z">
        <w:del w:id="382"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383" w:author="Sujil Kumar Koottathampathiyil" w:date="2022-06-08T21:47:00Z">
        <w:r w:rsidR="00D770F2" w:rsidRPr="00CB1C7A">
          <w:rPr>
            <w:rFonts w:ascii="Arial" w:hAnsi="Arial" w:cs="Arial"/>
            <w:color w:val="000000"/>
          </w:rPr>
          <w:t xml:space="preserve"> has used </w:t>
        </w:r>
      </w:ins>
      <w:ins w:id="384" w:author="Sujil Kumar Koottathampathiyil" w:date="2022-06-08T22:56:00Z">
        <w:r w:rsidR="00A01004" w:rsidRPr="00CB1C7A">
          <w:rPr>
            <w:rFonts w:ascii="Arial" w:hAnsi="Arial" w:cs="Arial"/>
            <w:color w:val="000000"/>
          </w:rPr>
          <w:t xml:space="preserve">the same SVM </w:t>
        </w:r>
      </w:ins>
      <w:ins w:id="385" w:author="Sujil Kumar Koottathampathiyil" w:date="2022-06-08T21:47:00Z">
        <w:r w:rsidR="00D770F2" w:rsidRPr="00CB1C7A">
          <w:rPr>
            <w:rFonts w:ascii="Arial" w:hAnsi="Arial" w:cs="Arial"/>
            <w:color w:val="000000"/>
          </w:rPr>
          <w:t>model</w:t>
        </w:r>
      </w:ins>
      <w:moveTo w:id="386" w:author="Sujil Kumar Koottathampathiyil" w:date="2022-06-08T19:43:00Z">
        <w:del w:id="387" w:author="Sujil Kumar Koottathampathiyil" w:date="2022-06-08T21:46:00Z">
          <w:r w:rsidR="00EB09A1" w:rsidRPr="00CB1C7A" w:rsidDel="004001EB">
            <w:rPr>
              <w:rFonts w:ascii="Arial" w:hAnsi="Arial" w:cs="Arial"/>
              <w:color w:val="000000"/>
            </w:rPr>
            <w:delText xml:space="preserve"> </w:delText>
          </w:r>
        </w:del>
      </w:moveTo>
      <w:customXmlDelRangeStart w:id="388"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388"/>
          <w:moveTo w:id="389" w:author="Sujil Kumar Koottathampathiyil" w:date="2022-06-08T19:43:00Z">
            <w:del w:id="390" w:author="Sujil Kumar Koottathampathiyil" w:date="2022-06-08T19:46:00Z">
              <w:r w:rsidR="00EB09A1" w:rsidRPr="00992BF4" w:rsidDel="00C518DB">
                <w:rPr>
                  <w:rFonts w:ascii="Arial" w:hAnsi="Arial" w:cs="Arial"/>
                  <w:color w:val="000000"/>
                </w:rPr>
                <w:delText>(Włodarczyk et al. 2021)</w:delText>
              </w:r>
            </w:del>
          </w:moveTo>
          <w:customXmlDelRangeStart w:id="391" w:author="Sujil Kumar Koottathampathiyil" w:date="2022-06-08T21:46:00Z"/>
        </w:sdtContent>
      </w:sdt>
      <w:customXmlDelRangeEnd w:id="391"/>
      <w:moveTo w:id="392" w:author="Sujil Kumar Koottathampathiyil" w:date="2022-06-08T19:43:00Z">
        <w:r w:rsidR="00EB09A1" w:rsidRPr="00CB1C7A">
          <w:rPr>
            <w:rFonts w:ascii="Arial" w:hAnsi="Arial" w:cs="Arial"/>
            <w:color w:val="000000"/>
          </w:rPr>
          <w:t xml:space="preserve">, </w:t>
        </w:r>
      </w:moveTo>
      <w:ins w:id="393" w:author="Sujil Kumar Koottathampathiyil" w:date="2022-06-08T22:56:00Z">
        <w:r w:rsidR="00A01004" w:rsidRPr="00CB1C7A">
          <w:rPr>
            <w:rFonts w:ascii="Arial" w:hAnsi="Arial" w:cs="Arial"/>
            <w:color w:val="000000"/>
          </w:rPr>
          <w:t xml:space="preserve">this </w:t>
        </w:r>
      </w:ins>
      <w:moveTo w:id="394" w:author="Sujil Kumar Koottathampathiyil" w:date="2022-06-08T19:43:00Z">
        <w:r w:rsidR="00EB09A1" w:rsidRPr="00CB1C7A">
          <w:rPr>
            <w:rFonts w:ascii="Arial" w:hAnsi="Arial" w:cs="Arial"/>
            <w:color w:val="000000"/>
          </w:rPr>
          <w:t>study was trying to figure out the preterm births. This study</w:t>
        </w:r>
      </w:moveTo>
      <w:ins w:id="395" w:author="Sujil Kumar Koottathampathiyil" w:date="2022-06-08T22:56:00Z">
        <w:r w:rsidR="00A01004" w:rsidRPr="00CB1C7A">
          <w:rPr>
            <w:rFonts w:ascii="Arial" w:hAnsi="Arial" w:cs="Arial"/>
            <w:color w:val="000000"/>
          </w:rPr>
          <w:t xml:space="preserve"> has also</w:t>
        </w:r>
      </w:ins>
      <w:moveTo w:id="396" w:author="Sujil Kumar Koottathampathiyil" w:date="2022-06-08T19:43:00Z">
        <w:r w:rsidR="00EB09A1" w:rsidRPr="00CB1C7A">
          <w:rPr>
            <w:rFonts w:ascii="Arial" w:hAnsi="Arial" w:cs="Arial"/>
            <w:color w:val="000000"/>
          </w:rPr>
          <w:t xml:space="preserve"> used machine learning algorithms like </w:t>
        </w:r>
      </w:moveTo>
      <w:ins w:id="397" w:author="Sujil Kumar Koottathampathiyil" w:date="2022-06-09T01:04:00Z">
        <w:r>
          <w:rPr>
            <w:rFonts w:ascii="Arial" w:hAnsi="Arial" w:cs="Arial"/>
            <w:color w:val="000000"/>
          </w:rPr>
          <w:t xml:space="preserve">the </w:t>
        </w:r>
      </w:ins>
      <w:moveTo w:id="398" w:author="Sujil Kumar Koottathampathiyil" w:date="2022-06-08T19:43:00Z">
        <w:del w:id="399" w:author="Sujil Kumar Koottathampathiyil" w:date="2022-06-08T21:52:00Z">
          <w:r w:rsidR="00EB09A1" w:rsidRPr="00CB1C7A" w:rsidDel="009F188F">
            <w:rPr>
              <w:rFonts w:ascii="Arial" w:hAnsi="Arial" w:cs="Arial"/>
              <w:color w:val="000000"/>
            </w:rPr>
            <w:delText>support vector machine(svm)</w:delText>
          </w:r>
        </w:del>
        <w:del w:id="400"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401" w:author="Sujil Kumar Koottathampathiyil" w:date="2022-06-08T22:56:00Z">
        <w:r w:rsidR="00A01004" w:rsidRPr="00CB1C7A">
          <w:rPr>
            <w:rFonts w:ascii="Arial" w:hAnsi="Arial" w:cs="Arial"/>
            <w:color w:val="000000"/>
          </w:rPr>
          <w:t xml:space="preserve"> </w:t>
        </w:r>
      </w:ins>
      <w:ins w:id="402" w:author="Sujil Kumar Koottathampathiyil" w:date="2022-06-08T22:57:00Z">
        <w:r w:rsidR="00A01004" w:rsidRPr="00CB1C7A">
          <w:rPr>
            <w:rFonts w:ascii="Arial" w:hAnsi="Arial" w:cs="Arial"/>
            <w:color w:val="000000"/>
          </w:rPr>
          <w:t>along</w:t>
        </w:r>
      </w:ins>
      <w:ins w:id="403" w:author="Sujil Kumar Koottathampathiyil" w:date="2022-06-08T22:56:00Z">
        <w:r w:rsidR="00A01004" w:rsidRPr="00CB1C7A">
          <w:rPr>
            <w:rFonts w:ascii="Arial" w:hAnsi="Arial" w:cs="Arial"/>
            <w:color w:val="000000"/>
          </w:rPr>
          <w:t xml:space="preserve"> with </w:t>
        </w:r>
      </w:ins>
      <w:ins w:id="404" w:author="Sujil Kumar Koottathampathiyil" w:date="2022-06-08T22:57:00Z">
        <w:r w:rsidR="00A01004" w:rsidRPr="00CB1C7A">
          <w:rPr>
            <w:rFonts w:ascii="Arial" w:hAnsi="Arial" w:cs="Arial"/>
            <w:color w:val="000000"/>
          </w:rPr>
          <w:t>SVM</w:t>
        </w:r>
      </w:ins>
      <w:moveTo w:id="405"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406" w:author="Sujil Kumar Koottathampathiyil" w:date="2022-06-08T21:51:00Z"/>
          <w:moveTo w:id="407" w:author="Sujil Kumar Koottathampathiyil" w:date="2022-06-08T19:43:00Z"/>
          <w:rFonts w:ascii="Arial" w:hAnsi="Arial" w:cs="Arial"/>
          <w:color w:val="000000"/>
        </w:rPr>
      </w:pPr>
      <w:moveTo w:id="408" w:author="Sujil Kumar Koottathampathiyil" w:date="2022-06-08T19:43:00Z">
        <w:del w:id="409"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410"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410"/>
          <w:moveTo w:id="411" w:author="Sujil Kumar Koottathampathiyil" w:date="2022-06-08T19:43:00Z">
            <w:del w:id="412" w:author="Sujil Kumar Koottathampathiyil" w:date="2022-06-08T19:46:00Z">
              <w:r w:rsidRPr="00992BF4" w:rsidDel="00C518DB">
                <w:rPr>
                  <w:rFonts w:ascii="Arial" w:hAnsi="Arial" w:cs="Arial"/>
                  <w:color w:val="000000"/>
                </w:rPr>
                <w:delText>2021</w:delText>
              </w:r>
            </w:del>
          </w:moveTo>
          <w:customXmlDelRangeStart w:id="413" w:author="Sujil Kumar Koottathampathiyil" w:date="2022-06-08T23:04:00Z"/>
        </w:sdtContent>
      </w:sdt>
      <w:customXmlDelRangeEnd w:id="413"/>
      <w:moveTo w:id="414" w:author="Sujil Kumar Koottathampathiyil" w:date="2022-06-08T19:43:00Z">
        <w:del w:id="415"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416"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416"/>
          <w:moveTo w:id="417" w:author="Sujil Kumar Koottathampathiyil" w:date="2022-06-08T19:43:00Z">
            <w:del w:id="418" w:author="Sujil Kumar Koottathampathiyil" w:date="2022-06-08T19:46:00Z">
              <w:r w:rsidRPr="00992BF4" w:rsidDel="00C518DB">
                <w:rPr>
                  <w:rFonts w:ascii="Arial" w:hAnsi="Arial" w:cs="Arial"/>
                  <w:color w:val="000000"/>
                </w:rPr>
                <w:delText>Airiti and team</w:delText>
              </w:r>
            </w:del>
          </w:moveTo>
          <w:customXmlDelRangeStart w:id="419" w:author="Sujil Kumar Koottathampathiyil" w:date="2022-06-08T23:04:00Z"/>
        </w:sdtContent>
      </w:sdt>
      <w:customXmlDelRangeEnd w:id="419"/>
      <w:moveTo w:id="420" w:author="Sujil Kumar Koottathampathiyil" w:date="2022-06-08T19:43:00Z">
        <w:del w:id="421"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422" w:author="Sujil Kumar Koottathampathiyil" w:date="2022-06-08T22:58:00Z"/>
          <w:moveTo w:id="423" w:author="Sujil Kumar Koottathampathiyil" w:date="2022-06-08T19:43:00Z"/>
          <w:rFonts w:ascii="Arial" w:hAnsi="Arial" w:cs="Arial"/>
          <w:color w:val="000000"/>
        </w:rPr>
      </w:pPr>
    </w:p>
    <w:p w14:paraId="5850D521" w14:textId="28F56651" w:rsidR="00EB09A1" w:rsidRPr="00CB1C7A" w:rsidRDefault="00A01D67" w:rsidP="00EB09A1">
      <w:pPr>
        <w:spacing w:line="360" w:lineRule="auto"/>
        <w:jc w:val="both"/>
        <w:rPr>
          <w:moveTo w:id="424" w:author="Sujil Kumar Koottathampathiyil" w:date="2022-06-08T19:43:00Z"/>
          <w:rFonts w:ascii="Arial" w:hAnsi="Arial" w:cs="Arial"/>
          <w:color w:val="000000"/>
        </w:rPr>
      </w:pPr>
      <w:ins w:id="425" w:author="Sujil Kumar Koottathampathiyil" w:date="2022-06-08T22:58:00Z">
        <w:r w:rsidRPr="00CB1C7A">
          <w:rPr>
            <w:rFonts w:ascii="Arial" w:hAnsi="Arial" w:cs="Arial"/>
            <w:color w:val="000000"/>
          </w:rPr>
          <w:t xml:space="preserve"> </w:t>
        </w:r>
      </w:ins>
      <w:moveTo w:id="426" w:author="Sujil Kumar Koottathampathiyil" w:date="2022-06-08T19:43:00Z">
        <w:r w:rsidR="00EB09A1" w:rsidRPr="00CB1C7A">
          <w:rPr>
            <w:rFonts w:ascii="Arial" w:hAnsi="Arial" w:cs="Arial"/>
            <w:color w:val="000000"/>
          </w:rPr>
          <w:t xml:space="preserve">SVM has been used </w:t>
        </w:r>
      </w:moveTo>
      <w:ins w:id="427" w:author="Sujil Kumar Koottathampathiyil" w:date="2022-06-09T01:04:00Z">
        <w:r w:rsidR="008955A0">
          <w:rPr>
            <w:rFonts w:ascii="Arial" w:hAnsi="Arial" w:cs="Arial"/>
            <w:color w:val="000000"/>
          </w:rPr>
          <w:t xml:space="preserve">in </w:t>
        </w:r>
      </w:ins>
      <w:moveTo w:id="428" w:author="Sujil Kumar Koottathampathiyil" w:date="2022-06-08T19:43:00Z">
        <w:r w:rsidR="00EB09A1" w:rsidRPr="00CB1C7A">
          <w:rPr>
            <w:rFonts w:ascii="Arial" w:hAnsi="Arial" w:cs="Arial"/>
            <w:color w:val="000000"/>
          </w:rPr>
          <w:t xml:space="preserve">Time series analysis, like </w:t>
        </w:r>
      </w:moveTo>
      <w:ins w:id="429"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430" w:author="Sujil Kumar Koottathampathiyil" w:date="2022-06-09T08:57:00Z">
            <w:r w:rsidR="00992BF4" w:rsidRPr="00992BF4">
              <w:rPr>
                <w:rFonts w:ascii="Arial" w:hAnsi="Arial" w:cs="Arial"/>
                <w:color w:val="000000"/>
              </w:rPr>
              <w:t>(2017)</w:t>
            </w:r>
          </w:ins>
          <w:moveTo w:id="431" w:author="Sujil Kumar Koottathampathiyil" w:date="2022-06-08T19:43:00Z">
            <w:del w:id="432" w:author="Sujil Kumar Koottathampathiyil" w:date="2022-06-08T19:46:00Z">
              <w:r w:rsidR="00EB09A1" w:rsidRPr="00992BF4" w:rsidDel="00C518DB">
                <w:rPr>
                  <w:rFonts w:ascii="Arial" w:hAnsi="Arial" w:cs="Arial"/>
                  <w:color w:val="000000"/>
                </w:rPr>
                <w:delText>(Huang et al. 2017)</w:delText>
              </w:r>
            </w:del>
          </w:moveTo>
        </w:sdtContent>
      </w:sdt>
      <w:moveTo w:id="433" w:author="Sujil Kumar Koottathampathiyil" w:date="2022-06-08T19:43:00Z">
        <w:r w:rsidR="00EB09A1" w:rsidRPr="00CB1C7A">
          <w:rPr>
            <w:rFonts w:ascii="Arial" w:hAnsi="Arial" w:cs="Arial"/>
            <w:color w:val="000000"/>
          </w:rPr>
          <w:t xml:space="preserve"> has </w:t>
        </w:r>
        <w:del w:id="434" w:author="Sujil Kumar Koottathampathiyil" w:date="2022-06-09T01:04:00Z">
          <w:r w:rsidR="00EB09A1" w:rsidRPr="00CB1C7A" w:rsidDel="008955A0">
            <w:rPr>
              <w:rFonts w:ascii="Arial" w:hAnsi="Arial" w:cs="Arial"/>
              <w:color w:val="000000"/>
            </w:rPr>
            <w:delText xml:space="preserve">clearly </w:delText>
          </w:r>
        </w:del>
        <w:r w:rsidR="00EB09A1" w:rsidRPr="00CB1C7A">
          <w:rPr>
            <w:rFonts w:ascii="Arial" w:hAnsi="Arial" w:cs="Arial"/>
            <w:color w:val="000000"/>
          </w:rPr>
          <w:t>studied classification problem</w:t>
        </w:r>
      </w:moveTo>
      <w:ins w:id="435" w:author="Sujil Kumar Koottathampathiyil" w:date="2022-06-09T01:05:00Z">
        <w:r w:rsidR="008955A0">
          <w:rPr>
            <w:rFonts w:ascii="Arial" w:hAnsi="Arial" w:cs="Arial"/>
            <w:color w:val="000000"/>
          </w:rPr>
          <w:t>s</w:t>
        </w:r>
      </w:ins>
      <w:moveTo w:id="436" w:author="Sujil Kumar Koottathampathiyil" w:date="2022-06-08T19:43:00Z">
        <w:r w:rsidR="00EB09A1" w:rsidRPr="00CB1C7A">
          <w:rPr>
            <w:rFonts w:ascii="Arial" w:hAnsi="Arial" w:cs="Arial"/>
            <w:color w:val="000000"/>
          </w:rPr>
          <w:t xml:space="preserve"> </w:t>
        </w:r>
      </w:moveTo>
      <w:ins w:id="437" w:author="Sujil Kumar Koottathampathiyil" w:date="2022-06-09T01:05:00Z">
        <w:r w:rsidR="008955A0">
          <w:rPr>
            <w:rFonts w:ascii="Arial" w:hAnsi="Arial" w:cs="Arial"/>
            <w:color w:val="000000"/>
          </w:rPr>
          <w:t>in the</w:t>
        </w:r>
      </w:ins>
      <w:moveTo w:id="438" w:author="Sujil Kumar Koottathampathiyil" w:date="2022-06-08T19:43:00Z">
        <w:del w:id="439" w:author="Sujil Kumar Koottathampathiyil" w:date="2022-06-09T01:05:00Z">
          <w:r w:rsidR="00EB09A1" w:rsidRPr="00CB1C7A" w:rsidDel="008955A0">
            <w:rPr>
              <w:rFonts w:ascii="Arial" w:hAnsi="Arial" w:cs="Arial"/>
              <w:color w:val="000000"/>
            </w:rPr>
            <w:delText>on</w:delText>
          </w:r>
        </w:del>
        <w:r w:rsidR="00EB09A1" w:rsidRPr="00CB1C7A">
          <w:rPr>
            <w:rFonts w:ascii="Arial" w:hAnsi="Arial" w:cs="Arial"/>
            <w:color w:val="000000"/>
          </w:rPr>
          <w:t xml:space="preserve"> Breast cancer dataset. This study also checked for different kernel function</w:t>
        </w:r>
      </w:moveTo>
      <w:ins w:id="440" w:author="Sujil Kumar Koottathampathiyil" w:date="2022-06-09T01:05:00Z">
        <w:r w:rsidR="008955A0">
          <w:rPr>
            <w:rFonts w:ascii="Arial" w:hAnsi="Arial" w:cs="Arial"/>
            <w:color w:val="000000"/>
          </w:rPr>
          <w:t>s</w:t>
        </w:r>
      </w:ins>
      <w:moveTo w:id="441" w:author="Sujil Kumar Koottathampathiyil" w:date="2022-06-08T19:43:00Z">
        <w:r w:rsidR="00EB09A1" w:rsidRPr="00CB1C7A">
          <w:rPr>
            <w:rFonts w:ascii="Arial" w:hAnsi="Arial" w:cs="Arial"/>
            <w:color w:val="000000"/>
          </w:rPr>
          <w:t xml:space="preserve"> </w:t>
        </w:r>
        <w:del w:id="442" w:author="Sujil Kumar Koottathampathiyil" w:date="2022-06-09T01:05:00Z">
          <w:r w:rsidR="00EB09A1" w:rsidRPr="00CB1C7A" w:rsidDel="008955A0">
            <w:rPr>
              <w:rFonts w:ascii="Arial" w:hAnsi="Arial" w:cs="Arial"/>
              <w:color w:val="000000"/>
            </w:rPr>
            <w:delText xml:space="preserve">that </w:delText>
          </w:r>
        </w:del>
        <w:r w:rsidR="00EB09A1" w:rsidRPr="00CB1C7A">
          <w:rPr>
            <w:rFonts w:ascii="Arial" w:hAnsi="Arial" w:cs="Arial"/>
            <w:color w:val="000000"/>
          </w:rPr>
          <w:t>used in the SVM Classifier. The outcome of their shows that for large scale datasets RBF kernel based SVM ensembles based onboosting perform better than the other classifiers. SVM is first introduced by</w:t>
        </w:r>
      </w:moveTo>
      <w:ins w:id="443" w:author="Sujil Kumar Koottathampathiyil" w:date="2022-06-08T22:58:00Z">
        <w:r w:rsidR="006C5F32" w:rsidRPr="00CB1C7A">
          <w:rPr>
            <w:rFonts w:ascii="Arial" w:hAnsi="Arial" w:cs="Arial"/>
            <w:color w:val="000000"/>
          </w:rPr>
          <w:t xml:space="preserve"> Cortes and Vapnik</w:t>
        </w:r>
      </w:ins>
      <w:moveTo w:id="444"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445" w:author="Sujil Kumar Koottathampathiyil" w:date="2022-06-09T08:57:00Z">
            <w:r w:rsidR="00992BF4" w:rsidRPr="00992BF4">
              <w:rPr>
                <w:rFonts w:ascii="Arial" w:hAnsi="Arial" w:cs="Arial"/>
                <w:color w:val="000000"/>
              </w:rPr>
              <w:t>(1995)</w:t>
            </w:r>
          </w:ins>
          <w:moveTo w:id="446" w:author="Sujil Kumar Koottathampathiyil" w:date="2022-06-08T19:43:00Z">
            <w:del w:id="447" w:author="Sujil Kumar Koottathampathiyil" w:date="2022-06-08T19:46:00Z">
              <w:r w:rsidR="00EB09A1" w:rsidRPr="00992BF4" w:rsidDel="00C518DB">
                <w:rPr>
                  <w:rFonts w:ascii="Arial" w:hAnsi="Arial" w:cs="Arial"/>
                  <w:color w:val="000000"/>
                </w:rPr>
                <w:delText>(Cortes and Vapnik 1995)</w:delText>
              </w:r>
            </w:del>
          </w:moveTo>
        </w:sdtContent>
      </w:sdt>
      <w:moveTo w:id="448" w:author="Sujil Kumar Koottathampathiyil" w:date="2022-06-08T19:43:00Z">
        <w:r w:rsidR="00EB09A1" w:rsidRPr="00CB1C7A">
          <w:rPr>
            <w:rFonts w:ascii="Arial" w:hAnsi="Arial" w:cs="Arial"/>
            <w:color w:val="000000"/>
          </w:rPr>
          <w:t xml:space="preserve"> </w:t>
        </w:r>
        <w:del w:id="449" w:author="Sujil Kumar Koottathampathiyil" w:date="2022-06-09T01:05:00Z">
          <w:r w:rsidR="00EB09A1" w:rsidRPr="00CB1C7A" w:rsidDel="008955A0">
            <w:rPr>
              <w:rFonts w:ascii="Arial" w:hAnsi="Arial" w:cs="Arial"/>
              <w:color w:val="000000"/>
            </w:rPr>
            <w:delText>shown</w:delText>
          </w:r>
        </w:del>
      </w:moveTo>
      <w:ins w:id="450" w:author="Sujil Kumar Koottathampathiyil" w:date="2022-06-09T01:05:00Z">
        <w:r w:rsidR="008955A0">
          <w:rPr>
            <w:rFonts w:ascii="Arial" w:hAnsi="Arial" w:cs="Arial"/>
            <w:color w:val="000000"/>
          </w:rPr>
          <w:t>showed</w:t>
        </w:r>
      </w:ins>
      <w:moveTo w:id="451" w:author="Sujil Kumar Koottathampathiyil" w:date="2022-06-08T19:43:00Z">
        <w:r w:rsidR="00EB09A1" w:rsidRPr="00CB1C7A">
          <w:rPr>
            <w:rFonts w:ascii="Arial" w:hAnsi="Arial" w:cs="Arial"/>
            <w:color w:val="000000"/>
          </w:rPr>
          <w:t xml:space="preserve"> that it’s better for two-group classification problems.</w:t>
        </w:r>
      </w:moveTo>
    </w:p>
    <w:p w14:paraId="300D3DC3" w14:textId="669FE24D" w:rsidR="00EB09A1" w:rsidRPr="00CB1C7A" w:rsidDel="00896A89" w:rsidRDefault="00EB09A1" w:rsidP="00EB09A1">
      <w:pPr>
        <w:spacing w:line="360" w:lineRule="auto"/>
        <w:jc w:val="both"/>
        <w:rPr>
          <w:del w:id="452" w:author="Sujil Kumar Koottathampathiyil" w:date="2022-06-08T23:03:00Z"/>
          <w:moveTo w:id="453" w:author="Sujil Kumar Koottathampathiyil" w:date="2022-06-08T19:43:00Z"/>
          <w:rFonts w:ascii="Arial" w:hAnsi="Arial" w:cs="Arial"/>
          <w:color w:val="000000"/>
        </w:rPr>
      </w:pPr>
      <w:moveTo w:id="454" w:author="Sujil Kumar Koottathampathiyil" w:date="2022-06-08T19:43:00Z">
        <w:del w:id="455" w:author="Sujil Kumar Koottathampathiyil" w:date="2022-06-08T23:03:00Z">
          <w:r w:rsidRPr="00CB1C7A" w:rsidDel="00896A89">
            <w:rPr>
              <w:rFonts w:ascii="Arial" w:hAnsi="Arial" w:cs="Arial"/>
              <w:color w:val="000000"/>
            </w:rPr>
            <w:delText xml:space="preserve">PCA-KNN model is used in </w:delText>
          </w:r>
        </w:del>
      </w:moveTo>
      <w:customXmlDelRangeStart w:id="456"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456"/>
          <w:moveTo w:id="457" w:author="Sujil Kumar Koottathampathiyil" w:date="2022-06-08T19:43:00Z">
            <w:del w:id="458" w:author="Sujil Kumar Koottathampathiyil" w:date="2022-06-08T19:46:00Z">
              <w:r w:rsidRPr="00992BF4" w:rsidDel="00C518DB">
                <w:rPr>
                  <w:rFonts w:ascii="Arial" w:hAnsi="Arial" w:cs="Arial"/>
                  <w:color w:val="000000"/>
                </w:rPr>
                <w:delText>(2018)</w:delText>
              </w:r>
            </w:del>
          </w:moveTo>
          <w:customXmlDelRangeStart w:id="459" w:author="Sujil Kumar Koottathampathiyil" w:date="2022-06-08T23:03:00Z"/>
        </w:sdtContent>
      </w:sdt>
      <w:customXmlDelRangeEnd w:id="459"/>
      <w:moveTo w:id="460" w:author="Sujil Kumar Koottathampathiyil" w:date="2022-06-08T19:43:00Z">
        <w:del w:id="461"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5B0A9AC5" w:rsidR="00EB09A1" w:rsidRPr="00CB1C7A" w:rsidRDefault="00EB09A1" w:rsidP="00216E31">
      <w:pPr>
        <w:spacing w:line="360" w:lineRule="auto"/>
        <w:ind w:firstLine="720"/>
        <w:jc w:val="both"/>
        <w:rPr>
          <w:ins w:id="462" w:author="Sujil Kumar Koottathampathiyil" w:date="2022-06-08T23:00:00Z"/>
          <w:rFonts w:ascii="Arial" w:hAnsi="Arial" w:cs="Arial"/>
          <w:color w:val="000000"/>
        </w:rPr>
      </w:pPr>
      <w:moveTo w:id="463" w:author="Sujil Kumar Koottathampathiyil" w:date="2022-06-08T19:43:00Z">
        <w:r w:rsidRPr="00CB1C7A">
          <w:rPr>
            <w:rFonts w:ascii="Arial" w:hAnsi="Arial" w:cs="Arial"/>
            <w:color w:val="000000"/>
          </w:rPr>
          <w:t>Working with Multivariate time series data, I was looking for models which can mak</w:t>
        </w:r>
        <w:del w:id="464" w:author="Sujil Kumar Koottathampathiyil" w:date="2022-06-09T01:05:00Z">
          <w:r w:rsidRPr="00CB1C7A" w:rsidDel="00B460CB">
            <w:rPr>
              <w:rFonts w:ascii="Arial" w:hAnsi="Arial" w:cs="Arial"/>
              <w:color w:val="000000"/>
            </w:rPr>
            <w:delText>ing</w:delText>
          </w:r>
        </w:del>
      </w:moveTo>
      <w:ins w:id="465" w:author="Sujil Kumar Koottathampathiyil" w:date="2022-06-09T01:05:00Z">
        <w:r w:rsidR="00B460CB">
          <w:rPr>
            <w:rFonts w:ascii="Arial" w:hAnsi="Arial" w:cs="Arial"/>
            <w:color w:val="000000"/>
          </w:rPr>
          <w:t>e</w:t>
        </w:r>
      </w:ins>
      <w:moveTo w:id="466" w:author="Sujil Kumar Koottathampathiyil" w:date="2022-06-08T19:43:00Z">
        <w:r w:rsidRPr="00CB1C7A">
          <w:rPr>
            <w:rFonts w:ascii="Arial" w:hAnsi="Arial" w:cs="Arial"/>
            <w:color w:val="000000"/>
          </w:rPr>
          <w:t xml:space="preserve">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467" w:author="Sujil Kumar Koottathampathiyil" w:date="2022-06-09T08:57:00Z">
            <w:r w:rsidR="00992BF4" w:rsidRPr="00992BF4">
              <w:rPr>
                <w:rFonts w:ascii="Arial" w:hAnsi="Arial" w:cs="Arial"/>
                <w:color w:val="000000"/>
              </w:rPr>
              <w:t>(Vector Autoregressive Models for Multivariate Time Series 2006)</w:t>
            </w:r>
          </w:ins>
          <w:moveTo w:id="468" w:author="Sujil Kumar Koottathampathiyil" w:date="2022-06-08T19:43:00Z">
            <w:del w:id="469" w:author="Sujil Kumar Koottathampathiyil" w:date="2022-06-08T19:46:00Z">
              <w:r w:rsidRPr="00992BF4" w:rsidDel="00C518DB">
                <w:rPr>
                  <w:rFonts w:ascii="Arial" w:hAnsi="Arial" w:cs="Arial"/>
                  <w:color w:val="000000"/>
                </w:rPr>
                <w:delText>(Vector Autoregressive Models for Multivariate Time Series 2006)</w:delText>
              </w:r>
            </w:del>
          </w:moveTo>
        </w:sdtContent>
      </w:sdt>
      <w:moveTo w:id="470" w:author="Sujil Kumar Koottathampathiyil" w:date="2022-06-08T19:43:00Z">
        <w:r w:rsidRPr="00CB1C7A">
          <w:rPr>
            <w:rFonts w:ascii="Arial" w:hAnsi="Arial" w:cs="Arial"/>
            <w:color w:val="000000"/>
          </w:rPr>
          <w:t xml:space="preserve"> showed me how relevant is VAR (Vector Autoregressive Models) model for </w:t>
        </w:r>
        <w:del w:id="471" w:author="Sujil Kumar Koottathampathiyil" w:date="2022-06-09T01:06:00Z">
          <w:r w:rsidRPr="00CB1C7A" w:rsidDel="00B460CB">
            <w:rPr>
              <w:rFonts w:ascii="Arial" w:hAnsi="Arial" w:cs="Arial"/>
              <w:color w:val="000000"/>
            </w:rPr>
            <w:delText xml:space="preserve">the </w:delText>
          </w:r>
        </w:del>
        <w:r w:rsidRPr="00CB1C7A">
          <w:rPr>
            <w:rFonts w:ascii="Arial" w:hAnsi="Arial" w:cs="Arial"/>
            <w:color w:val="000000"/>
          </w:rPr>
          <w:t xml:space="preserve">suicide analysis. </w:t>
        </w:r>
      </w:moveTo>
      <w:ins w:id="472" w:author="Sujil Kumar Koottathampathiyil" w:date="2022-06-08T19:58:00Z">
        <w:r w:rsidR="000538F2" w:rsidRPr="00CB1C7A">
          <w:rPr>
            <w:rFonts w:ascii="Arial" w:hAnsi="Arial" w:cs="Arial"/>
            <w:color w:val="000000"/>
          </w:rPr>
          <w:t>VAR Model is mainly used when we have to deal with Multivariate time series data.</w:t>
        </w:r>
      </w:ins>
      <w:ins w:id="473" w:author="Sujil Kumar Koottathampathiyil" w:date="2022-06-08T20:27:00Z">
        <w:r w:rsidR="003F1FB7" w:rsidRPr="00CB1C7A">
          <w:rPr>
            <w:rFonts w:ascii="Arial" w:hAnsi="Arial" w:cs="Arial"/>
            <w:color w:val="000000"/>
          </w:rPr>
          <w:t xml:space="preserve"> </w:t>
        </w:r>
      </w:ins>
      <w:ins w:id="474" w:author="Sujil Kumar Koottathampathiyil" w:date="2022-06-09T01:06:00Z">
        <w:r w:rsidR="00B460CB">
          <w:rPr>
            <w:rFonts w:ascii="Arial" w:hAnsi="Arial" w:cs="Arial"/>
            <w:color w:val="000000"/>
          </w:rPr>
          <w:t>The s</w:t>
        </w:r>
      </w:ins>
      <w:ins w:id="475" w:author="Sujil Kumar Koottathampathiyil" w:date="2022-06-08T20:27:00Z">
        <w:r w:rsidR="003F1FB7" w:rsidRPr="00CB1C7A">
          <w:rPr>
            <w:rFonts w:ascii="Arial" w:hAnsi="Arial" w:cs="Arial"/>
            <w:color w:val="000000"/>
          </w:rPr>
          <w:t>uicide dataset contains more than twenty var</w:t>
        </w:r>
      </w:ins>
      <w:moveTo w:id="476" w:author="Sujil Kumar Koottathampathiyil" w:date="2022-06-08T19:43:00Z">
        <w:del w:id="477" w:author="Sujil Kumar Koottathampathiyil" w:date="2022-06-08T19:57:00Z">
          <w:r w:rsidRPr="00CB1C7A" w:rsidDel="000538F2">
            <w:rPr>
              <w:rFonts w:ascii="Arial" w:hAnsi="Arial" w:cs="Arial"/>
              <w:color w:val="000000"/>
            </w:rPr>
            <w:delText xml:space="preserve">It also gave me. </w:delText>
          </w:r>
        </w:del>
      </w:moveTo>
      <w:ins w:id="478" w:author="Sujil Kumar Koottathampathiyil" w:date="2022-06-08T20:27:00Z">
        <w:r w:rsidR="003F1FB7" w:rsidRPr="00CB1C7A">
          <w:rPr>
            <w:rFonts w:ascii="Arial" w:hAnsi="Arial" w:cs="Arial"/>
            <w:color w:val="000000"/>
          </w:rPr>
          <w:t>iables</w:t>
        </w:r>
      </w:ins>
      <w:ins w:id="479"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480" w:author="Sujil Kumar Koottathampathiyil" w:date="2022-06-08T20:29:00Z">
        <w:r w:rsidR="00900909" w:rsidRPr="00CB1C7A">
          <w:rPr>
            <w:rFonts w:ascii="Arial" w:hAnsi="Arial" w:cs="Arial"/>
            <w:color w:val="000000"/>
          </w:rPr>
          <w:t>is a</w:t>
        </w:r>
      </w:ins>
      <w:ins w:id="481" w:author="Sujil Kumar Koottathampathiyil" w:date="2022-06-08T20:28:00Z">
        <w:r w:rsidR="00900909" w:rsidRPr="00CB1C7A">
          <w:rPr>
            <w:rFonts w:ascii="Arial" w:hAnsi="Arial" w:cs="Arial"/>
            <w:color w:val="000000"/>
          </w:rPr>
          <w:t xml:space="preserve"> systematic but </w:t>
        </w:r>
      </w:ins>
      <w:ins w:id="482" w:author="Sujil Kumar Koottathampathiyil" w:date="2022-06-08T20:29:00Z">
        <w:r w:rsidR="00900909" w:rsidRPr="00CB1C7A">
          <w:rPr>
            <w:rFonts w:ascii="Arial" w:hAnsi="Arial" w:cs="Arial"/>
            <w:color w:val="000000"/>
          </w:rPr>
          <w:t>flexible</w:t>
        </w:r>
      </w:ins>
      <w:ins w:id="483" w:author="Sujil Kumar Koottathampathiyil" w:date="2022-06-08T20:28:00Z">
        <w:r w:rsidR="00900909" w:rsidRPr="00CB1C7A">
          <w:rPr>
            <w:rFonts w:ascii="Arial" w:hAnsi="Arial" w:cs="Arial"/>
            <w:color w:val="000000"/>
          </w:rPr>
          <w:t xml:space="preserve"> </w:t>
        </w:r>
      </w:ins>
      <w:ins w:id="484" w:author="Sujil Kumar Koottathampathiyil" w:date="2022-06-08T20:29:00Z">
        <w:r w:rsidR="00900909" w:rsidRPr="00CB1C7A">
          <w:rPr>
            <w:rFonts w:ascii="Arial" w:hAnsi="Arial" w:cs="Arial"/>
            <w:color w:val="000000"/>
          </w:rPr>
          <w:t xml:space="preserve">approach for dealing with complex </w:t>
        </w:r>
      </w:ins>
      <w:ins w:id="485" w:author="Sujil Kumar Koottathampathiyil" w:date="2022-06-08T20:30:00Z">
        <w:r w:rsidR="00F378DB" w:rsidRPr="00CB1C7A">
          <w:rPr>
            <w:rFonts w:ascii="Arial" w:hAnsi="Arial" w:cs="Arial"/>
            <w:color w:val="000000"/>
          </w:rPr>
          <w:t>real-world</w:t>
        </w:r>
      </w:ins>
      <w:ins w:id="486"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487" w:author="Sujil Kumar Koottathampathiyil" w:date="2022-06-08T20:30:00Z">
        <w:r w:rsidR="00AB4BE4" w:rsidRPr="00CB1C7A">
          <w:rPr>
            <w:rFonts w:ascii="Arial" w:hAnsi="Arial" w:cs="Arial"/>
            <w:color w:val="000000"/>
          </w:rPr>
          <w:t xml:space="preserve">popular amongst data scientists because of </w:t>
        </w:r>
      </w:ins>
      <w:ins w:id="488" w:author="Sujil Kumar Koottathampathiyil" w:date="2022-06-09T01:06:00Z">
        <w:r w:rsidR="00B460CB">
          <w:rPr>
            <w:rFonts w:ascii="Arial" w:hAnsi="Arial" w:cs="Arial"/>
            <w:color w:val="000000"/>
          </w:rPr>
          <w:t>its</w:t>
        </w:r>
      </w:ins>
      <w:ins w:id="489" w:author="Sujil Kumar Koottathampathiyil" w:date="2022-06-08T20:30:00Z">
        <w:r w:rsidR="00AB4BE4" w:rsidRPr="00CB1C7A">
          <w:rPr>
            <w:rFonts w:ascii="Arial" w:hAnsi="Arial" w:cs="Arial"/>
            <w:color w:val="000000"/>
          </w:rPr>
          <w:t xml:space="preserve"> high forecasting performance.</w:t>
        </w:r>
      </w:ins>
      <w:ins w:id="490" w:author="Sujil Kumar Koottathampathiyil" w:date="2022-06-08T20:34:00Z">
        <w:r w:rsidR="00D74960" w:rsidRPr="00CB1C7A">
          <w:rPr>
            <w:rFonts w:ascii="Arial" w:hAnsi="Arial" w:cs="Arial"/>
            <w:color w:val="000000"/>
          </w:rPr>
          <w:t xml:space="preserve"> Most importantly VAR </w:t>
        </w:r>
      </w:ins>
      <w:ins w:id="491" w:author="Sujil Kumar Koottathampathiyil" w:date="2022-06-09T01:06:00Z">
        <w:r w:rsidR="00B460CB">
          <w:rPr>
            <w:rFonts w:ascii="Arial" w:hAnsi="Arial" w:cs="Arial"/>
            <w:color w:val="000000"/>
          </w:rPr>
          <w:t>can</w:t>
        </w:r>
      </w:ins>
      <w:ins w:id="492" w:author="Sujil Kumar Koottathampathiyil" w:date="2022-06-08T20:34:00Z">
        <w:r w:rsidR="00D74960" w:rsidRPr="00CB1C7A">
          <w:rPr>
            <w:rFonts w:ascii="Arial" w:hAnsi="Arial" w:cs="Arial"/>
            <w:color w:val="000000"/>
          </w:rPr>
          <w:t xml:space="preserve"> capture the intertwined dynamics of time series data.</w:t>
        </w:r>
      </w:ins>
      <w:ins w:id="493" w:author="Sujil Kumar Koottathampathiyil" w:date="2022-06-08T20:36:00Z">
        <w:r w:rsidR="00431612" w:rsidRPr="00CB1C7A">
          <w:rPr>
            <w:rFonts w:ascii="Arial" w:hAnsi="Arial" w:cs="Arial"/>
            <w:color w:val="000000"/>
          </w:rPr>
          <w:t xml:space="preserve"> We have to understand the lag using </w:t>
        </w:r>
      </w:ins>
      <w:ins w:id="494" w:author="Sujil Kumar Koottathampathiyil" w:date="2022-06-08T20:37:00Z">
        <w:r w:rsidR="00431612" w:rsidRPr="00CB1C7A">
          <w:rPr>
            <w:rFonts w:ascii="Arial" w:hAnsi="Arial" w:cs="Arial"/>
            <w:color w:val="000000"/>
          </w:rPr>
          <w:t xml:space="preserve">calculating AIC and BIC. AIC is considered in our case and looking at different lags from one </w:t>
        </w:r>
      </w:ins>
      <w:ins w:id="495" w:author="Sujil Kumar Koottathampathiyil" w:date="2022-06-09T01:06:00Z">
        <w:r w:rsidR="00B460CB">
          <w:rPr>
            <w:rFonts w:ascii="Arial" w:hAnsi="Arial" w:cs="Arial"/>
            <w:color w:val="000000"/>
          </w:rPr>
          <w:t xml:space="preserve">to </w:t>
        </w:r>
      </w:ins>
      <w:ins w:id="496" w:author="Sujil Kumar Koottathampathiyil" w:date="2022-06-08T20:37:00Z">
        <w:r w:rsidR="00431612" w:rsidRPr="00CB1C7A">
          <w:rPr>
            <w:rFonts w:ascii="Arial" w:hAnsi="Arial" w:cs="Arial"/>
            <w:color w:val="000000"/>
          </w:rPr>
          <w:t xml:space="preserve">nine, </w:t>
        </w:r>
      </w:ins>
      <w:ins w:id="497"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498"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499" w:author="Sujil Kumar Koottathampathiyil" w:date="2022-06-08T20:48:00Z">
        <w:r w:rsidR="00572DBA" w:rsidRPr="00CB1C7A">
          <w:rPr>
            <w:rFonts w:ascii="Arial" w:hAnsi="Arial" w:cs="Arial"/>
            <w:color w:val="000000"/>
          </w:rPr>
          <w:t xml:space="preserve"> </w:t>
        </w:r>
      </w:ins>
      <w:customXmlInsRangeStart w:id="500"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500"/>
          <w:ins w:id="501" w:author="Sujil Kumar Koottathampathiyil" w:date="2022-06-09T08:57:00Z">
            <w:r w:rsidR="00992BF4" w:rsidRPr="00992BF4">
              <w:rPr>
                <w:rFonts w:ascii="Arial" w:hAnsi="Arial" w:cs="Arial"/>
                <w:color w:val="000000"/>
              </w:rPr>
              <w:t>Filho and Valk (2020)</w:t>
            </w:r>
          </w:ins>
          <w:customXmlInsRangeStart w:id="502" w:author="Sujil Kumar Koottathampathiyil" w:date="2022-06-08T21:02:00Z"/>
        </w:sdtContent>
      </w:sdt>
      <w:customXmlInsRangeEnd w:id="502"/>
      <w:ins w:id="503" w:author="Sujil Kumar Koottathampathiyil" w:date="2022-06-08T21:03:00Z">
        <w:r w:rsidR="00D25AA4" w:rsidRPr="00CB1C7A">
          <w:rPr>
            <w:rFonts w:ascii="Arial" w:hAnsi="Arial" w:cs="Arial"/>
            <w:color w:val="000000"/>
          </w:rPr>
          <w:t xml:space="preserve"> ha</w:t>
        </w:r>
      </w:ins>
      <w:ins w:id="504" w:author="Sujil Kumar Koottathampathiyil" w:date="2022-06-09T01:06:00Z">
        <w:r w:rsidR="007B6EFD">
          <w:rPr>
            <w:rFonts w:ascii="Arial" w:hAnsi="Arial" w:cs="Arial"/>
            <w:color w:val="000000"/>
          </w:rPr>
          <w:t>ve</w:t>
        </w:r>
      </w:ins>
      <w:ins w:id="505" w:author="Sujil Kumar Koottathampathiyil" w:date="2022-06-08T21:03:00Z">
        <w:r w:rsidR="00D25AA4" w:rsidRPr="00CB1C7A">
          <w:rPr>
            <w:rFonts w:ascii="Arial" w:hAnsi="Arial" w:cs="Arial"/>
            <w:color w:val="000000"/>
          </w:rPr>
          <w:t xml:space="preserve"> implemented VAR model-based control charts for batch process monitoring</w:t>
        </w:r>
      </w:ins>
      <w:ins w:id="506" w:author="Sujil Kumar Koottathampathiyil" w:date="2022-06-08T21:04:00Z">
        <w:r w:rsidR="00D25AA4" w:rsidRPr="00CB1C7A">
          <w:rPr>
            <w:rFonts w:ascii="Arial" w:hAnsi="Arial" w:cs="Arial"/>
            <w:color w:val="000000"/>
          </w:rPr>
          <w:t xml:space="preserve"> In the field of Statistical Process Control (SPC)</w:t>
        </w:r>
      </w:ins>
      <w:ins w:id="507" w:author="Sujil Kumar Koottathampathiyil" w:date="2022-06-08T21:05:00Z">
        <w:r w:rsidR="00D25AA4" w:rsidRPr="00CB1C7A">
          <w:rPr>
            <w:rFonts w:ascii="Arial" w:hAnsi="Arial" w:cs="Arial"/>
            <w:color w:val="000000"/>
          </w:rPr>
          <w:t xml:space="preserve">. There were many approaches to deal with monitoring </w:t>
        </w:r>
      </w:ins>
      <w:ins w:id="508" w:author="Sujil Kumar Koottathampathiyil" w:date="2022-06-09T01:06:00Z">
        <w:r w:rsidR="007B6EFD">
          <w:rPr>
            <w:rFonts w:ascii="Arial" w:hAnsi="Arial" w:cs="Arial"/>
            <w:color w:val="000000"/>
          </w:rPr>
          <w:t xml:space="preserve">the </w:t>
        </w:r>
      </w:ins>
      <w:ins w:id="509" w:author="Sujil Kumar Koottathampathiyil" w:date="2022-06-08T21:05:00Z">
        <w:r w:rsidR="00D25AA4" w:rsidRPr="00CB1C7A">
          <w:rPr>
            <w:rFonts w:ascii="Arial" w:hAnsi="Arial" w:cs="Arial"/>
            <w:color w:val="000000"/>
          </w:rPr>
          <w:t xml:space="preserve">batch process. </w:t>
        </w:r>
      </w:ins>
      <w:ins w:id="510" w:author="Sujil Kumar Koottathampathiyil" w:date="2022-06-08T21:06:00Z">
        <w:r w:rsidR="00D25AA4" w:rsidRPr="00CB1C7A">
          <w:rPr>
            <w:rFonts w:ascii="Arial" w:hAnsi="Arial" w:cs="Arial"/>
            <w:color w:val="000000"/>
          </w:rPr>
          <w:t xml:space="preserve">A </w:t>
        </w:r>
      </w:ins>
      <w:ins w:id="511" w:author="Sujil Kumar Koottathampathiyil" w:date="2022-06-08T21:12:00Z">
        <w:r w:rsidR="004E345E" w:rsidRPr="00CB1C7A">
          <w:rPr>
            <w:rFonts w:ascii="Arial" w:hAnsi="Arial" w:cs="Arial"/>
            <w:color w:val="000000"/>
          </w:rPr>
          <w:t>three-way</w:t>
        </w:r>
      </w:ins>
      <w:ins w:id="512" w:author="Sujil Kumar Koottathampathiyil" w:date="2022-06-08T21:06:00Z">
        <w:r w:rsidR="00D25AA4" w:rsidRPr="00CB1C7A">
          <w:rPr>
            <w:rFonts w:ascii="Arial" w:hAnsi="Arial" w:cs="Arial"/>
            <w:color w:val="000000"/>
          </w:rPr>
          <w:t xml:space="preserve"> data structure (batches</w:t>
        </w:r>
      </w:ins>
      <w:ins w:id="513" w:author="Sujil Kumar Koottathampathiyil" w:date="2022-06-08T21:16:00Z">
        <w:r w:rsidR="00A10BAD" w:rsidRPr="00CB1C7A">
          <w:rPr>
            <w:rFonts w:ascii="Arial" w:hAnsi="Arial" w:cs="Arial"/>
            <w:color w:val="000000"/>
          </w:rPr>
          <w:t xml:space="preserve"> x </w:t>
        </w:r>
      </w:ins>
      <w:ins w:id="514" w:author="Sujil Kumar Koottathampathiyil" w:date="2022-06-08T21:06:00Z">
        <w:r w:rsidR="00D25AA4" w:rsidRPr="00CB1C7A">
          <w:rPr>
            <w:rFonts w:ascii="Arial" w:hAnsi="Arial" w:cs="Arial"/>
            <w:color w:val="000000"/>
          </w:rPr>
          <w:t>variables</w:t>
        </w:r>
      </w:ins>
      <w:ins w:id="515" w:author="Sujil Kumar Koottathampathiyil" w:date="2022-06-08T21:16:00Z">
        <w:r w:rsidR="00A10BAD" w:rsidRPr="00CB1C7A">
          <w:rPr>
            <w:rFonts w:ascii="Arial" w:hAnsi="Arial" w:cs="Arial"/>
            <w:color w:val="000000"/>
          </w:rPr>
          <w:t xml:space="preserve"> x </w:t>
        </w:r>
      </w:ins>
      <w:ins w:id="516" w:author="Sujil Kumar Koottathampathiyil" w:date="2022-06-08T21:06:00Z">
        <w:r w:rsidR="00D25AA4" w:rsidRPr="00CB1C7A">
          <w:rPr>
            <w:rFonts w:ascii="Arial" w:hAnsi="Arial" w:cs="Arial"/>
            <w:color w:val="000000"/>
          </w:rPr>
          <w:t>time-instants). For each batch</w:t>
        </w:r>
      </w:ins>
      <w:ins w:id="517" w:author="Sujil Kumar Koottathampathiyil" w:date="2022-06-09T01:06:00Z">
        <w:r w:rsidR="007B6EFD">
          <w:rPr>
            <w:rFonts w:ascii="Arial" w:hAnsi="Arial" w:cs="Arial"/>
            <w:color w:val="000000"/>
          </w:rPr>
          <w:t>,</w:t>
        </w:r>
      </w:ins>
      <w:ins w:id="518" w:author="Sujil Kumar Koottathampathiyil" w:date="2022-06-08T21:06:00Z">
        <w:r w:rsidR="00D25AA4" w:rsidRPr="00CB1C7A">
          <w:rPr>
            <w:rFonts w:ascii="Arial" w:hAnsi="Arial" w:cs="Arial"/>
            <w:color w:val="000000"/>
          </w:rPr>
          <w:t xml:space="preserve"> there </w:t>
        </w:r>
      </w:ins>
      <w:ins w:id="519" w:author="Sujil Kumar Koottathampathiyil" w:date="2022-06-09T01:06:00Z">
        <w:r w:rsidR="007B6EFD">
          <w:rPr>
            <w:rFonts w:ascii="Arial" w:hAnsi="Arial" w:cs="Arial"/>
            <w:color w:val="000000"/>
          </w:rPr>
          <w:t>are</w:t>
        </w:r>
      </w:ins>
      <w:ins w:id="520" w:author="Sujil Kumar Koottathampathiyil" w:date="2022-06-08T21:06:00Z">
        <w:r w:rsidR="00D25AA4" w:rsidRPr="00CB1C7A">
          <w:rPr>
            <w:rFonts w:ascii="Arial" w:hAnsi="Arial" w:cs="Arial"/>
            <w:color w:val="000000"/>
          </w:rPr>
          <w:t xml:space="preserve"> </w:t>
        </w:r>
      </w:ins>
      <w:ins w:id="521" w:author="Sujil Kumar Koottathampathiyil" w:date="2022-06-08T21:07:00Z">
        <w:r w:rsidR="00D25AA4" w:rsidRPr="00CB1C7A">
          <w:rPr>
            <w:rFonts w:ascii="Arial" w:hAnsi="Arial" w:cs="Arial"/>
            <w:color w:val="000000"/>
          </w:rPr>
          <w:t xml:space="preserve">multivariate </w:t>
        </w:r>
      </w:ins>
      <w:ins w:id="522" w:author="Sujil Kumar Koottathampathiyil" w:date="2022-06-08T21:06:00Z">
        <w:r w:rsidR="00D25AA4" w:rsidRPr="00CB1C7A">
          <w:rPr>
            <w:rFonts w:ascii="Arial" w:hAnsi="Arial" w:cs="Arial"/>
            <w:color w:val="000000"/>
          </w:rPr>
          <w:t xml:space="preserve">time series data available. </w:t>
        </w:r>
      </w:ins>
      <w:ins w:id="523" w:author="Sujil Kumar Koottathampathiyil" w:date="2022-06-08T21:05:00Z">
        <w:r w:rsidR="00D25AA4" w:rsidRPr="00CB1C7A">
          <w:rPr>
            <w:rFonts w:ascii="Arial" w:hAnsi="Arial" w:cs="Arial"/>
            <w:color w:val="000000"/>
          </w:rPr>
          <w:t xml:space="preserve"> </w:t>
        </w:r>
      </w:ins>
      <w:ins w:id="524"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525" w:author="Sujil Kumar Koottathampathiyil" w:date="2022-06-08T21:08:00Z">
        <w:r w:rsidR="00AC6605" w:rsidRPr="00CB1C7A">
          <w:rPr>
            <w:rFonts w:ascii="Arial" w:hAnsi="Arial" w:cs="Arial"/>
            <w:color w:val="000000"/>
          </w:rPr>
          <w:t>They used multivariate techniques on the</w:t>
        </w:r>
      </w:ins>
      <w:ins w:id="526" w:author="Sujil Kumar Koottathampathiyil" w:date="2022-06-08T21:10:00Z">
        <w:r w:rsidR="00AC6605" w:rsidRPr="00CB1C7A">
          <w:rPr>
            <w:rFonts w:ascii="Arial" w:hAnsi="Arial" w:cs="Arial"/>
            <w:color w:val="000000"/>
          </w:rPr>
          <w:t xml:space="preserve"> reduced</w:t>
        </w:r>
      </w:ins>
      <w:ins w:id="527" w:author="Sujil Kumar Koottathampathiyil" w:date="2022-06-08T21:08:00Z">
        <w:r w:rsidR="00AC6605" w:rsidRPr="00CB1C7A">
          <w:rPr>
            <w:rFonts w:ascii="Arial" w:hAnsi="Arial" w:cs="Arial"/>
            <w:color w:val="000000"/>
          </w:rPr>
          <w:t xml:space="preserve"> two</w:t>
        </w:r>
      </w:ins>
      <w:ins w:id="528" w:author="Sujil Kumar Koottathampathiyil" w:date="2022-06-08T21:10:00Z">
        <w:r w:rsidR="00AC6605" w:rsidRPr="00CB1C7A">
          <w:rPr>
            <w:rFonts w:ascii="Arial" w:hAnsi="Arial" w:cs="Arial"/>
            <w:color w:val="000000"/>
          </w:rPr>
          <w:t>-way</w:t>
        </w:r>
      </w:ins>
      <w:ins w:id="529" w:author="Sujil Kumar Koottathampathiyil" w:date="2022-06-08T21:08:00Z">
        <w:r w:rsidR="00AC6605" w:rsidRPr="00CB1C7A">
          <w:rPr>
            <w:rFonts w:ascii="Arial" w:hAnsi="Arial" w:cs="Arial"/>
            <w:color w:val="000000"/>
          </w:rPr>
          <w:t xml:space="preserve"> data</w:t>
        </w:r>
      </w:ins>
      <w:ins w:id="530" w:author="Sujil Kumar Koottathampathiyil" w:date="2022-06-08T21:10:00Z">
        <w:r w:rsidR="00AC6605" w:rsidRPr="00CB1C7A">
          <w:rPr>
            <w:rFonts w:ascii="Arial" w:hAnsi="Arial" w:cs="Arial"/>
            <w:color w:val="000000"/>
          </w:rPr>
          <w:t xml:space="preserve">. Recent developments in SPC </w:t>
        </w:r>
      </w:ins>
      <w:ins w:id="531" w:author="Sujil Kumar Koottathampathiyil" w:date="2022-06-08T21:12:00Z">
        <w:r w:rsidR="00C0399B" w:rsidRPr="00CB1C7A">
          <w:rPr>
            <w:rFonts w:ascii="Arial" w:hAnsi="Arial" w:cs="Arial"/>
            <w:color w:val="000000"/>
          </w:rPr>
          <w:t>have</w:t>
        </w:r>
      </w:ins>
      <w:ins w:id="532" w:author="Sujil Kumar Koottathampathiyil" w:date="2022-06-08T21:10:00Z">
        <w:r w:rsidR="00AC6605" w:rsidRPr="00CB1C7A">
          <w:rPr>
            <w:rFonts w:ascii="Arial" w:hAnsi="Arial" w:cs="Arial"/>
            <w:color w:val="000000"/>
          </w:rPr>
          <w:t xml:space="preserve"> proposed to use VAR </w:t>
        </w:r>
      </w:ins>
      <w:ins w:id="533" w:author="Sujil Kumar Koottathampathiyil" w:date="2022-06-09T01:07:00Z">
        <w:r w:rsidR="007B6EFD">
          <w:rPr>
            <w:rFonts w:ascii="Arial" w:hAnsi="Arial" w:cs="Arial"/>
            <w:color w:val="000000"/>
          </w:rPr>
          <w:t>concerning</w:t>
        </w:r>
      </w:ins>
      <w:ins w:id="534" w:author="Sujil Kumar Koottathampathiyil" w:date="2022-06-08T21:11:00Z">
        <w:r w:rsidR="00AC6605" w:rsidRPr="00CB1C7A">
          <w:rPr>
            <w:rFonts w:ascii="Arial" w:hAnsi="Arial" w:cs="Arial"/>
            <w:color w:val="000000"/>
          </w:rPr>
          <w:t xml:space="preserve"> the original three-way </w:t>
        </w:r>
      </w:ins>
      <w:ins w:id="535"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536" w:author="Sujil Kumar Koottathampathiyil" w:date="2022-06-08T21:11:00Z">
        <w:r w:rsidR="00AC6605" w:rsidRPr="00CB1C7A">
          <w:rPr>
            <w:rFonts w:ascii="Arial" w:hAnsi="Arial" w:cs="Arial"/>
            <w:color w:val="000000"/>
          </w:rPr>
          <w:t xml:space="preserve"> This study has </w:t>
        </w:r>
      </w:ins>
      <w:ins w:id="537" w:author="Sujil Kumar Koottathampathiyil" w:date="2022-06-08T21:13:00Z">
        <w:r w:rsidR="00B90F45" w:rsidRPr="00CB1C7A">
          <w:rPr>
            <w:rFonts w:ascii="Arial" w:hAnsi="Arial" w:cs="Arial"/>
            <w:color w:val="000000"/>
          </w:rPr>
          <w:t xml:space="preserve">suggested a new method to deal with </w:t>
        </w:r>
      </w:ins>
      <w:ins w:id="538" w:author="Sujil Kumar Koottathampathiyil" w:date="2022-06-09T01:07:00Z">
        <w:r w:rsidR="007B6EFD">
          <w:rPr>
            <w:rFonts w:ascii="Arial" w:hAnsi="Arial" w:cs="Arial"/>
            <w:color w:val="000000"/>
          </w:rPr>
          <w:t xml:space="preserve">the </w:t>
        </w:r>
      </w:ins>
      <w:ins w:id="539" w:author="Sujil Kumar Koottathampathiyil" w:date="2022-06-08T21:13:00Z">
        <w:r w:rsidR="00B90F45" w:rsidRPr="00CB1C7A">
          <w:rPr>
            <w:rFonts w:ascii="Arial" w:hAnsi="Arial" w:cs="Arial"/>
            <w:color w:val="000000"/>
          </w:rPr>
          <w:t>batch process focusing o</w:t>
        </w:r>
      </w:ins>
      <w:ins w:id="540" w:author="Sujil Kumar Koottathampathiyil" w:date="2022-06-08T21:14:00Z">
        <w:r w:rsidR="002A74AB" w:rsidRPr="00CB1C7A">
          <w:rPr>
            <w:rFonts w:ascii="Arial" w:hAnsi="Arial" w:cs="Arial"/>
            <w:color w:val="000000"/>
          </w:rPr>
          <w:t>n</w:t>
        </w:r>
      </w:ins>
      <w:ins w:id="541"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542" w:author="Sujil Kumar Koottathampathiyil" w:date="2022-06-08T19:43:00Z"/>
          <w:rFonts w:ascii="Arial" w:hAnsi="Arial" w:cs="Arial"/>
          <w:color w:val="000000"/>
        </w:rPr>
      </w:pPr>
    </w:p>
    <w:moveToRangeEnd w:id="189"/>
    <w:p w14:paraId="3CC48263" w14:textId="167B03A3" w:rsidR="006809DE" w:rsidRPr="00CB1C7A" w:rsidDel="000649BA" w:rsidRDefault="006809DE" w:rsidP="005D4B76">
      <w:pPr>
        <w:spacing w:line="360" w:lineRule="auto"/>
        <w:jc w:val="both"/>
        <w:rPr>
          <w:del w:id="543"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544"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545" w:author="Sujil Kumar Koottathampathiyil" w:date="2022-06-08T19:55:00Z"/>
          <w:rFonts w:ascii="Arial" w:hAnsi="Arial" w:cs="Arial"/>
        </w:rPr>
      </w:pPr>
      <w:commentRangeStart w:id="546"/>
    </w:p>
    <w:p w14:paraId="1EE496F5" w14:textId="7524317D" w:rsidR="00CF1C6D" w:rsidRPr="00CB1C7A" w:rsidRDefault="00DD722E" w:rsidP="005D4B76">
      <w:pPr>
        <w:spacing w:line="360" w:lineRule="auto"/>
        <w:rPr>
          <w:rFonts w:ascii="Arial" w:hAnsi="Arial" w:cs="Arial"/>
          <w:b/>
          <w:bCs/>
          <w:sz w:val="32"/>
          <w:szCs w:val="32"/>
        </w:rPr>
      </w:pPr>
      <w:del w:id="547" w:author="Sujil Kumar Koottathampathiyil" w:date="2022-06-08T20:27:00Z">
        <w:r w:rsidRPr="00CB1C7A" w:rsidDel="00D67457">
          <w:rPr>
            <w:rFonts w:ascii="Arial" w:hAnsi="Arial" w:cs="Arial"/>
            <w:b/>
            <w:bCs/>
            <w:sz w:val="32"/>
            <w:szCs w:val="32"/>
          </w:rPr>
          <w:delText>3</w:delText>
        </w:r>
      </w:del>
      <w:ins w:id="548"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546"/>
      <w:r w:rsidR="00CC4FD6" w:rsidRPr="00CB1C7A">
        <w:rPr>
          <w:rStyle w:val="CommentReference"/>
          <w:rFonts w:ascii="Arial" w:hAnsi="Arial" w:cs="Arial"/>
          <w:rPrChange w:id="549" w:author="Sujil Kumar Koottathampathiyil" w:date="2022-06-08T23:07:00Z">
            <w:rPr>
              <w:rStyle w:val="CommentReference"/>
            </w:rPr>
          </w:rPrChange>
        </w:rPr>
        <w:commentReference w:id="546"/>
      </w:r>
    </w:p>
    <w:p w14:paraId="03FA6F11" w14:textId="4CD808E2" w:rsidR="004B3B33" w:rsidRPr="00CB1C7A" w:rsidDel="008808DC" w:rsidRDefault="004B3B33" w:rsidP="006B2DF8">
      <w:pPr>
        <w:spacing w:line="360" w:lineRule="auto"/>
        <w:jc w:val="both"/>
        <w:rPr>
          <w:moveFrom w:id="550" w:author="Sujil Kumar Koottathampathiyil" w:date="2022-06-08T19:51:00Z"/>
          <w:rFonts w:ascii="Arial" w:hAnsi="Arial" w:cs="Arial"/>
        </w:rPr>
      </w:pPr>
      <w:moveFromRangeStart w:id="551" w:author="Sujil Kumar Koottathampathiyil" w:date="2022-06-08T19:51:00Z" w:name="move105610329"/>
      <w:moveFrom w:id="552"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553" w:author="Sujil Kumar Koottathampathiyil" w:date="2022-06-08T19:51:00Z">
            <w:del w:id="554" w:author="Sujil Kumar Koottathampathiyil" w:date="2022-06-08T19:52:00Z">
              <w:r w:rsidR="00770ACD" w:rsidRPr="00992BF4" w:rsidDel="00193A63">
                <w:rPr>
                  <w:rFonts w:ascii="Arial" w:hAnsi="Arial" w:cs="Arial"/>
                  <w:color w:val="000000"/>
                </w:rPr>
                <w:delText>Streamlit</w:delText>
              </w:r>
            </w:del>
          </w:moveFrom>
        </w:sdtContent>
      </w:sdt>
      <w:moveFrom w:id="555"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551"/>
    <w:p w14:paraId="639E01E7" w14:textId="548B8E7B" w:rsidR="00AB606C" w:rsidRPr="00CB1C7A" w:rsidRDefault="004B3B33" w:rsidP="006B2DF8">
      <w:pPr>
        <w:spacing w:line="360" w:lineRule="auto"/>
        <w:jc w:val="both"/>
        <w:rPr>
          <w:rFonts w:ascii="Arial" w:hAnsi="Arial" w:cs="Arial"/>
        </w:rPr>
      </w:pPr>
      <w:r w:rsidRPr="00CB1C7A">
        <w:rPr>
          <w:rFonts w:ascii="Arial" w:hAnsi="Arial" w:cs="Arial"/>
        </w:rPr>
        <w:t xml:space="preserve">Secondly, working with time series forecasting is </w:t>
      </w:r>
      <w:del w:id="556" w:author="Sujil Kumar Koottathampathiyil" w:date="2022-06-09T01:08:00Z">
        <w:r w:rsidRPr="00CB1C7A" w:rsidDel="00922372">
          <w:rPr>
            <w:rFonts w:ascii="Arial" w:hAnsi="Arial" w:cs="Arial"/>
          </w:rPr>
          <w:delText>a crucial part</w:delText>
        </w:r>
      </w:del>
      <w:ins w:id="557" w:author="Sujil Kumar Koottathampathiyil" w:date="2022-06-09T01:08:00Z">
        <w:r w:rsidR="00922372">
          <w:rPr>
            <w:rFonts w:ascii="Arial" w:hAnsi="Arial" w:cs="Arial"/>
          </w:rPr>
          <w:t>an important part</w:t>
        </w:r>
      </w:ins>
      <w:r w:rsidRPr="00CB1C7A">
        <w:rPr>
          <w:rFonts w:ascii="Arial" w:hAnsi="Arial" w:cs="Arial"/>
        </w:rPr>
        <w:t xml:space="preserve"> </w:t>
      </w:r>
      <w:del w:id="558" w:author="Sujil Kumar Koottathampathiyil" w:date="2022-06-09T01:07:00Z">
        <w:r w:rsidRPr="00CB1C7A" w:rsidDel="00922372">
          <w:rPr>
            <w:rFonts w:ascii="Arial" w:hAnsi="Arial" w:cs="Arial"/>
          </w:rPr>
          <w:delText xml:space="preserve">in </w:delText>
        </w:r>
      </w:del>
      <w:ins w:id="559" w:author="Sujil Kumar Koottathampathiyil" w:date="2022-06-09T01:07:00Z">
        <w:r w:rsidR="00922372">
          <w:rPr>
            <w:rFonts w:ascii="Arial" w:hAnsi="Arial" w:cs="Arial"/>
          </w:rPr>
          <w:t>of</w:t>
        </w:r>
        <w:r w:rsidR="00922372" w:rsidRPr="00CB1C7A">
          <w:rPr>
            <w:rFonts w:ascii="Arial" w:hAnsi="Arial" w:cs="Arial"/>
          </w:rPr>
          <w:t xml:space="preserve"> </w:t>
        </w:r>
      </w:ins>
      <w:r w:rsidRPr="00CB1C7A">
        <w:rPr>
          <w:rFonts w:ascii="Arial" w:hAnsi="Arial" w:cs="Arial"/>
        </w:rPr>
        <w:t xml:space="preserve">my dissertation. I have </w:t>
      </w:r>
      <w:ins w:id="560" w:author="Sujil Kumar Koottathampathiyil" w:date="2022-06-09T01:07:00Z">
        <w:r w:rsidR="00922372">
          <w:rPr>
            <w:rFonts w:ascii="Arial" w:hAnsi="Arial" w:cs="Arial"/>
          </w:rPr>
          <w:t>several</w:t>
        </w:r>
      </w:ins>
      <w:del w:id="561" w:author="Sujil Kumar Koottathampathiyil" w:date="2022-06-09T01:07:00Z">
        <w:r w:rsidRPr="00CB1C7A" w:rsidDel="00922372">
          <w:rPr>
            <w:rFonts w:ascii="Arial" w:hAnsi="Arial" w:cs="Arial"/>
          </w:rPr>
          <w:delText>number of</w:delText>
        </w:r>
      </w:del>
      <w:r w:rsidRPr="00CB1C7A">
        <w:rPr>
          <w:rFonts w:ascii="Arial" w:hAnsi="Arial" w:cs="Arial"/>
        </w:rPr>
        <w:t xml:space="preserve"> different targets in my dissertation</w:t>
      </w:r>
      <w:ins w:id="562" w:author="Sujil Kumar Koottathampathiyil" w:date="2022-06-09T01:08:00Z">
        <w:r w:rsidR="00922372">
          <w:rPr>
            <w:rFonts w:ascii="Arial" w:hAnsi="Arial" w:cs="Arial"/>
          </w:rPr>
          <w:t xml:space="preserve"> including </w:t>
        </w:r>
      </w:ins>
      <w:ins w:id="563" w:author="Sujil Kumar Koottathampathiyil" w:date="2022-06-09T01:09:00Z">
        <w:r w:rsidR="00922372">
          <w:rPr>
            <w:rFonts w:ascii="Arial" w:hAnsi="Arial" w:cs="Arial"/>
          </w:rPr>
          <w:t>dashboard visualisation, forecast mode</w:t>
        </w:r>
        <w:r w:rsidR="00E21F00">
          <w:rPr>
            <w:rFonts w:ascii="Arial" w:hAnsi="Arial" w:cs="Arial"/>
          </w:rPr>
          <w:t>l</w:t>
        </w:r>
        <w:r w:rsidR="00922372">
          <w:rPr>
            <w:rFonts w:ascii="Arial" w:hAnsi="Arial" w:cs="Arial"/>
          </w:rPr>
          <w:t>ling, database management etc</w:t>
        </w:r>
      </w:ins>
      <w:r w:rsidRPr="00CB1C7A">
        <w:rPr>
          <w:rFonts w:ascii="Arial" w:hAnsi="Arial" w:cs="Arial"/>
        </w:rPr>
        <w:t>.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564" w:author="Sujil Kumar Koottathampathiyil" w:date="2022-06-08T23:07:00Z">
            <w:rPr>
              <w:rFonts w:ascii="Arial" w:hAnsi="Arial" w:cs="Arial"/>
            </w:rPr>
          </w:rPrChange>
        </w:rPr>
        <w:t xml:space="preserve">ARIMA and VAR to make models on the suicide data and forecast </w:t>
      </w:r>
      <w:r w:rsidRPr="00CB1C7A">
        <w:rPr>
          <w:rFonts w:ascii="Arial" w:eastAsia="Times New Roman" w:hAnsi="Arial" w:cs="Arial"/>
          <w:sz w:val="24"/>
          <w:szCs w:val="24"/>
          <w:rPrChange w:id="565" w:author="Sujil Kumar Koottathampathiyil" w:date="2022-06-08T23:07:00Z">
            <w:rPr>
              <w:rFonts w:ascii="Arial" w:hAnsi="Arial" w:cs="Arial"/>
            </w:rPr>
          </w:rPrChange>
        </w:rPr>
        <w:lastRenderedPageBreak/>
        <w:t>future suicides in different countries.</w:t>
      </w:r>
      <w:ins w:id="566" w:author="Sujil Kumar Koottathampathiyil" w:date="2022-06-08T23:07:00Z">
        <w:r w:rsidR="00DC7322" w:rsidRPr="00CB1C7A">
          <w:rPr>
            <w:rFonts w:ascii="Arial" w:eastAsia="Times New Roman" w:hAnsi="Arial" w:cs="Arial"/>
            <w:sz w:val="24"/>
            <w:szCs w:val="24"/>
            <w:rPrChange w:id="567" w:author="Sujil Kumar Koottathampathiyil" w:date="2022-06-08T23:0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CB1C7A">
          <w:rPr>
            <w:rFonts w:ascii="Arial" w:hAnsi="Arial" w:cs="Arial"/>
            <w:rPrChange w:id="568"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569" w:author="Sujil Kumar Koottathampathiyil" w:date="2022-06-08T19:45:00Z">
        <w:r w:rsidR="00C518DB" w:rsidRPr="00CB1C7A">
          <w:rPr>
            <w:rFonts w:ascii="Arial" w:hAnsi="Arial" w:cs="Arial"/>
          </w:rPr>
          <w:t xml:space="preserve"> </w:t>
        </w:r>
      </w:ins>
      <w:customXmlInsRangeStart w:id="570" w:author="Sujil Kumar Koottathampathiyil" w:date="2022-06-08T19:46:00Z"/>
      <w:sdt>
        <w:sdtPr>
          <w:rPr>
            <w:rFonts w:ascii="Arial" w:hAnsi="Arial" w:cs="Arial"/>
            <w:color w:val="000000"/>
            <w:rPrChange w:id="571" w:author="Sujil Kumar Koottathampathiyil" w:date="2022-06-09T08:57: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572" w:author="Sujil Kumar Koottathampathiyil" w:date="2022-06-09T08:57:00Z">
              <w:rPr/>
            </w:rPrChange>
          </w:rPr>
        </w:sdtEndPr>
        <w:sdtContent>
          <w:customXmlInsRangeEnd w:id="570"/>
          <w:ins w:id="573" w:author="Sujil Kumar Koottathampathiyil" w:date="2022-06-09T08:57:00Z">
            <w:r w:rsidR="00992BF4" w:rsidRPr="00992BF4">
              <w:rPr>
                <w:rFonts w:ascii="Arial" w:hAnsi="Arial" w:cs="Arial"/>
                <w:color w:val="000000"/>
              </w:rPr>
              <w:t>Vector Auto Regressive Model</w:t>
            </w:r>
          </w:ins>
          <w:customXmlInsRangeStart w:id="574" w:author="Sujil Kumar Koottathampathiyil" w:date="2022-06-08T19:46:00Z"/>
        </w:sdtContent>
      </w:sdt>
      <w:customXmlInsRangeEnd w:id="574"/>
      <w:ins w:id="575" w:author="Sujil Kumar Koottathampathiyil" w:date="2022-06-08T19:45:00Z">
        <w:r w:rsidR="00C518DB" w:rsidRPr="00CB1C7A">
          <w:rPr>
            <w:rFonts w:ascii="Arial" w:hAnsi="Arial" w:cs="Arial"/>
          </w:rPr>
          <w:t xml:space="preserve"> is mostly used in </w:t>
        </w:r>
      </w:ins>
      <w:ins w:id="576" w:author="Sujil Kumar Koottathampathiyil" w:date="2022-06-08T19:47:00Z">
        <w:r w:rsidR="00C518DB" w:rsidRPr="00CB1C7A">
          <w:rPr>
            <w:rFonts w:ascii="Arial" w:hAnsi="Arial" w:cs="Arial"/>
          </w:rPr>
          <w:t xml:space="preserve">finance and econometrics because they offer </w:t>
        </w:r>
      </w:ins>
      <w:ins w:id="577" w:author="Sujil Kumar Koottathampathiyil" w:date="2022-06-09T01:09:00Z">
        <w:r w:rsidR="00E21F00">
          <w:rPr>
            <w:rFonts w:ascii="Arial" w:hAnsi="Arial" w:cs="Arial"/>
          </w:rPr>
          <w:t xml:space="preserve">a </w:t>
        </w:r>
      </w:ins>
      <w:ins w:id="578" w:author="Sujil Kumar Koottathampathiyil" w:date="2022-06-08T19:47:00Z">
        <w:r w:rsidR="00C518DB" w:rsidRPr="00CB1C7A">
          <w:rPr>
            <w:rFonts w:ascii="Arial" w:hAnsi="Arial" w:cs="Arial"/>
          </w:rPr>
          <w:t>framework for achieving important mode</w:t>
        </w:r>
      </w:ins>
      <w:ins w:id="579" w:author="Sujil Kumar Koottathampathiyil" w:date="2022-06-09T01:10:00Z">
        <w:r w:rsidR="00E21F00">
          <w:rPr>
            <w:rFonts w:ascii="Arial" w:hAnsi="Arial" w:cs="Arial"/>
          </w:rPr>
          <w:t>l</w:t>
        </w:r>
      </w:ins>
      <w:ins w:id="580"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581"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w:t>
        </w:r>
      </w:ins>
      <w:ins w:id="582" w:author="Sujil Kumar Koottathampathiyil" w:date="2022-06-09T01:10:00Z">
        <w:r w:rsidR="00E21F00">
          <w:rPr>
            <w:rFonts w:ascii="Arial" w:hAnsi="Arial" w:cs="Arial"/>
          </w:rPr>
          <w:t xml:space="preserve">and </w:t>
        </w:r>
      </w:ins>
      <w:ins w:id="583" w:author="Sujil Kumar Koottathampathiyil" w:date="2022-06-08T19:54:00Z">
        <w:r w:rsidR="00C27BA0" w:rsidRPr="00CB1C7A">
          <w:rPr>
            <w:rFonts w:ascii="Arial" w:hAnsi="Arial" w:cs="Arial"/>
          </w:rPr>
          <w:t xml:space="preserve">Policy Analysis. </w:t>
        </w:r>
      </w:ins>
      <w:ins w:id="584"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585"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F1F12F2" w:rsidR="008808DC" w:rsidRPr="00CB1C7A" w:rsidRDefault="004B3B33" w:rsidP="009B3C63">
      <w:pPr>
        <w:spacing w:line="360" w:lineRule="auto"/>
        <w:jc w:val="both"/>
        <w:rPr>
          <w:ins w:id="586"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587" w:author="Sujil Kumar Koottathampathiyil" w:date="2022-06-09T01:10:00Z">
        <w:r w:rsidR="00E21F00">
          <w:rPr>
            <w:rFonts w:ascii="Arial" w:hAnsi="Arial" w:cs="Arial"/>
          </w:rPr>
          <w:t xml:space="preserve">from </w:t>
        </w:r>
      </w:ins>
      <w:r w:rsidRPr="00CB1C7A">
        <w:rPr>
          <w:rFonts w:ascii="Arial" w:hAnsi="Arial" w:cs="Arial"/>
        </w:rPr>
        <w:t xml:space="preserve">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588"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73AD9773" w:rsidR="008808DC" w:rsidRPr="00CB1C7A" w:rsidRDefault="008808DC" w:rsidP="008808DC">
      <w:pPr>
        <w:spacing w:line="360" w:lineRule="auto"/>
        <w:jc w:val="both"/>
        <w:rPr>
          <w:moveTo w:id="589" w:author="Sujil Kumar Koottathampathiyil" w:date="2022-06-08T19:51:00Z"/>
          <w:rFonts w:ascii="Arial" w:hAnsi="Arial" w:cs="Arial"/>
        </w:rPr>
      </w:pPr>
      <w:moveToRangeStart w:id="590" w:author="Sujil Kumar Koottathampathiyil" w:date="2022-06-08T19:51:00Z" w:name="move105610329"/>
      <w:moveTo w:id="591" w:author="Sujil Kumar Koottathampathiyil" w:date="2022-06-08T19:51:00Z">
        <w:r w:rsidRPr="00CB1C7A">
          <w:rPr>
            <w:rFonts w:ascii="Arial" w:hAnsi="Arial" w:cs="Arial"/>
          </w:rPr>
          <w:t xml:space="preserve">Firstly, I want to talk about </w:t>
        </w:r>
      </w:moveTo>
      <w:ins w:id="592" w:author="Sujil Kumar Koottathampathiyil" w:date="2022-06-09T01:10:00Z">
        <w:r w:rsidR="00E21F00">
          <w:rPr>
            <w:rFonts w:ascii="Arial" w:hAnsi="Arial" w:cs="Arial"/>
          </w:rPr>
          <w:t xml:space="preserve">the </w:t>
        </w:r>
      </w:ins>
      <w:moveTo w:id="593" w:author="Sujil Kumar Koottathampathiyil" w:date="2022-06-08T19:51:00Z">
        <w:r w:rsidRPr="00CB1C7A">
          <w:rPr>
            <w:rFonts w:ascii="Arial" w:hAnsi="Arial" w:cs="Arial"/>
          </w:rPr>
          <w:t xml:space="preserve">python dashboard. It’s always </w:t>
        </w:r>
        <w:del w:id="594" w:author="Sujil Kumar Koottathampathiyil" w:date="2022-06-08T23:08:00Z">
          <w:r w:rsidRPr="00CB1C7A" w:rsidDel="00340CAB">
            <w:rPr>
              <w:rFonts w:ascii="Arial" w:hAnsi="Arial" w:cs="Arial"/>
            </w:rPr>
            <w:delText>wonderful</w:delText>
          </w:r>
        </w:del>
      </w:moveTo>
      <w:ins w:id="595" w:author="Sujil Kumar Koottathampathiyil" w:date="2022-06-08T23:08:00Z">
        <w:r w:rsidR="00340CAB">
          <w:rPr>
            <w:rFonts w:ascii="Arial" w:hAnsi="Arial" w:cs="Arial"/>
          </w:rPr>
          <w:t>fascinating</w:t>
        </w:r>
      </w:ins>
      <w:moveTo w:id="596" w:author="Sujil Kumar Koottathampathiyil" w:date="2022-06-08T19:51:00Z">
        <w:r w:rsidRPr="00CB1C7A">
          <w:rPr>
            <w:rFonts w:ascii="Arial" w:hAnsi="Arial" w:cs="Arial"/>
          </w:rPr>
          <w:t xml:space="preserve"> to see how we </w:t>
        </w:r>
        <w:del w:id="597" w:author="Sujil Kumar Koottathampathiyil" w:date="2022-06-09T01:10:00Z">
          <w:r w:rsidRPr="00CB1C7A" w:rsidDel="00E21F00">
            <w:rPr>
              <w:rFonts w:ascii="Arial" w:hAnsi="Arial" w:cs="Arial"/>
            </w:rPr>
            <w:delText>are able to</w:delText>
          </w:r>
        </w:del>
      </w:moveTo>
      <w:ins w:id="598" w:author="Sujil Kumar Koottathampathiyil" w:date="2022-06-09T01:10:00Z">
        <w:r w:rsidR="00E21F00">
          <w:rPr>
            <w:rFonts w:ascii="Arial" w:hAnsi="Arial" w:cs="Arial"/>
          </w:rPr>
          <w:t>can</w:t>
        </w:r>
      </w:ins>
      <w:moveTo w:id="599" w:author="Sujil Kumar Koottathampathiyil" w:date="2022-06-08T19:51:00Z">
        <w:r w:rsidRPr="00CB1C7A">
          <w:rPr>
            <w:rFonts w:ascii="Arial" w:hAnsi="Arial" w:cs="Arial"/>
          </w:rPr>
          <w:t xml:space="preserve"> make models and interpret them. But it is also important to note, recently there are </w:t>
        </w:r>
      </w:moveTo>
      <w:ins w:id="600" w:author="Sujil Kumar Koottathampathiyil" w:date="2022-06-09T01:10:00Z">
        <w:r w:rsidR="00E21F00">
          <w:rPr>
            <w:rFonts w:ascii="Arial" w:hAnsi="Arial" w:cs="Arial"/>
          </w:rPr>
          <w:t>many</w:t>
        </w:r>
      </w:ins>
      <w:moveTo w:id="601" w:author="Sujil Kumar Koottathampathiyil" w:date="2022-06-08T19:51:00Z">
        <w:del w:id="602" w:author="Sujil Kumar Koottathampathiyil" w:date="2022-06-09T01:10:00Z">
          <w:r w:rsidRPr="00CB1C7A" w:rsidDel="00E21F00">
            <w:rPr>
              <w:rFonts w:ascii="Arial" w:hAnsi="Arial" w:cs="Arial"/>
            </w:rPr>
            <w:delText>number of</w:delText>
          </w:r>
        </w:del>
        <w:r w:rsidRPr="00CB1C7A">
          <w:rPr>
            <w:rFonts w:ascii="Arial" w:hAnsi="Arial" w:cs="Arial"/>
          </w:rPr>
          <w:t xml:space="preserve"> concerns about how well we </w:t>
        </w:r>
        <w:del w:id="603" w:author="Sujil Kumar Koottathampathiyil" w:date="2022-06-09T01:10:00Z">
          <w:r w:rsidRPr="00CB1C7A" w:rsidDel="00E21F00">
            <w:rPr>
              <w:rFonts w:ascii="Arial" w:hAnsi="Arial" w:cs="Arial"/>
            </w:rPr>
            <w:delText>are able to</w:delText>
          </w:r>
        </w:del>
      </w:moveTo>
      <w:ins w:id="604" w:author="Sujil Kumar Koottathampathiyil" w:date="2022-06-09T01:10:00Z">
        <w:r w:rsidR="00E21F00">
          <w:rPr>
            <w:rFonts w:ascii="Arial" w:hAnsi="Arial" w:cs="Arial"/>
          </w:rPr>
          <w:t>can</w:t>
        </w:r>
      </w:ins>
      <w:moveTo w:id="605" w:author="Sujil Kumar Koottathampathiyil" w:date="2022-06-08T19:51:00Z">
        <w:r w:rsidRPr="00CB1C7A">
          <w:rPr>
            <w:rFonts w:ascii="Arial" w:hAnsi="Arial" w:cs="Arial"/>
          </w:rPr>
          <w:t xml:space="preserve"> make modifications to the existing model and maintain them. So, our model has to work dynamic and make </w:t>
        </w:r>
      </w:moveTo>
      <w:ins w:id="606" w:author="Sujil Kumar Koottathampathiyil" w:date="2022-06-09T01:11:00Z">
        <w:r w:rsidR="00E21F00">
          <w:rPr>
            <w:rFonts w:ascii="Arial" w:hAnsi="Arial" w:cs="Arial"/>
          </w:rPr>
          <w:t xml:space="preserve">a </w:t>
        </w:r>
      </w:ins>
      <w:moveTo w:id="607" w:author="Sujil Kumar Koottathampathiyil" w:date="2022-06-08T19:51:00Z">
        <w:r w:rsidRPr="00CB1C7A">
          <w:rPr>
            <w:rFonts w:ascii="Arial" w:hAnsi="Arial" w:cs="Arial"/>
          </w:rPr>
          <w:t xml:space="preserve">prediction based on the available data. In recent years programmers used </w:t>
        </w:r>
      </w:moveTo>
      <w:ins w:id="608" w:author="Sujil Kumar Koottathampathiyil" w:date="2022-06-09T01:11:00Z">
        <w:r w:rsidR="00E21F00">
          <w:rPr>
            <w:rFonts w:ascii="Arial" w:hAnsi="Arial" w:cs="Arial"/>
          </w:rPr>
          <w:t xml:space="preserve">to </w:t>
        </w:r>
      </w:ins>
      <w:moveTo w:id="609" w:author="Sujil Kumar Koottathampathiyil" w:date="2022-06-08T19:51:00Z">
        <w:r w:rsidRPr="00CB1C7A">
          <w:rPr>
            <w:rFonts w:ascii="Arial" w:hAnsi="Arial" w:cs="Arial"/>
          </w:rPr>
          <w:t xml:space="preserve">use VueJS or web-based languages for making dashboards, we now have </w:t>
        </w:r>
      </w:moveTo>
      <w:ins w:id="610" w:author="Sujil Kumar Koottathampathiyil" w:date="2022-06-09T01:11:00Z">
        <w:r w:rsidR="00E21F00">
          <w:rPr>
            <w:rFonts w:ascii="Arial" w:hAnsi="Arial" w:cs="Arial"/>
          </w:rPr>
          <w:t xml:space="preserve">the </w:t>
        </w:r>
      </w:ins>
      <w:moveTo w:id="611" w:author="Sujil Kumar Koottathampathiyil" w:date="2022-06-08T19:51:00Z">
        <w:r w:rsidRPr="00CB1C7A">
          <w:rPr>
            <w:rFonts w:ascii="Arial" w:hAnsi="Arial" w:cs="Arial"/>
          </w:rPr>
          <w:t>most advanced package</w:t>
        </w:r>
        <w:del w:id="612" w:author="Sujil Kumar Koottathampathiyil" w:date="2022-06-09T01:11:00Z">
          <w:r w:rsidRPr="00CB1C7A" w:rsidDel="00E21F00">
            <w:rPr>
              <w:rFonts w:ascii="Arial" w:hAnsi="Arial" w:cs="Arial"/>
            </w:rPr>
            <w:delText>d</w:delText>
          </w:r>
        </w:del>
      </w:moveTo>
      <w:ins w:id="613" w:author="Sujil Kumar Koottathampathiyil" w:date="2022-06-09T01:11:00Z">
        <w:r w:rsidR="00E21F00">
          <w:rPr>
            <w:rFonts w:ascii="Arial" w:hAnsi="Arial" w:cs="Arial"/>
          </w:rPr>
          <w:t>s</w:t>
        </w:r>
      </w:ins>
      <w:moveTo w:id="614" w:author="Sujil Kumar Koottathampathiyil" w:date="2022-06-08T19:51:00Z">
        <w:r w:rsidRPr="00CB1C7A">
          <w:rPr>
            <w:rFonts w:ascii="Arial" w:hAnsi="Arial" w:cs="Arial"/>
          </w:rPr>
          <w:t xml:space="preserve">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615" w:author="Sujil Kumar Koottathampathiyil" w:date="2022-06-09T08:57:00Z">
            <w:r w:rsidR="00992BF4" w:rsidRPr="00992BF4">
              <w:rPr>
                <w:rFonts w:ascii="Arial" w:hAnsi="Arial" w:cs="Arial"/>
                <w:color w:val="000000"/>
              </w:rPr>
              <w:t>Streamlit</w:t>
            </w:r>
          </w:ins>
          <w:moveTo w:id="616" w:author="Sujil Kumar Koottathampathiyil" w:date="2022-06-08T19:51:00Z">
            <w:del w:id="617" w:author="Sujil Kumar Koottathampathiyil" w:date="2022-06-08T19:52:00Z">
              <w:r w:rsidRPr="00992BF4" w:rsidDel="00193A63">
                <w:rPr>
                  <w:rFonts w:ascii="Arial" w:hAnsi="Arial" w:cs="Arial"/>
                  <w:color w:val="000000"/>
                </w:rPr>
                <w:delText>Streamlit</w:delText>
              </w:r>
            </w:del>
          </w:moveTo>
        </w:sdtContent>
      </w:sdt>
      <w:moveTo w:id="618" w:author="Sujil Kumar Koottathampathiyil" w:date="2022-06-08T19:51:00Z">
        <w:r w:rsidRPr="00CB1C7A">
          <w:rPr>
            <w:rFonts w:ascii="Arial" w:hAnsi="Arial" w:cs="Arial"/>
          </w:rPr>
          <w:t xml:space="preserve"> has made these proces</w:t>
        </w:r>
      </w:moveTo>
      <w:ins w:id="619" w:author="Sujil Kumar Koottathampathiyil" w:date="2022-06-09T01:11:00Z">
        <w:r w:rsidR="00E21F00">
          <w:rPr>
            <w:rFonts w:ascii="Arial" w:hAnsi="Arial" w:cs="Arial"/>
          </w:rPr>
          <w:t>se</w:t>
        </w:r>
      </w:ins>
      <w:moveTo w:id="620" w:author="Sujil Kumar Koottathampathiyil" w:date="2022-06-08T19:51:00Z">
        <w:r w:rsidRPr="00CB1C7A">
          <w:rPr>
            <w:rFonts w:ascii="Arial" w:hAnsi="Arial" w:cs="Arial"/>
          </w:rPr>
          <w:t xml:space="preserve">s easier and more efficient. I am going to use some of the python packages like plotly to make </w:t>
        </w:r>
      </w:moveTo>
      <w:ins w:id="621" w:author="Sujil Kumar Koottathampathiyil" w:date="2022-06-09T01:11:00Z">
        <w:r w:rsidR="00E21F00">
          <w:rPr>
            <w:rFonts w:ascii="Arial" w:hAnsi="Arial" w:cs="Arial"/>
          </w:rPr>
          <w:t xml:space="preserve">an </w:t>
        </w:r>
      </w:ins>
      <w:moveTo w:id="622" w:author="Sujil Kumar Koottathampathiyil" w:date="2022-06-08T19:51:00Z">
        <w:r w:rsidRPr="00CB1C7A">
          <w:rPr>
            <w:rFonts w:ascii="Arial" w:hAnsi="Arial" w:cs="Arial"/>
          </w:rPr>
          <w:t>interactive dashboard and make models that can make great predictions.</w:t>
        </w:r>
      </w:moveTo>
    </w:p>
    <w:moveToRangeEnd w:id="590"/>
    <w:p w14:paraId="4A2C17A6" w14:textId="1D4BBAC6" w:rsidR="004B3B33" w:rsidRPr="00CB1C7A" w:rsidDel="009B3C63" w:rsidRDefault="00193A63" w:rsidP="006B2DF8">
      <w:pPr>
        <w:spacing w:line="360" w:lineRule="auto"/>
        <w:rPr>
          <w:del w:id="623" w:author="Sujil Kumar Koottathampathiyil" w:date="2022-06-08T19:51:00Z"/>
          <w:rFonts w:ascii="Arial" w:hAnsi="Arial" w:cs="Arial"/>
        </w:rPr>
      </w:pPr>
      <w:ins w:id="624" w:author="Sujil Kumar Koottathampathiyil" w:date="2022-06-08T19:52:00Z">
        <w:r w:rsidRPr="00CB1C7A">
          <w:rPr>
            <w:rFonts w:ascii="Arial" w:hAnsi="Arial" w:cs="Arial"/>
          </w:rPr>
          <w:t xml:space="preserve">Firstly, I want to talk about </w:t>
        </w:r>
      </w:ins>
      <w:ins w:id="625" w:author="Sujil Kumar Koottathampathiyil" w:date="2022-06-09T01:11:00Z">
        <w:r w:rsidR="00B079B7">
          <w:rPr>
            <w:rFonts w:ascii="Arial" w:hAnsi="Arial" w:cs="Arial"/>
          </w:rPr>
          <w:t xml:space="preserve">the </w:t>
        </w:r>
      </w:ins>
      <w:ins w:id="626" w:author="Sujil Kumar Koottathampathiyil" w:date="2022-06-08T19:52:00Z">
        <w:r w:rsidRPr="00CB1C7A">
          <w:rPr>
            <w:rFonts w:ascii="Arial" w:hAnsi="Arial" w:cs="Arial"/>
          </w:rPr>
          <w:t xml:space="preserve">python dashboard. It’s always wonderful to see how we </w:t>
        </w:r>
      </w:ins>
      <w:ins w:id="627" w:author="Sujil Kumar Koottathampathiyil" w:date="2022-06-09T01:11:00Z">
        <w:r w:rsidR="00B079B7">
          <w:rPr>
            <w:rFonts w:ascii="Arial" w:hAnsi="Arial" w:cs="Arial"/>
          </w:rPr>
          <w:t>can</w:t>
        </w:r>
      </w:ins>
      <w:ins w:id="628" w:author="Sujil Kumar Koottathampathiyil" w:date="2022-06-08T19:52:00Z">
        <w:r w:rsidRPr="00CB1C7A">
          <w:rPr>
            <w:rFonts w:ascii="Arial" w:hAnsi="Arial" w:cs="Arial"/>
          </w:rPr>
          <w:t xml:space="preserve"> make models and interpret them. But it is also important to note, recently there </w:t>
        </w:r>
      </w:ins>
      <w:ins w:id="629" w:author="Sujil Kumar Koottathampathiyil" w:date="2022-06-09T01:12:00Z">
        <w:r w:rsidR="00B079B7">
          <w:rPr>
            <w:rFonts w:ascii="Arial" w:hAnsi="Arial" w:cs="Arial"/>
          </w:rPr>
          <w:t>are</w:t>
        </w:r>
      </w:ins>
      <w:ins w:id="630" w:author="Sujil Kumar Koottathampathiyil" w:date="2022-06-08T19:52:00Z">
        <w:r w:rsidRPr="00CB1C7A">
          <w:rPr>
            <w:rFonts w:ascii="Arial" w:hAnsi="Arial" w:cs="Arial"/>
          </w:rPr>
          <w:t xml:space="preserve"> </w:t>
        </w:r>
      </w:ins>
      <w:ins w:id="631" w:author="Sujil Kumar Koottathampathiyil" w:date="2022-06-09T01:11:00Z">
        <w:r w:rsidR="00B079B7">
          <w:rPr>
            <w:rFonts w:ascii="Arial" w:hAnsi="Arial" w:cs="Arial"/>
          </w:rPr>
          <w:t>some</w:t>
        </w:r>
      </w:ins>
      <w:ins w:id="632" w:author="Sujil Kumar Koottathampathiyil" w:date="2022-06-08T19:52:00Z">
        <w:r w:rsidRPr="00CB1C7A">
          <w:rPr>
            <w:rFonts w:ascii="Arial" w:hAnsi="Arial" w:cs="Arial"/>
          </w:rPr>
          <w:t xml:space="preserve"> concerns about how well we </w:t>
        </w:r>
      </w:ins>
      <w:ins w:id="633" w:author="Sujil Kumar Koottathampathiyil" w:date="2022-06-09T01:11:00Z">
        <w:r w:rsidR="00B079B7">
          <w:rPr>
            <w:rFonts w:ascii="Arial" w:hAnsi="Arial" w:cs="Arial"/>
          </w:rPr>
          <w:t>can</w:t>
        </w:r>
      </w:ins>
      <w:ins w:id="634" w:author="Sujil Kumar Koottathampathiyil" w:date="2022-06-08T19:52:00Z">
        <w:r w:rsidRPr="00CB1C7A">
          <w:rPr>
            <w:rFonts w:ascii="Arial" w:hAnsi="Arial" w:cs="Arial"/>
          </w:rPr>
          <w:t xml:space="preserve"> make modifications to the existing model and maintain them. So, our model has to work dynamic and make </w:t>
        </w:r>
      </w:ins>
      <w:ins w:id="635" w:author="Sujil Kumar Koottathampathiyil" w:date="2022-06-09T01:11:00Z">
        <w:r w:rsidR="00B079B7">
          <w:rPr>
            <w:rFonts w:ascii="Arial" w:hAnsi="Arial" w:cs="Arial"/>
          </w:rPr>
          <w:t xml:space="preserve">a </w:t>
        </w:r>
      </w:ins>
      <w:ins w:id="636" w:author="Sujil Kumar Koottathampathiyil" w:date="2022-06-08T19:52:00Z">
        <w:r w:rsidRPr="00CB1C7A">
          <w:rPr>
            <w:rFonts w:ascii="Arial" w:hAnsi="Arial" w:cs="Arial"/>
          </w:rPr>
          <w:t xml:space="preserve">prediction based on the available data. In recent years programmers used </w:t>
        </w:r>
      </w:ins>
      <w:ins w:id="637" w:author="Sujil Kumar Koottathampathiyil" w:date="2022-06-09T01:12:00Z">
        <w:r w:rsidR="00B079B7">
          <w:rPr>
            <w:rFonts w:ascii="Arial" w:hAnsi="Arial" w:cs="Arial"/>
          </w:rPr>
          <w:t xml:space="preserve">to </w:t>
        </w:r>
      </w:ins>
      <w:ins w:id="638" w:author="Sujil Kumar Koottathampathiyil" w:date="2022-06-08T19:52:00Z">
        <w:r w:rsidRPr="00CB1C7A">
          <w:rPr>
            <w:rFonts w:ascii="Arial" w:hAnsi="Arial" w:cs="Arial"/>
          </w:rPr>
          <w:t xml:space="preserve">use VueJS or web-based languages for making dashboards, we now have </w:t>
        </w:r>
      </w:ins>
      <w:ins w:id="639" w:author="Sujil Kumar Koottathampathiyil" w:date="2022-06-09T01:12:00Z">
        <w:r w:rsidR="00B079B7">
          <w:rPr>
            <w:rFonts w:ascii="Arial" w:hAnsi="Arial" w:cs="Arial"/>
          </w:rPr>
          <w:t xml:space="preserve">the </w:t>
        </w:r>
      </w:ins>
      <w:ins w:id="640" w:author="Sujil Kumar Koottathampathiyil" w:date="2022-06-08T19:52:00Z">
        <w:r w:rsidRPr="00CB1C7A">
          <w:rPr>
            <w:rFonts w:ascii="Arial" w:hAnsi="Arial" w:cs="Arial"/>
          </w:rPr>
          <w:t>most advanced package</w:t>
        </w:r>
      </w:ins>
      <w:ins w:id="641" w:author="Sujil Kumar Koottathampathiyil" w:date="2022-06-09T01:12:00Z">
        <w:r w:rsidR="00B079B7">
          <w:rPr>
            <w:rFonts w:ascii="Arial" w:hAnsi="Arial" w:cs="Arial"/>
          </w:rPr>
          <w:t>s</w:t>
        </w:r>
      </w:ins>
      <w:ins w:id="642" w:author="Sujil Kumar Koottathampathiyil" w:date="2022-06-08T19:52:00Z">
        <w:r w:rsidRPr="00CB1C7A">
          <w:rPr>
            <w:rFonts w:ascii="Arial" w:hAnsi="Arial" w:cs="Arial"/>
          </w:rPr>
          <w:t xml:space="preserve"> like </w:t>
        </w:r>
      </w:ins>
      <w:customXmlInsRangeStart w:id="643"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643"/>
          <w:ins w:id="644" w:author="Sujil Kumar Koottathampathiyil" w:date="2022-06-09T08:57:00Z">
            <w:r w:rsidR="00992BF4" w:rsidRPr="00992BF4">
              <w:rPr>
                <w:rFonts w:ascii="Arial" w:hAnsi="Arial" w:cs="Arial"/>
                <w:color w:val="000000"/>
              </w:rPr>
              <w:t>Streamlit</w:t>
            </w:r>
          </w:ins>
          <w:customXmlInsRangeStart w:id="645" w:author="Sujil Kumar Koottathampathiyil" w:date="2022-06-08T19:52:00Z"/>
        </w:sdtContent>
      </w:sdt>
      <w:customXmlInsRangeEnd w:id="645"/>
      <w:ins w:id="646" w:author="Sujil Kumar Koottathampathiyil" w:date="2022-06-08T19:52:00Z">
        <w:r w:rsidRPr="00CB1C7A">
          <w:rPr>
            <w:rFonts w:ascii="Arial" w:hAnsi="Arial" w:cs="Arial"/>
          </w:rPr>
          <w:t xml:space="preserve"> has made these proces</w:t>
        </w:r>
      </w:ins>
      <w:ins w:id="647" w:author="Sujil Kumar Koottathampathiyil" w:date="2022-06-09T01:12:00Z">
        <w:r w:rsidR="00B079B7">
          <w:rPr>
            <w:rFonts w:ascii="Arial" w:hAnsi="Arial" w:cs="Arial"/>
          </w:rPr>
          <w:t>se</w:t>
        </w:r>
      </w:ins>
      <w:ins w:id="648" w:author="Sujil Kumar Koottathampathiyil" w:date="2022-06-08T19:52:00Z">
        <w:r w:rsidRPr="00CB1C7A">
          <w:rPr>
            <w:rFonts w:ascii="Arial" w:hAnsi="Arial" w:cs="Arial"/>
          </w:rPr>
          <w:t xml:space="preserve">s easier and more efficient. I am going to use some of the python packages like plotly to make </w:t>
        </w:r>
      </w:ins>
      <w:ins w:id="649" w:author="Sujil Kumar Koottathampathiyil" w:date="2022-06-09T01:12:00Z">
        <w:r w:rsidR="00B079B7">
          <w:rPr>
            <w:rFonts w:ascii="Arial" w:hAnsi="Arial" w:cs="Arial"/>
          </w:rPr>
          <w:t xml:space="preserve">an </w:t>
        </w:r>
      </w:ins>
      <w:ins w:id="650" w:author="Sujil Kumar Koottathampathiyil" w:date="2022-06-08T19:52:00Z">
        <w:r w:rsidRPr="00CB1C7A">
          <w:rPr>
            <w:rFonts w:ascii="Arial" w:hAnsi="Arial" w:cs="Arial"/>
          </w:rPr>
          <w:t>interactive dashboard and make models that can make great predictions.</w:t>
        </w:r>
      </w:ins>
      <w:del w:id="651"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652"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653" w:author="Sujil Kumar Koottathampathiyil" w:date="2022-06-09T08:20:00Z">
        <w:r>
          <w:rPr>
            <w:rFonts w:ascii="Arial" w:hAnsi="Arial" w:cs="Arial"/>
            <w:b/>
            <w:bCs/>
            <w:sz w:val="32"/>
            <w:szCs w:val="32"/>
          </w:rPr>
          <w:t>4</w:t>
        </w:r>
      </w:ins>
      <w:del w:id="654"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Default="00CC66CE">
      <w:pPr>
        <w:spacing w:line="360" w:lineRule="auto"/>
        <w:jc w:val="both"/>
        <w:rPr>
          <w:ins w:id="655" w:author="Sujil Kumar Koottathampathiyil" w:date="2022-06-09T08:49:00Z"/>
          <w:rFonts w:ascii="Arial" w:hAnsi="Arial" w:cs="Arial"/>
        </w:rPr>
      </w:pPr>
      <w:r w:rsidRPr="00CB1C7A">
        <w:rPr>
          <w:rFonts w:ascii="Arial" w:hAnsi="Arial" w:cs="Arial"/>
        </w:rPr>
        <w:lastRenderedPageBreak/>
        <w:t xml:space="preserve">In every data analysis, about seventy percentage </w:t>
      </w:r>
      <w:ins w:id="656" w:author="Sujil Kumar Koottathampathiyil" w:date="2022-06-09T01:12:00Z">
        <w:r w:rsidR="00725DDF">
          <w:rPr>
            <w:rFonts w:ascii="Arial" w:hAnsi="Arial" w:cs="Arial"/>
          </w:rPr>
          <w:t xml:space="preserve">the </w:t>
        </w:r>
      </w:ins>
      <w:r w:rsidRPr="00CB1C7A">
        <w:rPr>
          <w:rFonts w:ascii="Arial" w:hAnsi="Arial" w:cs="Arial"/>
        </w:rPr>
        <w:t>total time is spent on preparing the data</w:t>
      </w:r>
      <w:del w:id="657" w:author="Sujil Kumar Koottathampathiyil" w:date="2022-06-09T01:15:00Z">
        <w:r w:rsidR="00687BA6" w:rsidRPr="00CB1C7A" w:rsidDel="001F0ED5">
          <w:rPr>
            <w:rFonts w:ascii="Arial" w:hAnsi="Arial" w:cs="Arial"/>
          </w:rPr>
          <w:delText>,</w:delText>
        </w:r>
      </w:del>
      <w:r w:rsidR="00687BA6" w:rsidRPr="00CB1C7A">
        <w:rPr>
          <w:rFonts w:ascii="Arial" w:hAnsi="Arial" w:cs="Arial"/>
        </w:rPr>
        <w:t xml:space="preserve"> </w:t>
      </w:r>
      <w:ins w:id="658" w:author="Sujil Kumar Koottathampathiyil" w:date="2022-06-09T01:12:00Z">
        <w:r w:rsidR="00725DDF">
          <w:rPr>
            <w:rFonts w:ascii="Arial" w:hAnsi="Arial" w:cs="Arial"/>
          </w:rPr>
          <w:t xml:space="preserve">and </w:t>
        </w:r>
      </w:ins>
      <w:del w:id="659" w:author="Sujil Kumar Koottathampathiyil" w:date="2022-06-09T01:12:00Z">
        <w:r w:rsidR="00687BA6" w:rsidRPr="00CB1C7A" w:rsidDel="00725DDF">
          <w:rPr>
            <w:rFonts w:ascii="Arial" w:hAnsi="Arial" w:cs="Arial"/>
          </w:rPr>
          <w:delText>m</w:delText>
        </w:r>
        <w:r w:rsidRPr="00CB1C7A" w:rsidDel="00725DDF">
          <w:rPr>
            <w:rFonts w:ascii="Arial" w:hAnsi="Arial" w:cs="Arial"/>
          </w:rPr>
          <w:delText xml:space="preserve">ake </w:delText>
        </w:r>
      </w:del>
      <w:ins w:id="660" w:author="Sujil Kumar Koottathampathiyil" w:date="2022-06-09T01:12:00Z">
        <w:r w:rsidR="00725DDF" w:rsidRPr="00CB1C7A">
          <w:rPr>
            <w:rFonts w:ascii="Arial" w:hAnsi="Arial" w:cs="Arial"/>
          </w:rPr>
          <w:t>mak</w:t>
        </w:r>
        <w:r w:rsidR="00725DDF">
          <w:rPr>
            <w:rFonts w:ascii="Arial" w:hAnsi="Arial" w:cs="Arial"/>
          </w:rPr>
          <w:t>ing</w:t>
        </w:r>
        <w:r w:rsidR="00725DDF" w:rsidRPr="00CB1C7A">
          <w:rPr>
            <w:rFonts w:ascii="Arial" w:hAnsi="Arial" w:cs="Arial"/>
          </w:rPr>
          <w:t xml:space="preserve"> </w:t>
        </w:r>
      </w:ins>
      <w:r w:rsidRPr="00CB1C7A">
        <w:rPr>
          <w:rFonts w:ascii="Arial" w:hAnsi="Arial" w:cs="Arial"/>
        </w:rPr>
        <w:t>it ready for doing analysis.</w:t>
      </w:r>
      <w:r w:rsidR="005D4551" w:rsidRPr="00CB1C7A">
        <w:rPr>
          <w:rFonts w:ascii="Arial" w:hAnsi="Arial" w:cs="Arial"/>
        </w:rPr>
        <w:t xml:space="preserve"> Initially</w:t>
      </w:r>
      <w:ins w:id="661" w:author="Sujil Kumar Koottathampathiyil" w:date="2022-06-09T01:12:00Z">
        <w:r w:rsidR="00725DDF">
          <w:rPr>
            <w:rFonts w:ascii="Arial" w:hAnsi="Arial" w:cs="Arial"/>
          </w:rPr>
          <w:t>,</w:t>
        </w:r>
      </w:ins>
      <w:r w:rsidR="005D4551" w:rsidRPr="00CB1C7A">
        <w:rPr>
          <w:rFonts w:ascii="Arial" w:hAnsi="Arial" w:cs="Arial"/>
        </w:rPr>
        <w:t xml:space="preserve"> I had to explore the dataset using describe () method</w:t>
      </w:r>
      <w:ins w:id="662" w:author="Sujil Kumar Koottathampathiyil" w:date="2022-06-09T08:52:00Z">
        <w:r w:rsidR="0071704F">
          <w:rPr>
            <w:rFonts w:ascii="Arial" w:hAnsi="Arial" w:cs="Arial"/>
          </w:rPr>
          <w:t xml:space="preserve"> as shown in fig 4.1</w:t>
        </w:r>
      </w:ins>
      <w:r w:rsidR="005D4551" w:rsidRPr="00CB1C7A">
        <w:rPr>
          <w:rFonts w:ascii="Arial" w:hAnsi="Arial" w:cs="Arial"/>
        </w:rPr>
        <w:t>. Also using visualizations and some statistical analysis I have cleaned the dataset.</w:t>
      </w:r>
    </w:p>
    <w:p w14:paraId="3DEB977D" w14:textId="1A911034" w:rsidR="000E0BE4" w:rsidRDefault="000E0BE4" w:rsidP="000E0BE4">
      <w:pPr>
        <w:spacing w:line="360" w:lineRule="auto"/>
        <w:jc w:val="center"/>
        <w:rPr>
          <w:ins w:id="663" w:author="Sujil Kumar Koottathampathiyil" w:date="2022-06-09T08:49:00Z"/>
          <w:rFonts w:ascii="Arial" w:hAnsi="Arial" w:cs="Arial"/>
        </w:rPr>
      </w:pPr>
      <w:ins w:id="664" w:author="Sujil Kumar Koottathampathiyil" w:date="2022-06-09T08:49:00Z">
        <w:r>
          <w:rPr>
            <w:noProof/>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Default="00231EB7" w:rsidP="00231EB7">
      <w:pPr>
        <w:spacing w:after="0" w:line="240" w:lineRule="auto"/>
        <w:jc w:val="center"/>
        <w:rPr>
          <w:ins w:id="665" w:author="Sujil Kumar Koottathampathiyil" w:date="2022-06-09T08:49:00Z"/>
          <w:rFonts w:ascii="Arial" w:eastAsia="Times New Roman" w:hAnsi="Arial" w:cs="Arial"/>
          <w:sz w:val="24"/>
          <w:szCs w:val="24"/>
        </w:rPr>
      </w:pPr>
      <w:ins w:id="666" w:author="Sujil Kumar Koottathampathiyil" w:date="2022-06-09T08:49:00Z">
        <w:r w:rsidRPr="00344779">
          <w:rPr>
            <w:rFonts w:ascii="Arial" w:eastAsia="Times New Roman" w:hAnsi="Arial" w:cs="Arial"/>
            <w:b/>
            <w:bCs/>
            <w:sz w:val="24"/>
            <w:szCs w:val="24"/>
          </w:rPr>
          <w:t xml:space="preserve">Fig. </w:t>
        </w:r>
        <w:r>
          <w:rPr>
            <w:rFonts w:ascii="Arial" w:eastAsia="Times New Roman" w:hAnsi="Arial" w:cs="Arial"/>
            <w:b/>
            <w:bCs/>
            <w:sz w:val="24"/>
            <w:szCs w:val="24"/>
          </w:rPr>
          <w:t>4.</w:t>
        </w:r>
      </w:ins>
      <w:ins w:id="667" w:author="Sujil Kumar Koottathampathiyil" w:date="2022-06-09T08:50:00Z">
        <w:r w:rsidR="00250399">
          <w:rPr>
            <w:rFonts w:ascii="Arial" w:eastAsia="Times New Roman" w:hAnsi="Arial" w:cs="Arial"/>
            <w:b/>
            <w:bCs/>
            <w:sz w:val="24"/>
            <w:szCs w:val="24"/>
          </w:rPr>
          <w:t>0</w:t>
        </w:r>
      </w:ins>
      <w:ins w:id="668" w:author="Sujil Kumar Koottathampathiyil" w:date="2022-06-09T08:4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669" w:author="Sujil Kumar Koottathampathiyil" w:date="2022-06-09T08:50:00Z">
        <w:r w:rsidR="00B87FD4">
          <w:rPr>
            <w:rFonts w:ascii="Arial" w:eastAsia="Times New Roman" w:hAnsi="Arial" w:cs="Arial"/>
            <w:sz w:val="24"/>
            <w:szCs w:val="24"/>
          </w:rPr>
          <w:t>showing information abou</w:t>
        </w:r>
      </w:ins>
      <w:ins w:id="670" w:author="Sujil Kumar Koottathampathiyil" w:date="2022-06-09T08:51:00Z">
        <w:r w:rsidR="00B87FD4">
          <w:rPr>
            <w:rFonts w:ascii="Arial" w:eastAsia="Times New Roman" w:hAnsi="Arial" w:cs="Arial"/>
            <w:sz w:val="24"/>
            <w:szCs w:val="24"/>
          </w:rPr>
          <w:t>t</w:t>
        </w:r>
      </w:ins>
      <w:ins w:id="671" w:author="Sujil Kumar Koottathampathiyil" w:date="2022-06-09T08:49:00Z">
        <w:r w:rsidRPr="00CB1C7A">
          <w:rPr>
            <w:rFonts w:ascii="Arial" w:eastAsia="Times New Roman" w:hAnsi="Arial" w:cs="Arial"/>
            <w:sz w:val="24"/>
            <w:szCs w:val="24"/>
          </w:rPr>
          <w:t xml:space="preserve"> </w:t>
        </w:r>
      </w:ins>
      <w:ins w:id="672" w:author="Sujil Kumar Koottathampathiyil" w:date="2022-06-09T08:51:00Z">
        <w:r w:rsidR="00B87FD4">
          <w:rPr>
            <w:rFonts w:ascii="Arial" w:eastAsia="Times New Roman" w:hAnsi="Arial" w:cs="Arial"/>
            <w:sz w:val="24"/>
            <w:szCs w:val="24"/>
          </w:rPr>
          <w:t xml:space="preserve">the </w:t>
        </w:r>
      </w:ins>
      <w:ins w:id="673" w:author="Sujil Kumar Koottathampathiyil" w:date="2022-06-09T08:49:00Z">
        <w:r w:rsidRPr="00CB1C7A">
          <w:rPr>
            <w:rFonts w:ascii="Arial" w:eastAsia="Times New Roman" w:hAnsi="Arial" w:cs="Arial"/>
            <w:sz w:val="24"/>
            <w:szCs w:val="24"/>
          </w:rPr>
          <w:t>dataset</w:t>
        </w:r>
        <w:r>
          <w:rPr>
            <w:rFonts w:ascii="Arial" w:eastAsia="Times New Roman" w:hAnsi="Arial" w:cs="Arial"/>
            <w:sz w:val="24"/>
            <w:szCs w:val="24"/>
          </w:rPr>
          <w:t xml:space="preserve"> using </w:t>
        </w:r>
      </w:ins>
      <w:ins w:id="674" w:author="Sujil Kumar Koottathampathiyil" w:date="2022-06-09T08:50:00Z">
        <w:r w:rsidR="00D776FB">
          <w:rPr>
            <w:rFonts w:ascii="Arial" w:eastAsia="Times New Roman" w:hAnsi="Arial" w:cs="Arial"/>
            <w:i/>
            <w:iCs/>
            <w:sz w:val="24"/>
            <w:szCs w:val="24"/>
          </w:rPr>
          <w:t>info</w:t>
        </w:r>
      </w:ins>
      <w:ins w:id="675" w:author="Sujil Kumar Koottathampathiyil" w:date="2022-06-09T08:49:00Z">
        <w:r w:rsidRPr="00344779">
          <w:rPr>
            <w:rFonts w:ascii="Arial" w:eastAsia="Times New Roman" w:hAnsi="Arial" w:cs="Arial"/>
            <w:i/>
            <w:iCs/>
            <w:sz w:val="24"/>
            <w:szCs w:val="24"/>
          </w:rPr>
          <w:t>()</w:t>
        </w:r>
        <w:r>
          <w:rPr>
            <w:rFonts w:ascii="Arial" w:eastAsia="Times New Roman" w:hAnsi="Arial" w:cs="Arial"/>
            <w:i/>
            <w:iCs/>
            <w:sz w:val="24"/>
            <w:szCs w:val="24"/>
          </w:rPr>
          <w:t xml:space="preserve"> </w:t>
        </w:r>
        <w:r w:rsidRPr="00344779">
          <w:rPr>
            <w:rFonts w:ascii="Arial" w:eastAsia="Times New Roman" w:hAnsi="Arial" w:cs="Arial"/>
            <w:sz w:val="24"/>
            <w:szCs w:val="24"/>
          </w:rPr>
          <w:t xml:space="preserve">function in </w:t>
        </w:r>
        <w:r>
          <w:rPr>
            <w:rFonts w:ascii="Arial" w:eastAsia="Times New Roman" w:hAnsi="Arial" w:cs="Arial"/>
            <w:sz w:val="24"/>
            <w:szCs w:val="24"/>
          </w:rPr>
          <w:t>pandas</w:t>
        </w:r>
      </w:ins>
    </w:p>
    <w:p w14:paraId="0D437689" w14:textId="77777777" w:rsidR="00231EB7" w:rsidRPr="00231EB7" w:rsidRDefault="00231EB7" w:rsidP="00231EB7">
      <w:pPr>
        <w:spacing w:after="0" w:line="240" w:lineRule="auto"/>
        <w:jc w:val="center"/>
        <w:rPr>
          <w:ins w:id="676" w:author="Sujil Kumar Koottathampathiyil" w:date="2022-06-09T08:49:00Z"/>
          <w:rFonts w:ascii="Arial" w:eastAsia="Times New Roman" w:hAnsi="Arial" w:cs="Arial"/>
          <w:sz w:val="24"/>
          <w:szCs w:val="24"/>
          <w:rPrChange w:id="677" w:author="Sujil Kumar Koottathampathiyil" w:date="2022-06-09T08:49:00Z">
            <w:rPr>
              <w:ins w:id="678" w:author="Sujil Kumar Koottathampathiyil" w:date="2022-06-09T08:49:00Z"/>
              <w:rFonts w:ascii="Arial" w:hAnsi="Arial" w:cs="Arial"/>
            </w:rPr>
          </w:rPrChange>
        </w:rPr>
        <w:pPrChange w:id="679" w:author="Sujil Kumar Koottathampathiyil" w:date="2022-06-09T08:49:00Z">
          <w:pPr>
            <w:spacing w:line="360" w:lineRule="auto"/>
            <w:jc w:val="both"/>
          </w:pPr>
        </w:pPrChange>
      </w:pPr>
    </w:p>
    <w:p w14:paraId="2C190410" w14:textId="1A25F9C4" w:rsidR="0035739C" w:rsidRPr="00CB1C7A" w:rsidRDefault="005D4551">
      <w:pPr>
        <w:spacing w:line="360" w:lineRule="auto"/>
        <w:jc w:val="both"/>
        <w:rPr>
          <w:rFonts w:ascii="Arial" w:hAnsi="Arial" w:cs="Arial"/>
        </w:rPr>
        <w:pPrChange w:id="680" w:author="Sujil Kumar Koottathampathiyil" w:date="2022-06-08T21:15:00Z">
          <w:pPr>
            <w:spacing w:line="360" w:lineRule="auto"/>
          </w:pPr>
        </w:pPrChange>
      </w:pPr>
      <w:r w:rsidRPr="00CB1C7A">
        <w:rPr>
          <w:rFonts w:ascii="Arial" w:hAnsi="Arial" w:cs="Arial"/>
        </w:rPr>
        <w:t xml:space="preserve"> Imputation was carefully done based on the time, </w:t>
      </w:r>
      <w:r w:rsidR="006F1D0C" w:rsidRPr="00CB1C7A">
        <w:rPr>
          <w:rFonts w:ascii="Arial" w:hAnsi="Arial" w:cs="Arial"/>
        </w:rPr>
        <w:t>context,</w:t>
      </w:r>
      <w:r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w:t>
      </w:r>
      <w:ins w:id="681" w:author="Sujil Kumar Koottathampathiyil" w:date="2022-06-09T01:13:00Z">
        <w:r w:rsidR="00725DDF">
          <w:rPr>
            <w:rFonts w:ascii="Arial" w:hAnsi="Arial" w:cs="Arial"/>
          </w:rPr>
          <w:t>,</w:t>
        </w:r>
      </w:ins>
      <w:r w:rsidR="005570A9" w:rsidRPr="00CB1C7A">
        <w:rPr>
          <w:rFonts w:ascii="Arial" w:hAnsi="Arial" w:cs="Arial"/>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682" w:author="Sujil Kumar Koottathampathiyil" w:date="2022-06-09T01:12:00Z">
        <w:r w:rsidR="00725DDF">
          <w:rPr>
            <w:rFonts w:ascii="Arial" w:hAnsi="Arial" w:cs="Arial"/>
          </w:rPr>
          <w:t xml:space="preserve">and </w:t>
        </w:r>
      </w:ins>
      <w:r w:rsidR="005570A9" w:rsidRPr="00CB1C7A">
        <w:rPr>
          <w:rFonts w:ascii="Arial" w:hAnsi="Arial" w:cs="Arial"/>
        </w:rPr>
        <w:t xml:space="preserve">contained much more information. The main reason behind taking this dataset into account is that those variables were very meaningful </w:t>
      </w:r>
      <w:del w:id="683" w:author="Sujil Kumar Koottathampathiyil" w:date="2022-06-09T01:12:00Z">
        <w:r w:rsidR="005570A9" w:rsidRPr="00CB1C7A" w:rsidDel="00725DDF">
          <w:rPr>
            <w:rFonts w:ascii="Arial" w:hAnsi="Arial" w:cs="Arial"/>
          </w:rPr>
          <w:delText>with respect to</w:delText>
        </w:r>
      </w:del>
      <w:ins w:id="684" w:author="Sujil Kumar Koottathampathiyil" w:date="2022-06-09T01:12:00Z">
        <w:r w:rsidR="00725DDF">
          <w:rPr>
            <w:rFonts w:ascii="Arial" w:hAnsi="Arial" w:cs="Arial"/>
          </w:rPr>
          <w:t>concerning</w:t>
        </w:r>
      </w:ins>
      <w:r w:rsidR="005570A9" w:rsidRPr="00CB1C7A">
        <w:rPr>
          <w:rFonts w:ascii="Arial" w:hAnsi="Arial" w:cs="Arial"/>
        </w:rPr>
        <w:t xml:space="preserve"> the context I am working with, for example, I assume there could be </w:t>
      </w:r>
      <w:del w:id="685" w:author="Sujil Kumar Koottathampathiyil" w:date="2022-06-09T01:13:00Z">
        <w:r w:rsidR="005570A9" w:rsidRPr="00CB1C7A" w:rsidDel="00725DDF">
          <w:rPr>
            <w:rFonts w:ascii="Arial" w:hAnsi="Arial" w:cs="Arial"/>
          </w:rPr>
          <w:delText xml:space="preserve">come </w:delText>
        </w:r>
      </w:del>
      <w:ins w:id="686" w:author="Sujil Kumar Koottathampathiyil" w:date="2022-06-09T01:13:00Z">
        <w:r w:rsidR="00725DDF">
          <w:rPr>
            <w:rFonts w:ascii="Arial" w:hAnsi="Arial" w:cs="Arial"/>
          </w:rPr>
          <w:t>s</w:t>
        </w:r>
        <w:r w:rsidR="00725DDF" w:rsidRPr="00CB1C7A">
          <w:rPr>
            <w:rFonts w:ascii="Arial" w:hAnsi="Arial" w:cs="Arial"/>
          </w:rPr>
          <w:t xml:space="preserve">ome </w:t>
        </w:r>
      </w:ins>
      <w:r w:rsidR="005570A9" w:rsidRPr="00CB1C7A">
        <w:rPr>
          <w:rFonts w:ascii="Arial" w:hAnsi="Arial" w:cs="Arial"/>
        </w:rPr>
        <w:t xml:space="preserve">relation between suicide rates and unemployment or </w:t>
      </w:r>
      <w:ins w:id="687" w:author="Sujil Kumar Koottathampathiyil" w:date="2022-06-09T01:13:00Z">
        <w:r w:rsidR="00725DDF">
          <w:rPr>
            <w:rFonts w:ascii="Arial" w:hAnsi="Arial" w:cs="Arial"/>
          </w:rPr>
          <w:t xml:space="preserve">the </w:t>
        </w:r>
      </w:ins>
      <w:r w:rsidR="005570A9" w:rsidRPr="00CB1C7A">
        <w:rPr>
          <w:rFonts w:ascii="Arial" w:hAnsi="Arial" w:cs="Arial"/>
        </w:rPr>
        <w:t>number of internet users and suicides in any country.</w:t>
      </w:r>
    </w:p>
    <w:p w14:paraId="5968A285" w14:textId="0742D2A3" w:rsidR="00687BA6" w:rsidRPr="00CB1C7A" w:rsidRDefault="00687BA6" w:rsidP="00B87FD4">
      <w:pPr>
        <w:spacing w:line="360" w:lineRule="auto"/>
        <w:jc w:val="center"/>
        <w:rPr>
          <w:ins w:id="688" w:author="Sujil Kumar Koottathampathiyil" w:date="2022-06-08T23:02:00Z"/>
          <w:rFonts w:ascii="Arial" w:hAnsi="Arial" w:cs="Arial"/>
        </w:rPr>
      </w:pPr>
      <w:r w:rsidRPr="00CB1C7A">
        <w:rPr>
          <w:rFonts w:ascii="Arial" w:hAnsi="Arial" w:cs="Arial"/>
          <w:noProof/>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CB1C7A" w:rsidRDefault="002777E2" w:rsidP="00811B4B">
      <w:pPr>
        <w:spacing w:after="0" w:line="240" w:lineRule="auto"/>
        <w:jc w:val="center"/>
        <w:rPr>
          <w:ins w:id="689" w:author="Sujil Kumar Koottathampathiyil" w:date="2022-06-08T23:02:00Z"/>
          <w:rFonts w:ascii="Arial" w:eastAsia="Times New Roman" w:hAnsi="Arial" w:cs="Arial"/>
          <w:sz w:val="24"/>
          <w:szCs w:val="24"/>
        </w:rPr>
      </w:pPr>
      <w:ins w:id="690" w:author="Sujil Kumar Koottathampathiyil" w:date="2022-06-09T08:19:00Z">
        <w:r w:rsidRPr="00344779">
          <w:rPr>
            <w:rFonts w:ascii="Arial" w:eastAsia="Times New Roman" w:hAnsi="Arial" w:cs="Arial"/>
            <w:b/>
            <w:bCs/>
            <w:sz w:val="24"/>
            <w:szCs w:val="24"/>
          </w:rPr>
          <w:t xml:space="preserve">Fig. </w:t>
        </w:r>
      </w:ins>
      <w:ins w:id="691" w:author="Sujil Kumar Koottathampathiyil" w:date="2022-06-09T08:26:00Z">
        <w:r w:rsidR="00A57FAF">
          <w:rPr>
            <w:rFonts w:ascii="Arial" w:eastAsia="Times New Roman" w:hAnsi="Arial" w:cs="Arial"/>
            <w:b/>
            <w:bCs/>
            <w:sz w:val="24"/>
            <w:szCs w:val="24"/>
          </w:rPr>
          <w:t>4</w:t>
        </w:r>
      </w:ins>
      <w:ins w:id="692" w:author="Sujil Kumar Koottathampathiyil" w:date="2022-06-09T08:19:00Z">
        <w:r>
          <w:rPr>
            <w:rFonts w:ascii="Arial" w:eastAsia="Times New Roman" w:hAnsi="Arial" w:cs="Arial"/>
            <w:b/>
            <w:bCs/>
            <w:sz w:val="24"/>
            <w:szCs w:val="24"/>
          </w:rPr>
          <w:t>.</w:t>
        </w:r>
      </w:ins>
      <w:ins w:id="693" w:author="Sujil Kumar Koottathampathiyil" w:date="2022-06-09T08:51:00Z">
        <w:r w:rsidR="00612447">
          <w:rPr>
            <w:rFonts w:ascii="Arial" w:eastAsia="Times New Roman" w:hAnsi="Arial" w:cs="Arial"/>
            <w:b/>
            <w:bCs/>
            <w:sz w:val="24"/>
            <w:szCs w:val="24"/>
          </w:rPr>
          <w:t>1</w:t>
        </w:r>
      </w:ins>
      <w:ins w:id="694" w:author="Sujil Kumar Koottathampathiyil" w:date="2022-06-08T23:02:00Z">
        <w:r w:rsidR="00811B4B" w:rsidRPr="00CB1C7A">
          <w:rPr>
            <w:rFonts w:ascii="Arial" w:eastAsia="Times New Roman" w:hAnsi="Arial" w:cs="Arial"/>
            <w:b/>
            <w:bCs/>
            <w:sz w:val="24"/>
            <w:szCs w:val="24"/>
          </w:rPr>
          <w:t>:</w:t>
        </w:r>
        <w:r w:rsidR="00811B4B" w:rsidRPr="00CB1C7A">
          <w:rPr>
            <w:rFonts w:ascii="Arial" w:eastAsia="Times New Roman" w:hAnsi="Arial" w:cs="Arial"/>
            <w:sz w:val="24"/>
            <w:szCs w:val="24"/>
          </w:rPr>
          <w:t xml:space="preserve"> Describing the dataset</w:t>
        </w:r>
      </w:ins>
      <w:ins w:id="695" w:author="Sujil Kumar Koottathampathiyil" w:date="2022-06-09T08:27:00Z">
        <w:r w:rsidR="00220E84">
          <w:rPr>
            <w:rFonts w:ascii="Arial" w:eastAsia="Times New Roman" w:hAnsi="Arial" w:cs="Arial"/>
            <w:sz w:val="24"/>
            <w:szCs w:val="24"/>
          </w:rPr>
          <w:t xml:space="preserve"> using </w:t>
        </w:r>
        <w:r w:rsidR="00220E84" w:rsidRPr="00220E84">
          <w:rPr>
            <w:rFonts w:ascii="Arial" w:eastAsia="Times New Roman" w:hAnsi="Arial" w:cs="Arial"/>
            <w:i/>
            <w:iCs/>
            <w:sz w:val="24"/>
            <w:szCs w:val="24"/>
            <w:rPrChange w:id="696" w:author="Sujil Kumar Koottathampathiyil" w:date="2022-06-09T08:27:00Z">
              <w:rPr>
                <w:rFonts w:ascii="Arial" w:eastAsia="Times New Roman" w:hAnsi="Arial" w:cs="Arial"/>
                <w:sz w:val="24"/>
                <w:szCs w:val="24"/>
              </w:rPr>
            </w:rPrChange>
          </w:rPr>
          <w:t>describe()</w:t>
        </w:r>
        <w:r w:rsidR="00762F3D">
          <w:rPr>
            <w:rFonts w:ascii="Arial" w:eastAsia="Times New Roman" w:hAnsi="Arial" w:cs="Arial"/>
            <w:i/>
            <w:iCs/>
            <w:sz w:val="24"/>
            <w:szCs w:val="24"/>
          </w:rPr>
          <w:t xml:space="preserve"> </w:t>
        </w:r>
        <w:r w:rsidR="00762F3D" w:rsidRPr="00762F3D">
          <w:rPr>
            <w:rFonts w:ascii="Arial" w:eastAsia="Times New Roman" w:hAnsi="Arial" w:cs="Arial"/>
            <w:sz w:val="24"/>
            <w:szCs w:val="24"/>
            <w:rPrChange w:id="697" w:author="Sujil Kumar Koottathampathiyil" w:date="2022-06-09T08:27:00Z">
              <w:rPr>
                <w:rFonts w:ascii="Arial" w:eastAsia="Times New Roman" w:hAnsi="Arial" w:cs="Arial"/>
                <w:i/>
                <w:iCs/>
                <w:sz w:val="24"/>
                <w:szCs w:val="24"/>
              </w:rPr>
            </w:rPrChange>
          </w:rPr>
          <w:t xml:space="preserve">function in </w:t>
        </w:r>
        <w:r w:rsidR="00762F3D">
          <w:rPr>
            <w:rFonts w:ascii="Arial" w:eastAsia="Times New Roman" w:hAnsi="Arial" w:cs="Arial"/>
            <w:sz w:val="24"/>
            <w:szCs w:val="24"/>
          </w:rPr>
          <w:t>pandas</w:t>
        </w:r>
      </w:ins>
    </w:p>
    <w:p w14:paraId="37D6AF10" w14:textId="77777777" w:rsidR="00811B4B" w:rsidRPr="00CB1C7A" w:rsidRDefault="00811B4B">
      <w:pPr>
        <w:spacing w:after="0" w:line="240" w:lineRule="auto"/>
        <w:jc w:val="center"/>
        <w:rPr>
          <w:rFonts w:ascii="Arial" w:eastAsia="Times New Roman" w:hAnsi="Arial" w:cs="Arial"/>
          <w:sz w:val="24"/>
          <w:szCs w:val="24"/>
          <w:rPrChange w:id="698" w:author="Sujil Kumar Koottathampathiyil" w:date="2022-06-08T23:07:00Z">
            <w:rPr>
              <w:rFonts w:ascii="Arial" w:hAnsi="Arial" w:cs="Arial"/>
            </w:rPr>
          </w:rPrChange>
        </w:rPr>
        <w:pPrChange w:id="699" w:author="Sujil Kumar Koottathampathiyil" w:date="2022-06-08T23:02:00Z">
          <w:pPr>
            <w:spacing w:line="360" w:lineRule="auto"/>
            <w:jc w:val="center"/>
          </w:pPr>
        </w:pPrChange>
      </w:pPr>
    </w:p>
    <w:p w14:paraId="43DCF744" w14:textId="21BC52EF" w:rsidR="00E460A7" w:rsidRDefault="00C15E30" w:rsidP="005D4B76">
      <w:pPr>
        <w:spacing w:line="360" w:lineRule="auto"/>
        <w:rPr>
          <w:ins w:id="700" w:author="Sujil Kumar Koottathampathiyil" w:date="2022-06-09T01:13:00Z"/>
          <w:rFonts w:ascii="Arial" w:hAnsi="Arial" w:cs="Arial"/>
        </w:rPr>
      </w:pPr>
      <w:del w:id="701" w:author="Sujil Kumar Koottathampathiyil" w:date="2022-06-09T01:13:00Z">
        <w:r w:rsidRPr="00CB1C7A" w:rsidDel="00661125">
          <w:rPr>
            <w:rFonts w:ascii="Arial" w:hAnsi="Arial" w:cs="Arial"/>
          </w:rPr>
          <w:delText xml:space="preserve">There </w:delText>
        </w:r>
        <w:r w:rsidR="006077C4" w:rsidRPr="00CB1C7A" w:rsidDel="00661125">
          <w:rPr>
            <w:rFonts w:ascii="Arial" w:hAnsi="Arial" w:cs="Arial"/>
          </w:rPr>
          <w:delText>were</w:delText>
        </w:r>
        <w:r w:rsidRPr="00CB1C7A" w:rsidDel="00661125">
          <w:rPr>
            <w:rFonts w:ascii="Arial" w:hAnsi="Arial" w:cs="Arial"/>
          </w:rPr>
          <w:delText xml:space="preserve"> many such variables</w:delText>
        </w:r>
      </w:del>
      <w:ins w:id="702" w:author="Sujil Kumar Koottathampathiyil" w:date="2022-06-09T01:13:00Z">
        <w:r w:rsidR="00661125">
          <w:rPr>
            <w:rFonts w:ascii="Arial" w:hAnsi="Arial" w:cs="Arial"/>
          </w:rPr>
          <w:t>Many such variables were</w:t>
        </w:r>
      </w:ins>
      <w:r w:rsidRPr="00CB1C7A">
        <w:rPr>
          <w:rFonts w:ascii="Arial" w:hAnsi="Arial" w:cs="Arial"/>
        </w:rPr>
        <w:t xml:space="preserve"> making my research firm</w:t>
      </w:r>
      <w:r w:rsidR="00676E8B" w:rsidRPr="00CB1C7A">
        <w:rPr>
          <w:rFonts w:ascii="Arial" w:hAnsi="Arial" w:cs="Arial"/>
        </w:rPr>
        <w:t xml:space="preserve"> on the ground in terms of working with useful and meaningful information for machine learning mode</w:t>
      </w:r>
      <w:ins w:id="703" w:author="Sujil Kumar Koottathampathiyil" w:date="2022-06-09T01:13:00Z">
        <w:r w:rsidR="00661125">
          <w:rPr>
            <w:rFonts w:ascii="Arial" w:hAnsi="Arial" w:cs="Arial"/>
          </w:rPr>
          <w:t>l</w:t>
        </w:r>
      </w:ins>
      <w:r w:rsidR="00676E8B" w:rsidRPr="00CB1C7A">
        <w:rPr>
          <w:rFonts w:ascii="Arial" w:hAnsi="Arial" w:cs="Arial"/>
        </w:rPr>
        <w:t>ling.</w:t>
      </w:r>
      <w:r w:rsidR="00651824" w:rsidRPr="00CB1C7A">
        <w:rPr>
          <w:rFonts w:ascii="Arial" w:hAnsi="Arial" w:cs="Arial"/>
        </w:rPr>
        <w:t xml:space="preserve"> </w:t>
      </w:r>
      <w:del w:id="704" w:author="Sujil Kumar Koottathampathiyil" w:date="2022-06-09T01:13:00Z">
        <w:r w:rsidR="00651824" w:rsidRPr="00CB1C7A" w:rsidDel="00661125">
          <w:rPr>
            <w:rFonts w:ascii="Arial" w:hAnsi="Arial" w:cs="Arial"/>
          </w:rPr>
          <w:delText xml:space="preserve">Second </w:delText>
        </w:r>
      </w:del>
      <w:ins w:id="705" w:author="Sujil Kumar Koottathampathiyil" w:date="2022-06-09T01:13:00Z">
        <w:r w:rsidR="00661125">
          <w:rPr>
            <w:rFonts w:ascii="Arial" w:hAnsi="Arial" w:cs="Arial"/>
          </w:rPr>
          <w:t>The s</w:t>
        </w:r>
        <w:r w:rsidR="00661125" w:rsidRPr="00CB1C7A">
          <w:rPr>
            <w:rFonts w:ascii="Arial" w:hAnsi="Arial" w:cs="Arial"/>
          </w:rPr>
          <w:t xml:space="preserve">econd </w:t>
        </w:r>
      </w:ins>
      <w:del w:id="706" w:author="Sujil Kumar Koottathampathiyil" w:date="2022-06-09T01:13:00Z">
        <w:r w:rsidR="00651824" w:rsidRPr="00CB1C7A" w:rsidDel="00661125">
          <w:rPr>
            <w:rFonts w:ascii="Arial" w:hAnsi="Arial" w:cs="Arial"/>
          </w:rPr>
          <w:delText xml:space="preserve">Main </w:delText>
        </w:r>
      </w:del>
      <w:ins w:id="707" w:author="Sujil Kumar Koottathampathiyil" w:date="2022-06-09T01:13:00Z">
        <w:r w:rsidR="00661125">
          <w:rPr>
            <w:rFonts w:ascii="Arial" w:hAnsi="Arial" w:cs="Arial"/>
          </w:rPr>
          <w:t>m</w:t>
        </w:r>
        <w:r w:rsidR="00661125" w:rsidRPr="00CB1C7A">
          <w:rPr>
            <w:rFonts w:ascii="Arial" w:hAnsi="Arial" w:cs="Arial"/>
          </w:rPr>
          <w:t xml:space="preserve">ain </w:t>
        </w:r>
      </w:ins>
      <w:r w:rsidR="00651824" w:rsidRPr="00CB1C7A">
        <w:rPr>
          <w:rFonts w:ascii="Arial" w:hAnsi="Arial" w:cs="Arial"/>
        </w:rPr>
        <w:t xml:space="preserve">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w:t>
      </w:r>
      <w:del w:id="708" w:author="Sujil Kumar Koottathampathiyil" w:date="2022-06-09T01:13:00Z">
        <w:r w:rsidR="00A643A0" w:rsidRPr="00CB1C7A" w:rsidDel="00661125">
          <w:rPr>
            <w:rFonts w:ascii="Arial" w:hAnsi="Arial" w:cs="Arial"/>
          </w:rPr>
          <w:delText xml:space="preserve">a </w:delText>
        </w:r>
      </w:del>
      <w:r w:rsidR="00A643A0" w:rsidRPr="00CB1C7A">
        <w:rPr>
          <w:rFonts w:ascii="Arial" w:hAnsi="Arial" w:cs="Arial"/>
        </w:rPr>
        <w:t xml:space="preserve">one main thing we need to carefully do. Replacing the outliers without thinking </w:t>
      </w:r>
      <w:ins w:id="709" w:author="Sujil Kumar Koottathampathiyil" w:date="2022-06-09T01:13:00Z">
        <w:r w:rsidR="00661125">
          <w:rPr>
            <w:rFonts w:ascii="Arial" w:hAnsi="Arial" w:cs="Arial"/>
          </w:rPr>
          <w:t xml:space="preserve">about </w:t>
        </w:r>
      </w:ins>
      <w:r w:rsidR="00A643A0" w:rsidRPr="00CB1C7A">
        <w:rPr>
          <w:rFonts w:ascii="Arial" w:hAnsi="Arial" w:cs="Arial"/>
        </w:rPr>
        <w:t>why they 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CB1C7A" w:rsidRDefault="00637E9E" w:rsidP="004F5CC8">
      <w:pPr>
        <w:spacing w:after="0" w:line="240" w:lineRule="auto"/>
        <w:jc w:val="center"/>
        <w:rPr>
          <w:ins w:id="710" w:author="Sujil Kumar Koottathampathiyil" w:date="2022-06-09T01:13:00Z"/>
          <w:rFonts w:ascii="Arial" w:eastAsia="Times New Roman" w:hAnsi="Arial" w:cs="Arial"/>
          <w:sz w:val="24"/>
          <w:szCs w:val="24"/>
        </w:rPr>
      </w:pPr>
      <w:ins w:id="711" w:author="Sujil Kumar Koottathampathiyil" w:date="2022-06-09T08:19:00Z">
        <w:r w:rsidRPr="00344779">
          <w:rPr>
            <w:rFonts w:ascii="Arial" w:eastAsia="Times New Roman" w:hAnsi="Arial" w:cs="Arial"/>
            <w:b/>
            <w:bCs/>
            <w:sz w:val="24"/>
            <w:szCs w:val="24"/>
          </w:rPr>
          <w:t xml:space="preserve">Fig. </w:t>
        </w:r>
      </w:ins>
      <w:ins w:id="712" w:author="Sujil Kumar Koottathampathiyil" w:date="2022-06-09T08:26:00Z">
        <w:r w:rsidR="000917DD">
          <w:rPr>
            <w:rFonts w:ascii="Arial" w:eastAsia="Times New Roman" w:hAnsi="Arial" w:cs="Arial"/>
            <w:b/>
            <w:bCs/>
            <w:sz w:val="24"/>
            <w:szCs w:val="24"/>
          </w:rPr>
          <w:t>4</w:t>
        </w:r>
      </w:ins>
      <w:ins w:id="713" w:author="Sujil Kumar Koottathampathiyil" w:date="2022-06-09T08:19:00Z">
        <w:r>
          <w:rPr>
            <w:rFonts w:ascii="Arial" w:eastAsia="Times New Roman" w:hAnsi="Arial" w:cs="Arial"/>
            <w:b/>
            <w:bCs/>
            <w:sz w:val="24"/>
            <w:szCs w:val="24"/>
          </w:rPr>
          <w:t>.</w:t>
        </w:r>
      </w:ins>
      <w:ins w:id="714" w:author="Sujil Kumar Koottathampathiyil" w:date="2022-06-09T08:51:00Z">
        <w:r w:rsidR="00612447">
          <w:rPr>
            <w:rFonts w:ascii="Arial" w:eastAsia="Times New Roman" w:hAnsi="Arial" w:cs="Arial"/>
            <w:b/>
            <w:bCs/>
            <w:sz w:val="24"/>
            <w:szCs w:val="24"/>
          </w:rPr>
          <w:t>2</w:t>
        </w:r>
      </w:ins>
      <w:ins w:id="715" w:author="Sujil Kumar Koottathampathiyil" w:date="2022-06-09T01:13:00Z">
        <w:r w:rsidR="004F5CC8" w:rsidRPr="00CB1C7A">
          <w:rPr>
            <w:rFonts w:ascii="Arial" w:eastAsia="Times New Roman" w:hAnsi="Arial" w:cs="Arial"/>
            <w:b/>
            <w:bCs/>
            <w:sz w:val="24"/>
            <w:szCs w:val="24"/>
          </w:rPr>
          <w:t>:</w:t>
        </w:r>
        <w:r w:rsidR="004F5CC8" w:rsidRPr="00CB1C7A">
          <w:rPr>
            <w:rFonts w:ascii="Arial" w:eastAsia="Times New Roman" w:hAnsi="Arial" w:cs="Arial"/>
            <w:sz w:val="24"/>
            <w:szCs w:val="24"/>
          </w:rPr>
          <w:t xml:space="preserve"> </w:t>
        </w:r>
        <w:r w:rsidR="004F5CC8">
          <w:rPr>
            <w:rFonts w:ascii="Arial" w:eastAsia="Times New Roman" w:hAnsi="Arial" w:cs="Arial"/>
            <w:sz w:val="24"/>
            <w:szCs w:val="24"/>
          </w:rPr>
          <w:t xml:space="preserve">Checking for </w:t>
        </w:r>
      </w:ins>
      <w:ins w:id="716" w:author="Sujil Kumar Koottathampathiyil" w:date="2022-06-09T01:14:00Z">
        <w:r w:rsidR="004F5CC8">
          <w:rPr>
            <w:rFonts w:ascii="Arial" w:eastAsia="Times New Roman" w:hAnsi="Arial" w:cs="Arial"/>
            <w:sz w:val="24"/>
            <w:szCs w:val="24"/>
          </w:rPr>
          <w:t>NaN or null val</w:t>
        </w:r>
        <w:r w:rsidR="00771E73">
          <w:rPr>
            <w:rFonts w:ascii="Arial" w:eastAsia="Times New Roman" w:hAnsi="Arial" w:cs="Arial"/>
            <w:sz w:val="24"/>
            <w:szCs w:val="24"/>
          </w:rPr>
          <w:t>u</w:t>
        </w:r>
        <w:r w:rsidR="004F5CC8">
          <w:rPr>
            <w:rFonts w:ascii="Arial" w:eastAsia="Times New Roman" w:hAnsi="Arial" w:cs="Arial"/>
            <w:sz w:val="24"/>
            <w:szCs w:val="24"/>
          </w:rPr>
          <w:t>es in the dataset</w:t>
        </w:r>
      </w:ins>
    </w:p>
    <w:p w14:paraId="50C66082" w14:textId="77777777" w:rsidR="004F5CC8" w:rsidRPr="00CB1C7A" w:rsidRDefault="004F5CC8" w:rsidP="005D4B76">
      <w:pPr>
        <w:spacing w:line="360" w:lineRule="auto"/>
        <w:rPr>
          <w:rFonts w:ascii="Arial" w:hAnsi="Arial" w:cs="Arial"/>
        </w:rPr>
      </w:pPr>
    </w:p>
    <w:p w14:paraId="34C82687" w14:textId="4F426E30" w:rsidR="009156DC" w:rsidRPr="00CB1C7A" w:rsidRDefault="00307476" w:rsidP="005D4B76">
      <w:pPr>
        <w:spacing w:line="360" w:lineRule="auto"/>
        <w:rPr>
          <w:rFonts w:ascii="Arial" w:hAnsi="Arial" w:cs="Arial"/>
        </w:rPr>
      </w:pPr>
      <w:del w:id="717" w:author="Sujil Kumar Koottathampathiyil" w:date="2022-06-09T01:14:00Z">
        <w:r w:rsidRPr="00CB1C7A" w:rsidDel="00462D43">
          <w:rPr>
            <w:rFonts w:ascii="Arial" w:hAnsi="Arial" w:cs="Arial"/>
          </w:rPr>
          <w:lastRenderedPageBreak/>
          <w:delText xml:space="preserve">Above </w:delText>
        </w:r>
      </w:del>
      <w:ins w:id="718" w:author="Sujil Kumar Koottathampathiyil" w:date="2022-06-09T08:26:00Z">
        <w:r w:rsidR="00220E84">
          <w:rPr>
            <w:rFonts w:ascii="Arial" w:hAnsi="Arial" w:cs="Arial"/>
          </w:rPr>
          <w:t>F</w:t>
        </w:r>
      </w:ins>
      <w:del w:id="719" w:author="Sujil Kumar Koottathampathiyil" w:date="2022-06-09T08:26:00Z">
        <w:r w:rsidRPr="00CB1C7A" w:rsidDel="00220E84">
          <w:rPr>
            <w:rFonts w:ascii="Arial" w:hAnsi="Arial" w:cs="Arial"/>
          </w:rPr>
          <w:delText>f</w:delText>
        </w:r>
      </w:del>
      <w:r w:rsidRPr="00CB1C7A">
        <w:rPr>
          <w:rFonts w:ascii="Arial" w:hAnsi="Arial" w:cs="Arial"/>
        </w:rPr>
        <w:t>igure</w:t>
      </w:r>
      <w:ins w:id="720" w:author="Sujil Kumar Koottathampathiyil" w:date="2022-06-09T08:26:00Z">
        <w:r w:rsidR="00220E84">
          <w:rPr>
            <w:rFonts w:ascii="Arial" w:hAnsi="Arial" w:cs="Arial"/>
          </w:rPr>
          <w:t xml:space="preserve"> 4.</w:t>
        </w:r>
      </w:ins>
      <w:ins w:id="721" w:author="Sujil Kumar Koottathampathiyil" w:date="2022-06-09T08:51:00Z">
        <w:r w:rsidR="00ED3C0C">
          <w:rPr>
            <w:rFonts w:ascii="Arial" w:hAnsi="Arial" w:cs="Arial"/>
          </w:rPr>
          <w:t>2</w:t>
        </w:r>
      </w:ins>
      <w:r w:rsidRPr="00CB1C7A">
        <w:rPr>
          <w:rFonts w:ascii="Arial" w:hAnsi="Arial" w:cs="Arial"/>
        </w:rPr>
        <w:t xml:space="preserv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722" w:author="Sujil Kumar Koottathampathiyil" w:date="2022-06-09T08:20:00Z">
        <w:r>
          <w:rPr>
            <w:rFonts w:ascii="Arial" w:hAnsi="Arial" w:cs="Arial"/>
            <w:b/>
            <w:bCs/>
            <w:sz w:val="32"/>
            <w:szCs w:val="32"/>
          </w:rPr>
          <w:t>4</w:t>
        </w:r>
      </w:ins>
      <w:del w:id="723"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41652989"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w:t>
      </w:r>
      <w:ins w:id="724" w:author="Sujil Kumar Koottathampathiyil" w:date="2022-06-09T01:14:00Z">
        <w:r w:rsidR="001F0ED5">
          <w:rPr>
            <w:rFonts w:ascii="Arial" w:hAnsi="Arial" w:cs="Arial"/>
          </w:rPr>
          <w:t xml:space="preserve">the </w:t>
        </w:r>
      </w:ins>
      <w:r w:rsidRPr="00CB1C7A">
        <w:rPr>
          <w:rFonts w:ascii="Arial" w:hAnsi="Arial" w:cs="Arial"/>
        </w:rPr>
        <w:t xml:space="preserve">python dashboard. It’s always wonderful to see how we </w:t>
      </w:r>
      <w:del w:id="725" w:author="Sujil Kumar Koottathampathiyil" w:date="2022-06-09T01:14:00Z">
        <w:r w:rsidRPr="00CB1C7A" w:rsidDel="001F0ED5">
          <w:rPr>
            <w:rFonts w:ascii="Arial" w:hAnsi="Arial" w:cs="Arial"/>
          </w:rPr>
          <w:delText>are able to</w:delText>
        </w:r>
      </w:del>
      <w:ins w:id="726" w:author="Sujil Kumar Koottathampathiyil" w:date="2022-06-09T01:14:00Z">
        <w:r w:rsidR="001F0ED5">
          <w:rPr>
            <w:rFonts w:ascii="Arial" w:hAnsi="Arial" w:cs="Arial"/>
          </w:rPr>
          <w:t>can</w:t>
        </w:r>
      </w:ins>
      <w:r w:rsidRPr="00CB1C7A">
        <w:rPr>
          <w:rFonts w:ascii="Arial" w:hAnsi="Arial" w:cs="Arial"/>
        </w:rPr>
        <w:t xml:space="preserve"> make models and interpret them. </w:t>
      </w:r>
      <w:r w:rsidR="0053628C" w:rsidRPr="00CB1C7A">
        <w:rPr>
          <w:rFonts w:ascii="Arial" w:hAnsi="Arial" w:cs="Arial"/>
        </w:rPr>
        <w:t>But</w:t>
      </w:r>
      <w:r w:rsidRPr="00CB1C7A">
        <w:rPr>
          <w:rFonts w:ascii="Arial" w:hAnsi="Arial" w:cs="Arial"/>
        </w:rPr>
        <w:t xml:space="preserve"> it is also important to note, recently there </w:t>
      </w:r>
      <w:del w:id="727" w:author="Sujil Kumar Koottathampathiyil" w:date="2022-06-09T01:14:00Z">
        <w:r w:rsidRPr="00CB1C7A" w:rsidDel="001F0ED5">
          <w:rPr>
            <w:rFonts w:ascii="Arial" w:hAnsi="Arial" w:cs="Arial"/>
          </w:rPr>
          <w:delText xml:space="preserve">are </w:delText>
        </w:r>
      </w:del>
      <w:ins w:id="728" w:author="Sujil Kumar Koottathampathiyil" w:date="2022-06-09T01:15:00Z">
        <w:r w:rsidR="001F0ED5">
          <w:rPr>
            <w:rFonts w:ascii="Arial" w:hAnsi="Arial" w:cs="Arial"/>
          </w:rPr>
          <w:t>are</w:t>
        </w:r>
      </w:ins>
      <w:ins w:id="729" w:author="Sujil Kumar Koottathampathiyil" w:date="2022-06-09T01:14:00Z">
        <w:r w:rsidR="001F0ED5" w:rsidRPr="00CB1C7A">
          <w:rPr>
            <w:rFonts w:ascii="Arial" w:hAnsi="Arial" w:cs="Arial"/>
          </w:rPr>
          <w:t xml:space="preserve"> </w:t>
        </w:r>
        <w:r w:rsidR="001F0ED5">
          <w:rPr>
            <w:rFonts w:ascii="Arial" w:hAnsi="Arial" w:cs="Arial"/>
          </w:rPr>
          <w:t>several</w:t>
        </w:r>
      </w:ins>
      <w:del w:id="730" w:author="Sujil Kumar Koottathampathiyil" w:date="2022-06-09T01:14:00Z">
        <w:r w:rsidRPr="00CB1C7A" w:rsidDel="001F0ED5">
          <w:rPr>
            <w:rFonts w:ascii="Arial" w:hAnsi="Arial" w:cs="Arial"/>
          </w:rPr>
          <w:delText>number of</w:delText>
        </w:r>
      </w:del>
      <w:r w:rsidRPr="00CB1C7A">
        <w:rPr>
          <w:rFonts w:ascii="Arial" w:hAnsi="Arial" w:cs="Arial"/>
        </w:rPr>
        <w:t xml:space="preserve"> concerns about how well we </w:t>
      </w:r>
      <w:del w:id="731" w:author="Sujil Kumar Koottathampathiyil" w:date="2022-06-09T01:14:00Z">
        <w:r w:rsidRPr="00CB1C7A" w:rsidDel="001F0ED5">
          <w:rPr>
            <w:rFonts w:ascii="Arial" w:hAnsi="Arial" w:cs="Arial"/>
          </w:rPr>
          <w:delText>are able to</w:delText>
        </w:r>
      </w:del>
      <w:ins w:id="732" w:author="Sujil Kumar Koottathampathiyil" w:date="2022-06-09T01:14:00Z">
        <w:r w:rsidR="001F0ED5">
          <w:rPr>
            <w:rFonts w:ascii="Arial" w:hAnsi="Arial" w:cs="Arial"/>
          </w:rPr>
          <w:t>can</w:t>
        </w:r>
      </w:ins>
      <w:r w:rsidRPr="00CB1C7A">
        <w:rPr>
          <w:rFonts w:ascii="Arial" w:hAnsi="Arial" w:cs="Arial"/>
        </w:rPr>
        <w:t xml:space="preserve">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w:t>
      </w:r>
      <w:ins w:id="733" w:author="Sujil Kumar Koottathampathiyil" w:date="2022-06-09T01:15:00Z">
        <w:r w:rsidR="001F0ED5">
          <w:rPr>
            <w:rFonts w:ascii="Arial" w:hAnsi="Arial" w:cs="Arial"/>
          </w:rPr>
          <w:t xml:space="preserve">a </w:t>
        </w:r>
      </w:ins>
      <w:r w:rsidRPr="00CB1C7A">
        <w:rPr>
          <w:rFonts w:ascii="Arial" w:hAnsi="Arial" w:cs="Arial"/>
        </w:rPr>
        <w:t>prediction based on the available data.</w:t>
      </w:r>
      <w:r w:rsidR="0041093B" w:rsidRPr="00CB1C7A">
        <w:rPr>
          <w:rFonts w:ascii="Arial" w:hAnsi="Arial" w:cs="Arial"/>
        </w:rPr>
        <w:t xml:space="preserve"> In recent years programmers used </w:t>
      </w:r>
      <w:ins w:id="734" w:author="Sujil Kumar Koottathampathiyil" w:date="2022-06-09T01:15:00Z">
        <w:r w:rsidR="001F0ED5">
          <w:rPr>
            <w:rFonts w:ascii="Arial" w:hAnsi="Arial" w:cs="Arial"/>
          </w:rPr>
          <w:t xml:space="preserve">to </w:t>
        </w:r>
      </w:ins>
      <w:r w:rsidR="0041093B" w:rsidRPr="00CB1C7A">
        <w:rPr>
          <w:rFonts w:ascii="Arial" w:hAnsi="Arial" w:cs="Arial"/>
        </w:rPr>
        <w:t xml:space="preserve">use VueJS or </w:t>
      </w:r>
      <w:r w:rsidR="00784D24" w:rsidRPr="00CB1C7A">
        <w:rPr>
          <w:rFonts w:ascii="Arial" w:hAnsi="Arial" w:cs="Arial"/>
        </w:rPr>
        <w:t>web-based</w:t>
      </w:r>
      <w:r w:rsidR="0041093B" w:rsidRPr="00CB1C7A">
        <w:rPr>
          <w:rFonts w:ascii="Arial" w:hAnsi="Arial" w:cs="Arial"/>
        </w:rPr>
        <w:t xml:space="preserve"> languages for making dashboards, we now have </w:t>
      </w:r>
      <w:ins w:id="735" w:author="Sujil Kumar Koottathampathiyil" w:date="2022-06-09T01:15:00Z">
        <w:r w:rsidR="001F0ED5">
          <w:rPr>
            <w:rFonts w:ascii="Arial" w:hAnsi="Arial" w:cs="Arial"/>
          </w:rPr>
          <w:t xml:space="preserve">the </w:t>
        </w:r>
      </w:ins>
      <w:r w:rsidR="0041093B" w:rsidRPr="00CB1C7A">
        <w:rPr>
          <w:rFonts w:ascii="Arial" w:hAnsi="Arial" w:cs="Arial"/>
        </w:rPr>
        <w:t xml:space="preserve">most advanced </w:t>
      </w:r>
      <w:del w:id="736" w:author="Sujil Kumar Koottathampathiyil" w:date="2022-06-09T01:15:00Z">
        <w:r w:rsidR="0041093B" w:rsidRPr="00CB1C7A" w:rsidDel="001F0ED5">
          <w:rPr>
            <w:rFonts w:ascii="Arial" w:hAnsi="Arial" w:cs="Arial"/>
          </w:rPr>
          <w:delText xml:space="preserve">packaged </w:delText>
        </w:r>
      </w:del>
      <w:ins w:id="737" w:author="Sujil Kumar Koottathampathiyil" w:date="2022-06-09T01:15:00Z">
        <w:r w:rsidR="001F0ED5" w:rsidRPr="00CB1C7A">
          <w:rPr>
            <w:rFonts w:ascii="Arial" w:hAnsi="Arial" w:cs="Arial"/>
          </w:rPr>
          <w:t>package</w:t>
        </w:r>
        <w:r w:rsidR="001F0ED5">
          <w:rPr>
            <w:rFonts w:ascii="Arial" w:hAnsi="Arial" w:cs="Arial"/>
          </w:rPr>
          <w:t>s</w:t>
        </w:r>
        <w:r w:rsidR="001F0ED5" w:rsidRPr="00CB1C7A">
          <w:rPr>
            <w:rFonts w:ascii="Arial" w:hAnsi="Arial" w:cs="Arial"/>
          </w:rPr>
          <w:t xml:space="preserve"> </w:t>
        </w:r>
      </w:ins>
      <w:r w:rsidR="0041093B" w:rsidRPr="00CB1C7A">
        <w:rPr>
          <w:rFonts w:ascii="Arial" w:hAnsi="Arial" w:cs="Arial"/>
        </w:rPr>
        <w:t xml:space="preserve">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738" w:author="Sujil Kumar Koottathampathiyil" w:date="2022-06-09T08:57:00Z">
            <w:r w:rsidR="00992BF4" w:rsidRPr="00992BF4">
              <w:rPr>
                <w:rFonts w:ascii="Arial" w:hAnsi="Arial" w:cs="Arial"/>
                <w:color w:val="000000"/>
              </w:rPr>
              <w:t>Streamlit</w:t>
            </w:r>
          </w:ins>
          <w:del w:id="739" w:author="Sujil Kumar Koottathampathiyil" w:date="2022-06-08T19:46:00Z">
            <w:r w:rsidR="00770ACD" w:rsidRPr="00992BF4"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w:t>
      </w:r>
      <w:ins w:id="740" w:author="Sujil Kumar Koottathampathiyil" w:date="2022-06-09T01:15:00Z">
        <w:r w:rsidR="001F0ED5">
          <w:rPr>
            <w:rFonts w:ascii="Arial" w:hAnsi="Arial" w:cs="Arial"/>
            <w:color w:val="000000"/>
          </w:rPr>
          <w:t>se</w:t>
        </w:r>
      </w:ins>
      <w:r w:rsidR="0041093B" w:rsidRPr="00CB1C7A">
        <w:rPr>
          <w:rFonts w:ascii="Arial" w:hAnsi="Arial" w:cs="Arial"/>
          <w:color w:val="000000"/>
        </w:rPr>
        <w:t xml:space="preserve">s </w:t>
      </w:r>
      <w:r w:rsidR="004A6BD9" w:rsidRPr="00CB1C7A">
        <w:rPr>
          <w:rFonts w:ascii="Arial" w:hAnsi="Arial" w:cs="Arial"/>
          <w:color w:val="000000"/>
        </w:rPr>
        <w:t>easier and more efficient</w:t>
      </w:r>
      <w:r w:rsidR="0041093B" w:rsidRPr="00CB1C7A">
        <w:rPr>
          <w:rFonts w:ascii="Arial" w:hAnsi="Arial" w:cs="Arial"/>
          <w:color w:val="000000"/>
        </w:rPr>
        <w:t xml:space="preserve">. I am going to use some of the python packages like plotly to make </w:t>
      </w:r>
      <w:ins w:id="741" w:author="Sujil Kumar Koottathampathiyil" w:date="2022-06-09T01:15:00Z">
        <w:r w:rsidR="001F0ED5">
          <w:rPr>
            <w:rFonts w:ascii="Arial" w:hAnsi="Arial" w:cs="Arial"/>
            <w:color w:val="000000"/>
          </w:rPr>
          <w:t xml:space="preserve">an </w:t>
        </w:r>
      </w:ins>
      <w:r w:rsidR="0041093B" w:rsidRPr="00CB1C7A">
        <w:rPr>
          <w:rFonts w:ascii="Arial" w:hAnsi="Arial" w:cs="Arial"/>
          <w:color w:val="000000"/>
        </w:rPr>
        <w:t>interactive dashboard and make models that can make great predictions.</w:t>
      </w:r>
    </w:p>
    <w:p w14:paraId="0787F997" w14:textId="65ABD6F8" w:rsidR="000B47D6" w:rsidRDefault="00B925E3" w:rsidP="005D4B76">
      <w:pPr>
        <w:spacing w:line="360" w:lineRule="auto"/>
        <w:jc w:val="center"/>
        <w:rPr>
          <w:ins w:id="742" w:author="Sujil Kumar Koottathampathiyil" w:date="2022-06-09T01:16:00Z"/>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Default="001F0ED5" w:rsidP="001F0ED5">
      <w:pPr>
        <w:spacing w:after="0" w:line="240" w:lineRule="auto"/>
        <w:jc w:val="center"/>
        <w:rPr>
          <w:ins w:id="743" w:author="Sujil Kumar Koottathampathiyil" w:date="2022-06-09T01:16:00Z"/>
          <w:rFonts w:ascii="Arial" w:eastAsia="Times New Roman" w:hAnsi="Arial" w:cs="Arial"/>
          <w:sz w:val="24"/>
          <w:szCs w:val="24"/>
        </w:rPr>
      </w:pPr>
      <w:ins w:id="744" w:author="Sujil Kumar Koottathampathiyil" w:date="2022-06-09T01:16:00Z">
        <w:r w:rsidRPr="00CB1C7A">
          <w:rPr>
            <w:rFonts w:ascii="Arial" w:eastAsia="Times New Roman" w:hAnsi="Arial" w:cs="Arial"/>
            <w:b/>
            <w:bCs/>
            <w:sz w:val="24"/>
            <w:szCs w:val="24"/>
          </w:rPr>
          <w:t xml:space="preserve">Fig. </w:t>
        </w:r>
      </w:ins>
      <w:ins w:id="745" w:author="Sujil Kumar Koottathampathiyil" w:date="2022-06-09T08:29:00Z">
        <w:r w:rsidR="00D234A8">
          <w:rPr>
            <w:rFonts w:ascii="Arial" w:eastAsia="Times New Roman" w:hAnsi="Arial" w:cs="Arial"/>
            <w:b/>
            <w:bCs/>
            <w:sz w:val="24"/>
            <w:szCs w:val="24"/>
          </w:rPr>
          <w:t>4.2</w:t>
        </w:r>
      </w:ins>
      <w:ins w:id="746" w:author="Sujil Kumar Koottathampathiyil" w:date="2022-06-09T01:16: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sidR="00836DEE">
          <w:rPr>
            <w:rFonts w:ascii="Arial" w:eastAsia="Times New Roman" w:hAnsi="Arial" w:cs="Arial"/>
            <w:sz w:val="24"/>
            <w:szCs w:val="24"/>
          </w:rPr>
          <w:t xml:space="preserve"> -</w:t>
        </w:r>
        <w:r>
          <w:rPr>
            <w:rFonts w:ascii="Arial" w:eastAsia="Times New Roman" w:hAnsi="Arial" w:cs="Arial"/>
            <w:sz w:val="24"/>
            <w:szCs w:val="24"/>
          </w:rPr>
          <w:t xml:space="preserve"> Timeline in plotly</w:t>
        </w:r>
      </w:ins>
    </w:p>
    <w:p w14:paraId="2AAB74F7" w14:textId="77777777" w:rsidR="001F0ED5" w:rsidRPr="001F0ED5" w:rsidRDefault="001F0ED5" w:rsidP="001F0ED5">
      <w:pPr>
        <w:spacing w:after="0" w:line="240" w:lineRule="auto"/>
        <w:jc w:val="center"/>
        <w:rPr>
          <w:rFonts w:ascii="Arial" w:eastAsia="Times New Roman" w:hAnsi="Arial" w:cs="Arial"/>
          <w:sz w:val="24"/>
          <w:szCs w:val="24"/>
          <w:rPrChange w:id="747" w:author="Sujil Kumar Koottathampathiyil" w:date="2022-06-09T01:16:00Z">
            <w:rPr>
              <w:rFonts w:ascii="Arial" w:hAnsi="Arial" w:cs="Arial"/>
              <w:color w:val="000000"/>
            </w:rPr>
          </w:rPrChange>
        </w:rPr>
        <w:pPrChange w:id="748" w:author="Sujil Kumar Koottathampathiyil" w:date="2022-06-09T01:16:00Z">
          <w:pPr>
            <w:spacing w:line="360" w:lineRule="auto"/>
            <w:jc w:val="center"/>
          </w:pPr>
        </w:pPrChange>
      </w:pPr>
    </w:p>
    <w:p w14:paraId="20244D32" w14:textId="1CBF106B" w:rsidR="00583CBC" w:rsidRPr="00CB1C7A" w:rsidRDefault="007860BD" w:rsidP="005D4B76">
      <w:pPr>
        <w:spacing w:line="360" w:lineRule="auto"/>
        <w:jc w:val="both"/>
        <w:rPr>
          <w:rFonts w:ascii="Arial" w:hAnsi="Arial" w:cs="Arial"/>
          <w:noProof/>
        </w:rPr>
      </w:pPr>
      <w:del w:id="749" w:author="Sujil Kumar Koottathampathiyil" w:date="2022-06-09T01:16:00Z">
        <w:r w:rsidRPr="00CB1C7A" w:rsidDel="00AE1A0F">
          <w:rPr>
            <w:rFonts w:ascii="Arial" w:hAnsi="Arial" w:cs="Arial"/>
            <w:color w:val="000000"/>
          </w:rPr>
          <w:delText xml:space="preserve">Global </w:delText>
        </w:r>
      </w:del>
      <w:ins w:id="750" w:author="Sujil Kumar Koottathampathiyil" w:date="2022-06-09T01:16:00Z">
        <w:r w:rsidR="00AE1A0F">
          <w:rPr>
            <w:rFonts w:ascii="Arial" w:hAnsi="Arial" w:cs="Arial"/>
            <w:color w:val="000000"/>
          </w:rPr>
          <w:t>The g</w:t>
        </w:r>
        <w:r w:rsidR="00AE1A0F" w:rsidRPr="00CB1C7A">
          <w:rPr>
            <w:rFonts w:ascii="Arial" w:hAnsi="Arial" w:cs="Arial"/>
            <w:color w:val="000000"/>
          </w:rPr>
          <w:t xml:space="preserve">lobal </w:t>
        </w:r>
      </w:ins>
      <w:r w:rsidRPr="00CB1C7A">
        <w:rPr>
          <w:rFonts w:ascii="Arial" w:hAnsi="Arial" w:cs="Arial"/>
          <w:color w:val="000000"/>
        </w:rPr>
        <w:t xml:space="preserve">suicide rate is visualized using plotly. It is an animation frame page visitors </w:t>
      </w:r>
      <w:del w:id="751" w:author="Sujil Kumar Koottathampathiyil" w:date="2022-06-09T01:17:00Z">
        <w:r w:rsidRPr="00CB1C7A" w:rsidDel="00AE1A0F">
          <w:rPr>
            <w:rFonts w:ascii="Arial" w:hAnsi="Arial" w:cs="Arial"/>
            <w:color w:val="000000"/>
          </w:rPr>
          <w:delText>are able to</w:delText>
        </w:r>
      </w:del>
      <w:ins w:id="752" w:author="Sujil Kumar Koottathampathiyil" w:date="2022-06-09T01:17:00Z">
        <w:r w:rsidR="00AE1A0F">
          <w:rPr>
            <w:rFonts w:ascii="Arial" w:hAnsi="Arial" w:cs="Arial"/>
            <w:color w:val="000000"/>
          </w:rPr>
          <w:t>can</w:t>
        </w:r>
      </w:ins>
      <w:r w:rsidRPr="00CB1C7A">
        <w:rPr>
          <w:rFonts w:ascii="Arial" w:hAnsi="Arial" w:cs="Arial"/>
          <w:color w:val="000000"/>
        </w:rPr>
        <w:t xml:space="preserve"> see the information based on the year.</w:t>
      </w:r>
      <w:r w:rsidR="00834AEE" w:rsidRPr="00CB1C7A">
        <w:rPr>
          <w:rFonts w:ascii="Arial" w:hAnsi="Arial" w:cs="Arial"/>
          <w:color w:val="000000"/>
        </w:rPr>
        <w:t xml:space="preserve"> Colo</w:t>
      </w:r>
      <w:ins w:id="753" w:author="Sujil Kumar Koottathampathiyil" w:date="2022-06-09T01:17:00Z">
        <w:r w:rsidR="00AE1A0F">
          <w:rPr>
            <w:rFonts w:ascii="Arial" w:hAnsi="Arial" w:cs="Arial"/>
            <w:color w:val="000000"/>
          </w:rPr>
          <w:t>u</w:t>
        </w:r>
      </w:ins>
      <w:r w:rsidR="00834AEE" w:rsidRPr="00CB1C7A">
        <w:rPr>
          <w:rFonts w:ascii="Arial" w:hAnsi="Arial" w:cs="Arial"/>
          <w:color w:val="000000"/>
        </w:rPr>
        <w:t xml:space="preserve">red regions </w:t>
      </w:r>
      <w:del w:id="754" w:author="Sujil Kumar Koottathampathiyil" w:date="2022-06-08T19:56:00Z">
        <w:r w:rsidR="00834AEE" w:rsidRPr="00CB1C7A" w:rsidDel="00BC4027">
          <w:rPr>
            <w:rFonts w:ascii="Arial" w:hAnsi="Arial" w:cs="Arial"/>
            <w:color w:val="000000"/>
          </w:rPr>
          <w:delText>represents</w:delText>
        </w:r>
      </w:del>
      <w:ins w:id="755"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2ED7385E" w:rsidR="00C11755" w:rsidRDefault="00263DCB" w:rsidP="005D4B76">
      <w:pPr>
        <w:spacing w:line="360" w:lineRule="auto"/>
        <w:jc w:val="center"/>
        <w:rPr>
          <w:ins w:id="756" w:author="Sujil Kumar Koottathampathiyil" w:date="2022-06-09T01:17:00Z"/>
          <w:rFonts w:ascii="Arial" w:hAnsi="Arial" w:cs="Arial"/>
          <w:color w:val="000000"/>
        </w:rPr>
      </w:pPr>
      <w:commentRangeStart w:id="757"/>
      <w:r w:rsidRPr="00CB1C7A">
        <w:rPr>
          <w:rFonts w:ascii="Arial" w:hAnsi="Arial" w:cs="Arial"/>
          <w:noProof/>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757"/>
      <w:r w:rsidR="00FC6EEA" w:rsidRPr="00CB1C7A">
        <w:rPr>
          <w:rStyle w:val="CommentReference"/>
          <w:rFonts w:ascii="Arial" w:hAnsi="Arial" w:cs="Arial"/>
          <w:rPrChange w:id="758" w:author="Sujil Kumar Koottathampathiyil" w:date="2022-06-08T23:07:00Z">
            <w:rPr>
              <w:rStyle w:val="CommentReference"/>
            </w:rPr>
          </w:rPrChange>
        </w:rPr>
        <w:commentReference w:id="757"/>
      </w:r>
    </w:p>
    <w:p w14:paraId="119A43CB" w14:textId="33F95555" w:rsidR="00946033" w:rsidRPr="00CB1C7A" w:rsidRDefault="00946033" w:rsidP="005D4B76">
      <w:pPr>
        <w:spacing w:line="360" w:lineRule="auto"/>
        <w:jc w:val="center"/>
        <w:rPr>
          <w:rFonts w:ascii="Arial" w:hAnsi="Arial" w:cs="Arial"/>
          <w:color w:val="000000"/>
        </w:rPr>
      </w:pPr>
      <w:ins w:id="759" w:author="Sujil Kumar Koottathampathiyil" w:date="2022-06-09T01:17:00Z">
        <w:r w:rsidRPr="00CB1C7A">
          <w:rPr>
            <w:rFonts w:ascii="Arial" w:eastAsia="Times New Roman" w:hAnsi="Arial" w:cs="Arial"/>
            <w:b/>
            <w:bCs/>
            <w:sz w:val="24"/>
            <w:szCs w:val="24"/>
          </w:rPr>
          <w:t xml:space="preserve">Fig. </w:t>
        </w:r>
      </w:ins>
      <w:ins w:id="760" w:author="Sujil Kumar Koottathampathiyil" w:date="2022-06-09T08:30:00Z">
        <w:r w:rsidR="00287EA4">
          <w:rPr>
            <w:rFonts w:ascii="Arial" w:eastAsia="Times New Roman" w:hAnsi="Arial" w:cs="Arial"/>
            <w:b/>
            <w:bCs/>
            <w:sz w:val="24"/>
            <w:szCs w:val="24"/>
          </w:rPr>
          <w:t>4.3</w:t>
        </w:r>
      </w:ins>
      <w:ins w:id="761" w:author="Sujil Kumar Koottathampathiyil" w:date="2022-06-09T01:17: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w:t>
        </w:r>
      </w:ins>
      <w:ins w:id="762" w:author="Sujil Kumar Koottathampathiyil" w:date="2022-06-09T08:30:00Z">
        <w:r w:rsidR="002252DC">
          <w:rPr>
            <w:rFonts w:ascii="Arial" w:eastAsia="Times New Roman" w:hAnsi="Arial" w:cs="Arial"/>
            <w:sz w:val="24"/>
            <w:szCs w:val="24"/>
          </w:rPr>
          <w:t>k</w:t>
        </w:r>
      </w:ins>
      <w:ins w:id="763" w:author="Sujil Kumar Koottathampathiyil" w:date="2022-06-09T01:17:00Z">
        <w:r>
          <w:rPr>
            <w:rFonts w:ascii="Arial" w:eastAsia="Times New Roman" w:hAnsi="Arial" w:cs="Arial"/>
            <w:sz w:val="24"/>
            <w:szCs w:val="24"/>
          </w:rPr>
          <w:t xml:space="preserve"> </w:t>
        </w:r>
        <w:r w:rsidR="00F07ADC">
          <w:rPr>
            <w:rFonts w:ascii="Arial" w:eastAsia="Times New Roman" w:hAnsi="Arial" w:cs="Arial"/>
            <w:sz w:val="24"/>
            <w:szCs w:val="24"/>
          </w:rPr>
          <w:t>among males and females in different age groups</w:t>
        </w:r>
      </w:ins>
    </w:p>
    <w:p w14:paraId="790A289D" w14:textId="2034D5C0"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As per</w:t>
      </w:r>
      <w:ins w:id="764" w:author="Sujil Kumar Koottathampathiyil" w:date="2022-06-09T01:18:00Z">
        <w:r w:rsidR="008651A2">
          <w:rPr>
            <w:rFonts w:ascii="Arial" w:hAnsi="Arial" w:cs="Arial"/>
            <w:color w:val="000000"/>
          </w:rPr>
          <w:t xml:space="preserve"> </w:t>
        </w:r>
      </w:ins>
      <w:del w:id="765" w:author="Sujil Kumar Koottathampathiyil" w:date="2022-06-09T01:18:00Z">
        <w:r w:rsidRPr="00CB1C7A" w:rsidDel="008651A2">
          <w:rPr>
            <w:rFonts w:ascii="Arial" w:hAnsi="Arial" w:cs="Arial"/>
            <w:color w:val="000000"/>
          </w:rPr>
          <w:delText xml:space="preserve"> </w:delText>
        </w:r>
      </w:del>
      <w:commentRangeStart w:id="766"/>
      <w:del w:id="767" w:author="Sujil Kumar Koottathampathiyil" w:date="2022-06-09T01:17:00Z">
        <w:r w:rsidRPr="00CB1C7A" w:rsidDel="008651A2">
          <w:rPr>
            <w:rFonts w:ascii="Arial" w:hAnsi="Arial" w:cs="Arial"/>
            <w:color w:val="000000"/>
          </w:rPr>
          <w:delText xml:space="preserve">the </w:delText>
        </w:r>
      </w:del>
      <w:r w:rsidRPr="00CB1C7A">
        <w:rPr>
          <w:rFonts w:ascii="Arial" w:hAnsi="Arial" w:cs="Arial"/>
          <w:color w:val="000000"/>
        </w:rPr>
        <w:t>fig</w:t>
      </w:r>
      <w:ins w:id="768" w:author="Sujil Kumar Koottathampathiyil" w:date="2022-06-09T08:30:00Z">
        <w:r w:rsidR="007B2F84">
          <w:rPr>
            <w:rFonts w:ascii="Arial" w:hAnsi="Arial" w:cs="Arial"/>
            <w:color w:val="000000"/>
          </w:rPr>
          <w:t xml:space="preserve"> 4.3</w:t>
        </w:r>
      </w:ins>
      <w:ins w:id="769" w:author="Sujil Kumar Koottathampathiyil" w:date="2022-06-09T01:18:00Z">
        <w:r w:rsidR="009E2B38">
          <w:rPr>
            <w:rFonts w:ascii="Arial" w:hAnsi="Arial" w:cs="Arial"/>
            <w:color w:val="000000"/>
          </w:rPr>
          <w:t>,</w:t>
        </w:r>
      </w:ins>
      <w:del w:id="770" w:author="Sujil Kumar Koottathampathiyil" w:date="2022-06-09T01:18:00Z">
        <w:r w:rsidRPr="00CB1C7A" w:rsidDel="009E2B38">
          <w:rPr>
            <w:rFonts w:ascii="Arial" w:hAnsi="Arial" w:cs="Arial"/>
            <w:color w:val="000000"/>
          </w:rPr>
          <w:delText>.</w:delText>
        </w:r>
      </w:del>
      <w:r w:rsidRPr="00CB1C7A">
        <w:rPr>
          <w:rFonts w:ascii="Arial" w:hAnsi="Arial" w:cs="Arial"/>
          <w:color w:val="000000"/>
        </w:rPr>
        <w:t xml:space="preserve"> </w:t>
      </w:r>
      <w:commentRangeEnd w:id="766"/>
      <w:r w:rsidR="00FC6EEA" w:rsidRPr="00CB1C7A">
        <w:rPr>
          <w:rStyle w:val="CommentReference"/>
          <w:rFonts w:ascii="Arial" w:hAnsi="Arial" w:cs="Arial"/>
          <w:rPrChange w:id="771" w:author="Sujil Kumar Koottathampathiyil" w:date="2022-06-08T23:07:00Z">
            <w:rPr>
              <w:rStyle w:val="CommentReference"/>
            </w:rPr>
          </w:rPrChange>
        </w:rPr>
        <w:commentReference w:id="766"/>
      </w:r>
      <w:del w:id="772" w:author="Sujil Kumar Koottathampathiyil" w:date="2022-06-09T01:17:00Z">
        <w:r w:rsidRPr="00CB1C7A" w:rsidDel="008651A2">
          <w:rPr>
            <w:rFonts w:ascii="Arial" w:hAnsi="Arial" w:cs="Arial"/>
            <w:color w:val="000000"/>
          </w:rPr>
          <w:delText>It’s very evident that m</w:delText>
        </w:r>
      </w:del>
      <w:ins w:id="773" w:author="Sujil Kumar Koottathampathiyil" w:date="2022-06-09T01:17:00Z">
        <w:r w:rsidR="008651A2">
          <w:rPr>
            <w:rFonts w:ascii="Arial" w:hAnsi="Arial" w:cs="Arial"/>
            <w:color w:val="000000"/>
          </w:rPr>
          <w:t>M</w:t>
        </w:r>
      </w:ins>
      <w:r w:rsidRPr="00CB1C7A">
        <w:rPr>
          <w:rFonts w:ascii="Arial" w:hAnsi="Arial" w:cs="Arial"/>
          <w:color w:val="000000"/>
        </w:rPr>
        <w:t xml:space="preserve">ost </w:t>
      </w:r>
      <w:del w:id="774" w:author="Sujil Kumar Koottathampathiyil" w:date="2022-06-09T01:18:00Z">
        <w:r w:rsidRPr="00CB1C7A" w:rsidDel="00AE070A">
          <w:rPr>
            <w:rFonts w:ascii="Arial" w:hAnsi="Arial" w:cs="Arial"/>
            <w:color w:val="000000"/>
          </w:rPr>
          <w:delText xml:space="preserve">of the </w:delText>
        </w:r>
      </w:del>
      <w:r w:rsidRPr="00CB1C7A">
        <w:rPr>
          <w:rFonts w:ascii="Arial" w:hAnsi="Arial" w:cs="Arial"/>
          <w:color w:val="000000"/>
        </w:rPr>
        <w:t>suicides are happening between the age of 35 and 54. And out of the</w:t>
      </w:r>
      <w:del w:id="775" w:author="Sujil Kumar Koottathampathiyil" w:date="2022-06-09T01:18:00Z">
        <w:r w:rsidRPr="00CB1C7A" w:rsidDel="00AE070A">
          <w:rPr>
            <w:rFonts w:ascii="Arial" w:hAnsi="Arial" w:cs="Arial"/>
            <w:color w:val="000000"/>
          </w:rPr>
          <w:delText>m</w:delText>
        </w:r>
      </w:del>
      <w:r w:rsidRPr="00CB1C7A">
        <w:rPr>
          <w:rFonts w:ascii="Arial" w:hAnsi="Arial" w:cs="Arial"/>
          <w:color w:val="000000"/>
        </w:rPr>
        <w:t xml:space="preserve">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4CC23A59" w14:textId="77777777" w:rsidR="00AE070A" w:rsidRDefault="0047568B" w:rsidP="005D4B76">
      <w:pPr>
        <w:spacing w:line="360" w:lineRule="auto"/>
        <w:jc w:val="center"/>
        <w:rPr>
          <w:ins w:id="776" w:author="Sujil Kumar Koottathampathiyil" w:date="2022-06-09T01:18:00Z"/>
          <w:rFonts w:ascii="Arial" w:hAnsi="Arial" w:cs="Arial"/>
          <w:color w:val="000000"/>
        </w:rPr>
      </w:pPr>
      <w:ins w:id="777" w:author="Sujil Kumar Koottathampathiyil" w:date="2022-06-08T23:12:00Z">
        <w:r>
          <w:rPr>
            <w:noProof/>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p>
    <w:p w14:paraId="0ABF5BDF" w14:textId="65B06C06" w:rsidR="00C11755" w:rsidRPr="00CB1C7A" w:rsidRDefault="00AE070A" w:rsidP="005D4B76">
      <w:pPr>
        <w:spacing w:line="360" w:lineRule="auto"/>
        <w:jc w:val="center"/>
        <w:rPr>
          <w:rFonts w:ascii="Arial" w:hAnsi="Arial" w:cs="Arial"/>
          <w:color w:val="000000"/>
        </w:rPr>
      </w:pPr>
      <w:ins w:id="778" w:author="Sujil Kumar Koottathampathiyil" w:date="2022-06-09T01:18:00Z">
        <w:r w:rsidRPr="00CB1C7A">
          <w:rPr>
            <w:rFonts w:ascii="Arial" w:eastAsia="Times New Roman" w:hAnsi="Arial" w:cs="Arial"/>
            <w:b/>
            <w:bCs/>
            <w:sz w:val="24"/>
            <w:szCs w:val="24"/>
          </w:rPr>
          <w:t xml:space="preserve">Fig. </w:t>
        </w:r>
      </w:ins>
      <w:ins w:id="779" w:author="Sujil Kumar Koottathampathiyil" w:date="2022-06-09T08:30:00Z">
        <w:r w:rsidR="00375DF6">
          <w:rPr>
            <w:rFonts w:ascii="Arial" w:eastAsia="Times New Roman" w:hAnsi="Arial" w:cs="Arial"/>
            <w:b/>
            <w:bCs/>
            <w:sz w:val="24"/>
            <w:szCs w:val="24"/>
          </w:rPr>
          <w:t>4.4</w:t>
        </w:r>
      </w:ins>
      <w:ins w:id="780" w:author="Sujil Kumar Koottathampathiyil" w:date="2022-06-09T01:18: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Pr>
            <w:rFonts w:ascii="Arial" w:eastAsia="Times New Roman" w:hAnsi="Arial" w:cs="Arial"/>
            <w:sz w:val="24"/>
            <w:szCs w:val="24"/>
          </w:rPr>
          <w:t xml:space="preserve"> in different countries</w:t>
        </w:r>
        <w:r w:rsidRPr="00CB1C7A" w:rsidDel="0047568B">
          <w:rPr>
            <w:rFonts w:ascii="Arial" w:hAnsi="Arial" w:cs="Arial"/>
            <w:noProof/>
          </w:rPr>
          <w:t xml:space="preserve"> </w:t>
        </w:r>
      </w:ins>
      <w:commentRangeStart w:id="781"/>
      <w:del w:id="782"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781"/>
      <w:r w:rsidR="00FC6EEA" w:rsidRPr="00CB1C7A">
        <w:rPr>
          <w:rStyle w:val="CommentReference"/>
          <w:rFonts w:ascii="Arial" w:hAnsi="Arial" w:cs="Arial"/>
          <w:rPrChange w:id="783" w:author="Sujil Kumar Koottathampathiyil" w:date="2022-06-08T23:07:00Z">
            <w:rPr>
              <w:rStyle w:val="CommentReference"/>
            </w:rPr>
          </w:rPrChange>
        </w:rPr>
        <w:commentReference w:id="781"/>
      </w:r>
    </w:p>
    <w:p w14:paraId="71109267" w14:textId="10A9934F"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As per the fig</w:t>
      </w:r>
      <w:ins w:id="784" w:author="Sujil Kumar Koottathampathiyil" w:date="2022-06-09T08:12:00Z">
        <w:r w:rsidR="00FC33DE">
          <w:rPr>
            <w:rFonts w:ascii="Arial" w:hAnsi="Arial" w:cs="Arial"/>
            <w:color w:val="000000"/>
          </w:rPr>
          <w:t>,</w:t>
        </w:r>
      </w:ins>
      <w:r w:rsidRPr="00CB1C7A">
        <w:rPr>
          <w:rFonts w:ascii="Arial" w:hAnsi="Arial" w:cs="Arial"/>
          <w:color w:val="000000"/>
        </w:rPr>
        <w:t xml:space="preserve">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w:t>
      </w:r>
      <w:ins w:id="785" w:author="Sujil Kumar Koottathampathiyil" w:date="2022-06-09T08:11:00Z">
        <w:r w:rsidR="00FC33DE">
          <w:rPr>
            <w:rFonts w:ascii="Arial" w:hAnsi="Arial" w:cs="Arial"/>
            <w:color w:val="000000"/>
          </w:rPr>
          <w:t xml:space="preserve">that </w:t>
        </w:r>
      </w:ins>
      <w:del w:id="786" w:author="Sujil Kumar Koottathampathiyil" w:date="2022-06-09T08:10:00Z">
        <w:r w:rsidRPr="00CB1C7A" w:rsidDel="00FC33DE">
          <w:rPr>
            <w:rFonts w:ascii="Arial" w:hAnsi="Arial" w:cs="Arial"/>
            <w:color w:val="000000"/>
          </w:rPr>
          <w:delText xml:space="preserve">having </w:delText>
        </w:r>
      </w:del>
      <w:ins w:id="787" w:author="Sujil Kumar Koottathampathiyil" w:date="2022-06-09T08:10:00Z">
        <w:r w:rsidR="00FC33DE" w:rsidRPr="00CB1C7A">
          <w:rPr>
            <w:rFonts w:ascii="Arial" w:hAnsi="Arial" w:cs="Arial"/>
            <w:color w:val="000000"/>
          </w:rPr>
          <w:t>hav</w:t>
        </w:r>
        <w:r w:rsidR="00FC33DE">
          <w:rPr>
            <w:rFonts w:ascii="Arial" w:hAnsi="Arial" w:cs="Arial"/>
            <w:color w:val="000000"/>
          </w:rPr>
          <w:t>e</w:t>
        </w:r>
        <w:r w:rsidR="00FC33DE" w:rsidRPr="00CB1C7A">
          <w:rPr>
            <w:rFonts w:ascii="Arial" w:hAnsi="Arial" w:cs="Arial"/>
            <w:color w:val="000000"/>
          </w:rPr>
          <w:t xml:space="preserve"> </w:t>
        </w:r>
      </w:ins>
      <w:r w:rsidRPr="00CB1C7A">
        <w:rPr>
          <w:rFonts w:ascii="Arial" w:hAnsi="Arial" w:cs="Arial"/>
          <w:color w:val="000000"/>
        </w:rPr>
        <w:t xml:space="preserve">some sort of </w:t>
      </w:r>
      <w:r w:rsidR="00B823BF" w:rsidRPr="00CB1C7A">
        <w:rPr>
          <w:rFonts w:ascii="Arial" w:hAnsi="Arial" w:cs="Arial"/>
          <w:color w:val="000000"/>
        </w:rPr>
        <w:t>relation</w:t>
      </w:r>
      <w:r w:rsidRPr="00CB1C7A">
        <w:rPr>
          <w:rFonts w:ascii="Arial" w:hAnsi="Arial" w:cs="Arial"/>
          <w:color w:val="000000"/>
        </w:rPr>
        <w:t xml:space="preserve"> in terms of </w:t>
      </w:r>
      <w:ins w:id="788" w:author="Sujil Kumar Koottathampathiyil" w:date="2022-06-09T08:10:00Z">
        <w:r w:rsidR="00FC33DE">
          <w:rPr>
            <w:rFonts w:ascii="Arial" w:hAnsi="Arial" w:cs="Arial"/>
            <w:color w:val="000000"/>
          </w:rPr>
          <w:t xml:space="preserve">the </w:t>
        </w:r>
      </w:ins>
      <w:r w:rsidRPr="00CB1C7A">
        <w:rPr>
          <w:rFonts w:ascii="Arial" w:hAnsi="Arial" w:cs="Arial"/>
          <w:color w:val="000000"/>
        </w:rPr>
        <w:t>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789" w:author="Sujil Kumar Koottathampathiyil" w:date="2022-06-09T08:57:00Z">
            <w:r w:rsidR="00992BF4" w:rsidRPr="00992BF4">
              <w:rPr>
                <w:rFonts w:ascii="Arial" w:hAnsi="Arial" w:cs="Arial"/>
                <w:color w:val="000000"/>
              </w:rPr>
              <w:t>BBC News</w:t>
            </w:r>
          </w:ins>
          <w:del w:id="790" w:author="Sujil Kumar Koottathampathiyil" w:date="2022-06-08T19:46:00Z">
            <w:r w:rsidR="00770ACD" w:rsidRPr="00992BF4"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w:t>
      </w:r>
      <w:del w:id="791" w:author="Sujil Kumar Koottathampathiyil" w:date="2022-06-09T08:10:00Z">
        <w:r w:rsidR="007E1A18" w:rsidRPr="00CB1C7A" w:rsidDel="00FC33DE">
          <w:rPr>
            <w:rFonts w:ascii="Arial" w:hAnsi="Arial" w:cs="Arial"/>
            <w:color w:val="000000"/>
          </w:rPr>
          <w:delText xml:space="preserve">is </w:delText>
        </w:r>
      </w:del>
      <w:ins w:id="792" w:author="Sujil Kumar Koottathampathiyil" w:date="2022-06-09T08:10:00Z">
        <w:r w:rsidR="00FC33DE">
          <w:rPr>
            <w:rFonts w:ascii="Arial" w:hAnsi="Arial" w:cs="Arial"/>
            <w:color w:val="000000"/>
          </w:rPr>
          <w:t>are</w:t>
        </w:r>
        <w:r w:rsidR="00FC33DE" w:rsidRPr="00CB1C7A">
          <w:rPr>
            <w:rFonts w:ascii="Arial" w:hAnsi="Arial" w:cs="Arial"/>
            <w:color w:val="000000"/>
          </w:rPr>
          <w:t xml:space="preserve"> </w:t>
        </w:r>
      </w:ins>
      <w:del w:id="793" w:author="Sujil Kumar Koottathampathiyil" w:date="2022-06-09T08:11:00Z">
        <w:r w:rsidR="007E1A18" w:rsidRPr="00CB1C7A" w:rsidDel="00FC33DE">
          <w:rPr>
            <w:rFonts w:ascii="Arial" w:hAnsi="Arial" w:cs="Arial"/>
            <w:color w:val="000000"/>
          </w:rPr>
          <w:delText xml:space="preserve">an </w:delText>
        </w:r>
      </w:del>
      <w:ins w:id="794" w:author="Sujil Kumar Koottathampathiyil" w:date="2022-06-09T08:11:00Z">
        <w:r w:rsidR="00FC33DE">
          <w:rPr>
            <w:rFonts w:ascii="Arial" w:hAnsi="Arial" w:cs="Arial"/>
            <w:color w:val="000000"/>
          </w:rPr>
          <w:t>the</w:t>
        </w:r>
        <w:r w:rsidR="00FC33DE" w:rsidRPr="00CB1C7A">
          <w:rPr>
            <w:rFonts w:ascii="Arial" w:hAnsi="Arial" w:cs="Arial"/>
            <w:color w:val="000000"/>
          </w:rPr>
          <w:t xml:space="preserve"> </w:t>
        </w:r>
      </w:ins>
      <w:r w:rsidR="007E1A18" w:rsidRPr="00CB1C7A">
        <w:rPr>
          <w:rFonts w:ascii="Arial" w:hAnsi="Arial" w:cs="Arial"/>
          <w:color w:val="000000"/>
        </w:rPr>
        <w:t>after</w:t>
      </w:r>
      <w:del w:id="795" w:author="Sujil Kumar Koottathampathiyil" w:date="2022-06-09T08:10:00Z">
        <w:r w:rsidR="007E1A18" w:rsidRPr="00CB1C7A" w:rsidDel="00FC33DE">
          <w:rPr>
            <w:rFonts w:ascii="Arial" w:hAnsi="Arial" w:cs="Arial"/>
            <w:color w:val="000000"/>
          </w:rPr>
          <w:delText xml:space="preserve"> </w:delText>
        </w:r>
      </w:del>
      <w:r w:rsidR="007E1A18" w:rsidRPr="00CB1C7A">
        <w:rPr>
          <w:rFonts w:ascii="Arial" w:hAnsi="Arial" w:cs="Arial"/>
          <w:color w:val="000000"/>
        </w:rPr>
        <w:t xml:space="preserve">math of the conflicts between Russia and Ukraine and continuous war. </w:t>
      </w:r>
      <w:r w:rsidR="00A03543" w:rsidRPr="00CB1C7A">
        <w:rPr>
          <w:rFonts w:ascii="Arial" w:hAnsi="Arial" w:cs="Arial"/>
          <w:color w:val="000000"/>
        </w:rPr>
        <w:t xml:space="preserve">Our data clearly </w:t>
      </w:r>
      <w:del w:id="796" w:author="Sujil Kumar Koottathampathiyil" w:date="2022-06-09T08:10:00Z">
        <w:r w:rsidR="00A03543" w:rsidRPr="00CB1C7A" w:rsidDel="00FC33DE">
          <w:rPr>
            <w:rFonts w:ascii="Arial" w:hAnsi="Arial" w:cs="Arial"/>
            <w:color w:val="000000"/>
          </w:rPr>
          <w:delText xml:space="preserve">shown </w:delText>
        </w:r>
      </w:del>
      <w:ins w:id="797" w:author="Sujil Kumar Koottathampathiyil" w:date="2022-06-09T08:10:00Z">
        <w:r w:rsidR="00FC33DE" w:rsidRPr="00CB1C7A">
          <w:rPr>
            <w:rFonts w:ascii="Arial" w:hAnsi="Arial" w:cs="Arial"/>
            <w:color w:val="000000"/>
          </w:rPr>
          <w:t>show</w:t>
        </w:r>
        <w:r w:rsidR="00FC33DE">
          <w:rPr>
            <w:rFonts w:ascii="Arial" w:hAnsi="Arial" w:cs="Arial"/>
            <w:color w:val="000000"/>
          </w:rPr>
          <w:t>s</w:t>
        </w:r>
        <w:r w:rsidR="00FC33DE" w:rsidRPr="00CB1C7A">
          <w:rPr>
            <w:rFonts w:ascii="Arial" w:hAnsi="Arial" w:cs="Arial"/>
            <w:color w:val="000000"/>
          </w:rPr>
          <w:t xml:space="preserve"> </w:t>
        </w:r>
      </w:ins>
      <w:del w:id="798" w:author="Sujil Kumar Koottathampathiyil" w:date="2022-06-09T08:11:00Z">
        <w:r w:rsidR="00A03543" w:rsidRPr="00CB1C7A" w:rsidDel="00FC33DE">
          <w:rPr>
            <w:rFonts w:ascii="Arial" w:hAnsi="Arial" w:cs="Arial"/>
            <w:color w:val="000000"/>
          </w:rPr>
          <w:delText xml:space="preserve">the </w:delText>
        </w:r>
      </w:del>
      <w:ins w:id="799" w:author="Sujil Kumar Koottathampathiyil" w:date="2022-06-09T08:11:00Z">
        <w:r w:rsidR="00FC33DE" w:rsidRPr="00CB1C7A">
          <w:rPr>
            <w:rFonts w:ascii="Arial" w:hAnsi="Arial" w:cs="Arial"/>
            <w:color w:val="000000"/>
          </w:rPr>
          <w:t>th</w:t>
        </w:r>
        <w:r w:rsidR="00FC33DE">
          <w:rPr>
            <w:rFonts w:ascii="Arial" w:hAnsi="Arial" w:cs="Arial"/>
            <w:color w:val="000000"/>
          </w:rPr>
          <w:t>at</w:t>
        </w:r>
        <w:r w:rsidR="00FC33DE" w:rsidRPr="00CB1C7A">
          <w:rPr>
            <w:rFonts w:ascii="Arial" w:hAnsi="Arial" w:cs="Arial"/>
            <w:color w:val="000000"/>
          </w:rPr>
          <w:t xml:space="preserve"> </w:t>
        </w:r>
      </w:ins>
      <w:r w:rsidR="00A03543" w:rsidRPr="00CB1C7A">
        <w:rPr>
          <w:rFonts w:ascii="Arial" w:hAnsi="Arial" w:cs="Arial"/>
          <w:color w:val="000000"/>
        </w:rPr>
        <w:t xml:space="preserve">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w:t>
      </w:r>
      <w:del w:id="800" w:author="Sujil Kumar Koottathampathiyil" w:date="2022-06-09T08:12:00Z">
        <w:r w:rsidR="00A03543" w:rsidRPr="00CB1C7A" w:rsidDel="00FC33DE">
          <w:rPr>
            <w:rFonts w:ascii="Arial" w:hAnsi="Arial" w:cs="Arial"/>
            <w:color w:val="000000"/>
          </w:rPr>
          <w:delText xml:space="preserve">as </w:delText>
        </w:r>
      </w:del>
      <w:ins w:id="801" w:author="Sujil Kumar Koottathampathiyil" w:date="2022-06-09T08:12:00Z">
        <w:r w:rsidR="00FC33DE">
          <w:rPr>
            <w:rFonts w:ascii="Arial" w:hAnsi="Arial" w:cs="Arial"/>
            <w:color w:val="000000"/>
          </w:rPr>
          <w:t>i</w:t>
        </w:r>
        <w:r w:rsidR="00FC33DE" w:rsidRPr="00CB1C7A">
          <w:rPr>
            <w:rFonts w:ascii="Arial" w:hAnsi="Arial" w:cs="Arial"/>
            <w:color w:val="000000"/>
          </w:rPr>
          <w:t xml:space="preserve">s </w:t>
        </w:r>
      </w:ins>
      <w:r w:rsidR="00A03543" w:rsidRPr="00CB1C7A">
        <w:rPr>
          <w:rFonts w:ascii="Arial" w:hAnsi="Arial" w:cs="Arial"/>
          <w:color w:val="000000"/>
        </w:rPr>
        <w:t>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31BF536D" w:rsidR="00D94E2E" w:rsidRDefault="00D94E2E" w:rsidP="005D4B76">
      <w:pPr>
        <w:spacing w:line="360" w:lineRule="auto"/>
        <w:jc w:val="center"/>
        <w:rPr>
          <w:ins w:id="802"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B1C7A" w:rsidDel="007C032C" w:rsidRDefault="00B60007" w:rsidP="005D4B76">
      <w:pPr>
        <w:spacing w:line="360" w:lineRule="auto"/>
        <w:jc w:val="center"/>
        <w:rPr>
          <w:del w:id="803" w:author="Sujil Kumar Koottathampathiyil" w:date="2022-06-09T08:33:00Z"/>
          <w:rFonts w:ascii="Arial" w:hAnsi="Arial" w:cs="Arial"/>
          <w:color w:val="000000"/>
        </w:rPr>
      </w:pPr>
      <w:ins w:id="804" w:author="Sujil Kumar Koottathampathiyil" w:date="2022-06-09T01:19:00Z">
        <w:r w:rsidRPr="00CB1C7A">
          <w:rPr>
            <w:rFonts w:ascii="Arial" w:eastAsia="Times New Roman" w:hAnsi="Arial" w:cs="Arial"/>
            <w:b/>
            <w:bCs/>
            <w:sz w:val="24"/>
            <w:szCs w:val="24"/>
          </w:rPr>
          <w:t xml:space="preserve">Fig. </w:t>
        </w:r>
      </w:ins>
      <w:ins w:id="805" w:author="Sujil Kumar Koottathampathiyil" w:date="2022-06-09T08:31:00Z">
        <w:r w:rsidR="00104050">
          <w:rPr>
            <w:rFonts w:ascii="Arial" w:eastAsia="Times New Roman" w:hAnsi="Arial" w:cs="Arial"/>
            <w:b/>
            <w:bCs/>
            <w:sz w:val="24"/>
            <w:szCs w:val="24"/>
          </w:rPr>
          <w:t>4.</w:t>
        </w:r>
      </w:ins>
      <w:ins w:id="806" w:author="Sujil Kumar Koottathampathiyil" w:date="2022-06-09T01:19:00Z">
        <w:r w:rsidRPr="00CB1C7A">
          <w:rPr>
            <w:rFonts w:ascii="Arial" w:eastAsia="Times New Roman" w:hAnsi="Arial" w:cs="Arial"/>
            <w:b/>
            <w:bCs/>
            <w:sz w:val="24"/>
            <w:szCs w:val="24"/>
          </w:rPr>
          <w:t>5:</w:t>
        </w:r>
        <w:r w:rsidRPr="00CB1C7A">
          <w:rPr>
            <w:rFonts w:ascii="Arial" w:eastAsia="Times New Roman" w:hAnsi="Arial" w:cs="Arial"/>
            <w:sz w:val="24"/>
            <w:szCs w:val="24"/>
          </w:rPr>
          <w:t xml:space="preserve"> </w:t>
        </w:r>
        <w:r>
          <w:rPr>
            <w:rFonts w:ascii="Arial" w:eastAsia="Times New Roman" w:hAnsi="Arial" w:cs="Arial"/>
            <w:sz w:val="24"/>
            <w:szCs w:val="24"/>
          </w:rPr>
          <w:t>Top ten countries with the highest suicide rates</w:t>
        </w:r>
      </w:ins>
    </w:p>
    <w:p w14:paraId="66C73BDB" w14:textId="6C204B76" w:rsidR="00684171" w:rsidRPr="00CB1C7A" w:rsidRDefault="00684171" w:rsidP="007C032C">
      <w:pPr>
        <w:spacing w:line="360" w:lineRule="auto"/>
        <w:jc w:val="center"/>
        <w:rPr>
          <w:rFonts w:ascii="Arial" w:hAnsi="Arial" w:cs="Arial"/>
          <w:color w:val="000000"/>
        </w:rPr>
        <w:pPrChange w:id="807" w:author="Sujil Kumar Koottathampathiyil" w:date="2022-06-09T08:33:00Z">
          <w:pPr>
            <w:spacing w:line="360" w:lineRule="auto"/>
            <w:jc w:val="both"/>
          </w:pPr>
        </w:pPrChange>
      </w:pPr>
    </w:p>
    <w:p w14:paraId="2DFBE53B" w14:textId="6A60E912"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w:t>
      </w:r>
      <w:ins w:id="808" w:author="Sujil Kumar Koottathampathiyil" w:date="2022-06-09T08:31:00Z">
        <w:r w:rsidR="00050EED">
          <w:rPr>
            <w:rFonts w:ascii="Arial" w:hAnsi="Arial" w:cs="Arial"/>
            <w:color w:val="000000"/>
          </w:rPr>
          <w:t xml:space="preserve"> 4.5</w:t>
        </w:r>
      </w:ins>
      <w:r w:rsidRPr="00CB1C7A">
        <w:rPr>
          <w:rFonts w:ascii="Arial" w:hAnsi="Arial" w:cs="Arial"/>
          <w:color w:val="000000"/>
        </w:rPr>
        <w:t xml:space="preserve"> shows the scale of suicides </w:t>
      </w:r>
      <w:del w:id="809" w:author="Sujil Kumar Koottathampathiyil" w:date="2022-06-09T08:09:00Z">
        <w:r w:rsidRPr="00CB1C7A" w:rsidDel="00D9566B">
          <w:rPr>
            <w:rFonts w:ascii="Arial" w:hAnsi="Arial" w:cs="Arial"/>
            <w:color w:val="000000"/>
          </w:rPr>
          <w:delText xml:space="preserve">among </w:delText>
        </w:r>
      </w:del>
      <w:ins w:id="810" w:author="Sujil Kumar Koottathampathiyil" w:date="2022-06-09T08:09:00Z">
        <w:r w:rsidR="00D9566B">
          <w:rPr>
            <w:rFonts w:ascii="Arial" w:hAnsi="Arial" w:cs="Arial"/>
            <w:color w:val="000000"/>
          </w:rPr>
          <w:t>in</w:t>
        </w:r>
        <w:r w:rsidR="00D9566B" w:rsidRPr="00CB1C7A">
          <w:rPr>
            <w:rFonts w:ascii="Arial" w:hAnsi="Arial" w:cs="Arial"/>
            <w:color w:val="000000"/>
          </w:rPr>
          <w:t xml:space="preserve"> </w:t>
        </w:r>
      </w:ins>
      <w:r w:rsidRPr="00CB1C7A">
        <w:rPr>
          <w:rFonts w:ascii="Arial" w:hAnsi="Arial" w:cs="Arial"/>
          <w:color w:val="000000"/>
        </w:rPr>
        <w:t xml:space="preserve">different countries. It is very clear to see that </w:t>
      </w:r>
      <w:ins w:id="811" w:author="Sujil Kumar Koottathampathiyil" w:date="2022-06-09T08:09:00Z">
        <w:r w:rsidR="00D9566B">
          <w:rPr>
            <w:rFonts w:ascii="Arial" w:hAnsi="Arial" w:cs="Arial"/>
            <w:color w:val="000000"/>
          </w:rPr>
          <w:t xml:space="preserve">the </w:t>
        </w:r>
      </w:ins>
      <w:r w:rsidRPr="00CB1C7A">
        <w:rPr>
          <w:rFonts w:ascii="Arial" w:hAnsi="Arial" w:cs="Arial"/>
          <w:color w:val="000000"/>
        </w:rPr>
        <w:t xml:space="preserve">Russian </w:t>
      </w:r>
      <w:del w:id="812" w:author="Sujil Kumar Koottathampathiyil" w:date="2022-06-09T08:09:00Z">
        <w:r w:rsidRPr="00CB1C7A" w:rsidDel="00D9566B">
          <w:rPr>
            <w:rFonts w:ascii="Arial" w:hAnsi="Arial" w:cs="Arial"/>
            <w:color w:val="000000"/>
          </w:rPr>
          <w:delText xml:space="preserve">federation </w:delText>
        </w:r>
      </w:del>
      <w:ins w:id="813" w:author="Sujil Kumar Koottathampathiyil" w:date="2022-06-09T08:09:00Z">
        <w:r w:rsidR="00D9566B">
          <w:rPr>
            <w:rFonts w:ascii="Arial" w:hAnsi="Arial" w:cs="Arial"/>
            <w:color w:val="000000"/>
          </w:rPr>
          <w:t>F</w:t>
        </w:r>
        <w:r w:rsidR="00D9566B" w:rsidRPr="00CB1C7A">
          <w:rPr>
            <w:rFonts w:ascii="Arial" w:hAnsi="Arial" w:cs="Arial"/>
            <w:color w:val="000000"/>
          </w:rPr>
          <w:t xml:space="preserve">ederation </w:t>
        </w:r>
      </w:ins>
      <w:r w:rsidRPr="00CB1C7A">
        <w:rPr>
          <w:rFonts w:ascii="Arial" w:hAnsi="Arial" w:cs="Arial"/>
          <w:color w:val="000000"/>
        </w:rPr>
        <w:t>is showing the most suicide rate among all the other countries.</w:t>
      </w:r>
      <w:r w:rsidR="00E13179" w:rsidRPr="00CB1C7A">
        <w:rPr>
          <w:rFonts w:ascii="Arial" w:hAnsi="Arial" w:cs="Arial"/>
          <w:color w:val="000000"/>
        </w:rPr>
        <w:t xml:space="preserve"> As per the previous studies </w:t>
      </w:r>
      <w:del w:id="814" w:author="Sujil Kumar Koottathampathiyil" w:date="2022-06-09T08:10:00Z">
        <w:r w:rsidR="00E13179" w:rsidRPr="00CB1C7A" w:rsidDel="00FC33DE">
          <w:rPr>
            <w:rFonts w:ascii="Arial" w:hAnsi="Arial" w:cs="Arial"/>
            <w:color w:val="000000"/>
          </w:rPr>
          <w:delText xml:space="preserve">like </w:delText>
        </w:r>
      </w:del>
      <w:ins w:id="815" w:author="Sujil Kumar Koottathampathiyil" w:date="2022-06-09T08:10:00Z">
        <w:r w:rsidR="00FC33DE">
          <w:rPr>
            <w:rFonts w:ascii="Arial" w:hAnsi="Arial" w:cs="Arial"/>
            <w:color w:val="000000"/>
          </w:rPr>
          <w:t>by</w:t>
        </w:r>
        <w:r w:rsidR="00FC33DE" w:rsidRPr="00CB1C7A">
          <w:rPr>
            <w:rFonts w:ascii="Arial" w:hAnsi="Arial" w:cs="Arial"/>
            <w:color w:val="000000"/>
          </w:rPr>
          <w:t xml:space="preserve"> </w:t>
        </w:r>
        <w:r w:rsidR="00D9566B" w:rsidRPr="00D9566B">
          <w:rPr>
            <w:rFonts w:ascii="Arial" w:hAnsi="Arial" w:cs="Arial"/>
            <w:color w:val="000000"/>
          </w:rPr>
          <w:t>Bellman and Namdev</w:t>
        </w:r>
        <w:r w:rsidR="00D9566B" w:rsidRPr="00D9566B">
          <w:rPr>
            <w:rFonts w:ascii="Arial" w:hAnsi="Arial" w:cs="Arial"/>
            <w:color w:val="000000"/>
          </w:rPr>
          <w:t xml:space="preserve"> </w:t>
        </w:r>
      </w:ins>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816" w:author="Sujil Kumar Koottathampathiyil" w:date="2022-06-09T08:57:00Z">
            <w:r w:rsidR="00992BF4" w:rsidRPr="00992BF4">
              <w:rPr>
                <w:rFonts w:ascii="Arial" w:hAnsi="Arial" w:cs="Arial"/>
                <w:color w:val="000000"/>
              </w:rPr>
              <w:t>(2022)</w:t>
            </w:r>
          </w:ins>
          <w:del w:id="817" w:author="Sujil Kumar Koottathampathiyil" w:date="2022-06-08T19:46:00Z">
            <w:r w:rsidR="00770ACD" w:rsidRPr="00992BF4" w:rsidDel="00C518DB">
              <w:rPr>
                <w:rFonts w:ascii="Arial" w:hAnsi="Arial" w:cs="Arial"/>
                <w:color w:val="000000"/>
              </w:rPr>
              <w:delText>Bellman and Namdev study</w:delText>
            </w:r>
          </w:del>
        </w:sdtContent>
      </w:sdt>
      <w:ins w:id="818" w:author="Sujil Kumar Koottathampathiyil" w:date="2022-06-09T08:32:00Z">
        <w:r w:rsidR="00563635">
          <w:rPr>
            <w:rFonts w:ascii="Arial" w:hAnsi="Arial" w:cs="Arial"/>
            <w:color w:val="000000"/>
          </w:rPr>
          <w:t>,</w:t>
        </w:r>
      </w:ins>
      <w:r w:rsidR="00E13179" w:rsidRPr="00CB1C7A">
        <w:rPr>
          <w:rFonts w:ascii="Arial" w:hAnsi="Arial" w:cs="Arial"/>
          <w:color w:val="000000"/>
        </w:rPr>
        <w:t xml:space="preserve"> it’s very clear that Russia is facing issues with suicidal behaviour from </w:t>
      </w:r>
      <w:ins w:id="819" w:author="Sujil Kumar Koottathampathiyil" w:date="2022-06-09T08:10:00Z">
        <w:r w:rsidR="00FC33DE">
          <w:rPr>
            <w:rFonts w:ascii="Arial" w:hAnsi="Arial" w:cs="Arial"/>
            <w:color w:val="000000"/>
          </w:rPr>
          <w:t xml:space="preserve">the </w:t>
        </w:r>
      </w:ins>
      <w:r w:rsidR="00E13179" w:rsidRPr="00CB1C7A">
        <w:rPr>
          <w:rFonts w:ascii="Arial" w:hAnsi="Arial" w:cs="Arial"/>
          <w:color w:val="000000"/>
        </w:rPr>
        <w:t>male population and also their</w:t>
      </w:r>
      <w:r w:rsidR="006A0141" w:rsidRPr="00CB1C7A">
        <w:rPr>
          <w:rFonts w:ascii="Arial" w:hAnsi="Arial" w:cs="Arial"/>
          <w:color w:val="000000"/>
        </w:rPr>
        <w:t xml:space="preserve"> </w:t>
      </w:r>
      <w:r w:rsidR="00E13179" w:rsidRPr="00CB1C7A">
        <w:rPr>
          <w:rFonts w:ascii="Arial" w:hAnsi="Arial" w:cs="Arial"/>
          <w:color w:val="000000"/>
        </w:rPr>
        <w:t xml:space="preserve">drinking habits have </w:t>
      </w:r>
      <w:ins w:id="820" w:author="Sujil Kumar Koottathampathiyil" w:date="2022-06-09T08:10:00Z">
        <w:r w:rsidR="00FC33DE">
          <w:rPr>
            <w:rFonts w:ascii="Arial" w:hAnsi="Arial" w:cs="Arial"/>
            <w:color w:val="000000"/>
          </w:rPr>
          <w:t xml:space="preserve">a </w:t>
        </w:r>
      </w:ins>
      <w:r w:rsidR="00E13179" w:rsidRPr="00CB1C7A">
        <w:rPr>
          <w:rFonts w:ascii="Arial" w:hAnsi="Arial" w:cs="Arial"/>
          <w:color w:val="000000"/>
        </w:rPr>
        <w:t>significant effect on leading them to commit suicide</w:t>
      </w:r>
      <w:ins w:id="821" w:author="Sujil Kumar Koottathampathiyil" w:date="2022-06-09T08:32:00Z">
        <w:r w:rsidR="00602DF2">
          <w:rPr>
            <w:rFonts w:ascii="Arial" w:hAnsi="Arial" w:cs="Arial"/>
            <w:color w:val="000000"/>
          </w:rPr>
          <w:t xml:space="preserve"> compared to other countries</w:t>
        </w:r>
      </w:ins>
      <w:r w:rsidR="00E13179" w:rsidRPr="00CB1C7A">
        <w:rPr>
          <w:rFonts w:ascii="Arial" w:hAnsi="Arial" w:cs="Arial"/>
          <w:color w:val="000000"/>
        </w:rPr>
        <w:t>.</w:t>
      </w:r>
    </w:p>
    <w:p w14:paraId="14A657F7" w14:textId="0A0650B6" w:rsidR="00684171" w:rsidRDefault="00684171" w:rsidP="005D4B76">
      <w:pPr>
        <w:spacing w:line="360" w:lineRule="auto"/>
        <w:jc w:val="center"/>
        <w:rPr>
          <w:ins w:id="822"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B1C7A" w:rsidRDefault="001420F8" w:rsidP="005D4B76">
      <w:pPr>
        <w:spacing w:line="360" w:lineRule="auto"/>
        <w:jc w:val="center"/>
        <w:rPr>
          <w:rFonts w:ascii="Arial" w:hAnsi="Arial" w:cs="Arial"/>
          <w:color w:val="000000"/>
        </w:rPr>
      </w:pPr>
      <w:ins w:id="823" w:author="Sujil Kumar Koottathampathiyil" w:date="2022-06-09T01:19:00Z">
        <w:r w:rsidRPr="00CB1C7A">
          <w:rPr>
            <w:rFonts w:ascii="Arial" w:eastAsia="Times New Roman" w:hAnsi="Arial" w:cs="Arial"/>
            <w:b/>
            <w:bCs/>
            <w:sz w:val="24"/>
            <w:szCs w:val="24"/>
          </w:rPr>
          <w:t xml:space="preserve">Fig. </w:t>
        </w:r>
      </w:ins>
      <w:ins w:id="824" w:author="Sujil Kumar Koottathampathiyil" w:date="2022-06-09T08:32:00Z">
        <w:r w:rsidR="00025726">
          <w:rPr>
            <w:rFonts w:ascii="Arial" w:eastAsia="Times New Roman" w:hAnsi="Arial" w:cs="Arial"/>
            <w:b/>
            <w:bCs/>
            <w:sz w:val="24"/>
            <w:szCs w:val="24"/>
          </w:rPr>
          <w:t>4.</w:t>
        </w:r>
      </w:ins>
      <w:ins w:id="825" w:author="Sujil Kumar Koottathampathiyil" w:date="2022-06-09T08:33:00Z">
        <w:r w:rsidR="00025726">
          <w:rPr>
            <w:rFonts w:ascii="Arial" w:eastAsia="Times New Roman" w:hAnsi="Arial" w:cs="Arial"/>
            <w:b/>
            <w:bCs/>
            <w:sz w:val="24"/>
            <w:szCs w:val="24"/>
          </w:rPr>
          <w:t>6</w:t>
        </w:r>
      </w:ins>
      <w:ins w:id="826" w:author="Sujil Kumar Koottathampathiyil" w:date="2022-06-09T01:1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thousand </w:t>
        </w:r>
      </w:ins>
      <w:ins w:id="827" w:author="Sujil Kumar Koottathampathiyil" w:date="2022-06-09T01:20:00Z">
        <w:r>
          <w:rPr>
            <w:rFonts w:ascii="Arial" w:eastAsia="Times New Roman" w:hAnsi="Arial" w:cs="Arial"/>
            <w:sz w:val="24"/>
            <w:szCs w:val="24"/>
          </w:rPr>
          <w:t>in different genders</w:t>
        </w:r>
        <w:r w:rsidR="006C161A">
          <w:rPr>
            <w:rFonts w:ascii="Arial" w:eastAsia="Times New Roman" w:hAnsi="Arial" w:cs="Arial"/>
            <w:sz w:val="24"/>
            <w:szCs w:val="24"/>
          </w:rPr>
          <w:t xml:space="preserve"> and age</w:t>
        </w:r>
      </w:ins>
    </w:p>
    <w:p w14:paraId="4B7CC3E2" w14:textId="0C738C3F" w:rsidR="008729B2" w:rsidRPr="00CB1C7A" w:rsidRDefault="008729B2" w:rsidP="005D4B76">
      <w:pPr>
        <w:spacing w:line="360" w:lineRule="auto"/>
        <w:jc w:val="center"/>
        <w:rPr>
          <w:rFonts w:ascii="Arial" w:hAnsi="Arial" w:cs="Arial"/>
          <w:color w:val="000000"/>
        </w:rPr>
      </w:pPr>
    </w:p>
    <w:p w14:paraId="47D809E1" w14:textId="0178B693" w:rsidR="008729B2" w:rsidRDefault="008729B2" w:rsidP="005D4B76">
      <w:pPr>
        <w:spacing w:line="360" w:lineRule="auto"/>
        <w:jc w:val="center"/>
        <w:rPr>
          <w:ins w:id="828" w:author="Sujil Kumar Koottathampathiyil" w:date="2022-06-09T01:21:00Z"/>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Del="006D25FC" w:rsidRDefault="0015079C" w:rsidP="0099330B">
      <w:pPr>
        <w:spacing w:line="360" w:lineRule="auto"/>
        <w:jc w:val="center"/>
        <w:rPr>
          <w:del w:id="829" w:author="Sujil Kumar Koottathampathiyil" w:date="2022-06-09T08:33:00Z"/>
          <w:rFonts w:ascii="Arial" w:eastAsia="Times New Roman" w:hAnsi="Arial" w:cs="Arial"/>
          <w:sz w:val="24"/>
          <w:szCs w:val="24"/>
        </w:rPr>
      </w:pPr>
      <w:ins w:id="830" w:author="Sujil Kumar Koottathampathiyil" w:date="2022-06-09T01:21:00Z">
        <w:r w:rsidRPr="00CB1C7A">
          <w:rPr>
            <w:rFonts w:ascii="Arial" w:eastAsia="Times New Roman" w:hAnsi="Arial" w:cs="Arial"/>
            <w:b/>
            <w:bCs/>
            <w:sz w:val="24"/>
            <w:szCs w:val="24"/>
          </w:rPr>
          <w:t xml:space="preserve">Fig. </w:t>
        </w:r>
      </w:ins>
      <w:ins w:id="831" w:author="Sujil Kumar Koottathampathiyil" w:date="2022-06-09T08:33:00Z">
        <w:r w:rsidR="000358B2">
          <w:rPr>
            <w:rFonts w:ascii="Arial" w:eastAsia="Times New Roman" w:hAnsi="Arial" w:cs="Arial"/>
            <w:b/>
            <w:bCs/>
            <w:sz w:val="24"/>
            <w:szCs w:val="24"/>
          </w:rPr>
          <w:t>4.7</w:t>
        </w:r>
      </w:ins>
      <w:ins w:id="832" w:author="Sujil Kumar Koottathampathiyil" w:date="2022-06-09T01:21: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Total s</w:t>
        </w:r>
        <w:r>
          <w:rPr>
            <w:rFonts w:ascii="Arial" w:eastAsia="Times New Roman" w:hAnsi="Arial" w:cs="Arial"/>
            <w:sz w:val="24"/>
            <w:szCs w:val="24"/>
          </w:rPr>
          <w:t>uicide</w:t>
        </w:r>
        <w:r>
          <w:rPr>
            <w:rFonts w:ascii="Arial" w:eastAsia="Times New Roman" w:hAnsi="Arial" w:cs="Arial"/>
            <w:sz w:val="24"/>
            <w:szCs w:val="24"/>
          </w:rPr>
          <w:t>s</w:t>
        </w:r>
        <w:r>
          <w:rPr>
            <w:rFonts w:ascii="Arial" w:eastAsia="Times New Roman" w:hAnsi="Arial" w:cs="Arial"/>
            <w:sz w:val="24"/>
            <w:szCs w:val="24"/>
          </w:rPr>
          <w:t xml:space="preserve"> </w:t>
        </w:r>
        <w:r>
          <w:rPr>
            <w:rFonts w:ascii="Arial" w:eastAsia="Times New Roman" w:hAnsi="Arial" w:cs="Arial"/>
            <w:sz w:val="24"/>
            <w:szCs w:val="24"/>
          </w:rPr>
          <w:t>in the world in each year distribution</w:t>
        </w:r>
      </w:ins>
    </w:p>
    <w:p w14:paraId="19CC39FB" w14:textId="58C1CC51" w:rsidR="006D25FC" w:rsidRDefault="006D25FC" w:rsidP="005D4B76">
      <w:pPr>
        <w:spacing w:line="360" w:lineRule="auto"/>
        <w:jc w:val="center"/>
        <w:rPr>
          <w:ins w:id="833" w:author="Sujil Kumar Koottathampathiyil" w:date="2022-06-09T08:41:00Z"/>
          <w:rFonts w:ascii="Arial" w:eastAsia="Times New Roman" w:hAnsi="Arial" w:cs="Arial"/>
          <w:sz w:val="24"/>
          <w:szCs w:val="24"/>
        </w:rPr>
      </w:pPr>
    </w:p>
    <w:p w14:paraId="1DC81F56" w14:textId="60004DEF" w:rsidR="006D25FC" w:rsidRPr="00CB1C7A" w:rsidRDefault="006D25FC" w:rsidP="006D25FC">
      <w:pPr>
        <w:spacing w:line="360" w:lineRule="auto"/>
        <w:jc w:val="both"/>
        <w:rPr>
          <w:ins w:id="834" w:author="Sujil Kumar Koottathampathiyil" w:date="2022-06-09T08:41:00Z"/>
          <w:rFonts w:ascii="Arial" w:hAnsi="Arial" w:cs="Arial"/>
          <w:color w:val="000000"/>
        </w:rPr>
        <w:pPrChange w:id="835" w:author="Sujil Kumar Koottathampathiyil" w:date="2022-06-09T08:41:00Z">
          <w:pPr>
            <w:spacing w:line="360" w:lineRule="auto"/>
            <w:jc w:val="center"/>
          </w:pPr>
        </w:pPrChange>
      </w:pPr>
      <w:ins w:id="836" w:author="Sujil Kumar Koottathampathiyil" w:date="2022-06-09T08:41:00Z">
        <w:r>
          <w:rPr>
            <w:rFonts w:ascii="Arial" w:eastAsia="Times New Roman" w:hAnsi="Arial" w:cs="Arial"/>
            <w:sz w:val="24"/>
            <w:szCs w:val="24"/>
          </w:rPr>
          <w:t>Fig</w:t>
        </w:r>
      </w:ins>
      <w:ins w:id="837" w:author="Sujil Kumar Koottathampathiyil" w:date="2022-06-09T08:42:00Z">
        <w:r>
          <w:rPr>
            <w:rFonts w:ascii="Arial" w:eastAsia="Times New Roman" w:hAnsi="Arial" w:cs="Arial"/>
            <w:sz w:val="24"/>
            <w:szCs w:val="24"/>
          </w:rPr>
          <w:t xml:space="preserve"> 4.7 shows that there is a quick rise in the suicide rate from the year 1990. After that</w:t>
        </w:r>
      </w:ins>
      <w:ins w:id="838" w:author="Sujil Kumar Koottathampathiyil" w:date="2022-06-09T08:43:00Z">
        <w:r>
          <w:rPr>
            <w:rFonts w:ascii="Arial" w:eastAsia="Times New Roman" w:hAnsi="Arial" w:cs="Arial"/>
            <w:sz w:val="24"/>
            <w:szCs w:val="24"/>
          </w:rPr>
          <w:t>,</w:t>
        </w:r>
      </w:ins>
      <w:ins w:id="839" w:author="Sujil Kumar Koottathampathiyil" w:date="2022-06-09T08:42:00Z">
        <w:r>
          <w:rPr>
            <w:rFonts w:ascii="Arial" w:eastAsia="Times New Roman" w:hAnsi="Arial" w:cs="Arial"/>
            <w:sz w:val="24"/>
            <w:szCs w:val="24"/>
          </w:rPr>
          <w:t xml:space="preserve"> it continued</w:t>
        </w:r>
      </w:ins>
      <w:ins w:id="840" w:author="Sujil Kumar Koottathampathiyil" w:date="2022-06-09T08:43:00Z">
        <w:r>
          <w:rPr>
            <w:rFonts w:ascii="Arial" w:eastAsia="Times New Roman" w:hAnsi="Arial" w:cs="Arial"/>
            <w:sz w:val="24"/>
            <w:szCs w:val="24"/>
          </w:rPr>
          <w:t xml:space="preserve"> increasing until the next ten years. From 2000 it started to decline.</w:t>
        </w:r>
      </w:ins>
      <w:ins w:id="841" w:author="Sujil Kumar Koottathampathiyil" w:date="2022-06-09T08:42:00Z">
        <w:r>
          <w:rPr>
            <w:rFonts w:ascii="Arial" w:eastAsia="Times New Roman" w:hAnsi="Arial" w:cs="Arial"/>
            <w:sz w:val="24"/>
            <w:szCs w:val="24"/>
          </w:rPr>
          <w:t xml:space="preserve"> </w:t>
        </w:r>
      </w:ins>
    </w:p>
    <w:p w14:paraId="15D00EE3" w14:textId="77777777" w:rsidR="00A150D0" w:rsidRPr="00CB1C7A" w:rsidRDefault="00A150D0" w:rsidP="001D6019">
      <w:pPr>
        <w:spacing w:line="360" w:lineRule="auto"/>
        <w:rPr>
          <w:rFonts w:ascii="Arial" w:hAnsi="Arial" w:cs="Arial"/>
          <w:color w:val="000000"/>
        </w:rPr>
        <w:pPrChange w:id="842" w:author="Sujil Kumar Koottathampathiyil" w:date="2022-06-09T08:43:00Z">
          <w:pPr>
            <w:spacing w:line="360" w:lineRule="auto"/>
            <w:jc w:val="center"/>
          </w:pPr>
        </w:pPrChange>
      </w:pPr>
    </w:p>
    <w:p w14:paraId="753CCB4A" w14:textId="1E19E81D" w:rsidR="00747372" w:rsidRDefault="00747372" w:rsidP="005D4B76">
      <w:pPr>
        <w:spacing w:line="360" w:lineRule="auto"/>
        <w:jc w:val="center"/>
        <w:rPr>
          <w:ins w:id="843" w:author="Sujil Kumar Koottathampathiyil" w:date="2022-06-09T08:33:00Z"/>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B1C7A" w:rsidRDefault="00611B22" w:rsidP="00611B22">
      <w:pPr>
        <w:spacing w:line="360" w:lineRule="auto"/>
        <w:jc w:val="center"/>
        <w:rPr>
          <w:ins w:id="844" w:author="Sujil Kumar Koottathampathiyil" w:date="2022-06-09T08:33:00Z"/>
          <w:rFonts w:ascii="Arial" w:hAnsi="Arial" w:cs="Arial"/>
          <w:color w:val="000000"/>
        </w:rPr>
      </w:pPr>
      <w:ins w:id="845" w:author="Sujil Kumar Koottathampathiyil" w:date="2022-06-09T08:33: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46" w:author="Sujil Kumar Koottathampathiyil" w:date="2022-06-09T08:46:00Z">
        <w:r w:rsidR="0005129A">
          <w:rPr>
            <w:rFonts w:ascii="Arial" w:eastAsia="Times New Roman" w:hAnsi="Arial" w:cs="Arial"/>
            <w:b/>
            <w:bCs/>
            <w:sz w:val="24"/>
            <w:szCs w:val="24"/>
          </w:rPr>
          <w:t>8</w:t>
        </w:r>
      </w:ins>
      <w:ins w:id="847" w:author="Sujil Kumar Koottathampathiyil" w:date="2022-06-09T08:33: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48" w:author="Sujil Kumar Koottathampathiyil" w:date="2022-06-09T08:41:00Z">
        <w:r w:rsidR="00FD3D64">
          <w:rPr>
            <w:rFonts w:ascii="Arial" w:eastAsia="Times New Roman" w:hAnsi="Arial" w:cs="Arial"/>
            <w:sz w:val="24"/>
            <w:szCs w:val="24"/>
          </w:rPr>
          <w:t xml:space="preserve">Distribution of suicide per hundred </w:t>
        </w:r>
      </w:ins>
      <w:ins w:id="849" w:author="Sujil Kumar Koottathampathiyil" w:date="2022-06-09T08:46:00Z">
        <w:r w:rsidR="00424C2D">
          <w:rPr>
            <w:rFonts w:ascii="Arial" w:eastAsia="Times New Roman" w:hAnsi="Arial" w:cs="Arial"/>
            <w:sz w:val="24"/>
            <w:szCs w:val="24"/>
          </w:rPr>
          <w:t>thousand</w:t>
        </w:r>
      </w:ins>
      <w:ins w:id="850" w:author="Sujil Kumar Koottathampathiyil" w:date="2022-06-09T08:41:00Z">
        <w:r w:rsidR="00FD3D64">
          <w:rPr>
            <w:rFonts w:ascii="Arial" w:eastAsia="Times New Roman" w:hAnsi="Arial" w:cs="Arial"/>
            <w:sz w:val="24"/>
            <w:szCs w:val="24"/>
          </w:rPr>
          <w:t xml:space="preserve"> and </w:t>
        </w:r>
      </w:ins>
      <w:ins w:id="851" w:author="Sujil Kumar Koottathampathiyil" w:date="2022-06-09T08:46:00Z">
        <w:r w:rsidR="00424C2D">
          <w:rPr>
            <w:rFonts w:ascii="Arial" w:eastAsia="Times New Roman" w:hAnsi="Arial" w:cs="Arial"/>
            <w:sz w:val="24"/>
            <w:szCs w:val="24"/>
          </w:rPr>
          <w:t>GDP</w:t>
        </w:r>
      </w:ins>
    </w:p>
    <w:p w14:paraId="62EA5129" w14:textId="5F4FD6A3" w:rsidR="00611B22" w:rsidRPr="00CB1C7A" w:rsidDel="00611B22" w:rsidRDefault="00611B22" w:rsidP="005D4B76">
      <w:pPr>
        <w:spacing w:line="360" w:lineRule="auto"/>
        <w:jc w:val="center"/>
        <w:rPr>
          <w:del w:id="852" w:author="Sujil Kumar Koottathampathiyil" w:date="2022-06-09T08:33:00Z"/>
          <w:rFonts w:ascii="Arial" w:hAnsi="Arial" w:cs="Arial"/>
          <w:color w:val="000000"/>
        </w:rPr>
      </w:pPr>
    </w:p>
    <w:p w14:paraId="50E8A5ED" w14:textId="2A88A59F" w:rsidR="004E2004" w:rsidRPr="00CB1C7A" w:rsidDel="00611B22" w:rsidRDefault="004E2004" w:rsidP="005D4B76">
      <w:pPr>
        <w:spacing w:line="360" w:lineRule="auto"/>
        <w:jc w:val="center"/>
        <w:rPr>
          <w:del w:id="853" w:author="Sujil Kumar Koottathampathiyil" w:date="2022-06-09T08:33:00Z"/>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911D43" w14:textId="77777777" w:rsidR="00992BF4" w:rsidRDefault="00801CE0" w:rsidP="00801CE0">
      <w:pPr>
        <w:spacing w:line="360" w:lineRule="auto"/>
        <w:jc w:val="center"/>
        <w:rPr>
          <w:ins w:id="854" w:author="Sujil Kumar Koottathampathiyil" w:date="2022-06-09T08:55:00Z"/>
          <w:rFonts w:ascii="Arial" w:eastAsia="Times New Roman" w:hAnsi="Arial" w:cs="Arial"/>
          <w:sz w:val="24"/>
          <w:szCs w:val="24"/>
        </w:rPr>
      </w:pPr>
      <w:ins w:id="855" w:author="Sujil Kumar Koottathampathiyil" w:date="2022-06-09T08:3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56" w:author="Sujil Kumar Koottathampathiyil" w:date="2022-06-09T08:46:00Z">
        <w:r w:rsidR="00075BCE">
          <w:rPr>
            <w:rFonts w:ascii="Arial" w:eastAsia="Times New Roman" w:hAnsi="Arial" w:cs="Arial"/>
            <w:b/>
            <w:bCs/>
            <w:sz w:val="24"/>
            <w:szCs w:val="24"/>
          </w:rPr>
          <w:t>9</w:t>
        </w:r>
      </w:ins>
      <w:ins w:id="857" w:author="Sujil Kumar Koottathampathiyil" w:date="2022-06-09T08:3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58" w:author="Sujil Kumar Koottathampathiyil" w:date="2022-06-09T08:54:00Z">
        <w:r w:rsidR="00467DB1">
          <w:rPr>
            <w:rFonts w:ascii="Arial" w:eastAsia="Times New Roman" w:hAnsi="Arial" w:cs="Arial"/>
            <w:sz w:val="24"/>
            <w:szCs w:val="24"/>
          </w:rPr>
          <w:t xml:space="preserve">Global </w:t>
        </w:r>
      </w:ins>
      <w:ins w:id="859" w:author="Sujil Kumar Koottathampathiyil" w:date="2022-06-09T08:35:00Z">
        <w:r w:rsidR="005F7C3C">
          <w:rPr>
            <w:rFonts w:ascii="Arial" w:eastAsia="Times New Roman" w:hAnsi="Arial" w:cs="Arial"/>
            <w:sz w:val="24"/>
            <w:szCs w:val="24"/>
          </w:rPr>
          <w:t>Distribution of different features</w:t>
        </w:r>
      </w:ins>
    </w:p>
    <w:p w14:paraId="6260A76B" w14:textId="68BF78FB" w:rsidR="00801CE0" w:rsidRDefault="00467DB1" w:rsidP="00992BF4">
      <w:pPr>
        <w:spacing w:line="360" w:lineRule="auto"/>
        <w:rPr>
          <w:ins w:id="860" w:author="Sujil Kumar Koottathampathiyil" w:date="2022-06-09T08:45:00Z"/>
          <w:rFonts w:ascii="Arial" w:eastAsia="Times New Roman" w:hAnsi="Arial" w:cs="Arial"/>
          <w:sz w:val="24"/>
          <w:szCs w:val="24"/>
        </w:rPr>
        <w:pPrChange w:id="861" w:author="Sujil Kumar Koottathampathiyil" w:date="2022-06-09T08:55:00Z">
          <w:pPr>
            <w:spacing w:line="360" w:lineRule="auto"/>
            <w:jc w:val="center"/>
          </w:pPr>
        </w:pPrChange>
      </w:pPr>
      <w:ins w:id="862" w:author="Sujil Kumar Koottathampathiyil" w:date="2022-06-09T08:54:00Z">
        <w:r>
          <w:rPr>
            <w:rFonts w:ascii="Arial" w:eastAsia="Times New Roman" w:hAnsi="Arial" w:cs="Arial"/>
            <w:sz w:val="24"/>
            <w:szCs w:val="24"/>
          </w:rPr>
          <w:t xml:space="preserve"> </w:t>
        </w:r>
      </w:ins>
    </w:p>
    <w:p w14:paraId="2E488EFF" w14:textId="147C11FF" w:rsidR="001D6019" w:rsidRPr="00CB1C7A" w:rsidRDefault="001D6019" w:rsidP="00801CE0">
      <w:pPr>
        <w:spacing w:line="360" w:lineRule="auto"/>
        <w:jc w:val="center"/>
        <w:rPr>
          <w:ins w:id="863" w:author="Sujil Kumar Koottathampathiyil" w:date="2022-06-09T08:35:00Z"/>
          <w:rFonts w:ascii="Arial" w:hAnsi="Arial" w:cs="Arial"/>
          <w:color w:val="000000"/>
        </w:rPr>
      </w:pPr>
      <w:ins w:id="864" w:author="Sujil Kumar Koottathampathiyil" w:date="2022-06-09T08:45:00Z">
        <w:r>
          <w:rPr>
            <w:noProof/>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Default="00041F29" w:rsidP="00FA37CA">
      <w:pPr>
        <w:spacing w:line="360" w:lineRule="auto"/>
        <w:jc w:val="center"/>
        <w:rPr>
          <w:ins w:id="865" w:author="Sujil Kumar Koottathampathiyil" w:date="2022-06-09T08:52:00Z"/>
          <w:rFonts w:ascii="Arial" w:eastAsia="Times New Roman" w:hAnsi="Arial" w:cs="Arial"/>
          <w:sz w:val="24"/>
          <w:szCs w:val="24"/>
        </w:rPr>
      </w:pPr>
      <w:ins w:id="866" w:author="Sujil Kumar Koottathampathiyil" w:date="2022-06-09T08:4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67" w:author="Sujil Kumar Koottathampathiyil" w:date="2022-06-09T08:46:00Z">
        <w:r w:rsidR="00075BCE">
          <w:rPr>
            <w:rFonts w:ascii="Arial" w:eastAsia="Times New Roman" w:hAnsi="Arial" w:cs="Arial"/>
            <w:b/>
            <w:bCs/>
            <w:sz w:val="24"/>
            <w:szCs w:val="24"/>
          </w:rPr>
          <w:t>10</w:t>
        </w:r>
      </w:ins>
      <w:ins w:id="868" w:author="Sujil Kumar Koottathampathiyil" w:date="2022-06-09T08:4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FA37CA">
          <w:rPr>
            <w:rFonts w:ascii="Arial" w:eastAsia="Times New Roman" w:hAnsi="Arial" w:cs="Arial"/>
            <w:sz w:val="24"/>
            <w:szCs w:val="24"/>
          </w:rPr>
          <w:t>correlation matrix of suicide dataset</w:t>
        </w:r>
      </w:ins>
    </w:p>
    <w:p w14:paraId="2DAFCE1A" w14:textId="5145C6F1" w:rsidR="00DD2B38" w:rsidRPr="00FA37CA" w:rsidRDefault="00DD2B38" w:rsidP="00DD2B38">
      <w:pPr>
        <w:spacing w:line="360" w:lineRule="auto"/>
        <w:jc w:val="both"/>
        <w:rPr>
          <w:rFonts w:ascii="Arial" w:eastAsia="Times New Roman" w:hAnsi="Arial" w:cs="Arial"/>
          <w:sz w:val="24"/>
          <w:szCs w:val="24"/>
          <w:rPrChange w:id="869" w:author="Sujil Kumar Koottathampathiyil" w:date="2022-06-09T08:45:00Z">
            <w:rPr>
              <w:rFonts w:ascii="Arial" w:hAnsi="Arial" w:cs="Arial"/>
              <w:color w:val="000000"/>
            </w:rPr>
          </w:rPrChange>
        </w:rPr>
        <w:pPrChange w:id="870" w:author="Sujil Kumar Koottathampathiyil" w:date="2022-06-09T08:52:00Z">
          <w:pPr>
            <w:spacing w:line="360" w:lineRule="auto"/>
            <w:jc w:val="center"/>
          </w:pPr>
        </w:pPrChange>
      </w:pPr>
      <w:ins w:id="871" w:author="Sujil Kumar Koottathampathiyil" w:date="2022-06-09T08:52:00Z">
        <w:r>
          <w:rPr>
            <w:rFonts w:ascii="Arial" w:eastAsia="Times New Roman" w:hAnsi="Arial" w:cs="Arial"/>
            <w:sz w:val="24"/>
            <w:szCs w:val="24"/>
          </w:rPr>
          <w:t>In machine</w:t>
        </w:r>
      </w:ins>
      <w:ins w:id="872" w:author="Sujil Kumar Koottathampathiyil" w:date="2022-06-09T08:53:00Z">
        <w:r>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873" w:author="Sujil Kumar Koottathampathiyil" w:date="2022-06-09T08:54:00Z">
        <w:r>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874" w:author="Sujil Kumar Koottathampathiyil" w:date="2022-06-09T08:20:00Z">
        <w:r>
          <w:rPr>
            <w:rFonts w:ascii="Arial" w:hAnsi="Arial" w:cs="Arial"/>
            <w:b/>
            <w:bCs/>
            <w:sz w:val="32"/>
            <w:szCs w:val="32"/>
          </w:rPr>
          <w:t>4</w:t>
        </w:r>
      </w:ins>
      <w:del w:id="87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5DAC8D37"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lastRenderedPageBreak/>
        <w:t xml:space="preserve">Secondly, </w:t>
      </w:r>
      <w:r w:rsidRPr="00CB1C7A">
        <w:rPr>
          <w:rFonts w:ascii="Arial" w:hAnsi="Arial" w:cs="Arial"/>
        </w:rPr>
        <w:t xml:space="preserve">working with time series forecasting is a crucial part </w:t>
      </w:r>
      <w:del w:id="876" w:author="Sujil Kumar Koottathampathiyil" w:date="2022-06-09T08:07:00Z">
        <w:r w:rsidRPr="00CB1C7A" w:rsidDel="005E1219">
          <w:rPr>
            <w:rFonts w:ascii="Arial" w:hAnsi="Arial" w:cs="Arial"/>
          </w:rPr>
          <w:delText xml:space="preserve">in </w:delText>
        </w:r>
      </w:del>
      <w:ins w:id="877" w:author="Sujil Kumar Koottathampathiyil" w:date="2022-06-09T08:07:00Z">
        <w:r w:rsidR="005E1219">
          <w:rPr>
            <w:rFonts w:ascii="Arial" w:hAnsi="Arial" w:cs="Arial"/>
          </w:rPr>
          <w:t>of</w:t>
        </w:r>
        <w:r w:rsidR="005E1219" w:rsidRPr="00CB1C7A">
          <w:rPr>
            <w:rFonts w:ascii="Arial" w:hAnsi="Arial" w:cs="Arial"/>
          </w:rPr>
          <w:t xml:space="preserve"> </w:t>
        </w:r>
      </w:ins>
      <w:r w:rsidRPr="00CB1C7A">
        <w:rPr>
          <w:rFonts w:ascii="Arial" w:hAnsi="Arial" w:cs="Arial"/>
        </w:rPr>
        <w:t xml:space="preserve">my dissertation. I have </w:t>
      </w:r>
      <w:ins w:id="878" w:author="Sujil Kumar Koottathampathiyil" w:date="2022-06-09T08:08:00Z">
        <w:r w:rsidR="005E1219">
          <w:rPr>
            <w:rFonts w:ascii="Arial" w:hAnsi="Arial" w:cs="Arial"/>
          </w:rPr>
          <w:t>several</w:t>
        </w:r>
      </w:ins>
      <w:del w:id="879" w:author="Sujil Kumar Koottathampathiyil" w:date="2022-06-09T08:08:00Z">
        <w:r w:rsidRPr="00CB1C7A" w:rsidDel="005E1219">
          <w:rPr>
            <w:rFonts w:ascii="Arial" w:hAnsi="Arial" w:cs="Arial"/>
          </w:rPr>
          <w:delText>number of</w:delText>
        </w:r>
      </w:del>
      <w:r w:rsidRPr="00CB1C7A">
        <w:rPr>
          <w:rFonts w:ascii="Arial" w:hAnsi="Arial" w:cs="Arial"/>
        </w:rPr>
        <w:t xml:space="preserve">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w:t>
      </w:r>
      <w:ins w:id="880" w:author="Sujil Kumar Koottathampathiyil" w:date="2022-06-09T08:08:00Z">
        <w:r w:rsidR="005E1219">
          <w:rPr>
            <w:rFonts w:ascii="Arial" w:hAnsi="Arial" w:cs="Arial"/>
          </w:rPr>
          <w:t xml:space="preserve">a </w:t>
        </w:r>
      </w:ins>
      <w:r w:rsidR="00882352" w:rsidRPr="00CB1C7A">
        <w:rPr>
          <w:rFonts w:ascii="Arial" w:hAnsi="Arial" w:cs="Arial"/>
        </w:rPr>
        <w:t>decision tree classifier capable of classifying purposes.</w:t>
      </w:r>
      <w:r w:rsidR="00A825BB" w:rsidRPr="00CB1C7A">
        <w:rPr>
          <w:rFonts w:ascii="Arial" w:hAnsi="Arial" w:cs="Arial"/>
        </w:rPr>
        <w:t xml:space="preserve"> I could see </w:t>
      </w:r>
      <w:del w:id="881" w:author="Sujil Kumar Koottathampathiyil" w:date="2022-06-09T08:08:00Z">
        <w:r w:rsidR="00A825BB" w:rsidRPr="00CB1C7A" w:rsidDel="005E1219">
          <w:rPr>
            <w:rFonts w:ascii="Arial" w:hAnsi="Arial" w:cs="Arial"/>
          </w:rPr>
          <w:delText xml:space="preserve">the </w:delText>
        </w:r>
      </w:del>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882" w:author="Sujil Kumar Koottathampathiyil" w:date="2022-06-09T08:57:00Z">
            <w:r w:rsidR="00992BF4" w:rsidRPr="00992BF4">
              <w:rPr>
                <w:rFonts w:ascii="Arial" w:hAnsi="Arial" w:cs="Arial"/>
                <w:color w:val="000000"/>
              </w:rPr>
              <w:t>Brunello et al</w:t>
            </w:r>
          </w:ins>
          <w:del w:id="883" w:author="Sujil Kumar Koottathampathiyil" w:date="2022-06-08T19:46:00Z">
            <w:r w:rsidR="00770ACD" w:rsidRPr="00992BF4" w:rsidDel="00C518DB">
              <w:rPr>
                <w:rFonts w:ascii="Arial" w:hAnsi="Arial" w:cs="Arial"/>
                <w:color w:val="000000"/>
              </w:rPr>
              <w:delText>Brunello et al</w:delText>
            </w:r>
          </w:del>
        </w:sdtContent>
      </w:sdt>
      <w:r w:rsidR="00A825BB" w:rsidRPr="00CB1C7A">
        <w:rPr>
          <w:rFonts w:ascii="Arial" w:hAnsi="Arial" w:cs="Arial"/>
          <w:color w:val="000000"/>
        </w:rPr>
        <w:t xml:space="preserve"> </w:t>
      </w:r>
      <w:del w:id="884" w:author="Sujil Kumar Koottathampathiyil" w:date="2022-06-09T08:08:00Z">
        <w:r w:rsidR="00A825BB" w:rsidRPr="00CB1C7A" w:rsidDel="005E1219">
          <w:rPr>
            <w:rFonts w:ascii="Arial" w:hAnsi="Arial" w:cs="Arial"/>
            <w:color w:val="000000"/>
          </w:rPr>
          <w:delText xml:space="preserve">has </w:delText>
        </w:r>
      </w:del>
      <w:ins w:id="885" w:author="Sujil Kumar Koottathampathiyil" w:date="2022-06-09T08:08:00Z">
        <w:r w:rsidR="005E1219" w:rsidRPr="00CB1C7A">
          <w:rPr>
            <w:rFonts w:ascii="Arial" w:hAnsi="Arial" w:cs="Arial"/>
            <w:color w:val="000000"/>
          </w:rPr>
          <w:t>ha</w:t>
        </w:r>
        <w:r w:rsidR="005E1219">
          <w:rPr>
            <w:rFonts w:ascii="Arial" w:hAnsi="Arial" w:cs="Arial"/>
            <w:color w:val="000000"/>
          </w:rPr>
          <w:t>ve</w:t>
        </w:r>
        <w:r w:rsidR="005E1219" w:rsidRPr="00CB1C7A">
          <w:rPr>
            <w:rFonts w:ascii="Arial" w:hAnsi="Arial" w:cs="Arial"/>
            <w:color w:val="000000"/>
          </w:rPr>
          <w:t xml:space="preserve"> </w:t>
        </w:r>
      </w:ins>
      <w:r w:rsidR="00A825BB" w:rsidRPr="00CB1C7A">
        <w:rPr>
          <w:rFonts w:ascii="Arial" w:hAnsi="Arial" w:cs="Arial"/>
          <w:color w:val="000000"/>
        </w:rPr>
        <w:t xml:space="preserve">successfully implemented them in their research which </w:t>
      </w:r>
      <w:del w:id="886" w:author="Sujil Kumar Koottathampathiyil" w:date="2022-06-09T08:08:00Z">
        <w:r w:rsidR="00A825BB" w:rsidRPr="00CB1C7A" w:rsidDel="005E1219">
          <w:rPr>
            <w:rFonts w:ascii="Arial" w:hAnsi="Arial" w:cs="Arial"/>
            <w:color w:val="000000"/>
          </w:rPr>
          <w:delText xml:space="preserve">really </w:delText>
        </w:r>
      </w:del>
      <w:r w:rsidR="00A825BB" w:rsidRPr="00CB1C7A">
        <w:rPr>
          <w:rFonts w:ascii="Arial" w:hAnsi="Arial" w:cs="Arial"/>
          <w:color w:val="000000"/>
        </w:rPr>
        <w:t xml:space="preserve">inspired me to adapt the idea </w:t>
      </w:r>
      <w:del w:id="887" w:author="Sujil Kumar Koottathampathiyil" w:date="2022-06-09T08:08:00Z">
        <w:r w:rsidR="00A825BB" w:rsidRPr="00CB1C7A" w:rsidDel="005E1219">
          <w:rPr>
            <w:rFonts w:ascii="Arial" w:hAnsi="Arial" w:cs="Arial"/>
            <w:color w:val="000000"/>
          </w:rPr>
          <w:delText xml:space="preserve">in </w:delText>
        </w:r>
      </w:del>
      <w:ins w:id="888" w:author="Sujil Kumar Koottathampathiyil" w:date="2022-06-09T08:08:00Z">
        <w:r w:rsidR="005E1219">
          <w:rPr>
            <w:rFonts w:ascii="Arial" w:hAnsi="Arial" w:cs="Arial"/>
            <w:color w:val="000000"/>
          </w:rPr>
          <w:t>to</w:t>
        </w:r>
        <w:r w:rsidR="005E1219" w:rsidRPr="00CB1C7A">
          <w:rPr>
            <w:rFonts w:ascii="Arial" w:hAnsi="Arial" w:cs="Arial"/>
            <w:color w:val="000000"/>
          </w:rPr>
          <w:t xml:space="preserve"> </w:t>
        </w:r>
      </w:ins>
      <w:r w:rsidR="00A825BB" w:rsidRPr="00CB1C7A">
        <w:rPr>
          <w:rFonts w:ascii="Arial" w:hAnsi="Arial" w:cs="Arial"/>
          <w:color w:val="000000"/>
        </w:rPr>
        <w:t>suicide analysis.</w:t>
      </w:r>
      <w:r w:rsidR="00995FA9" w:rsidRPr="00CB1C7A">
        <w:rPr>
          <w:rFonts w:ascii="Arial" w:hAnsi="Arial" w:cs="Arial"/>
          <w:color w:val="000000"/>
        </w:rPr>
        <w:t xml:space="preserve"> My test includes checking seasonality, tends, </w:t>
      </w:r>
      <w:ins w:id="889" w:author="Sujil Kumar Koottathampathiyil" w:date="2022-06-09T08:08:00Z">
        <w:r w:rsidR="005E1219">
          <w:rPr>
            <w:rFonts w:ascii="Arial" w:hAnsi="Arial" w:cs="Arial"/>
            <w:color w:val="000000"/>
          </w:rPr>
          <w:t xml:space="preserve">and </w:t>
        </w:r>
      </w:ins>
      <w:r w:rsidR="00995FA9" w:rsidRPr="00CB1C7A">
        <w:rPr>
          <w:rFonts w:ascii="Arial" w:hAnsi="Arial" w:cs="Arial"/>
          <w:color w:val="000000"/>
        </w:rPr>
        <w:t>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0D29FA77" w:rsidR="002671A6" w:rsidRPr="00CB1C7A" w:rsidRDefault="002671A6"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0858585A" wp14:editId="04FC135A">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15593DE8" w14:textId="77777777" w:rsidR="00F350B1" w:rsidRPr="00CB1C7A" w:rsidRDefault="00F350B1" w:rsidP="005D4B76">
      <w:pPr>
        <w:spacing w:line="360" w:lineRule="auto"/>
        <w:jc w:val="center"/>
        <w:rPr>
          <w:rFonts w:ascii="Arial" w:hAnsi="Arial" w:cs="Arial"/>
          <w:noProof/>
        </w:rPr>
      </w:pPr>
    </w:p>
    <w:p w14:paraId="50ECDAD9" w14:textId="77777777" w:rsidR="00F350B1" w:rsidRPr="00CB1C7A" w:rsidRDefault="00F350B1" w:rsidP="005D4B76">
      <w:pPr>
        <w:spacing w:line="360" w:lineRule="auto"/>
        <w:jc w:val="center"/>
        <w:rPr>
          <w:rFonts w:ascii="Arial" w:hAnsi="Arial" w:cs="Arial"/>
          <w:noProof/>
        </w:rPr>
      </w:pPr>
    </w:p>
    <w:p w14:paraId="34F8D7D6" w14:textId="77777777" w:rsidR="006761EF" w:rsidRPr="00CB1C7A" w:rsidRDefault="006761EF" w:rsidP="005D4B76">
      <w:pPr>
        <w:spacing w:line="360" w:lineRule="auto"/>
        <w:jc w:val="center"/>
        <w:rPr>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7777777" w:rsidR="00C86A88" w:rsidRPr="00CB1C7A" w:rsidRDefault="00C86A88" w:rsidP="005D4B76">
      <w:pPr>
        <w:spacing w:line="360" w:lineRule="auto"/>
        <w:jc w:val="center"/>
        <w:rPr>
          <w:rFonts w:ascii="Arial" w:hAnsi="Arial" w:cs="Arial"/>
          <w:noProof/>
        </w:rPr>
      </w:pPr>
    </w:p>
    <w:p w14:paraId="694BD329" w14:textId="6C29E191" w:rsidR="00E85768" w:rsidRPr="00CB1C7A" w:rsidRDefault="001A13C3"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4EB0767" wp14:editId="4F5788DA">
            <wp:extent cx="3224213" cy="314833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8"/>
                    <a:srcRect l="1240" t="1643" r="2006" b="1024"/>
                    <a:stretch/>
                  </pic:blipFill>
                  <pic:spPr bwMode="auto">
                    <a:xfrm>
                      <a:off x="0" y="0"/>
                      <a:ext cx="3231142" cy="3155095"/>
                    </a:xfrm>
                    <a:prstGeom prst="rect">
                      <a:avLst/>
                    </a:prstGeom>
                    <a:ln>
                      <a:noFill/>
                    </a:ln>
                    <a:extLst>
                      <a:ext uri="{53640926-AAD7-44D8-BBD7-CCE9431645EC}">
                        <a14:shadowObscured xmlns:a14="http://schemas.microsoft.com/office/drawing/2010/main"/>
                      </a:ext>
                    </a:extLst>
                  </pic:spPr>
                </pic:pic>
              </a:graphicData>
            </a:graphic>
          </wp:inline>
        </w:drawing>
      </w:r>
    </w:p>
    <w:p w14:paraId="797E1CCD" w14:textId="56ED6866" w:rsidR="00F36305" w:rsidRPr="00CB1C7A" w:rsidRDefault="008237EA" w:rsidP="005D4B76">
      <w:pPr>
        <w:spacing w:line="360" w:lineRule="auto"/>
        <w:jc w:val="both"/>
        <w:rPr>
          <w:rFonts w:ascii="Arial" w:hAnsi="Arial" w:cs="Arial"/>
          <w:noProof/>
        </w:rPr>
      </w:pPr>
      <w:r w:rsidRPr="00CB1C7A">
        <w:rPr>
          <w:rFonts w:ascii="Arial" w:hAnsi="Arial" w:cs="Arial"/>
          <w:color w:val="000000"/>
        </w:rPr>
        <w:t xml:space="preserve">AIC and BIC graphs </w:t>
      </w:r>
      <w:ins w:id="890" w:author="Sujil Kumar Koottathampathiyil" w:date="2022-06-09T08:29:00Z">
        <w:r w:rsidR="00D25BE4">
          <w:rPr>
            <w:rFonts w:ascii="Arial" w:hAnsi="Arial" w:cs="Arial"/>
            <w:color w:val="000000"/>
          </w:rPr>
          <w:t xml:space="preserve">were </w:t>
        </w:r>
      </w:ins>
      <w:r w:rsidRPr="00CB1C7A">
        <w:rPr>
          <w:rFonts w:ascii="Arial" w:hAnsi="Arial" w:cs="Arial"/>
          <w:color w:val="000000"/>
        </w:rPr>
        <w:t xml:space="preserve">made for checking the order of </w:t>
      </w:r>
      <w:ins w:id="891" w:author="Sujil Kumar Koottathampathiyil" w:date="2022-06-09T08:29:00Z">
        <w:r w:rsidR="00D25BE4">
          <w:rPr>
            <w:rFonts w:ascii="Arial" w:hAnsi="Arial" w:cs="Arial"/>
            <w:color w:val="000000"/>
          </w:rPr>
          <w:t xml:space="preserve">the </w:t>
        </w:r>
      </w:ins>
      <w:r w:rsidRPr="00CB1C7A">
        <w:rPr>
          <w:rFonts w:ascii="Arial" w:hAnsi="Arial" w:cs="Arial"/>
          <w:color w:val="000000"/>
        </w:rPr>
        <w:t xml:space="preserve">ARIMA </w:t>
      </w:r>
      <w:del w:id="892" w:author="Sujil Kumar Koottathampathiyil" w:date="2022-06-09T08:29:00Z">
        <w:r w:rsidRPr="00CB1C7A" w:rsidDel="00D25BE4">
          <w:rPr>
            <w:rFonts w:ascii="Arial" w:hAnsi="Arial" w:cs="Arial"/>
            <w:color w:val="000000"/>
          </w:rPr>
          <w:delText>Model</w:delText>
        </w:r>
      </w:del>
      <w:ins w:id="893" w:author="Sujil Kumar Koottathampathiyil" w:date="2022-06-09T08:29:00Z">
        <w:r w:rsidR="00D25BE4">
          <w:rPr>
            <w:rFonts w:ascii="Arial" w:hAnsi="Arial" w:cs="Arial"/>
            <w:color w:val="000000"/>
          </w:rPr>
          <w:t>m</w:t>
        </w:r>
        <w:r w:rsidR="00D25BE4" w:rsidRPr="00CB1C7A">
          <w:rPr>
            <w:rFonts w:ascii="Arial" w:hAnsi="Arial" w:cs="Arial"/>
            <w:color w:val="000000"/>
          </w:rPr>
          <w:t>odel</w:t>
        </w:r>
      </w:ins>
      <w:r w:rsidRPr="00CB1C7A">
        <w:rPr>
          <w:rFonts w:ascii="Arial" w:hAnsi="Arial" w:cs="Arial"/>
          <w:color w:val="000000"/>
        </w:rPr>
        <w:t>. In my research I am trying to work on predictions so, I will be looking at the AIC. From the graph</w:t>
      </w:r>
      <w:ins w:id="894" w:author="Sujil Kumar Koottathampathiyil" w:date="2022-06-09T08:29:00Z">
        <w:r w:rsidR="00D25BE4">
          <w:rPr>
            <w:rFonts w:ascii="Arial" w:hAnsi="Arial" w:cs="Arial"/>
            <w:color w:val="000000"/>
          </w:rPr>
          <w:t>,</w:t>
        </w:r>
      </w:ins>
      <w:r w:rsidRPr="00CB1C7A">
        <w:rPr>
          <w:rFonts w:ascii="Arial" w:hAnsi="Arial" w:cs="Arial"/>
          <w:color w:val="000000"/>
        </w:rPr>
        <w:t xml:space="preserve"> we can see we need to make an AR1 Model.</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9"/>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128638F8" w:rsidR="00E110ED" w:rsidRPr="00CB1C7A" w:rsidRDefault="00E110ED" w:rsidP="005D4B76">
      <w:pPr>
        <w:spacing w:line="360" w:lineRule="auto"/>
        <w:jc w:val="center"/>
        <w:rPr>
          <w:rFonts w:ascii="Arial" w:hAnsi="Arial" w:cs="Arial"/>
          <w:color w:val="000000"/>
        </w:rPr>
      </w:pPr>
    </w:p>
    <w:p w14:paraId="42443203" w14:textId="77777777" w:rsidR="00E110ED" w:rsidRPr="00CB1C7A" w:rsidRDefault="00E110ED" w:rsidP="005D4B76">
      <w:pPr>
        <w:spacing w:line="360" w:lineRule="auto"/>
        <w:jc w:val="center"/>
        <w:rPr>
          <w:rFonts w:ascii="Arial" w:hAnsi="Arial" w:cs="Arial"/>
          <w:color w:val="000000"/>
        </w:rPr>
      </w:pPr>
    </w:p>
    <w:p w14:paraId="16564FB5" w14:textId="4B5775E3" w:rsidR="00080E85" w:rsidRPr="00CB1C7A" w:rsidRDefault="00637E9E" w:rsidP="005D4B76">
      <w:pPr>
        <w:spacing w:line="360" w:lineRule="auto"/>
        <w:rPr>
          <w:rFonts w:ascii="Arial" w:eastAsia="Times New Roman" w:hAnsi="Arial" w:cs="Arial"/>
          <w:color w:val="BAC6DB"/>
          <w:sz w:val="24"/>
          <w:szCs w:val="24"/>
        </w:rPr>
      </w:pPr>
      <w:ins w:id="895" w:author="Sujil Kumar Koottathampathiyil" w:date="2022-06-09T08:20:00Z">
        <w:r>
          <w:rPr>
            <w:rFonts w:ascii="Arial" w:hAnsi="Arial" w:cs="Arial"/>
            <w:b/>
            <w:bCs/>
            <w:sz w:val="24"/>
            <w:szCs w:val="24"/>
          </w:rPr>
          <w:t>4</w:t>
        </w:r>
      </w:ins>
      <w:del w:id="896"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897" w:author="Sujil Kumar Koottathampathiyil" w:date="2022-06-09T08:20:00Z">
        <w:r>
          <w:rPr>
            <w:rFonts w:ascii="Arial" w:hAnsi="Arial" w:cs="Arial"/>
            <w:b/>
            <w:bCs/>
            <w:sz w:val="24"/>
            <w:szCs w:val="24"/>
          </w:rPr>
          <w:t>4</w:t>
        </w:r>
      </w:ins>
      <w:del w:id="898"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913164F" w14:textId="77777777" w:rsidR="00066C1D" w:rsidRPr="00CB1C7A" w:rsidRDefault="00066C1D" w:rsidP="005D4B76">
      <w:pPr>
        <w:spacing w:line="360" w:lineRule="auto"/>
        <w:jc w:val="center"/>
        <w:rPr>
          <w:rFonts w:ascii="Arial" w:hAnsi="Arial" w:cs="Arial"/>
          <w:color w:val="000000"/>
        </w:rPr>
      </w:pPr>
    </w:p>
    <w:p w14:paraId="1FEC6C41" w14:textId="7F2928E7" w:rsidR="003E1D10" w:rsidRPr="00CB1C7A" w:rsidRDefault="00080E8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19C98DA" wp14:editId="24AFE2F6">
            <wp:extent cx="2187695" cy="3630643"/>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0"/>
                    <a:stretch>
                      <a:fillRect/>
                    </a:stretch>
                  </pic:blipFill>
                  <pic:spPr>
                    <a:xfrm>
                      <a:off x="0" y="0"/>
                      <a:ext cx="2190759" cy="3635728"/>
                    </a:xfrm>
                    <a:prstGeom prst="rect">
                      <a:avLst/>
                    </a:prstGeom>
                  </pic:spPr>
                </pic:pic>
              </a:graphicData>
            </a:graphic>
          </wp:inline>
        </w:drawing>
      </w:r>
    </w:p>
    <w:p w14:paraId="1EA38D26" w14:textId="5D0E7043" w:rsidR="00E84DCF" w:rsidRPr="00CB1C7A" w:rsidRDefault="009947FA" w:rsidP="005D4B76">
      <w:pPr>
        <w:spacing w:line="360" w:lineRule="auto"/>
        <w:rPr>
          <w:rFonts w:ascii="Arial" w:eastAsia="Times New Roman" w:hAnsi="Arial" w:cs="Arial"/>
          <w:color w:val="BAC6DB"/>
          <w:sz w:val="24"/>
          <w:szCs w:val="24"/>
        </w:rPr>
      </w:pPr>
      <w:del w:id="899" w:author="Sujil Kumar Koottathampathiyil" w:date="2022-06-09T08:20:00Z">
        <w:r w:rsidRPr="00CB1C7A" w:rsidDel="00637E9E">
          <w:rPr>
            <w:rFonts w:ascii="Arial" w:hAnsi="Arial" w:cs="Arial"/>
            <w:b/>
            <w:bCs/>
            <w:sz w:val="24"/>
            <w:szCs w:val="24"/>
          </w:rPr>
          <w:delText>3</w:delText>
        </w:r>
      </w:del>
      <w:ins w:id="900"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del w:id="901" w:author="Sujil Kumar Koottathampathiyil" w:date="2022-06-09T08:20:00Z">
        <w:r w:rsidRPr="00CB1C7A" w:rsidDel="00637E9E">
          <w:rPr>
            <w:rFonts w:ascii="Arial" w:hAnsi="Arial" w:cs="Arial"/>
            <w:b/>
            <w:bCs/>
            <w:sz w:val="24"/>
            <w:szCs w:val="24"/>
          </w:rPr>
          <w:delText>3</w:delText>
        </w:r>
      </w:del>
      <w:ins w:id="902"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36239E66"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 xml:space="preserve">Another Model used for the time series data is </w:t>
      </w:r>
      <w:ins w:id="903" w:author="Sujil Kumar Koottathampathiyil" w:date="2022-06-09T08:29:00Z">
        <w:r w:rsidR="00257C2C">
          <w:rPr>
            <w:rFonts w:ascii="Arial" w:hAnsi="Arial" w:cs="Arial"/>
            <w:color w:val="000000"/>
          </w:rPr>
          <w:t xml:space="preserve">the </w:t>
        </w:r>
      </w:ins>
      <w:r w:rsidRPr="00CB1C7A">
        <w:rPr>
          <w:rFonts w:ascii="Arial" w:hAnsi="Arial" w:cs="Arial"/>
          <w:color w:val="000000"/>
        </w:rPr>
        <w:t>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w:t>
      </w:r>
      <w:del w:id="904" w:author="Sujil Kumar Koottathampathiyil" w:date="2022-06-09T08:07:00Z">
        <w:r w:rsidR="00C84050" w:rsidRPr="00CB1C7A" w:rsidDel="005E1219">
          <w:rPr>
            <w:rFonts w:ascii="Arial" w:hAnsi="Arial" w:cs="Arial"/>
            <w:color w:val="000000"/>
          </w:rPr>
          <w:delText>Analysis</w:delText>
        </w:r>
      </w:del>
      <w:ins w:id="905" w:author="Sujil Kumar Koottathampathiyil" w:date="2022-06-09T08:07:00Z">
        <w:r w:rsidR="005E1219">
          <w:rPr>
            <w:rFonts w:ascii="Arial" w:hAnsi="Arial" w:cs="Arial"/>
            <w:color w:val="000000"/>
          </w:rPr>
          <w:t>a</w:t>
        </w:r>
        <w:r w:rsidR="005E1219" w:rsidRPr="00CB1C7A">
          <w:rPr>
            <w:rFonts w:ascii="Arial" w:hAnsi="Arial" w:cs="Arial"/>
            <w:color w:val="000000"/>
          </w:rPr>
          <w:t>nalysis</w:t>
        </w:r>
      </w:ins>
      <w:r w:rsidR="00C84050" w:rsidRPr="00CB1C7A">
        <w:rPr>
          <w:rFonts w:ascii="Arial" w:hAnsi="Arial" w:cs="Arial"/>
          <w:color w:val="000000"/>
        </w:rPr>
        <w:t>.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906" w:author="Sujil Kumar Koottathampathiyil" w:date="2022-06-09T08:57:00Z">
            <w:r w:rsidR="00992BF4" w:rsidRPr="00992BF4">
              <w:rPr>
                <w:rFonts w:ascii="Arial" w:hAnsi="Arial" w:cs="Arial"/>
                <w:color w:val="000000"/>
              </w:rPr>
              <w:t>Vector Autoregressive Models</w:t>
            </w:r>
          </w:ins>
          <w:del w:id="907" w:author="Sujil Kumar Koottathampathiyil" w:date="2022-06-08T19:46:00Z">
            <w:r w:rsidR="00770ACD" w:rsidRPr="00992BF4"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w:t>
      </w:r>
      <w:ins w:id="908" w:author="Sujil Kumar Koottathampathiyil" w:date="2022-06-09T08:07:00Z">
        <w:r w:rsidR="005E1219">
          <w:rPr>
            <w:rFonts w:ascii="Arial" w:hAnsi="Arial" w:cs="Arial"/>
            <w:color w:val="000000"/>
          </w:rPr>
          <w:t xml:space="preserve">to </w:t>
        </w:r>
      </w:ins>
      <w:r w:rsidR="005378B5" w:rsidRPr="00CB1C7A">
        <w:rPr>
          <w:rFonts w:ascii="Arial" w:hAnsi="Arial" w:cs="Arial"/>
          <w:color w:val="000000"/>
        </w:rPr>
        <w:t>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1"/>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3"/>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lastRenderedPageBreak/>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28204C5A" w:rsidR="00E502E7" w:rsidRPr="00CB1C7A" w:rsidRDefault="00637E9E" w:rsidP="005D4B76">
      <w:pPr>
        <w:spacing w:line="360" w:lineRule="auto"/>
        <w:rPr>
          <w:rFonts w:ascii="Arial" w:hAnsi="Arial" w:cs="Arial"/>
          <w:b/>
          <w:bCs/>
          <w:sz w:val="24"/>
          <w:szCs w:val="24"/>
        </w:rPr>
      </w:pPr>
      <w:ins w:id="909" w:author="Sujil Kumar Koottathampathiyil" w:date="2022-06-09T08:21:00Z">
        <w:r>
          <w:rPr>
            <w:rFonts w:ascii="Arial" w:hAnsi="Arial" w:cs="Arial"/>
            <w:b/>
            <w:bCs/>
            <w:sz w:val="24"/>
            <w:szCs w:val="24"/>
          </w:rPr>
          <w:t>4</w:t>
        </w:r>
      </w:ins>
      <w:del w:id="910"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911" w:author="Sujil Kumar Koottathampathiyil" w:date="2022-06-09T08:21:00Z">
        <w:r w:rsidR="00E502E7" w:rsidRPr="00CB1C7A" w:rsidDel="00637E9E">
          <w:rPr>
            <w:rFonts w:ascii="Arial" w:hAnsi="Arial" w:cs="Arial"/>
            <w:b/>
            <w:bCs/>
            <w:sz w:val="24"/>
            <w:szCs w:val="24"/>
          </w:rPr>
          <w:delText>3</w:delText>
        </w:r>
      </w:del>
      <w:ins w:id="912"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5D4B76">
      <w:pPr>
        <w:spacing w:line="360" w:lineRule="auto"/>
        <w:rPr>
          <w:rFonts w:ascii="Arial" w:hAnsi="Arial" w:cs="Arial"/>
          <w:sz w:val="24"/>
          <w:szCs w:val="24"/>
        </w:rPr>
      </w:pPr>
      <w:del w:id="913" w:author="Sujil Kumar Koottathampathiyil" w:date="2022-06-09T08:06:00Z">
        <w:r w:rsidRPr="00CB1C7A" w:rsidDel="005E1219">
          <w:rPr>
            <w:rFonts w:ascii="Arial" w:hAnsi="Arial" w:cs="Arial"/>
            <w:sz w:val="24"/>
            <w:szCs w:val="24"/>
          </w:rPr>
          <w:delText xml:space="preserve">Next </w:delText>
        </w:r>
      </w:del>
      <w:ins w:id="914"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915"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916" w:author="Sujil Kumar Koottathampathiyil" w:date="2022-06-09T08:07:00Z">
        <w:r w:rsidR="00E62BD5" w:rsidRPr="00CB1C7A" w:rsidDel="005E1219">
          <w:rPr>
            <w:rFonts w:ascii="Arial" w:hAnsi="Arial" w:cs="Arial"/>
            <w:sz w:val="24"/>
            <w:szCs w:val="24"/>
          </w:rPr>
          <w:delText xml:space="preserve">was </w:delText>
        </w:r>
      </w:del>
      <w:ins w:id="917"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918"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919" w:author="Sujil Kumar Koottathampathiyil" w:date="2022-06-09T08:07:00Z">
        <w:r w:rsidR="00E62BD5" w:rsidRPr="00CB1C7A" w:rsidDel="005E1219">
          <w:rPr>
            <w:rFonts w:ascii="Arial" w:hAnsi="Arial" w:cs="Arial"/>
            <w:sz w:val="24"/>
            <w:szCs w:val="24"/>
          </w:rPr>
          <w:delText>percentages</w:delText>
        </w:r>
      </w:del>
      <w:ins w:id="920"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921"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922"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923"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924" w:author="Sujil Kumar Koottathampathiyil" w:date="2022-06-09T08:07:00Z">
        <w:r w:rsidR="00E62BD5" w:rsidRPr="00CB1C7A" w:rsidDel="005E1219">
          <w:rPr>
            <w:rFonts w:ascii="Arial" w:hAnsi="Arial" w:cs="Arial"/>
            <w:sz w:val="24"/>
            <w:szCs w:val="24"/>
          </w:rPr>
          <w:delText xml:space="preserve">percentage </w:delText>
        </w:r>
      </w:del>
      <w:ins w:id="925"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926"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927" w:author="Sujil Kumar Koottathampathiyil" w:date="2022-06-08T23:07:00Z">
            <w:rPr>
              <w:noProof/>
            </w:rPr>
          </w:rPrChange>
        </w:rPr>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stretch>
                      <a:fillRect/>
                    </a:stretch>
                  </pic:blipFill>
                  <pic:spPr>
                    <a:xfrm>
                      <a:off x="0" y="0"/>
                      <a:ext cx="3590925" cy="2457450"/>
                    </a:xfrm>
                    <a:prstGeom prst="rect">
                      <a:avLst/>
                    </a:prstGeom>
                  </pic:spPr>
                </pic:pic>
              </a:graphicData>
            </a:graphic>
          </wp:inline>
        </w:drawing>
      </w:r>
    </w:p>
    <w:p w14:paraId="6ECED882" w14:textId="29E4DA4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As you can see in the diagram above, the suicides per hundred thousand is 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928" w:author="Sujil Kumar Koottathampathiyil" w:date="2022-06-08T23:07:00Z">
            <w:rPr>
              <w:noProof/>
            </w:rPr>
          </w:rPrChange>
        </w:rPr>
        <w:lastRenderedPageBreak/>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5"/>
                    <a:stretch>
                      <a:fillRect/>
                    </a:stretch>
                  </pic:blipFill>
                  <pic:spPr>
                    <a:xfrm>
                      <a:off x="0" y="0"/>
                      <a:ext cx="3571875" cy="2352675"/>
                    </a:xfrm>
                    <a:prstGeom prst="rect">
                      <a:avLst/>
                    </a:prstGeom>
                  </pic:spPr>
                </pic:pic>
              </a:graphicData>
            </a:graphic>
          </wp:inline>
        </w:drawing>
      </w:r>
    </w:p>
    <w:p w14:paraId="149CC1AF" w14:textId="138D4C7F"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50D50AD0" w:rsidR="008917BB" w:rsidRPr="00CB1C7A" w:rsidRDefault="008917BB" w:rsidP="005D4B76">
      <w:pPr>
        <w:spacing w:line="360" w:lineRule="auto"/>
        <w:rPr>
          <w:rFonts w:ascii="Arial" w:hAnsi="Arial" w:cs="Arial"/>
          <w:b/>
          <w:bCs/>
          <w:sz w:val="24"/>
          <w:szCs w:val="24"/>
        </w:rPr>
      </w:pPr>
      <w:del w:id="929" w:author="Sujil Kumar Koottathampathiyil" w:date="2022-06-09T08:21:00Z">
        <w:r w:rsidRPr="00CB1C7A" w:rsidDel="00637E9E">
          <w:rPr>
            <w:rFonts w:ascii="Arial" w:hAnsi="Arial" w:cs="Arial"/>
            <w:b/>
            <w:bCs/>
            <w:sz w:val="24"/>
            <w:szCs w:val="24"/>
          </w:rPr>
          <w:delText>3</w:delText>
        </w:r>
      </w:del>
      <w:ins w:id="93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931" w:author="Sujil Kumar Koottathampathiyil" w:date="2022-06-09T08:21:00Z">
        <w:r w:rsidRPr="00CB1C7A" w:rsidDel="00637E9E">
          <w:rPr>
            <w:rFonts w:ascii="Arial" w:hAnsi="Arial" w:cs="Arial"/>
            <w:b/>
            <w:bCs/>
            <w:sz w:val="24"/>
            <w:szCs w:val="24"/>
          </w:rPr>
          <w:delText>3</w:delText>
        </w:r>
      </w:del>
      <w:ins w:id="93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w:t>
      </w:r>
      <w:ins w:id="933" w:author="Sujil Kumar Koottathampathiyil" w:date="2022-06-09T08:05:00Z">
        <w:r w:rsidR="006041F6">
          <w:rPr>
            <w:rFonts w:ascii="Arial" w:hAnsi="Arial" w:cs="Arial"/>
            <w:sz w:val="24"/>
            <w:szCs w:val="24"/>
          </w:rPr>
          <w:t xml:space="preserve">the </w:t>
        </w:r>
      </w:ins>
      <w:r w:rsidR="00F80E10" w:rsidRPr="00CB1C7A">
        <w:rPr>
          <w:rFonts w:ascii="Arial" w:hAnsi="Arial" w:cs="Arial"/>
          <w:sz w:val="24"/>
          <w:szCs w:val="24"/>
        </w:rPr>
        <w:t xml:space="preserve">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w:t>
      </w:r>
      <w:ins w:id="934" w:author="Sujil Kumar Koottathampathiyil" w:date="2022-06-09T08:05:00Z">
        <w:r w:rsidR="006041F6">
          <w:rPr>
            <w:rFonts w:ascii="Arial" w:hAnsi="Arial" w:cs="Arial"/>
            <w:sz w:val="24"/>
            <w:szCs w:val="24"/>
          </w:rPr>
          <w:t xml:space="preserve">a </w:t>
        </w:r>
      </w:ins>
      <w:r w:rsidR="00F80E10" w:rsidRPr="00CB1C7A">
        <w:rPr>
          <w:rFonts w:ascii="Arial" w:hAnsi="Arial" w:cs="Arial"/>
          <w:sz w:val="24"/>
          <w:szCs w:val="24"/>
        </w:rPr>
        <w:t>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935" w:author="Sujil Kumar Koottathampathiyil" w:date="2022-06-08T23:07: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6"/>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6ED9A53D" w:rsidR="009443AC" w:rsidRPr="00CB1C7A" w:rsidRDefault="00637E9E" w:rsidP="005D4B76">
      <w:pPr>
        <w:spacing w:line="360" w:lineRule="auto"/>
        <w:rPr>
          <w:rFonts w:ascii="Arial" w:hAnsi="Arial" w:cs="Arial"/>
          <w:b/>
          <w:bCs/>
          <w:sz w:val="32"/>
          <w:szCs w:val="32"/>
        </w:rPr>
      </w:pPr>
      <w:ins w:id="936" w:author="Sujil Kumar Koottathampathiyil" w:date="2022-06-09T08:21:00Z">
        <w:r>
          <w:rPr>
            <w:rFonts w:ascii="Arial" w:hAnsi="Arial" w:cs="Arial"/>
            <w:b/>
            <w:bCs/>
            <w:sz w:val="32"/>
            <w:szCs w:val="32"/>
          </w:rPr>
          <w:t>4</w:t>
        </w:r>
      </w:ins>
      <w:del w:id="937"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938"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939"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940"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941"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942"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943"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944"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945"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946"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947"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7"/>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2D3A04FF" w:rsidR="005A77D6" w:rsidRPr="00CB1C7A" w:rsidRDefault="00B21476" w:rsidP="005D4B76">
      <w:pPr>
        <w:spacing w:line="360" w:lineRule="auto"/>
        <w:rPr>
          <w:rFonts w:ascii="Arial" w:hAnsi="Arial" w:cs="Arial"/>
        </w:rPr>
      </w:pPr>
      <w:del w:id="948" w:author="Sujil Kumar Koottathampathiyil" w:date="2022-06-09T08:03:00Z">
        <w:r w:rsidRPr="00CB1C7A" w:rsidDel="002A0352">
          <w:rPr>
            <w:rFonts w:ascii="Arial" w:hAnsi="Arial" w:cs="Arial"/>
          </w:rPr>
          <w:delText xml:space="preserve">Finalizing </w:delText>
        </w:r>
      </w:del>
      <w:ins w:id="949"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950" w:author="Sujil Kumar Koottathampathiyil" w:date="2022-06-09T08:03:00Z">
        <w:r w:rsidRPr="00CB1C7A" w:rsidDel="002A0352">
          <w:rPr>
            <w:rFonts w:ascii="Arial" w:hAnsi="Arial" w:cs="Arial"/>
          </w:rPr>
          <w:delText xml:space="preserve">gaussian </w:delText>
        </w:r>
      </w:del>
      <w:ins w:id="951"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952"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953"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954"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27ECFEAD" w14:textId="1AB6D9A3" w:rsidR="00CA48E6" w:rsidRPr="00CB1C7A" w:rsidRDefault="00637E9E" w:rsidP="005D4B76">
      <w:pPr>
        <w:spacing w:line="360" w:lineRule="auto"/>
        <w:rPr>
          <w:rFonts w:ascii="Arial" w:hAnsi="Arial" w:cs="Arial"/>
          <w:b/>
          <w:bCs/>
          <w:sz w:val="32"/>
          <w:szCs w:val="32"/>
        </w:rPr>
      </w:pPr>
      <w:ins w:id="955" w:author="Sujil Kumar Koottathampathiyil" w:date="2022-06-09T08:21:00Z">
        <w:r>
          <w:rPr>
            <w:rFonts w:ascii="Arial" w:hAnsi="Arial" w:cs="Arial"/>
            <w:b/>
            <w:bCs/>
            <w:sz w:val="32"/>
            <w:szCs w:val="32"/>
          </w:rPr>
          <w:t>4</w:t>
        </w:r>
      </w:ins>
      <w:del w:id="956"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957"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958"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w:t>
      </w:r>
      <w:r w:rsidRPr="00CB1C7A">
        <w:rPr>
          <w:rFonts w:ascii="Arial" w:hAnsi="Arial" w:cs="Arial"/>
        </w:rPr>
        <w:lastRenderedPageBreak/>
        <w:t xml:space="preserve">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959" w:author="Sujil Kumar Koottathampathiyil" w:date="2022-06-09T08:03:00Z">
        <w:r w:rsidR="002A0352">
          <w:rPr>
            <w:rFonts w:ascii="Arial" w:hAnsi="Arial" w:cs="Arial"/>
          </w:rPr>
          <w:t>,</w:t>
        </w:r>
      </w:ins>
      <w:r w:rsidRPr="00CB1C7A">
        <w:rPr>
          <w:rFonts w:ascii="Arial" w:hAnsi="Arial" w:cs="Arial"/>
        </w:rPr>
        <w:t xml:space="preserve"> data was stored in the </w:t>
      </w:r>
      <w:del w:id="960" w:author="Sujil Kumar Koottathampathiyil" w:date="2022-06-09T08:03:00Z">
        <w:r w:rsidRPr="00CB1C7A" w:rsidDel="002A0352">
          <w:rPr>
            <w:rFonts w:ascii="Arial" w:hAnsi="Arial" w:cs="Arial"/>
          </w:rPr>
          <w:delText xml:space="preserve">csv </w:delText>
        </w:r>
      </w:del>
      <w:ins w:id="961"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962"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963" w:author="Sujil Kumar Koottathampathiyil" w:date="2022-06-09T08:21:00Z">
        <w:r>
          <w:rPr>
            <w:rFonts w:ascii="Arial" w:hAnsi="Arial" w:cs="Arial"/>
            <w:b/>
            <w:bCs/>
            <w:sz w:val="32"/>
            <w:szCs w:val="32"/>
          </w:rPr>
          <w:t>4</w:t>
        </w:r>
      </w:ins>
      <w:del w:id="964"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0286C6D4" w:rsidR="004B44DB" w:rsidRPr="00CB1C7A" w:rsidDel="002A0352" w:rsidRDefault="006942E7" w:rsidP="005D4B76">
      <w:pPr>
        <w:spacing w:line="360" w:lineRule="auto"/>
        <w:jc w:val="both"/>
        <w:rPr>
          <w:del w:id="965"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966" w:author="Sujil Kumar Koottathampathiyil" w:date="2022-06-09T08:57:00Z">
            <w:r w:rsidR="00992BF4" w:rsidRPr="00992BF4">
              <w:rPr>
                <w:rFonts w:ascii="Arial" w:hAnsi="Arial" w:cs="Arial"/>
                <w:color w:val="000000"/>
              </w:rPr>
              <w:t xml:space="preserve">Mochahost </w:t>
            </w:r>
          </w:ins>
          <w:del w:id="967" w:author="Sujil Kumar Koottathampathiyil" w:date="2022-06-08T19:46:00Z">
            <w:r w:rsidR="00770ACD" w:rsidRPr="00992BF4"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968"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969"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970" w:author="Sujil Kumar Koottathampathiyil" w:date="2022-06-09T08:02:00Z">
        <w:r>
          <w:rPr>
            <w:rFonts w:ascii="Arial" w:hAnsi="Arial" w:cs="Arial"/>
          </w:rPr>
          <w:t>s</w:t>
        </w:r>
      </w:ins>
      <w:r w:rsidR="006942E7" w:rsidRPr="00CB1C7A">
        <w:rPr>
          <w:rFonts w:ascii="Arial" w:hAnsi="Arial" w:cs="Arial"/>
        </w:rPr>
        <w:t xml:space="preserve">. My goal is to make </w:t>
      </w:r>
      <w:ins w:id="971"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972" w:author="Sujil Kumar Koottathampathiyil" w:date="2022-06-09T08:02:00Z">
        <w:r w:rsidR="006942E7" w:rsidRPr="00CB1C7A" w:rsidDel="002A0352">
          <w:rPr>
            <w:rFonts w:ascii="Arial" w:hAnsi="Arial" w:cs="Arial"/>
          </w:rPr>
          <w:delText>to run</w:delText>
        </w:r>
      </w:del>
      <w:ins w:id="973"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974" w:author="Sujil Kumar Koottathampathiyil" w:date="2022-06-09T08:02:00Z">
        <w:r w:rsidR="00480A32" w:rsidRPr="00CB1C7A" w:rsidDel="002A0352">
          <w:rPr>
            <w:rFonts w:ascii="Arial" w:hAnsi="Arial" w:cs="Arial"/>
          </w:rPr>
          <w:delText xml:space="preserve">github </w:delText>
        </w:r>
      </w:del>
      <w:ins w:id="975"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976" w:author="Sujil Kumar Koottathampathiyil" w:date="2022-06-09T08:02:00Z">
        <w:r w:rsidR="00480A32" w:rsidRPr="00CB1C7A" w:rsidDel="002A0352">
          <w:rPr>
            <w:rFonts w:ascii="Arial" w:hAnsi="Arial" w:cs="Arial"/>
          </w:rPr>
          <w:delText xml:space="preserve">wll be </w:delText>
        </w:r>
      </w:del>
      <w:ins w:id="977"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978"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979" w:author="Sujil Kumar Koottathampathiyil" w:date="2022-06-09T08:02:00Z">
        <w:r w:rsidR="00480A32" w:rsidRPr="00CB1C7A" w:rsidDel="002A0352">
          <w:rPr>
            <w:rFonts w:ascii="Arial" w:hAnsi="Arial" w:cs="Arial"/>
          </w:rPr>
          <w:delText xml:space="preserve">making </w:delText>
        </w:r>
      </w:del>
      <w:ins w:id="980"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981" w:author="Sujil Kumar Koottathampathiyil" w:date="2022-06-09T08:21:00Z">
        <w:r w:rsidRPr="00CB1C7A" w:rsidDel="00637E9E">
          <w:rPr>
            <w:rFonts w:ascii="Arial" w:hAnsi="Arial" w:cs="Arial"/>
            <w:b/>
            <w:bCs/>
            <w:sz w:val="32"/>
            <w:szCs w:val="32"/>
          </w:rPr>
          <w:delText>3</w:delText>
        </w:r>
      </w:del>
      <w:ins w:id="982"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983" w:author="Sujil Kumar Koottathampathiyil" w:date="2022-06-09T08:01:00Z">
        <w:r w:rsidR="00CF49B2" w:rsidRPr="00CB1C7A" w:rsidDel="002A0352">
          <w:rPr>
            <w:rFonts w:ascii="Arial" w:hAnsi="Arial" w:cs="Arial"/>
            <w:sz w:val="24"/>
            <w:szCs w:val="24"/>
          </w:rPr>
          <w:delText xml:space="preserve">Important </w:delText>
        </w:r>
      </w:del>
      <w:ins w:id="984"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985"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986"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987"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988"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989"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990" w:author="Sujil Kumar Koottathampathiyil" w:date="2022-06-09T08:21:00Z">
        <w:r w:rsidRPr="00CB1C7A" w:rsidDel="00637E9E">
          <w:rPr>
            <w:rFonts w:ascii="Arial" w:hAnsi="Arial" w:cs="Arial"/>
            <w:b/>
            <w:bCs/>
            <w:sz w:val="32"/>
            <w:szCs w:val="32"/>
          </w:rPr>
          <w:delText>3</w:delText>
        </w:r>
      </w:del>
      <w:ins w:id="99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992"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993"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994"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995" w:author="Sujil Kumar Koottathampathiyil" w:date="2022-06-09T08:01:00Z">
        <w:r w:rsidRPr="00CB1C7A" w:rsidDel="002A0352">
          <w:rPr>
            <w:rFonts w:ascii="Arial" w:hAnsi="Arial" w:cs="Arial"/>
            <w:sz w:val="24"/>
            <w:szCs w:val="24"/>
          </w:rPr>
          <w:delText xml:space="preserve">are </w:delText>
        </w:r>
      </w:del>
      <w:ins w:id="996"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997" w:author="Sujil Kumar Koottathampathiyil" w:date="2022-06-09T08:01:00Z">
        <w:r w:rsidRPr="00CB1C7A" w:rsidDel="002A0352">
          <w:rPr>
            <w:rFonts w:ascii="Arial" w:hAnsi="Arial" w:cs="Arial"/>
            <w:sz w:val="24"/>
            <w:szCs w:val="24"/>
          </w:rPr>
          <w:delText xml:space="preserve">with </w:delText>
        </w:r>
      </w:del>
      <w:ins w:id="998"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w:t>
      </w:r>
      <w:r w:rsidR="003D7E98" w:rsidRPr="00CB1C7A">
        <w:rPr>
          <w:rFonts w:ascii="Arial" w:hAnsi="Arial" w:cs="Arial"/>
          <w:sz w:val="24"/>
          <w:szCs w:val="24"/>
        </w:rPr>
        <w:lastRenderedPageBreak/>
        <w:t xml:space="preserve">Microsoft </w:t>
      </w:r>
      <w:del w:id="999" w:author="Sujil Kumar Koottathampathiyil" w:date="2022-06-09T08:01:00Z">
        <w:r w:rsidR="003D7E98" w:rsidRPr="00CB1C7A" w:rsidDel="002A0352">
          <w:rPr>
            <w:rFonts w:ascii="Arial" w:hAnsi="Arial" w:cs="Arial"/>
            <w:sz w:val="24"/>
            <w:szCs w:val="24"/>
          </w:rPr>
          <w:delText xml:space="preserve">excel </w:delText>
        </w:r>
      </w:del>
      <w:ins w:id="1000"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1001" w:author="Sujil Kumar Koottathampathiyil" w:date="2022-06-09T08:01:00Z">
        <w:r w:rsidR="003D7E98" w:rsidRPr="00CB1C7A" w:rsidDel="002A0352">
          <w:rPr>
            <w:rFonts w:ascii="Arial" w:hAnsi="Arial" w:cs="Arial"/>
            <w:sz w:val="24"/>
            <w:szCs w:val="24"/>
          </w:rPr>
          <w:delText xml:space="preserve">csv </w:delText>
        </w:r>
      </w:del>
      <w:ins w:id="1002"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1003"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1004"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1005" w:author="Sujil Kumar Koottathampathiyil" w:date="2022-06-09T08:21:00Z">
        <w:r>
          <w:rPr>
            <w:rFonts w:ascii="Arial" w:hAnsi="Arial" w:cs="Arial"/>
            <w:b/>
            <w:bCs/>
            <w:sz w:val="32"/>
            <w:szCs w:val="32"/>
          </w:rPr>
          <w:t>5</w:t>
        </w:r>
      </w:ins>
      <w:ins w:id="1006"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339EAF66" w:rsidR="004C41EA" w:rsidRPr="004C41EA" w:rsidRDefault="00470EF0" w:rsidP="004C41EA">
      <w:pPr>
        <w:pStyle w:val="Default"/>
        <w:numPr>
          <w:ilvl w:val="2"/>
          <w:numId w:val="2"/>
        </w:numPr>
        <w:spacing w:after="22" w:line="360" w:lineRule="auto"/>
        <w:jc w:val="both"/>
        <w:rPr>
          <w:rFonts w:ascii="Arial" w:hAnsi="Arial" w:cs="Arial"/>
          <w:sz w:val="23"/>
          <w:szCs w:val="23"/>
        </w:rPr>
      </w:pPr>
      <w:del w:id="1007" w:author="Sujil Kumar Koottathampathiyil" w:date="2022-06-09T08:00:00Z">
        <w:r w:rsidRPr="00CB1C7A" w:rsidDel="002A0352">
          <w:rPr>
            <w:rFonts w:ascii="Arial" w:hAnsi="Arial" w:cs="Arial"/>
            <w:sz w:val="23"/>
            <w:szCs w:val="23"/>
          </w:rPr>
          <w:delText>A h</w:delText>
        </w:r>
      </w:del>
      <w:ins w:id="1008" w:author="Sujil Kumar Koottathampathiyil" w:date="2022-06-09T08:00:00Z">
        <w:r w:rsidR="002A0352">
          <w:rPr>
            <w:rFonts w:ascii="Arial" w:hAnsi="Arial" w:cs="Arial"/>
            <w:sz w:val="23"/>
            <w:szCs w:val="23"/>
          </w:rPr>
          <w:t>H</w:t>
        </w:r>
      </w:ins>
      <w:r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1009" w:author="Sujil Kumar Koottathampathiyil" w:date="2022-06-09T08:57:00Z">
            <w:r w:rsidR="00992BF4" w:rsidRPr="00992BF4">
              <w:rPr>
                <w:rFonts w:ascii="Arial" w:hAnsi="Arial" w:cs="Arial"/>
                <w:sz w:val="23"/>
                <w:szCs w:val="23"/>
              </w:rPr>
              <w:t>(Human Radiation Experiments | Atomic Heritage Foundation n.d.)</w:t>
            </w:r>
          </w:ins>
          <w:del w:id="1010" w:author="Sujil Kumar Koottathampathiyil" w:date="2022-06-08T19:46:00Z">
            <w:r w:rsidR="00770ACD" w:rsidRPr="00992BF4"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1011"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1011"/>
          <w:ins w:id="1012" w:author="Sujil Kumar Koottathampathiyil" w:date="2022-06-09T08:57:00Z">
            <w:r w:rsidR="00992BF4" w:rsidRPr="00992BF4">
              <w:rPr>
                <w:rFonts w:ascii="Arial" w:hAnsi="Arial" w:cs="Arial"/>
                <w:sz w:val="23"/>
                <w:szCs w:val="23"/>
              </w:rPr>
              <w:t>Quaker Oats</w:t>
            </w:r>
          </w:ins>
          <w:customXmlInsRangeStart w:id="1013" w:author="Sujil Kumar Koottathampathiyil" w:date="2022-06-09T08:23:00Z"/>
        </w:sdtContent>
      </w:sdt>
      <w:customXmlInsRangeEnd w:id="1013"/>
      <w:del w:id="1014" w:author="Sujil Kumar Koottathampathiyil" w:date="2022-06-09T08:24:00Z">
        <w:r w:rsidRPr="00CB1C7A" w:rsidDel="00637E9E">
          <w:rPr>
            <w:rFonts w:ascii="Arial" w:hAnsi="Arial" w:cs="Arial"/>
            <w:sz w:val="23"/>
            <w:szCs w:val="23"/>
          </w:rPr>
          <w:delText>Quaker</w:delText>
        </w:r>
      </w:del>
      <w:r w:rsidRPr="00CB1C7A">
        <w:rPr>
          <w:rFonts w:ascii="Arial" w:hAnsi="Arial" w:cs="Arial"/>
          <w:sz w:val="23"/>
          <w:szCs w:val="23"/>
        </w:rPr>
        <w:t xml:space="preserve"> </w:t>
      </w:r>
      <w:ins w:id="1015" w:author="Sujil Kumar Koottathampathiyil" w:date="2022-06-09T08:25:00Z">
        <w:r w:rsidR="00637E9E">
          <w:rPr>
            <w:rFonts w:ascii="Arial" w:hAnsi="Arial" w:cs="Arial"/>
            <w:sz w:val="23"/>
            <w:szCs w:val="23"/>
          </w:rPr>
          <w:t>(2020</w:t>
        </w:r>
      </w:ins>
      <w:del w:id="1016" w:author="Sujil Kumar Koottathampathiyil" w:date="2022-06-09T08:24:00Z">
        <w:r w:rsidRPr="00CB1C7A" w:rsidDel="00637E9E">
          <w:rPr>
            <w:rFonts w:ascii="Arial" w:hAnsi="Arial" w:cs="Arial"/>
            <w:sz w:val="23"/>
            <w:szCs w:val="23"/>
          </w:rPr>
          <w:delText xml:space="preserve">Oats </w:delText>
        </w:r>
      </w:del>
      <w:ins w:id="1017"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Pr="00CB1C7A">
        <w:rPr>
          <w:rFonts w:ascii="Arial" w:hAnsi="Arial" w:cs="Arial"/>
          <w:sz w:val="23"/>
          <w:szCs w:val="23"/>
        </w:rPr>
        <w:t xml:space="preserve">which is also part of this study included radioactive components in oatmeal and were unknowingly fed to the children. </w:t>
      </w:r>
    </w:p>
    <w:p w14:paraId="2D02A06B" w14:textId="33B180D8"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1018"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1019" w:author="Sujil Kumar Koottathampathiyil" w:date="2022-06-09T08:57:00Z">
            <w:r w:rsidR="00992BF4" w:rsidRPr="00992BF4">
              <w:rPr>
                <w:rFonts w:ascii="Arial" w:hAnsi="Arial" w:cs="Arial"/>
                <w:sz w:val="23"/>
                <w:szCs w:val="23"/>
              </w:rPr>
              <w:t>(Study: Benefits of Electric Cars Add Up—in the Billions! | NRDC n.d.)</w:t>
            </w:r>
          </w:ins>
          <w:del w:id="1020" w:author="Sujil Kumar Koottathampathiyil" w:date="2022-06-08T19:46:00Z">
            <w:r w:rsidR="00770ACD" w:rsidRPr="00992BF4"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1021"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lastRenderedPageBreak/>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1022"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6139F2D0"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del w:id="1023" w:author="Sujil Kumar Koottathampathiyil" w:date="2022-06-09T08:25:00Z">
        <w:r w:rsidR="00B6731A" w:rsidRPr="00CB1C7A" w:rsidDel="00DD1CA3">
          <w:rPr>
            <w:rFonts w:ascii="Arial" w:hAnsi="Arial" w:cs="Arial"/>
            <w:b/>
            <w:bCs/>
            <w:color w:val="000000"/>
            <w:sz w:val="28"/>
            <w:szCs w:val="28"/>
          </w:rPr>
          <w:delText>(</w:delText>
        </w:r>
        <w:r w:rsidR="007D3EF1" w:rsidRPr="00CB1C7A" w:rsidDel="00DD1CA3">
          <w:rPr>
            <w:rFonts w:ascii="Arial" w:hAnsi="Arial" w:cs="Arial"/>
            <w:b/>
            <w:bCs/>
            <w:color w:val="000000"/>
            <w:sz w:val="23"/>
            <w:szCs w:val="23"/>
          </w:rPr>
          <w:delText xml:space="preserve">SWOT Analysis </w:delText>
        </w:r>
        <w:r w:rsidR="00826D38" w:rsidRPr="00CB1C7A" w:rsidDel="00DD1CA3">
          <w:rPr>
            <w:rFonts w:ascii="Arial" w:hAnsi="Arial" w:cs="Arial"/>
            <w:b/>
            <w:bCs/>
            <w:color w:val="000000"/>
            <w:sz w:val="23"/>
            <w:szCs w:val="23"/>
          </w:rPr>
          <w:delText xml:space="preserve">based on </w:delText>
        </w:r>
        <w:r w:rsidR="006D12E2" w:rsidRPr="00CB1C7A" w:rsidDel="00DD1CA3">
          <w:rPr>
            <w:rFonts w:ascii="Arial" w:hAnsi="Arial" w:cs="Arial"/>
            <w:b/>
            <w:bCs/>
            <w:color w:val="000000"/>
            <w:sz w:val="23"/>
            <w:szCs w:val="23"/>
          </w:rPr>
          <w:delText>the</w:delText>
        </w:r>
        <w:r w:rsidR="007D3EF1" w:rsidRPr="00CB1C7A" w:rsidDel="00DD1CA3">
          <w:rPr>
            <w:rFonts w:ascii="Arial" w:hAnsi="Arial" w:cs="Arial"/>
            <w:b/>
            <w:bCs/>
            <w:color w:val="000000"/>
            <w:sz w:val="23"/>
            <w:szCs w:val="23"/>
          </w:rPr>
          <w:delText xml:space="preserve"> Guidelines of ACL as per ethics </w:delText>
        </w:r>
        <w:r w:rsidR="00B6731A" w:rsidRPr="00CB1C7A" w:rsidDel="00DD1CA3">
          <w:rPr>
            <w:rFonts w:ascii="Arial" w:hAnsi="Arial" w:cs="Arial"/>
            <w:b/>
            <w:bCs/>
            <w:color w:val="000000"/>
            <w:sz w:val="23"/>
            <w:szCs w:val="23"/>
          </w:rPr>
          <w:delText>)</w:delText>
        </w:r>
      </w:del>
    </w:p>
    <w:p w14:paraId="3C0ABFC6" w14:textId="6F8A6C40"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1024" w:author="Sujil Kumar Koottathampathiyil" w:date="2022-06-09T08:57:00Z">
            <w:r w:rsidR="00992BF4" w:rsidRPr="00992BF4">
              <w:rPr>
                <w:rFonts w:ascii="Arial" w:hAnsi="Arial" w:cs="Arial"/>
                <w:color w:val="000000"/>
                <w:sz w:val="23"/>
                <w:szCs w:val="23"/>
              </w:rPr>
              <w:t>(Bogod 2004)</w:t>
            </w:r>
          </w:ins>
          <w:del w:id="1025" w:author="Sujil Kumar Koottathampathiyil" w:date="2022-06-08T19:46:00Z">
            <w:r w:rsidR="00770ACD" w:rsidRPr="00992BF4"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w:t>
      </w:r>
      <w:r w:rsidRPr="00CB1C7A">
        <w:rPr>
          <w:rFonts w:ascii="Arial" w:hAnsi="Arial" w:cs="Arial"/>
          <w:color w:val="000000"/>
          <w:sz w:val="23"/>
          <w:szCs w:val="23"/>
        </w:rPr>
        <w:lastRenderedPageBreak/>
        <w:t>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1026" w:author="Sujil Kumar Koottathampathiyil" w:date="2022-06-09T07:58:00Z">
        <w:r w:rsidRPr="00CB1C7A" w:rsidDel="002A0352">
          <w:rPr>
            <w:rFonts w:ascii="Arial" w:hAnsi="Arial" w:cs="Arial"/>
            <w:color w:val="000000"/>
            <w:sz w:val="23"/>
            <w:szCs w:val="23"/>
          </w:rPr>
          <w:delText xml:space="preserve">of </w:delText>
        </w:r>
      </w:del>
      <w:ins w:id="1027"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1028"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1029"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1030"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1031" w:author="Sujil Kumar Koottathampathiyil" w:date="2022-06-09T07:57:00Z">
        <w:r w:rsidRPr="00CB1C7A" w:rsidDel="002A0352">
          <w:rPr>
            <w:rFonts w:ascii="Arial" w:hAnsi="Arial" w:cs="Arial"/>
            <w:color w:val="000000"/>
            <w:sz w:val="23"/>
            <w:szCs w:val="23"/>
          </w:rPr>
          <w:delText xml:space="preserve">about </w:delText>
        </w:r>
      </w:del>
      <w:ins w:id="1032" w:author="Sujil Kumar Koottathampathiyil" w:date="2022-06-09T07:58:00Z">
        <w:r w:rsidR="002A0352">
          <w:rPr>
            <w:rFonts w:ascii="Arial" w:hAnsi="Arial" w:cs="Arial"/>
            <w:color w:val="000000"/>
            <w:sz w:val="23"/>
            <w:szCs w:val="23"/>
          </w:rPr>
          <w:t>of</w:t>
        </w:r>
      </w:ins>
      <w:ins w:id="1033"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1034"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1035"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1036"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1037"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1038" w:author="Sujil Kumar Koottathampathiyil" w:date="2022-06-09T07:56:00Z">
        <w:r w:rsidRPr="00CB1C7A" w:rsidDel="002A0352">
          <w:rPr>
            <w:rFonts w:ascii="Arial" w:hAnsi="Arial" w:cs="Arial"/>
            <w:color w:val="000000"/>
            <w:sz w:val="23"/>
            <w:szCs w:val="23"/>
          </w:rPr>
          <w:delText xml:space="preserve">Suicide </w:delText>
        </w:r>
      </w:del>
      <w:ins w:id="1039"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1040"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1041" w:author="Sujil Kumar Koottathampathiyil" w:date="2022-06-09T07:56:00Z">
        <w:r w:rsidRPr="00CB1C7A" w:rsidDel="002A0352">
          <w:rPr>
            <w:rFonts w:ascii="Arial" w:hAnsi="Arial" w:cs="Arial"/>
            <w:color w:val="000000"/>
            <w:sz w:val="23"/>
            <w:szCs w:val="23"/>
          </w:rPr>
          <w:delText xml:space="preserve">are </w:delText>
        </w:r>
      </w:del>
      <w:ins w:id="1042"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1043"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1044"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1045"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1046"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1047" w:author="Sujil Kumar Koottathampathiyil" w:date="2022-06-09T07:57:00Z">
        <w:r w:rsidRPr="00CB1C7A" w:rsidDel="002A0352">
          <w:rPr>
            <w:rFonts w:ascii="Arial" w:hAnsi="Arial" w:cs="Arial"/>
            <w:color w:val="000000"/>
            <w:sz w:val="23"/>
            <w:szCs w:val="23"/>
          </w:rPr>
          <w:delText xml:space="preserve">much </w:delText>
        </w:r>
      </w:del>
      <w:ins w:id="1048"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1049"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lastRenderedPageBreak/>
        <w:t>Threat</w:t>
      </w:r>
      <w:r w:rsidRPr="00CB1C7A">
        <w:rPr>
          <w:rFonts w:ascii="Arial" w:hAnsi="Arial" w:cs="Arial"/>
          <w:color w:val="000000"/>
          <w:sz w:val="23"/>
          <w:szCs w:val="23"/>
        </w:rPr>
        <w:t xml:space="preserve">: - Data can be used in many different ways. Some people have used it for good reasons others did differently as well. </w:t>
      </w:r>
      <w:del w:id="1050" w:author="Sujil Kumar Koottathampathiyil" w:date="2022-06-09T07:54:00Z">
        <w:r w:rsidRPr="00CB1C7A" w:rsidDel="002A0352">
          <w:rPr>
            <w:rFonts w:ascii="Arial" w:hAnsi="Arial" w:cs="Arial"/>
            <w:color w:val="000000"/>
            <w:sz w:val="23"/>
            <w:szCs w:val="23"/>
          </w:rPr>
          <w:delText xml:space="preserve">Suicide </w:delText>
        </w:r>
      </w:del>
      <w:ins w:id="1051"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1052"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1053"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1054"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1055"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1056"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1057"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1058"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1059"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1060" w:author="Sujil Kumar Koottathampathiyil" w:date="2022-06-09T08:16:00Z">
            <w:rPr>
              <w:rFonts w:ascii="Arial" w:hAnsi="Arial" w:cs="Arial"/>
              <w:color w:val="000000"/>
            </w:rPr>
          </w:rPrChange>
        </w:rPr>
      </w:pPr>
    </w:p>
    <w:p w14:paraId="24F4F49C" w14:textId="004FFA8A" w:rsidR="009D37AD" w:rsidRPr="00CB1C7A" w:rsidRDefault="00182AEF" w:rsidP="00182AEF">
      <w:pPr>
        <w:spacing w:line="360" w:lineRule="auto"/>
        <w:rPr>
          <w:rFonts w:ascii="Arial" w:hAnsi="Arial" w:cs="Arial"/>
          <w:b/>
          <w:bCs/>
        </w:rPr>
        <w:pPrChange w:id="1061" w:author="Sujil Kumar Koottathampathiyil" w:date="2022-06-09T08:14:00Z">
          <w:pPr>
            <w:spacing w:line="360" w:lineRule="auto"/>
            <w:jc w:val="both"/>
          </w:pPr>
        </w:pPrChange>
      </w:pPr>
      <w:ins w:id="1062" w:author="Sujil Kumar Koottathampathiyil" w:date="2022-06-09T08:14:00Z">
        <w:r>
          <w:rPr>
            <w:rFonts w:ascii="Arial" w:hAnsi="Arial" w:cs="Arial"/>
            <w:b/>
            <w:bCs/>
            <w:sz w:val="32"/>
            <w:szCs w:val="32"/>
          </w:rPr>
          <w:t xml:space="preserve">4.0 </w:t>
        </w:r>
        <w:r>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1063" w:author="Sujil Kumar Koottathampathiyil" w:date="2022-06-08T19:43:00Z"/>
          <w:rFonts w:ascii="Arial" w:hAnsi="Arial" w:cs="Arial"/>
          <w:b/>
          <w:bCs/>
        </w:rPr>
      </w:pPr>
      <w:moveFromRangeStart w:id="1064" w:author="Sujil Kumar Koottathampathiyil" w:date="2022-06-08T19:43:00Z" w:name="move105609769"/>
      <w:commentRangeStart w:id="1065"/>
      <w:moveFrom w:id="1066" w:author="Sujil Kumar Koottathampathiyil" w:date="2022-06-08T19:43:00Z">
        <w:r w:rsidRPr="00CB1C7A" w:rsidDel="005070C6">
          <w:rPr>
            <w:rFonts w:ascii="Arial" w:hAnsi="Arial" w:cs="Arial"/>
            <w:b/>
            <w:bCs/>
          </w:rPr>
          <w:t>Literature Review</w:t>
        </w:r>
        <w:commentRangeEnd w:id="1065"/>
        <w:r w:rsidR="00FC6EEA" w:rsidRPr="00CB1C7A" w:rsidDel="005070C6">
          <w:rPr>
            <w:rStyle w:val="CommentReference"/>
            <w:rFonts w:ascii="Arial" w:hAnsi="Arial" w:cs="Arial"/>
            <w:rPrChange w:id="1067" w:author="Sujil Kumar Koottathampathiyil" w:date="2022-06-08T23:07:00Z">
              <w:rPr>
                <w:rStyle w:val="CommentReference"/>
              </w:rPr>
            </w:rPrChange>
          </w:rPr>
          <w:commentReference w:id="1065"/>
        </w:r>
      </w:moveFrom>
    </w:p>
    <w:p w14:paraId="11824C43" w14:textId="5407FC35" w:rsidR="00F00D66" w:rsidRPr="00CB1C7A" w:rsidDel="005070C6" w:rsidRDefault="00F00D66" w:rsidP="005D4B76">
      <w:pPr>
        <w:spacing w:line="360" w:lineRule="auto"/>
        <w:jc w:val="both"/>
        <w:rPr>
          <w:moveFrom w:id="1068" w:author="Sujil Kumar Koottathampathiyil" w:date="2022-06-08T19:43:00Z"/>
          <w:rFonts w:ascii="Arial" w:hAnsi="Arial" w:cs="Arial"/>
          <w:color w:val="000000"/>
        </w:rPr>
      </w:pPr>
      <w:moveFrom w:id="1069"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1070" w:author="Sujil Kumar Koottathampathiyil" w:date="2022-06-08T19:43:00Z">
            <w:del w:id="1071" w:author="Sujil Kumar Koottathampathiyil" w:date="2022-06-08T19:46:00Z">
              <w:r w:rsidR="00770ACD" w:rsidRPr="00992BF4" w:rsidDel="00C518DB">
                <w:rPr>
                  <w:rFonts w:ascii="Arial" w:hAnsi="Arial" w:cs="Arial"/>
                  <w:color w:val="000000"/>
                </w:rPr>
                <w:delText>(Kumar and Susan 2020)</w:delText>
              </w:r>
            </w:del>
          </w:moveFrom>
        </w:sdtContent>
      </w:sdt>
      <w:moveFrom w:id="1072"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1073"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1074" w:author="Sujil Kumar Koottathampathiyil" w:date="2022-06-08T19:43:00Z"/>
          <w:rFonts w:ascii="Arial" w:hAnsi="Arial" w:cs="Arial"/>
          <w:color w:val="000000"/>
        </w:rPr>
      </w:pPr>
      <w:moveFrom w:id="1075"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1076" w:author="Sujil Kumar Koottathampathiyil" w:date="2022-06-08T19:43:00Z"/>
          <w:rFonts w:ascii="Arial" w:hAnsi="Arial" w:cs="Arial"/>
          <w:color w:val="000000"/>
        </w:rPr>
      </w:pPr>
      <w:moveFrom w:id="1077"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1078" w:author="Sujil Kumar Koottathampathiyil" w:date="2022-06-08T19:43:00Z">
            <w:del w:id="1079" w:author="Sujil Kumar Koottathampathiyil" w:date="2022-06-08T19:46:00Z">
              <w:r w:rsidR="00770ACD" w:rsidRPr="00992BF4" w:rsidDel="00C518DB">
                <w:rPr>
                  <w:rFonts w:ascii="Arial" w:hAnsi="Arial" w:cs="Arial"/>
                  <w:color w:val="000000"/>
                </w:rPr>
                <w:delText>(Włodarczyk et al. 2021)</w:delText>
              </w:r>
            </w:del>
          </w:moveFrom>
        </w:sdtContent>
      </w:sdt>
      <w:moveFrom w:id="1080"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1081" w:author="Sujil Kumar Koottathampathiyil" w:date="2022-06-08T19:43:00Z"/>
          <w:rFonts w:ascii="Arial" w:hAnsi="Arial" w:cs="Arial"/>
          <w:color w:val="000000"/>
        </w:rPr>
      </w:pPr>
      <w:moveFrom w:id="1082"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1083" w:author="Sujil Kumar Koottathampathiyil" w:date="2022-06-08T19:43:00Z">
            <w:del w:id="1084" w:author="Sujil Kumar Koottathampathiyil" w:date="2022-06-08T19:46:00Z">
              <w:r w:rsidR="00770ACD" w:rsidRPr="00992BF4" w:rsidDel="00C518DB">
                <w:rPr>
                  <w:rFonts w:ascii="Arial" w:hAnsi="Arial" w:cs="Arial"/>
                  <w:color w:val="000000"/>
                </w:rPr>
                <w:delText>2021</w:delText>
              </w:r>
            </w:del>
          </w:moveFrom>
        </w:sdtContent>
      </w:sdt>
      <w:moveFrom w:id="1085"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1086" w:author="Sujil Kumar Koottathampathiyil" w:date="2022-06-08T19:43:00Z">
            <w:del w:id="1087" w:author="Sujil Kumar Koottathampathiyil" w:date="2022-06-08T19:46:00Z">
              <w:r w:rsidR="00770ACD" w:rsidRPr="00992BF4" w:rsidDel="00C518DB">
                <w:rPr>
                  <w:rFonts w:ascii="Arial" w:hAnsi="Arial" w:cs="Arial"/>
                  <w:color w:val="000000"/>
                </w:rPr>
                <w:delText>Airiti and team</w:delText>
              </w:r>
            </w:del>
          </w:moveFrom>
        </w:sdtContent>
      </w:sdt>
      <w:moveFrom w:id="1088"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1089"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1090" w:author="Sujil Kumar Koottathampathiyil" w:date="2022-06-08T19:43:00Z"/>
          <w:rFonts w:ascii="Arial" w:hAnsi="Arial" w:cs="Arial"/>
          <w:color w:val="000000"/>
        </w:rPr>
      </w:pPr>
      <w:moveFrom w:id="1091"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1092" w:author="Sujil Kumar Koottathampathiyil" w:date="2022-06-08T19:43:00Z">
            <w:del w:id="1093" w:author="Sujil Kumar Koottathampathiyil" w:date="2022-06-08T19:46:00Z">
              <w:r w:rsidR="00770ACD" w:rsidRPr="00992BF4" w:rsidDel="00C518DB">
                <w:rPr>
                  <w:rFonts w:ascii="Arial" w:hAnsi="Arial" w:cs="Arial"/>
                  <w:color w:val="000000"/>
                </w:rPr>
                <w:delText>(Huang et al. 2017)</w:delText>
              </w:r>
            </w:del>
          </w:moveFrom>
        </w:sdtContent>
      </w:sdt>
      <w:moveFrom w:id="1094"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1095" w:author="Sujil Kumar Koottathampathiyil" w:date="2022-06-08T19:43:00Z">
            <w:del w:id="1096" w:author="Sujil Kumar Koottathampathiyil" w:date="2022-06-08T19:46:00Z">
              <w:r w:rsidR="00770ACD" w:rsidRPr="00992BF4" w:rsidDel="00C518DB">
                <w:rPr>
                  <w:rFonts w:ascii="Arial" w:hAnsi="Arial" w:cs="Arial"/>
                  <w:color w:val="000000"/>
                </w:rPr>
                <w:delText>(Cortes and Vapnik 1995)</w:delText>
              </w:r>
            </w:del>
          </w:moveFrom>
        </w:sdtContent>
      </w:sdt>
      <w:moveFrom w:id="1097"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1098" w:author="Sujil Kumar Koottathampathiyil" w:date="2022-06-08T19:43:00Z"/>
          <w:rFonts w:ascii="Arial" w:hAnsi="Arial" w:cs="Arial"/>
          <w:color w:val="000000"/>
        </w:rPr>
      </w:pPr>
      <w:moveFrom w:id="1099"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1100" w:author="Sujil Kumar Koottathampathiyil" w:date="2022-06-08T19:43:00Z">
            <w:del w:id="1101" w:author="Sujil Kumar Koottathampathiyil" w:date="2022-06-08T19:46:00Z">
              <w:r w:rsidR="00770ACD" w:rsidRPr="00992BF4" w:rsidDel="00C518DB">
                <w:rPr>
                  <w:rFonts w:ascii="Arial" w:hAnsi="Arial" w:cs="Arial"/>
                  <w:color w:val="000000"/>
                </w:rPr>
                <w:delText>(2018)</w:delText>
              </w:r>
            </w:del>
          </w:moveFrom>
        </w:sdtContent>
      </w:sdt>
      <w:moveFrom w:id="1102"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1103" w:author="Sujil Kumar Koottathampathiyil" w:date="2022-06-08T19:43:00Z"/>
          <w:rFonts w:ascii="Arial" w:hAnsi="Arial" w:cs="Arial"/>
          <w:color w:val="000000"/>
        </w:rPr>
      </w:pPr>
      <w:moveFrom w:id="1104"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1105" w:author="Sujil Kumar Koottathampathiyil" w:date="2022-06-08T19:43:00Z">
            <w:del w:id="1106" w:author="Sujil Kumar Koottathampathiyil" w:date="2022-06-08T19:46:00Z">
              <w:r w:rsidR="00770ACD" w:rsidRPr="00992BF4" w:rsidDel="00C518DB">
                <w:rPr>
                  <w:rFonts w:ascii="Arial" w:hAnsi="Arial" w:cs="Arial"/>
                  <w:color w:val="000000"/>
                </w:rPr>
                <w:delText>(Vector Autoregressive Models for Multivariate Time Series 2006)</w:delText>
              </w:r>
            </w:del>
          </w:moveFrom>
        </w:sdtContent>
      </w:sdt>
      <w:moveFrom w:id="1107"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1064"/>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70310398" w14:textId="77777777" w:rsidR="00992BF4" w:rsidRDefault="00992BF4">
              <w:pPr>
                <w:divId w:val="1974215205"/>
                <w:rPr>
                  <w:ins w:id="1108" w:author="Sujil Kumar Koottathampathiyil" w:date="2022-06-09T08:57:00Z"/>
                  <w:rFonts w:eastAsia="Times New Roman"/>
                  <w:sz w:val="24"/>
                  <w:szCs w:val="24"/>
                </w:rPr>
              </w:pPr>
              <w:ins w:id="1109" w:author="Sujil Kumar Koottathampathiyil" w:date="2022-06-09T08:57:00Z">
                <w:r>
                  <w:rPr>
                    <w:rFonts w:eastAsia="Times New Roman"/>
                    <w:i/>
                    <w:iCs/>
                  </w:rPr>
                  <w:t>(3) 1/4: What is Streamlit - YouTube</w:t>
                </w:r>
                <w:r>
                  <w:rPr>
                    <w:rFonts w:eastAsia="Times New Roman"/>
                  </w:rPr>
                  <w:t>. Available from: https://www.youtube.com/watch?v=R2nr1uZ8ffc [accessed 4 June 2022].</w:t>
                </w:r>
              </w:ins>
            </w:p>
            <w:p w14:paraId="2363C852" w14:textId="77777777" w:rsidR="00992BF4" w:rsidRDefault="00992BF4">
              <w:pPr>
                <w:divId w:val="78989642"/>
                <w:rPr>
                  <w:ins w:id="1110" w:author="Sujil Kumar Koottathampathiyil" w:date="2022-06-09T08:57:00Z"/>
                  <w:rFonts w:eastAsia="Times New Roman"/>
                </w:rPr>
              </w:pPr>
              <w:ins w:id="1111" w:author="Sujil Kumar Koottathampathiyil" w:date="2022-06-09T08:57: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4608AD0F" w14:textId="77777777" w:rsidR="00992BF4" w:rsidRDefault="00992BF4">
              <w:pPr>
                <w:divId w:val="1289899717"/>
                <w:rPr>
                  <w:ins w:id="1112" w:author="Sujil Kumar Koottathampathiyil" w:date="2022-06-09T08:57:00Z"/>
                  <w:rFonts w:eastAsia="Times New Roman"/>
                </w:rPr>
              </w:pPr>
              <w:ins w:id="1113" w:author="Sujil Kumar Koottathampathiyil" w:date="2022-06-09T08:57: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55E3E5ED" w14:textId="77777777" w:rsidR="00992BF4" w:rsidRDefault="00992BF4">
              <w:pPr>
                <w:divId w:val="1927569114"/>
                <w:rPr>
                  <w:ins w:id="1114" w:author="Sujil Kumar Koottathampathiyil" w:date="2022-06-09T08:57:00Z"/>
                  <w:rFonts w:eastAsia="Times New Roman"/>
                </w:rPr>
              </w:pPr>
              <w:ins w:id="1115" w:author="Sujil Kumar Koottathampathiyil" w:date="2022-06-09T08:57: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22F887E5" w14:textId="77777777" w:rsidR="00992BF4" w:rsidRDefault="00992BF4">
              <w:pPr>
                <w:divId w:val="1879774824"/>
                <w:rPr>
                  <w:ins w:id="1116" w:author="Sujil Kumar Koottathampathiyil" w:date="2022-06-09T08:57:00Z"/>
                  <w:rFonts w:eastAsia="Times New Roman"/>
                </w:rPr>
              </w:pPr>
              <w:ins w:id="1117" w:author="Sujil Kumar Koottathampathiyil" w:date="2022-06-09T08:57: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3822B04" w14:textId="77777777" w:rsidR="00992BF4" w:rsidRDefault="00992BF4">
              <w:pPr>
                <w:divId w:val="634216539"/>
                <w:rPr>
                  <w:ins w:id="1118" w:author="Sujil Kumar Koottathampathiyil" w:date="2022-06-09T08:57:00Z"/>
                  <w:rFonts w:eastAsia="Times New Roman"/>
                </w:rPr>
              </w:pPr>
              <w:ins w:id="1119" w:author="Sujil Kumar Koottathampathiyil" w:date="2022-06-09T08:57: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23B91597" w14:textId="77777777" w:rsidR="00992BF4" w:rsidRDefault="00992BF4">
              <w:pPr>
                <w:divId w:val="416249188"/>
                <w:rPr>
                  <w:ins w:id="1120" w:author="Sujil Kumar Koottathampathiyil" w:date="2022-06-09T08:57:00Z"/>
                  <w:rFonts w:eastAsia="Times New Roman"/>
                </w:rPr>
              </w:pPr>
              <w:ins w:id="1121" w:author="Sujil Kumar Koottathampathiyil" w:date="2022-06-09T08:57:00Z">
                <w:r>
                  <w:rPr>
                    <w:rFonts w:eastAsia="Times New Roman"/>
                  </w:rPr>
                  <w:lastRenderedPageBreak/>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0E7E133B" w14:textId="77777777" w:rsidR="00992BF4" w:rsidRDefault="00992BF4">
              <w:pPr>
                <w:divId w:val="555358006"/>
                <w:rPr>
                  <w:ins w:id="1122" w:author="Sujil Kumar Koottathampathiyil" w:date="2022-06-09T08:57:00Z"/>
                  <w:rFonts w:eastAsia="Times New Roman"/>
                </w:rPr>
              </w:pPr>
              <w:ins w:id="1123" w:author="Sujil Kumar Koottathampathiyil" w:date="2022-06-09T08:57: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15B47BF4" w14:textId="77777777" w:rsidR="00992BF4" w:rsidRDefault="00992BF4">
              <w:pPr>
                <w:divId w:val="106199815"/>
                <w:rPr>
                  <w:ins w:id="1124" w:author="Sujil Kumar Koottathampathiyil" w:date="2022-06-09T08:57:00Z"/>
                  <w:rFonts w:eastAsia="Times New Roman"/>
                </w:rPr>
              </w:pPr>
              <w:ins w:id="1125" w:author="Sujil Kumar Koottathampathiyil" w:date="2022-06-09T08:57: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4803F7FD" w14:textId="77777777" w:rsidR="00992BF4" w:rsidRDefault="00992BF4">
              <w:pPr>
                <w:divId w:val="1547719300"/>
                <w:rPr>
                  <w:ins w:id="1126" w:author="Sujil Kumar Koottathampathiyil" w:date="2022-06-09T08:57:00Z"/>
                  <w:rFonts w:eastAsia="Times New Roman"/>
                </w:rPr>
              </w:pPr>
              <w:ins w:id="1127" w:author="Sujil Kumar Koottathampathiyil" w:date="2022-06-09T08:57: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5B4D6F2A" w14:textId="77777777" w:rsidR="00992BF4" w:rsidRDefault="00992BF4">
              <w:pPr>
                <w:divId w:val="1010761761"/>
                <w:rPr>
                  <w:ins w:id="1128" w:author="Sujil Kumar Koottathampathiyil" w:date="2022-06-09T08:57:00Z"/>
                  <w:rFonts w:eastAsia="Times New Roman"/>
                </w:rPr>
              </w:pPr>
              <w:ins w:id="1129" w:author="Sujil Kumar Koottathampathiyil" w:date="2022-06-09T08:57: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44AE7852" w14:textId="77777777" w:rsidR="00992BF4" w:rsidRDefault="00992BF4">
              <w:pPr>
                <w:divId w:val="1784381359"/>
                <w:rPr>
                  <w:ins w:id="1130" w:author="Sujil Kumar Koottathampathiyil" w:date="2022-06-09T08:57:00Z"/>
                  <w:rFonts w:eastAsia="Times New Roman"/>
                </w:rPr>
              </w:pPr>
              <w:ins w:id="1131" w:author="Sujil Kumar Koottathampathiyil" w:date="2022-06-09T08:57: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744AC85D" w14:textId="77777777" w:rsidR="00992BF4" w:rsidRDefault="00992BF4">
              <w:pPr>
                <w:divId w:val="335694635"/>
                <w:rPr>
                  <w:ins w:id="1132" w:author="Sujil Kumar Koottathampathiyil" w:date="2022-06-09T08:57:00Z"/>
                  <w:rFonts w:eastAsia="Times New Roman"/>
                </w:rPr>
              </w:pPr>
              <w:ins w:id="1133" w:author="Sujil Kumar Koottathampathiyil" w:date="2022-06-09T08:57: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73F58B2C" w14:textId="77777777" w:rsidR="00992BF4" w:rsidRDefault="00992BF4">
              <w:pPr>
                <w:divId w:val="1104888183"/>
                <w:rPr>
                  <w:ins w:id="1134" w:author="Sujil Kumar Koottathampathiyil" w:date="2022-06-09T08:57:00Z"/>
                  <w:rFonts w:eastAsia="Times New Roman"/>
                </w:rPr>
              </w:pPr>
              <w:ins w:id="1135" w:author="Sujil Kumar Koottathampathiyil" w:date="2022-06-09T08:57: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2DE90CB3" w14:textId="77777777" w:rsidR="00992BF4" w:rsidRDefault="00992BF4">
              <w:pPr>
                <w:divId w:val="2145732396"/>
                <w:rPr>
                  <w:ins w:id="1136" w:author="Sujil Kumar Koottathampathiyil" w:date="2022-06-09T08:57:00Z"/>
                  <w:rFonts w:eastAsia="Times New Roman"/>
                </w:rPr>
              </w:pPr>
              <w:ins w:id="1137" w:author="Sujil Kumar Koottathampathiyil" w:date="2022-06-09T08:57: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098F04A" w14:textId="77777777" w:rsidR="00992BF4" w:rsidRDefault="00992BF4">
              <w:pPr>
                <w:divId w:val="2087073905"/>
                <w:rPr>
                  <w:ins w:id="1138" w:author="Sujil Kumar Koottathampathiyil" w:date="2022-06-09T08:57:00Z"/>
                  <w:rFonts w:eastAsia="Times New Roman"/>
                </w:rPr>
              </w:pPr>
              <w:ins w:id="1139" w:author="Sujil Kumar Koottathampathiyil" w:date="2022-06-09T08:57: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664728BD" w14:textId="77777777" w:rsidR="00992BF4" w:rsidRDefault="00992BF4">
              <w:pPr>
                <w:divId w:val="1678270983"/>
                <w:rPr>
                  <w:ins w:id="1140" w:author="Sujil Kumar Koottathampathiyil" w:date="2022-06-09T08:57:00Z"/>
                  <w:rFonts w:eastAsia="Times New Roman"/>
                </w:rPr>
              </w:pPr>
              <w:ins w:id="1141" w:author="Sujil Kumar Koottathampathiyil" w:date="2022-06-09T08:57: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52F2BD0A" w14:textId="77777777" w:rsidR="00992BF4" w:rsidRDefault="00992BF4">
              <w:pPr>
                <w:divId w:val="1157458741"/>
                <w:rPr>
                  <w:ins w:id="1142" w:author="Sujil Kumar Koottathampathiyil" w:date="2022-06-09T08:57:00Z"/>
                  <w:rFonts w:eastAsia="Times New Roman"/>
                </w:rPr>
              </w:pPr>
              <w:ins w:id="1143" w:author="Sujil Kumar Koottathampathiyil" w:date="2022-06-09T08:57: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454B156E" w14:textId="77777777" w:rsidR="00992BF4" w:rsidRDefault="00992BF4">
              <w:pPr>
                <w:divId w:val="1936859991"/>
                <w:rPr>
                  <w:ins w:id="1144" w:author="Sujil Kumar Koottathampathiyil" w:date="2022-06-09T08:57:00Z"/>
                  <w:rFonts w:eastAsia="Times New Roman"/>
                </w:rPr>
              </w:pPr>
              <w:ins w:id="1145" w:author="Sujil Kumar Koottathampathiyil" w:date="2022-06-09T08:57: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6C81ECE8" w14:textId="77777777" w:rsidR="00992BF4" w:rsidRDefault="00992BF4">
              <w:pPr>
                <w:divId w:val="1643846053"/>
                <w:rPr>
                  <w:ins w:id="1146" w:author="Sujil Kumar Koottathampathiyil" w:date="2022-06-09T08:57:00Z"/>
                  <w:rFonts w:eastAsia="Times New Roman"/>
                </w:rPr>
              </w:pPr>
              <w:ins w:id="1147" w:author="Sujil Kumar Koottathampathiyil" w:date="2022-06-09T08:57:00Z">
                <w:r>
                  <w:rPr>
                    <w:rFonts w:eastAsia="Times New Roman"/>
                  </w:rPr>
                  <w:lastRenderedPageBreak/>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4F6A7937" w14:textId="77777777" w:rsidR="00992BF4" w:rsidRDefault="00992BF4">
              <w:pPr>
                <w:divId w:val="1835029416"/>
                <w:rPr>
                  <w:ins w:id="1148" w:author="Sujil Kumar Koottathampathiyil" w:date="2022-06-09T08:57:00Z"/>
                  <w:rFonts w:eastAsia="Times New Roman"/>
                </w:rPr>
              </w:pPr>
              <w:ins w:id="1149" w:author="Sujil Kumar Koottathampathiyil" w:date="2022-06-09T08:57: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42B9136A" w14:textId="77777777" w:rsidR="00992BF4" w:rsidRDefault="00992BF4">
              <w:pPr>
                <w:divId w:val="2132940863"/>
                <w:rPr>
                  <w:ins w:id="1150" w:author="Sujil Kumar Koottathampathiyil" w:date="2022-06-09T08:57:00Z"/>
                  <w:rFonts w:eastAsia="Times New Roman"/>
                </w:rPr>
              </w:pPr>
              <w:ins w:id="1151" w:author="Sujil Kumar Koottathampathiyil" w:date="2022-06-09T08:57: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512A9A94" w14:textId="77777777" w:rsidR="00992BF4" w:rsidRDefault="00992BF4">
              <w:pPr>
                <w:divId w:val="841044085"/>
                <w:rPr>
                  <w:ins w:id="1152" w:author="Sujil Kumar Koottathampathiyil" w:date="2022-06-09T08:57:00Z"/>
                  <w:rFonts w:eastAsia="Times New Roman"/>
                </w:rPr>
              </w:pPr>
              <w:ins w:id="1153" w:author="Sujil Kumar Koottathampathiyil" w:date="2022-06-09T08:57: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E9263BC" w14:textId="6A790E22" w:rsidR="00770ACD" w:rsidRPr="00CB1C7A" w:rsidDel="00C518DB" w:rsidRDefault="00992BF4">
              <w:pPr>
                <w:divId w:val="326176451"/>
                <w:rPr>
                  <w:del w:id="1154" w:author="Sujil Kumar Koottathampathiyil" w:date="2022-06-08T19:46:00Z"/>
                  <w:rFonts w:ascii="Arial" w:eastAsia="Times New Roman" w:hAnsi="Arial" w:cs="Arial"/>
                  <w:sz w:val="24"/>
                  <w:szCs w:val="24"/>
                  <w:rPrChange w:id="1155" w:author="Sujil Kumar Koottathampathiyil" w:date="2022-06-08T23:07:00Z">
                    <w:rPr>
                      <w:del w:id="1156" w:author="Sujil Kumar Koottathampathiyil" w:date="2022-06-08T19:46:00Z"/>
                      <w:rFonts w:eastAsia="Times New Roman"/>
                      <w:sz w:val="24"/>
                      <w:szCs w:val="24"/>
                    </w:rPr>
                  </w:rPrChange>
                </w:rPr>
              </w:pPr>
              <w:ins w:id="1157" w:author="Sujil Kumar Koottathampathiyil" w:date="2022-06-09T08:57:00Z">
                <w:r>
                  <w:rPr>
                    <w:rFonts w:eastAsia="Times New Roman"/>
                  </w:rPr>
                  <w:t> </w:t>
                </w:r>
              </w:ins>
              <w:del w:id="1158" w:author="Sujil Kumar Koottathampathiyil" w:date="2022-06-08T19:46:00Z">
                <w:r w:rsidR="00770ACD" w:rsidRPr="00CB1C7A" w:rsidDel="00C518DB">
                  <w:rPr>
                    <w:rFonts w:ascii="Arial" w:eastAsia="Times New Roman" w:hAnsi="Arial" w:cs="Arial"/>
                    <w:i/>
                    <w:iCs/>
                    <w:rPrChange w:id="1159"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1160"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1161" w:author="Sujil Kumar Koottathampathiyil" w:date="2022-06-08T19:46:00Z"/>
                  <w:rFonts w:ascii="Arial" w:eastAsia="Times New Roman" w:hAnsi="Arial" w:cs="Arial"/>
                  <w:rPrChange w:id="1162" w:author="Sujil Kumar Koottathampathiyil" w:date="2022-06-08T23:07:00Z">
                    <w:rPr>
                      <w:del w:id="1163" w:author="Sujil Kumar Koottathampathiyil" w:date="2022-06-08T19:46:00Z"/>
                      <w:rFonts w:eastAsia="Times New Roman"/>
                    </w:rPr>
                  </w:rPrChange>
                </w:rPr>
              </w:pPr>
              <w:del w:id="1164" w:author="Sujil Kumar Koottathampathiyil" w:date="2022-06-08T19:46:00Z">
                <w:r w:rsidRPr="00CB1C7A" w:rsidDel="00C518DB">
                  <w:rPr>
                    <w:rFonts w:ascii="Arial" w:eastAsia="Times New Roman" w:hAnsi="Arial" w:cs="Arial"/>
                    <w:i/>
                    <w:iCs/>
                    <w:rPrChange w:id="1165"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1166"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1167" w:author="Sujil Kumar Koottathampathiyil" w:date="2022-06-08T19:46:00Z"/>
                  <w:rFonts w:ascii="Arial" w:eastAsia="Times New Roman" w:hAnsi="Arial" w:cs="Arial"/>
                  <w:rPrChange w:id="1168" w:author="Sujil Kumar Koottathampathiyil" w:date="2022-06-08T23:07:00Z">
                    <w:rPr>
                      <w:del w:id="1169" w:author="Sujil Kumar Koottathampathiyil" w:date="2022-06-08T19:46:00Z"/>
                      <w:rFonts w:eastAsia="Times New Roman"/>
                    </w:rPr>
                  </w:rPrChange>
                </w:rPr>
              </w:pPr>
              <w:del w:id="1170" w:author="Sujil Kumar Koottathampathiyil" w:date="2022-06-08T19:46:00Z">
                <w:r w:rsidRPr="00CB1C7A" w:rsidDel="00C518DB">
                  <w:rPr>
                    <w:rFonts w:ascii="Arial" w:eastAsia="Times New Roman" w:hAnsi="Arial" w:cs="Arial"/>
                    <w:rPrChange w:id="1171"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1172" w:author="Sujil Kumar Koottathampathiyil" w:date="2022-06-08T23:07:00Z">
                      <w:rPr>
                        <w:rFonts w:eastAsia="Times New Roman"/>
                        <w:i/>
                        <w:iCs/>
                      </w:rPr>
                    </w:rPrChange>
                  </w:rPr>
                  <w:delText>Cureus</w:delText>
                </w:r>
                <w:r w:rsidRPr="00CB1C7A" w:rsidDel="00C518DB">
                  <w:rPr>
                    <w:rFonts w:ascii="Arial" w:eastAsia="Times New Roman" w:hAnsi="Arial" w:cs="Arial"/>
                    <w:rPrChange w:id="1173"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1174" w:author="Sujil Kumar Koottathampathiyil" w:date="2022-06-08T19:46:00Z"/>
                  <w:rFonts w:ascii="Arial" w:eastAsia="Times New Roman" w:hAnsi="Arial" w:cs="Arial"/>
                  <w:rPrChange w:id="1175" w:author="Sujil Kumar Koottathampathiyil" w:date="2022-06-08T23:07:00Z">
                    <w:rPr>
                      <w:del w:id="1176" w:author="Sujil Kumar Koottathampathiyil" w:date="2022-06-08T19:46:00Z"/>
                      <w:rFonts w:eastAsia="Times New Roman"/>
                    </w:rPr>
                  </w:rPrChange>
                </w:rPr>
              </w:pPr>
              <w:del w:id="1177" w:author="Sujil Kumar Koottathampathiyil" w:date="2022-06-08T19:46:00Z">
                <w:r w:rsidRPr="00CB1C7A" w:rsidDel="00C518DB">
                  <w:rPr>
                    <w:rFonts w:ascii="Arial" w:eastAsia="Times New Roman" w:hAnsi="Arial" w:cs="Arial"/>
                    <w:rPrChange w:id="1178"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1179"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1180"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1181" w:author="Sujil Kumar Koottathampathiyil" w:date="2022-06-08T19:46:00Z"/>
                  <w:rFonts w:ascii="Arial" w:eastAsia="Times New Roman" w:hAnsi="Arial" w:cs="Arial"/>
                  <w:rPrChange w:id="1182" w:author="Sujil Kumar Koottathampathiyil" w:date="2022-06-08T23:07:00Z">
                    <w:rPr>
                      <w:del w:id="1183" w:author="Sujil Kumar Koottathampathiyil" w:date="2022-06-08T19:46:00Z"/>
                      <w:rFonts w:eastAsia="Times New Roman"/>
                    </w:rPr>
                  </w:rPrChange>
                </w:rPr>
              </w:pPr>
              <w:del w:id="1184" w:author="Sujil Kumar Koottathampathiyil" w:date="2022-06-08T19:46:00Z">
                <w:r w:rsidRPr="00CB1C7A" w:rsidDel="00C518DB">
                  <w:rPr>
                    <w:rFonts w:ascii="Arial" w:eastAsia="Times New Roman" w:hAnsi="Arial" w:cs="Arial"/>
                    <w:rPrChange w:id="1185"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1186"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1187"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1188" w:author="Sujil Kumar Koottathampathiyil" w:date="2022-06-08T19:46:00Z"/>
                  <w:rFonts w:ascii="Arial" w:eastAsia="Times New Roman" w:hAnsi="Arial" w:cs="Arial"/>
                  <w:rPrChange w:id="1189" w:author="Sujil Kumar Koottathampathiyil" w:date="2022-06-08T23:07:00Z">
                    <w:rPr>
                      <w:del w:id="1190" w:author="Sujil Kumar Koottathampathiyil" w:date="2022-06-08T19:46:00Z"/>
                      <w:rFonts w:eastAsia="Times New Roman"/>
                    </w:rPr>
                  </w:rPrChange>
                </w:rPr>
              </w:pPr>
              <w:del w:id="1191" w:author="Sujil Kumar Koottathampathiyil" w:date="2022-06-08T19:46:00Z">
                <w:r w:rsidRPr="00CB1C7A" w:rsidDel="00C518DB">
                  <w:rPr>
                    <w:rFonts w:ascii="Arial" w:eastAsia="Times New Roman" w:hAnsi="Arial" w:cs="Arial"/>
                    <w:rPrChange w:id="1192"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1193"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1194"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1195" w:author="Sujil Kumar Koottathampathiyil" w:date="2022-06-08T19:46:00Z"/>
                  <w:rFonts w:ascii="Arial" w:eastAsia="Times New Roman" w:hAnsi="Arial" w:cs="Arial"/>
                  <w:rPrChange w:id="1196" w:author="Sujil Kumar Koottathampathiyil" w:date="2022-06-08T23:07:00Z">
                    <w:rPr>
                      <w:del w:id="1197" w:author="Sujil Kumar Koottathampathiyil" w:date="2022-06-08T19:46:00Z"/>
                      <w:rFonts w:eastAsia="Times New Roman"/>
                    </w:rPr>
                  </w:rPrChange>
                </w:rPr>
              </w:pPr>
              <w:del w:id="1198" w:author="Sujil Kumar Koottathampathiyil" w:date="2022-06-08T19:46:00Z">
                <w:r w:rsidRPr="00CB1C7A" w:rsidDel="00C518DB">
                  <w:rPr>
                    <w:rFonts w:ascii="Arial" w:eastAsia="Times New Roman" w:hAnsi="Arial" w:cs="Arial"/>
                    <w:i/>
                    <w:iCs/>
                    <w:rPrChange w:id="1199"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1200"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1201" w:author="Sujil Kumar Koottathampathiyil" w:date="2022-06-08T19:46:00Z"/>
                  <w:rFonts w:ascii="Arial" w:eastAsia="Times New Roman" w:hAnsi="Arial" w:cs="Arial"/>
                  <w:rPrChange w:id="1202" w:author="Sujil Kumar Koottathampathiyil" w:date="2022-06-08T23:07:00Z">
                    <w:rPr>
                      <w:del w:id="1203" w:author="Sujil Kumar Koottathampathiyil" w:date="2022-06-08T19:46:00Z"/>
                      <w:rFonts w:eastAsia="Times New Roman"/>
                    </w:rPr>
                  </w:rPrChange>
                </w:rPr>
              </w:pPr>
              <w:del w:id="1204" w:author="Sujil Kumar Koottathampathiyil" w:date="2022-06-08T19:46:00Z">
                <w:r w:rsidRPr="00CB1C7A" w:rsidDel="00C518DB">
                  <w:rPr>
                    <w:rFonts w:ascii="Arial" w:eastAsia="Times New Roman" w:hAnsi="Arial" w:cs="Arial"/>
                    <w:rPrChange w:id="1205"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1206" w:author="Sujil Kumar Koottathampathiyil" w:date="2022-06-08T23:07:00Z">
                      <w:rPr>
                        <w:rFonts w:eastAsia="Times New Roman"/>
                        <w:i/>
                        <w:iCs/>
                      </w:rPr>
                    </w:rPrChange>
                  </w:rPr>
                  <w:delText>PLoS ONE</w:delText>
                </w:r>
                <w:r w:rsidRPr="00CB1C7A" w:rsidDel="00C518DB">
                  <w:rPr>
                    <w:rFonts w:ascii="Arial" w:eastAsia="Times New Roman" w:hAnsi="Arial" w:cs="Arial"/>
                    <w:rPrChange w:id="1207"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1208" w:author="Sujil Kumar Koottathampathiyil" w:date="2022-06-08T19:46:00Z"/>
                  <w:rFonts w:ascii="Arial" w:eastAsia="Times New Roman" w:hAnsi="Arial" w:cs="Arial"/>
                  <w:rPrChange w:id="1209" w:author="Sujil Kumar Koottathampathiyil" w:date="2022-06-08T23:07:00Z">
                    <w:rPr>
                      <w:del w:id="1210" w:author="Sujil Kumar Koottathampathiyil" w:date="2022-06-08T19:46:00Z"/>
                      <w:rFonts w:eastAsia="Times New Roman"/>
                    </w:rPr>
                  </w:rPrChange>
                </w:rPr>
              </w:pPr>
              <w:del w:id="1211" w:author="Sujil Kumar Koottathampathiyil" w:date="2022-06-08T19:46:00Z">
                <w:r w:rsidRPr="00CB1C7A" w:rsidDel="00C518DB">
                  <w:rPr>
                    <w:rFonts w:ascii="Arial" w:eastAsia="Times New Roman" w:hAnsi="Arial" w:cs="Arial"/>
                    <w:i/>
                    <w:iCs/>
                    <w:rPrChange w:id="1212"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1213"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1214" w:author="Sujil Kumar Koottathampathiyil" w:date="2022-06-08T19:46:00Z"/>
                  <w:rFonts w:ascii="Arial" w:eastAsia="Times New Roman" w:hAnsi="Arial" w:cs="Arial"/>
                  <w:rPrChange w:id="1215" w:author="Sujil Kumar Koottathampathiyil" w:date="2022-06-08T23:07:00Z">
                    <w:rPr>
                      <w:del w:id="1216" w:author="Sujil Kumar Koottathampathiyil" w:date="2022-06-08T19:46:00Z"/>
                      <w:rFonts w:eastAsia="Times New Roman"/>
                    </w:rPr>
                  </w:rPrChange>
                </w:rPr>
              </w:pPr>
              <w:del w:id="1217" w:author="Sujil Kumar Koottathampathiyil" w:date="2022-06-08T19:46:00Z">
                <w:r w:rsidRPr="00CB1C7A" w:rsidDel="00C518DB">
                  <w:rPr>
                    <w:rFonts w:ascii="Arial" w:eastAsia="Times New Roman" w:hAnsi="Arial" w:cs="Arial"/>
                    <w:rPrChange w:id="1218"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1219"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1220"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1221" w:author="Sujil Kumar Koottathampathiyil" w:date="2022-06-08T19:46:00Z"/>
                  <w:rFonts w:ascii="Arial" w:eastAsia="Times New Roman" w:hAnsi="Arial" w:cs="Arial"/>
                  <w:rPrChange w:id="1222" w:author="Sujil Kumar Koottathampathiyil" w:date="2022-06-08T23:07:00Z">
                    <w:rPr>
                      <w:del w:id="1223" w:author="Sujil Kumar Koottathampathiyil" w:date="2022-06-08T19:46:00Z"/>
                      <w:rFonts w:eastAsia="Times New Roman"/>
                    </w:rPr>
                  </w:rPrChange>
                </w:rPr>
              </w:pPr>
              <w:del w:id="1224" w:author="Sujil Kumar Koottathampathiyil" w:date="2022-06-08T19:46:00Z">
                <w:r w:rsidRPr="00CB1C7A" w:rsidDel="00C518DB">
                  <w:rPr>
                    <w:rFonts w:ascii="Arial" w:eastAsia="Times New Roman" w:hAnsi="Arial" w:cs="Arial"/>
                    <w:rPrChange w:id="1225"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1226"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1227"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1228" w:author="Sujil Kumar Koottathampathiyil" w:date="2022-06-08T19:46:00Z"/>
                  <w:rFonts w:ascii="Arial" w:eastAsia="Times New Roman" w:hAnsi="Arial" w:cs="Arial"/>
                  <w:rPrChange w:id="1229" w:author="Sujil Kumar Koottathampathiyil" w:date="2022-06-08T23:07:00Z">
                    <w:rPr>
                      <w:del w:id="1230" w:author="Sujil Kumar Koottathampathiyil" w:date="2022-06-08T19:46:00Z"/>
                      <w:rFonts w:eastAsia="Times New Roman"/>
                    </w:rPr>
                  </w:rPrChange>
                </w:rPr>
              </w:pPr>
              <w:del w:id="1231" w:author="Sujil Kumar Koottathampathiyil" w:date="2022-06-08T19:46:00Z">
                <w:r w:rsidRPr="00CB1C7A" w:rsidDel="00C518DB">
                  <w:rPr>
                    <w:rFonts w:ascii="Arial" w:eastAsia="Times New Roman" w:hAnsi="Arial" w:cs="Arial"/>
                    <w:i/>
                    <w:iCs/>
                    <w:rPrChange w:id="1232"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1233"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1234" w:author="Sujil Kumar Koottathampathiyil" w:date="2022-06-08T19:46:00Z"/>
                  <w:rFonts w:ascii="Arial" w:eastAsia="Times New Roman" w:hAnsi="Arial" w:cs="Arial"/>
                  <w:rPrChange w:id="1235" w:author="Sujil Kumar Koottathampathiyil" w:date="2022-06-08T23:07:00Z">
                    <w:rPr>
                      <w:del w:id="1236" w:author="Sujil Kumar Koottathampathiyil" w:date="2022-06-08T19:46:00Z"/>
                      <w:rFonts w:eastAsia="Times New Roman"/>
                    </w:rPr>
                  </w:rPrChange>
                </w:rPr>
              </w:pPr>
              <w:del w:id="1237" w:author="Sujil Kumar Koottathampathiyil" w:date="2022-06-08T19:46:00Z">
                <w:r w:rsidRPr="00CB1C7A" w:rsidDel="00C518DB">
                  <w:rPr>
                    <w:rFonts w:ascii="Arial" w:eastAsia="Times New Roman" w:hAnsi="Arial" w:cs="Arial"/>
                    <w:rPrChange w:id="1238"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1239" w:author="Sujil Kumar Koottathampathiyil" w:date="2022-06-08T23:07:00Z">
                      <w:rPr>
                        <w:rFonts w:eastAsia="Times New Roman"/>
                        <w:i/>
                        <w:iCs/>
                      </w:rPr>
                    </w:rPrChange>
                  </w:rPr>
                  <w:delText>PLOS ONE</w:delText>
                </w:r>
                <w:r w:rsidRPr="00CB1C7A" w:rsidDel="00C518DB">
                  <w:rPr>
                    <w:rFonts w:ascii="Arial" w:eastAsia="Times New Roman" w:hAnsi="Arial" w:cs="Arial"/>
                    <w:rPrChange w:id="1240"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1241" w:author="Sujil Kumar Koottathampathiyil" w:date="2022-06-08T19:46:00Z"/>
                  <w:rFonts w:ascii="Arial" w:eastAsia="Times New Roman" w:hAnsi="Arial" w:cs="Arial"/>
                  <w:rPrChange w:id="1242" w:author="Sujil Kumar Koottathampathiyil" w:date="2022-06-08T23:07:00Z">
                    <w:rPr>
                      <w:del w:id="1243" w:author="Sujil Kumar Koottathampathiyil" w:date="2022-06-08T19:46:00Z"/>
                      <w:rFonts w:eastAsia="Times New Roman"/>
                    </w:rPr>
                  </w:rPrChange>
                </w:rPr>
              </w:pPr>
              <w:del w:id="1244" w:author="Sujil Kumar Koottathampathiyil" w:date="2022-06-08T19:46:00Z">
                <w:r w:rsidRPr="00CB1C7A" w:rsidDel="00C518DB">
                  <w:rPr>
                    <w:rFonts w:ascii="Arial" w:eastAsia="Times New Roman" w:hAnsi="Arial" w:cs="Arial"/>
                    <w:i/>
                    <w:iCs/>
                    <w:rPrChange w:id="1245"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1246"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1247" w:author="Sujil Kumar Koottathampathiyil" w:date="2022-06-08T19:46:00Z"/>
                  <w:rFonts w:ascii="Arial" w:eastAsia="Times New Roman" w:hAnsi="Arial" w:cs="Arial"/>
                  <w:rPrChange w:id="1248" w:author="Sujil Kumar Koottathampathiyil" w:date="2022-06-08T23:07:00Z">
                    <w:rPr>
                      <w:del w:id="1249" w:author="Sujil Kumar Koottathampathiyil" w:date="2022-06-08T19:46:00Z"/>
                      <w:rFonts w:eastAsia="Times New Roman"/>
                    </w:rPr>
                  </w:rPrChange>
                </w:rPr>
              </w:pPr>
              <w:del w:id="1250" w:author="Sujil Kumar Koottathampathiyil" w:date="2022-06-08T19:46:00Z">
                <w:r w:rsidRPr="00CB1C7A" w:rsidDel="00C518DB">
                  <w:rPr>
                    <w:rFonts w:ascii="Arial" w:eastAsia="Times New Roman" w:hAnsi="Arial" w:cs="Arial"/>
                    <w:i/>
                    <w:iCs/>
                    <w:rPrChange w:id="1251"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1252"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1253" w:author="Sujil Kumar Koottathampathiyil" w:date="2022-06-08T19:46:00Z"/>
                  <w:rFonts w:ascii="Arial" w:eastAsia="Times New Roman" w:hAnsi="Arial" w:cs="Arial"/>
                  <w:rPrChange w:id="1254" w:author="Sujil Kumar Koottathampathiyil" w:date="2022-06-08T23:07:00Z">
                    <w:rPr>
                      <w:del w:id="1255" w:author="Sujil Kumar Koottathampathiyil" w:date="2022-06-08T19:46:00Z"/>
                      <w:rFonts w:eastAsia="Times New Roman"/>
                    </w:rPr>
                  </w:rPrChange>
                </w:rPr>
              </w:pPr>
              <w:del w:id="1256" w:author="Sujil Kumar Koottathampathiyil" w:date="2022-06-08T19:46:00Z">
                <w:r w:rsidRPr="00CB1C7A" w:rsidDel="00C518DB">
                  <w:rPr>
                    <w:rFonts w:ascii="Arial" w:eastAsia="Times New Roman" w:hAnsi="Arial" w:cs="Arial"/>
                    <w:rPrChange w:id="1257"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1258"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1259"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1260" w:author="Sujil Kumar Koottathampathiyil" w:date="2022-06-08T19:46:00Z"/>
                  <w:rFonts w:ascii="Arial" w:eastAsia="Times New Roman" w:hAnsi="Arial" w:cs="Arial"/>
                  <w:rPrChange w:id="1261" w:author="Sujil Kumar Koottathampathiyil" w:date="2022-06-08T23:07:00Z">
                    <w:rPr>
                      <w:del w:id="1262" w:author="Sujil Kumar Koottathampathiyil" w:date="2022-06-08T19:46:00Z"/>
                      <w:rFonts w:eastAsia="Times New Roman"/>
                    </w:rPr>
                  </w:rPrChange>
                </w:rPr>
              </w:pPr>
              <w:del w:id="1263" w:author="Sujil Kumar Koottathampathiyil" w:date="2022-06-08T19:46:00Z">
                <w:r w:rsidRPr="00CB1C7A" w:rsidDel="00C518DB">
                  <w:rPr>
                    <w:rFonts w:ascii="Arial" w:eastAsia="Times New Roman" w:hAnsi="Arial" w:cs="Arial"/>
                    <w:i/>
                    <w:iCs/>
                    <w:rPrChange w:id="1264"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1265"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1266"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1267"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1268" w:author="Sujil Kumar Koottathampathiyil" w:date="2022-06-08T19:46:00Z"/>
                  <w:rFonts w:ascii="Arial" w:eastAsia="Times New Roman" w:hAnsi="Arial" w:cs="Arial"/>
                  <w:rPrChange w:id="1269" w:author="Sujil Kumar Koottathampathiyil" w:date="2022-06-08T23:07:00Z">
                    <w:rPr>
                      <w:del w:id="1270" w:author="Sujil Kumar Koottathampathiyil" w:date="2022-06-08T19:46:00Z"/>
                      <w:rFonts w:eastAsia="Times New Roman"/>
                    </w:rPr>
                  </w:rPrChange>
                </w:rPr>
              </w:pPr>
              <w:del w:id="1271" w:author="Sujil Kumar Koottathampathiyil" w:date="2022-06-08T19:46:00Z">
                <w:r w:rsidRPr="00CB1C7A" w:rsidDel="00C518DB">
                  <w:rPr>
                    <w:rFonts w:ascii="Arial" w:eastAsia="Times New Roman" w:hAnsi="Arial" w:cs="Arial"/>
                    <w:rPrChange w:id="1272"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1273"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1274"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1275" w:author="Sujil Kumar Koottathampathiyil" w:date="2022-06-08T19:46:00Z">
                <w:r w:rsidRPr="00CB1C7A" w:rsidDel="00C518DB">
                  <w:rPr>
                    <w:rFonts w:ascii="Arial" w:eastAsia="Times New Roman" w:hAnsi="Arial" w:cs="Arial"/>
                    <w:rPrChange w:id="1276" w:author="Sujil Kumar Koottathampathiyil" w:date="2022-06-08T23:07:00Z">
                      <w:rPr>
                        <w:rFonts w:eastAsia="Times New Roman"/>
                      </w:rPr>
                    </w:rPrChange>
                  </w:rPr>
                  <w:delText> </w:delText>
                </w:r>
              </w:del>
            </w:p>
          </w:sdtContent>
        </w:sdt>
        <w:p w14:paraId="1C465C55" w14:textId="3F506018" w:rsidR="00DA5B80" w:rsidRPr="00CB1C7A" w:rsidRDefault="0032623A"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29" w:author="Jack Mc Donnell" w:date="2022-06-08T14:46:00Z" w:initials="JMD">
    <w:p w14:paraId="30F2B77E" w14:textId="083D7483" w:rsidR="00BB2F69" w:rsidRDefault="00BB2F69">
      <w:pPr>
        <w:pStyle w:val="CommentText"/>
      </w:pPr>
      <w:r>
        <w:rPr>
          <w:rStyle w:val="CommentReference"/>
        </w:rPr>
        <w:annotationRef/>
      </w:r>
      <w:r>
        <w:t>Don’t shorten government.</w:t>
      </w:r>
    </w:p>
  </w:comment>
  <w:comment w:id="39"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5"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71"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79"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90"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546"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757"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766"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781"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065"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30F2B77E"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B3"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30F2B77E" w16cid:durableId="264B34B3"/>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438F" w14:textId="77777777" w:rsidR="0032623A" w:rsidRDefault="0032623A" w:rsidP="00C518DB">
      <w:pPr>
        <w:spacing w:after="0" w:line="240" w:lineRule="auto"/>
      </w:pPr>
      <w:r>
        <w:separator/>
      </w:r>
    </w:p>
  </w:endnote>
  <w:endnote w:type="continuationSeparator" w:id="0">
    <w:p w14:paraId="79E90B22" w14:textId="77777777" w:rsidR="0032623A" w:rsidRDefault="0032623A"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FAD28" w14:textId="77777777" w:rsidR="0032623A" w:rsidRDefault="0032623A" w:rsidP="00C518DB">
      <w:pPr>
        <w:spacing w:after="0" w:line="240" w:lineRule="auto"/>
      </w:pPr>
      <w:r>
        <w:separator/>
      </w:r>
    </w:p>
  </w:footnote>
  <w:footnote w:type="continuationSeparator" w:id="0">
    <w:p w14:paraId="58C99F94" w14:textId="77777777" w:rsidR="0032623A" w:rsidRDefault="0032623A"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12F98"/>
    <w:rsid w:val="0001438F"/>
    <w:rsid w:val="0001527B"/>
    <w:rsid w:val="00025726"/>
    <w:rsid w:val="0003300E"/>
    <w:rsid w:val="000358B2"/>
    <w:rsid w:val="0003715E"/>
    <w:rsid w:val="00041F29"/>
    <w:rsid w:val="00042C54"/>
    <w:rsid w:val="000441C2"/>
    <w:rsid w:val="00050EED"/>
    <w:rsid w:val="0005129A"/>
    <w:rsid w:val="000538F2"/>
    <w:rsid w:val="0005402F"/>
    <w:rsid w:val="0005726C"/>
    <w:rsid w:val="000649BA"/>
    <w:rsid w:val="00066C1D"/>
    <w:rsid w:val="00075BCE"/>
    <w:rsid w:val="00080E85"/>
    <w:rsid w:val="000841CF"/>
    <w:rsid w:val="000917DD"/>
    <w:rsid w:val="000922BA"/>
    <w:rsid w:val="00093A90"/>
    <w:rsid w:val="000B127B"/>
    <w:rsid w:val="000B47D6"/>
    <w:rsid w:val="000C1E52"/>
    <w:rsid w:val="000D36BF"/>
    <w:rsid w:val="000D4733"/>
    <w:rsid w:val="000E0BE4"/>
    <w:rsid w:val="000F36D0"/>
    <w:rsid w:val="000F3B1B"/>
    <w:rsid w:val="000F789D"/>
    <w:rsid w:val="00103D42"/>
    <w:rsid w:val="00104050"/>
    <w:rsid w:val="00120E06"/>
    <w:rsid w:val="0013122C"/>
    <w:rsid w:val="00133AE7"/>
    <w:rsid w:val="001366AB"/>
    <w:rsid w:val="001420F8"/>
    <w:rsid w:val="00146DAA"/>
    <w:rsid w:val="0015079C"/>
    <w:rsid w:val="00163867"/>
    <w:rsid w:val="00174BD9"/>
    <w:rsid w:val="00182AEF"/>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D6019"/>
    <w:rsid w:val="001E3A70"/>
    <w:rsid w:val="001F0ED5"/>
    <w:rsid w:val="001F2356"/>
    <w:rsid w:val="002014E3"/>
    <w:rsid w:val="00216703"/>
    <w:rsid w:val="00216E31"/>
    <w:rsid w:val="00220E84"/>
    <w:rsid w:val="002252DC"/>
    <w:rsid w:val="00231EB7"/>
    <w:rsid w:val="00232849"/>
    <w:rsid w:val="00250399"/>
    <w:rsid w:val="00257C2C"/>
    <w:rsid w:val="00263DCB"/>
    <w:rsid w:val="002671A6"/>
    <w:rsid w:val="00272E45"/>
    <w:rsid w:val="002765D4"/>
    <w:rsid w:val="002777E2"/>
    <w:rsid w:val="0028172E"/>
    <w:rsid w:val="00281C29"/>
    <w:rsid w:val="00282711"/>
    <w:rsid w:val="00287EA4"/>
    <w:rsid w:val="002A0352"/>
    <w:rsid w:val="002A1AA4"/>
    <w:rsid w:val="002A1F03"/>
    <w:rsid w:val="002A23D3"/>
    <w:rsid w:val="002A74AB"/>
    <w:rsid w:val="002B620E"/>
    <w:rsid w:val="002D5605"/>
    <w:rsid w:val="002D694D"/>
    <w:rsid w:val="002E29FB"/>
    <w:rsid w:val="002F00AF"/>
    <w:rsid w:val="002F1666"/>
    <w:rsid w:val="002F79F8"/>
    <w:rsid w:val="00301C8A"/>
    <w:rsid w:val="00307476"/>
    <w:rsid w:val="00325CC3"/>
    <w:rsid w:val="0032623A"/>
    <w:rsid w:val="00327F2B"/>
    <w:rsid w:val="00331EBD"/>
    <w:rsid w:val="0033448C"/>
    <w:rsid w:val="00335276"/>
    <w:rsid w:val="00340CAB"/>
    <w:rsid w:val="0035739C"/>
    <w:rsid w:val="00360995"/>
    <w:rsid w:val="00362CEC"/>
    <w:rsid w:val="00363AA5"/>
    <w:rsid w:val="00366A43"/>
    <w:rsid w:val="00375DF6"/>
    <w:rsid w:val="00394F5D"/>
    <w:rsid w:val="003A0B53"/>
    <w:rsid w:val="003B52F5"/>
    <w:rsid w:val="003B7230"/>
    <w:rsid w:val="003B769A"/>
    <w:rsid w:val="003C0A50"/>
    <w:rsid w:val="003D5BFE"/>
    <w:rsid w:val="003D7E98"/>
    <w:rsid w:val="003E180F"/>
    <w:rsid w:val="003E1D10"/>
    <w:rsid w:val="003E34B8"/>
    <w:rsid w:val="003F1FB7"/>
    <w:rsid w:val="003F5494"/>
    <w:rsid w:val="004000DD"/>
    <w:rsid w:val="004001EB"/>
    <w:rsid w:val="004002AE"/>
    <w:rsid w:val="00401ADB"/>
    <w:rsid w:val="00405DC2"/>
    <w:rsid w:val="004107AB"/>
    <w:rsid w:val="0041093B"/>
    <w:rsid w:val="00411C15"/>
    <w:rsid w:val="00413192"/>
    <w:rsid w:val="00413C4C"/>
    <w:rsid w:val="00414B3C"/>
    <w:rsid w:val="00423662"/>
    <w:rsid w:val="00424934"/>
    <w:rsid w:val="00424C2D"/>
    <w:rsid w:val="00431612"/>
    <w:rsid w:val="00433C54"/>
    <w:rsid w:val="00437ABE"/>
    <w:rsid w:val="00437E07"/>
    <w:rsid w:val="00462D43"/>
    <w:rsid w:val="00467DB1"/>
    <w:rsid w:val="00470EF0"/>
    <w:rsid w:val="00470F42"/>
    <w:rsid w:val="0047568B"/>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C354D"/>
    <w:rsid w:val="004C41EA"/>
    <w:rsid w:val="004D0556"/>
    <w:rsid w:val="004D2456"/>
    <w:rsid w:val="004D4E66"/>
    <w:rsid w:val="004D57D5"/>
    <w:rsid w:val="004D58DA"/>
    <w:rsid w:val="004E0B8D"/>
    <w:rsid w:val="004E1E77"/>
    <w:rsid w:val="004E2004"/>
    <w:rsid w:val="004E345E"/>
    <w:rsid w:val="004F5CC8"/>
    <w:rsid w:val="004F694D"/>
    <w:rsid w:val="005063E5"/>
    <w:rsid w:val="005070C6"/>
    <w:rsid w:val="0051737B"/>
    <w:rsid w:val="00521420"/>
    <w:rsid w:val="00524F0C"/>
    <w:rsid w:val="0053405B"/>
    <w:rsid w:val="0053628C"/>
    <w:rsid w:val="005378B5"/>
    <w:rsid w:val="00545CC4"/>
    <w:rsid w:val="005570A9"/>
    <w:rsid w:val="00563635"/>
    <w:rsid w:val="00564A8A"/>
    <w:rsid w:val="00566810"/>
    <w:rsid w:val="00572DBA"/>
    <w:rsid w:val="005776A6"/>
    <w:rsid w:val="00581E69"/>
    <w:rsid w:val="00582654"/>
    <w:rsid w:val="00583199"/>
    <w:rsid w:val="00583CBC"/>
    <w:rsid w:val="00592590"/>
    <w:rsid w:val="005A77D6"/>
    <w:rsid w:val="005B3AFC"/>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672C"/>
    <w:rsid w:val="00637E9E"/>
    <w:rsid w:val="006479E4"/>
    <w:rsid w:val="00651824"/>
    <w:rsid w:val="00654189"/>
    <w:rsid w:val="00654BDA"/>
    <w:rsid w:val="00661125"/>
    <w:rsid w:val="00663EB0"/>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B68D8"/>
    <w:rsid w:val="006C022F"/>
    <w:rsid w:val="006C0BA4"/>
    <w:rsid w:val="006C0D5E"/>
    <w:rsid w:val="006C161A"/>
    <w:rsid w:val="006C5F32"/>
    <w:rsid w:val="006D12E2"/>
    <w:rsid w:val="006D1F33"/>
    <w:rsid w:val="006D25FC"/>
    <w:rsid w:val="006D7928"/>
    <w:rsid w:val="006E6ECC"/>
    <w:rsid w:val="006F1D0C"/>
    <w:rsid w:val="006F2CC6"/>
    <w:rsid w:val="00703BB1"/>
    <w:rsid w:val="0070567C"/>
    <w:rsid w:val="0070649E"/>
    <w:rsid w:val="0070737E"/>
    <w:rsid w:val="0071704F"/>
    <w:rsid w:val="00725DDF"/>
    <w:rsid w:val="00731BEE"/>
    <w:rsid w:val="00747372"/>
    <w:rsid w:val="007619EA"/>
    <w:rsid w:val="00762F3D"/>
    <w:rsid w:val="00767BCF"/>
    <w:rsid w:val="007706B1"/>
    <w:rsid w:val="00770ACD"/>
    <w:rsid w:val="00771E73"/>
    <w:rsid w:val="00780D12"/>
    <w:rsid w:val="00782259"/>
    <w:rsid w:val="00784D24"/>
    <w:rsid w:val="007860BD"/>
    <w:rsid w:val="00786E6E"/>
    <w:rsid w:val="00795BD6"/>
    <w:rsid w:val="007B0047"/>
    <w:rsid w:val="007B2F84"/>
    <w:rsid w:val="007B6EFD"/>
    <w:rsid w:val="007C032C"/>
    <w:rsid w:val="007C507E"/>
    <w:rsid w:val="007C72F0"/>
    <w:rsid w:val="007D3EF1"/>
    <w:rsid w:val="007D43F8"/>
    <w:rsid w:val="007E0A81"/>
    <w:rsid w:val="007E1A18"/>
    <w:rsid w:val="007E55B1"/>
    <w:rsid w:val="007F076A"/>
    <w:rsid w:val="00801CE0"/>
    <w:rsid w:val="00802FC0"/>
    <w:rsid w:val="008111E4"/>
    <w:rsid w:val="00811B4B"/>
    <w:rsid w:val="008217E1"/>
    <w:rsid w:val="0082286A"/>
    <w:rsid w:val="008237EA"/>
    <w:rsid w:val="00826D38"/>
    <w:rsid w:val="0083230F"/>
    <w:rsid w:val="00834AEE"/>
    <w:rsid w:val="008353F5"/>
    <w:rsid w:val="00836DEE"/>
    <w:rsid w:val="00843FB7"/>
    <w:rsid w:val="00844E5B"/>
    <w:rsid w:val="00856199"/>
    <w:rsid w:val="00861E3D"/>
    <w:rsid w:val="008651A2"/>
    <w:rsid w:val="008729B2"/>
    <w:rsid w:val="00873DBB"/>
    <w:rsid w:val="0087700B"/>
    <w:rsid w:val="00880083"/>
    <w:rsid w:val="008808DC"/>
    <w:rsid w:val="00882352"/>
    <w:rsid w:val="008917BB"/>
    <w:rsid w:val="008955A0"/>
    <w:rsid w:val="00896A89"/>
    <w:rsid w:val="008A1341"/>
    <w:rsid w:val="008A3B6A"/>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2372"/>
    <w:rsid w:val="0092750D"/>
    <w:rsid w:val="009421D6"/>
    <w:rsid w:val="00942784"/>
    <w:rsid w:val="009443AC"/>
    <w:rsid w:val="00944B3E"/>
    <w:rsid w:val="00946033"/>
    <w:rsid w:val="00947EE6"/>
    <w:rsid w:val="009603DC"/>
    <w:rsid w:val="0096216D"/>
    <w:rsid w:val="00963ABE"/>
    <w:rsid w:val="00964438"/>
    <w:rsid w:val="00971462"/>
    <w:rsid w:val="009733F0"/>
    <w:rsid w:val="00974E47"/>
    <w:rsid w:val="009756D0"/>
    <w:rsid w:val="009769C6"/>
    <w:rsid w:val="00992BF4"/>
    <w:rsid w:val="0099330B"/>
    <w:rsid w:val="009947FA"/>
    <w:rsid w:val="00995A56"/>
    <w:rsid w:val="00995FA9"/>
    <w:rsid w:val="009A1358"/>
    <w:rsid w:val="009A3A86"/>
    <w:rsid w:val="009A5B1C"/>
    <w:rsid w:val="009A5FEF"/>
    <w:rsid w:val="009B311D"/>
    <w:rsid w:val="009B3C63"/>
    <w:rsid w:val="009C1555"/>
    <w:rsid w:val="009D37AD"/>
    <w:rsid w:val="009E2B38"/>
    <w:rsid w:val="009E71A5"/>
    <w:rsid w:val="009F188F"/>
    <w:rsid w:val="009F49EA"/>
    <w:rsid w:val="00A01004"/>
    <w:rsid w:val="00A01D67"/>
    <w:rsid w:val="00A03543"/>
    <w:rsid w:val="00A10BAD"/>
    <w:rsid w:val="00A150D0"/>
    <w:rsid w:val="00A23F4D"/>
    <w:rsid w:val="00A31BE9"/>
    <w:rsid w:val="00A3272E"/>
    <w:rsid w:val="00A51F3E"/>
    <w:rsid w:val="00A540E2"/>
    <w:rsid w:val="00A57FAF"/>
    <w:rsid w:val="00A60AFE"/>
    <w:rsid w:val="00A643A0"/>
    <w:rsid w:val="00A6467D"/>
    <w:rsid w:val="00A65396"/>
    <w:rsid w:val="00A825BB"/>
    <w:rsid w:val="00A8439F"/>
    <w:rsid w:val="00A84B1C"/>
    <w:rsid w:val="00A93D09"/>
    <w:rsid w:val="00A942C8"/>
    <w:rsid w:val="00A96683"/>
    <w:rsid w:val="00AA44D8"/>
    <w:rsid w:val="00AB04C0"/>
    <w:rsid w:val="00AB3D6F"/>
    <w:rsid w:val="00AB4BE4"/>
    <w:rsid w:val="00AB5498"/>
    <w:rsid w:val="00AB606C"/>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41E72"/>
    <w:rsid w:val="00B45D60"/>
    <w:rsid w:val="00B460CB"/>
    <w:rsid w:val="00B52248"/>
    <w:rsid w:val="00B60007"/>
    <w:rsid w:val="00B669AA"/>
    <w:rsid w:val="00B6731A"/>
    <w:rsid w:val="00B7597B"/>
    <w:rsid w:val="00B76B1A"/>
    <w:rsid w:val="00B823BF"/>
    <w:rsid w:val="00B86B4C"/>
    <w:rsid w:val="00B87367"/>
    <w:rsid w:val="00B87FD4"/>
    <w:rsid w:val="00B90F45"/>
    <w:rsid w:val="00B925E3"/>
    <w:rsid w:val="00B9292A"/>
    <w:rsid w:val="00B9611D"/>
    <w:rsid w:val="00BA2172"/>
    <w:rsid w:val="00BA2DC2"/>
    <w:rsid w:val="00BB2F69"/>
    <w:rsid w:val="00BB4160"/>
    <w:rsid w:val="00BC2581"/>
    <w:rsid w:val="00BC4027"/>
    <w:rsid w:val="00BD1677"/>
    <w:rsid w:val="00BE352F"/>
    <w:rsid w:val="00BE4396"/>
    <w:rsid w:val="00BE75B5"/>
    <w:rsid w:val="00BF4A84"/>
    <w:rsid w:val="00C0176A"/>
    <w:rsid w:val="00C02C7D"/>
    <w:rsid w:val="00C0399B"/>
    <w:rsid w:val="00C1027D"/>
    <w:rsid w:val="00C11755"/>
    <w:rsid w:val="00C15E30"/>
    <w:rsid w:val="00C27BA0"/>
    <w:rsid w:val="00C400E3"/>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035B"/>
    <w:rsid w:val="00D01590"/>
    <w:rsid w:val="00D05837"/>
    <w:rsid w:val="00D07A71"/>
    <w:rsid w:val="00D1096F"/>
    <w:rsid w:val="00D13DA0"/>
    <w:rsid w:val="00D227B8"/>
    <w:rsid w:val="00D234A8"/>
    <w:rsid w:val="00D25AA4"/>
    <w:rsid w:val="00D25BE4"/>
    <w:rsid w:val="00D30428"/>
    <w:rsid w:val="00D30AB5"/>
    <w:rsid w:val="00D34B8F"/>
    <w:rsid w:val="00D459EC"/>
    <w:rsid w:val="00D477CD"/>
    <w:rsid w:val="00D50FF3"/>
    <w:rsid w:val="00D52BE5"/>
    <w:rsid w:val="00D539A9"/>
    <w:rsid w:val="00D6362E"/>
    <w:rsid w:val="00D67457"/>
    <w:rsid w:val="00D73068"/>
    <w:rsid w:val="00D74561"/>
    <w:rsid w:val="00D74960"/>
    <w:rsid w:val="00D76A86"/>
    <w:rsid w:val="00D770F2"/>
    <w:rsid w:val="00D77248"/>
    <w:rsid w:val="00D776FB"/>
    <w:rsid w:val="00D8249A"/>
    <w:rsid w:val="00D82E28"/>
    <w:rsid w:val="00D87703"/>
    <w:rsid w:val="00D945A7"/>
    <w:rsid w:val="00D94E2E"/>
    <w:rsid w:val="00D9566B"/>
    <w:rsid w:val="00DA06B8"/>
    <w:rsid w:val="00DA2E33"/>
    <w:rsid w:val="00DA30AE"/>
    <w:rsid w:val="00DA4D7A"/>
    <w:rsid w:val="00DA5B80"/>
    <w:rsid w:val="00DB1567"/>
    <w:rsid w:val="00DB1FE1"/>
    <w:rsid w:val="00DC12EF"/>
    <w:rsid w:val="00DC7322"/>
    <w:rsid w:val="00DC778B"/>
    <w:rsid w:val="00DD123F"/>
    <w:rsid w:val="00DD1CA3"/>
    <w:rsid w:val="00DD2B38"/>
    <w:rsid w:val="00DD6D67"/>
    <w:rsid w:val="00DD722E"/>
    <w:rsid w:val="00DF0311"/>
    <w:rsid w:val="00DF1058"/>
    <w:rsid w:val="00DF487E"/>
    <w:rsid w:val="00DF7695"/>
    <w:rsid w:val="00DF7D74"/>
    <w:rsid w:val="00E110ED"/>
    <w:rsid w:val="00E128F6"/>
    <w:rsid w:val="00E13179"/>
    <w:rsid w:val="00E13697"/>
    <w:rsid w:val="00E20445"/>
    <w:rsid w:val="00E21F00"/>
    <w:rsid w:val="00E26111"/>
    <w:rsid w:val="00E31C5B"/>
    <w:rsid w:val="00E31F20"/>
    <w:rsid w:val="00E40A22"/>
    <w:rsid w:val="00E460A7"/>
    <w:rsid w:val="00E502E7"/>
    <w:rsid w:val="00E52FFE"/>
    <w:rsid w:val="00E60B5D"/>
    <w:rsid w:val="00E60D49"/>
    <w:rsid w:val="00E62BD5"/>
    <w:rsid w:val="00E67116"/>
    <w:rsid w:val="00E84D9B"/>
    <w:rsid w:val="00E84DCF"/>
    <w:rsid w:val="00E85768"/>
    <w:rsid w:val="00E859A5"/>
    <w:rsid w:val="00E96814"/>
    <w:rsid w:val="00EA342E"/>
    <w:rsid w:val="00EA4AEB"/>
    <w:rsid w:val="00EB09A1"/>
    <w:rsid w:val="00EB64B7"/>
    <w:rsid w:val="00EB7950"/>
    <w:rsid w:val="00EC0BBF"/>
    <w:rsid w:val="00EC44BA"/>
    <w:rsid w:val="00ED3C0C"/>
    <w:rsid w:val="00ED4A62"/>
    <w:rsid w:val="00ED6A33"/>
    <w:rsid w:val="00EE1D78"/>
    <w:rsid w:val="00EE31DC"/>
    <w:rsid w:val="00EE4852"/>
    <w:rsid w:val="00EF4E92"/>
    <w:rsid w:val="00EF5C20"/>
    <w:rsid w:val="00EF6FD2"/>
    <w:rsid w:val="00EF72E9"/>
    <w:rsid w:val="00F00D66"/>
    <w:rsid w:val="00F07ADC"/>
    <w:rsid w:val="00F20298"/>
    <w:rsid w:val="00F210A4"/>
    <w:rsid w:val="00F34300"/>
    <w:rsid w:val="00F350B1"/>
    <w:rsid w:val="00F36305"/>
    <w:rsid w:val="00F378DB"/>
    <w:rsid w:val="00F56D1D"/>
    <w:rsid w:val="00F709B3"/>
    <w:rsid w:val="00F71C9F"/>
    <w:rsid w:val="00F729C3"/>
    <w:rsid w:val="00F76972"/>
    <w:rsid w:val="00F77AE3"/>
    <w:rsid w:val="00F80E10"/>
    <w:rsid w:val="00F8270E"/>
    <w:rsid w:val="00F83701"/>
    <w:rsid w:val="00F87866"/>
    <w:rsid w:val="00F93E9F"/>
    <w:rsid w:val="00FA00EB"/>
    <w:rsid w:val="00FA0B87"/>
    <w:rsid w:val="00FA19C3"/>
    <w:rsid w:val="00FA37CA"/>
    <w:rsid w:val="00FA4158"/>
    <w:rsid w:val="00FC33DE"/>
    <w:rsid w:val="00FC45D6"/>
    <w:rsid w:val="00FC6EEA"/>
    <w:rsid w:val="00FD113A"/>
    <w:rsid w:val="00FD16D4"/>
    <w:rsid w:val="00FD3D6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57EDA"/>
    <w:rsid w:val="00961419"/>
    <w:rsid w:val="009C2039"/>
    <w:rsid w:val="009F7326"/>
    <w:rsid w:val="00A64181"/>
    <w:rsid w:val="00A83058"/>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27</Pages>
  <Words>7091</Words>
  <Characters>40423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176</cp:revision>
  <dcterms:created xsi:type="dcterms:W3CDTF">2022-06-08T19:32:00Z</dcterms:created>
  <dcterms:modified xsi:type="dcterms:W3CDTF">2022-06-09T07:58:00Z</dcterms:modified>
</cp:coreProperties>
</file>