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w:t>
      </w:r>
      <w:proofErr w:type="gramStart"/>
      <w:r w:rsidR="00FC0C1D" w:rsidRPr="00FC0C1D">
        <w:rPr>
          <w:rFonts w:asciiTheme="majorHAnsi" w:hAnsiTheme="majorHAnsi" w:cstheme="majorHAnsi"/>
        </w:rPr>
        <w:t>done  manually</w:t>
      </w:r>
      <w:proofErr w:type="gramEnd"/>
      <w:r w:rsidR="00FC0C1D" w:rsidRPr="00FC0C1D">
        <w:rPr>
          <w:rFonts w:asciiTheme="majorHAnsi" w:hAnsiTheme="majorHAnsi" w:cstheme="majorHAnsi"/>
        </w:rPr>
        <w:t xml:space="preserve"> as usual practice on Jupyter notebook using two CSV files received from </w:t>
      </w:r>
      <w:proofErr w:type="spellStart"/>
      <w:r w:rsidR="00FC0C1D" w:rsidRPr="00FC0C1D">
        <w:rPr>
          <w:rFonts w:asciiTheme="majorHAnsi" w:hAnsiTheme="majorHAnsi" w:cstheme="majorHAnsi"/>
        </w:rPr>
        <w:t>Kuggle</w:t>
      </w:r>
      <w:proofErr w:type="spellEnd"/>
      <w:r w:rsidR="00FC0C1D" w:rsidRPr="00FC0C1D">
        <w:rPr>
          <w:rFonts w:asciiTheme="majorHAnsi" w:hAnsiTheme="majorHAnsi" w:cstheme="majorHAnsi"/>
        </w:rPr>
        <w:t>.</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proofErr w:type="gramStart"/>
      <w:r w:rsidR="00270CF2" w:rsidRPr="00270CF2">
        <w:rPr>
          <w:rFonts w:asciiTheme="majorHAnsi" w:hAnsiTheme="majorHAnsi" w:cstheme="majorHAnsi"/>
        </w:rPr>
        <w:t>Framework .</w:t>
      </w:r>
      <w:proofErr w:type="gramEnd"/>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w:t>
      </w:r>
      <w:proofErr w:type="gramStart"/>
      <w:r w:rsidR="00A97DEB">
        <w:rPr>
          <w:rFonts w:asciiTheme="majorHAnsi" w:hAnsiTheme="majorHAnsi" w:cstheme="majorHAnsi"/>
        </w:rPr>
        <w:t>CRUDE(</w:t>
      </w:r>
      <w:proofErr w:type="gramEnd"/>
      <w:r w:rsidR="00A97DEB">
        <w:rPr>
          <w:rFonts w:asciiTheme="majorHAnsi" w:hAnsiTheme="majorHAnsi" w:cstheme="majorHAnsi"/>
        </w:rPr>
        <w:t>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proofErr w:type="spellStart"/>
      <w:r w:rsidR="00D030A4">
        <w:rPr>
          <w:rFonts w:asciiTheme="majorHAnsi" w:hAnsiTheme="majorHAnsi" w:cstheme="majorHAnsi"/>
        </w:rPr>
        <w:t>availabe</w:t>
      </w:r>
      <w:proofErr w:type="spellEnd"/>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proofErr w:type="gramStart"/>
      <w:r w:rsidR="0060790A">
        <w:rPr>
          <w:rFonts w:asciiTheme="majorHAnsi" w:hAnsiTheme="majorHAnsi" w:cstheme="majorHAnsi"/>
        </w:rPr>
        <w:t>Finally</w:t>
      </w:r>
      <w:proofErr w:type="gramEnd"/>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proofErr w:type="gramStart"/>
      <w:r>
        <w:rPr>
          <w:rFonts w:asciiTheme="majorHAnsi" w:hAnsiTheme="majorHAnsi" w:cstheme="majorHAnsi"/>
        </w:rPr>
        <w:t>is definitely is</w:t>
      </w:r>
      <w:proofErr w:type="gramEnd"/>
      <w:r>
        <w:rPr>
          <w:rFonts w:asciiTheme="majorHAnsi" w:hAnsiTheme="majorHAnsi" w:cstheme="majorHAnsi"/>
        </w:rPr>
        <w:t xml:space="preserve"> hard in modelling. Since our model has to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proofErr w:type="spellStart"/>
      <w:r w:rsidR="00001C12">
        <w:rPr>
          <w:rFonts w:asciiTheme="majorHAnsi" w:hAnsiTheme="majorHAnsi" w:cstheme="majorHAnsi"/>
        </w:rPr>
        <w:t>linux</w:t>
      </w:r>
      <w:proofErr w:type="spellEnd"/>
      <w:r w:rsidR="00001C12">
        <w:rPr>
          <w:rFonts w:asciiTheme="majorHAnsi" w:hAnsiTheme="majorHAnsi" w:cstheme="majorHAnsi"/>
        </w:rPr>
        <w:t xml:space="preserve"> centos </w:t>
      </w:r>
      <w:proofErr w:type="spellStart"/>
      <w:r w:rsidR="00001C12">
        <w:rPr>
          <w:rFonts w:asciiTheme="majorHAnsi" w:hAnsiTheme="majorHAnsi" w:cstheme="majorHAnsi"/>
        </w:rPr>
        <w:t>ssh</w:t>
      </w:r>
      <w:proofErr w:type="spellEnd"/>
      <w:r w:rsidR="00001C12">
        <w:rPr>
          <w:rFonts w:asciiTheme="majorHAnsi" w:hAnsiTheme="majorHAnsi" w:cstheme="majorHAnsi"/>
        </w:rPr>
        <w:t xml:space="preserve">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proofErr w:type="gramStart"/>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re :</w:t>
      </w:r>
      <w:proofErr w:type="gramEnd"/>
      <w:r>
        <w:rPr>
          <w:rFonts w:asciiTheme="majorHAnsi" w:hAnsiTheme="majorHAnsi" w:cstheme="majorHAnsi"/>
        </w:rPr>
        <w:t xml:space="preserve">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proofErr w:type="gramStart"/>
      <w:r>
        <w:rPr>
          <w:rFonts w:asciiTheme="majorHAnsi" w:hAnsiTheme="majorHAnsi" w:cstheme="majorHAnsi"/>
        </w:rPr>
        <w:t>Name :</w:t>
      </w:r>
      <w:proofErr w:type="gramEnd"/>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proofErr w:type="gramStart"/>
      <w:r>
        <w:rPr>
          <w:rFonts w:ascii="NimbusSanL-Bold" w:hAnsi="NimbusSanL-Bold" w:cs="NimbusSanL-Bold"/>
        </w:rPr>
        <w:t>Date :</w:t>
      </w:r>
      <w:proofErr w:type="gramEnd"/>
      <w:r>
        <w:rPr>
          <w:rFonts w:ascii="NimbusSanL-Bold" w:hAnsi="NimbusSanL-Bold" w:cs="NimbusSanL-Bold"/>
        </w:rPr>
        <w:t xml:space="preserve">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3309EF89" w:rsidR="00544B16" w:rsidRDefault="00544B16" w:rsidP="00544B16">
      <w:pPr>
        <w:rPr>
          <w:rFonts w:ascii="NimbusSanL-Bold" w:hAnsi="NimbusSanL-Bold" w:cs="NimbusSanL-Bold"/>
        </w:rPr>
      </w:pPr>
    </w:p>
    <w:p w14:paraId="1F37190A" w14:textId="1FC845F0" w:rsidR="00544B16" w:rsidRDefault="00544B16" w:rsidP="00544B16">
      <w:pPr>
        <w:rPr>
          <w:rFonts w:ascii="NimbusSanL-Bold" w:hAnsi="NimbusSanL-Bold" w:cs="NimbusSanL-Bold"/>
        </w:rPr>
      </w:pPr>
    </w:p>
    <w:p w14:paraId="612FCF98" w14:textId="023BD808" w:rsidR="00544B16" w:rsidRDefault="00544B16"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7F152740" w:rsidR="00AF00E8" w:rsidRDefault="00C7080C" w:rsidP="00AF00E8">
      <w:pPr>
        <w:jc w:val="both"/>
        <w:rPr>
          <w:rFonts w:asciiTheme="majorHAnsi" w:hAnsiTheme="majorHAnsi" w:cstheme="majorHAnsi"/>
          <w:color w:val="000000"/>
        </w:rPr>
      </w:pPr>
      <w:r w:rsidRPr="00C7080C">
        <w:rPr>
          <w:rFonts w:asciiTheme="majorHAnsi" w:hAnsiTheme="majorHAnsi" w:cstheme="majorHAnsi"/>
        </w:rPr>
        <w:t xml:space="preserve">This paper explains the process of data analysis on suicide data that have occurred in various countries around the globe. Data was chosen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 xml:space="preserve">a machine learning technique called periodic outlier </w:t>
      </w:r>
      <w:proofErr w:type="gramStart"/>
      <w:r w:rsidRPr="00C7080C">
        <w:rPr>
          <w:rFonts w:asciiTheme="majorHAnsi" w:hAnsiTheme="majorHAnsi" w:cstheme="majorHAnsi"/>
        </w:rPr>
        <w:t>detection</w:t>
      </w:r>
      <w:r w:rsidR="00095B19">
        <w:rPr>
          <w:rFonts w:asciiTheme="majorHAnsi" w:hAnsiTheme="majorHAnsi" w:cstheme="majorHAnsi"/>
        </w:rPr>
        <w:t>(</w:t>
      </w:r>
      <w:proofErr w:type="gramEnd"/>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w:t>
      </w:r>
      <w:proofErr w:type="gramStart"/>
      <w:r w:rsidR="00095B19">
        <w:rPr>
          <w:rFonts w:asciiTheme="majorHAnsi" w:hAnsiTheme="majorHAnsi" w:cstheme="majorHAnsi"/>
        </w:rPr>
        <w:t>DBS</w:t>
      </w:r>
      <w:r w:rsidR="00390349">
        <w:rPr>
          <w:rFonts w:asciiTheme="majorHAnsi" w:hAnsiTheme="majorHAnsi" w:cstheme="majorHAnsi"/>
        </w:rPr>
        <w:t>CAN(</w:t>
      </w:r>
      <w:proofErr w:type="gramEnd"/>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
          <w:id w:val="-22176939"/>
          <w:placeholder>
            <w:docPart w:val="DefaultPlaceholder_-1854013440"/>
          </w:placeholder>
        </w:sdtPr>
        <w:sdtContent>
          <w:r w:rsidR="005531C6" w:rsidRPr="005531C6">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w:t>
      </w:r>
      <w:proofErr w:type="spellStart"/>
      <w:r w:rsidR="00E63CFF">
        <w:rPr>
          <w:rFonts w:asciiTheme="majorHAnsi" w:hAnsiTheme="majorHAnsi" w:cstheme="majorHAnsi"/>
        </w:rPr>
        <w:t>github</w:t>
      </w:r>
      <w:proofErr w:type="spellEnd"/>
      <w:r w:rsidR="00E63CFF">
        <w:rPr>
          <w:rFonts w:asciiTheme="majorHAnsi" w:hAnsiTheme="majorHAnsi" w:cstheme="majorHAnsi"/>
        </w:rPr>
        <w:t xml:space="preserve"> repository for further action.</w:t>
      </w:r>
      <w:r w:rsidR="00A70AAD">
        <w:rPr>
          <w:rFonts w:asciiTheme="majorHAnsi" w:hAnsiTheme="majorHAnsi" w:cstheme="majorHAnsi"/>
        </w:rPr>
        <w:t xml:space="preserve"> Data storage is done to a Relational Database Management </w:t>
      </w:r>
      <w:proofErr w:type="gramStart"/>
      <w:r w:rsidR="00A70AAD">
        <w:rPr>
          <w:rFonts w:asciiTheme="majorHAnsi" w:hAnsiTheme="majorHAnsi" w:cstheme="majorHAnsi"/>
        </w:rPr>
        <w:t>System(</w:t>
      </w:r>
      <w:proofErr w:type="gramEnd"/>
      <w:r w:rsidR="00A70AAD">
        <w:rPr>
          <w:rFonts w:asciiTheme="majorHAnsi" w:hAnsiTheme="majorHAnsi" w:cstheme="majorHAnsi"/>
        </w:rPr>
        <w:t xml:space="preserve">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5531C6" w:rsidRPr="005531C6">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68FAE1F5"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w:t>
      </w:r>
      <w:proofErr w:type="spellStart"/>
      <w:r>
        <w:rPr>
          <w:rFonts w:asciiTheme="majorHAnsi" w:hAnsiTheme="majorHAnsi" w:cstheme="majorHAnsi"/>
          <w:color w:val="000000"/>
        </w:rPr>
        <w:t>Sarimax</w:t>
      </w:r>
      <w:proofErr w:type="spellEnd"/>
      <w:r>
        <w:rPr>
          <w:rFonts w:asciiTheme="majorHAnsi" w:hAnsiTheme="majorHAnsi" w:cstheme="majorHAnsi"/>
          <w:color w:val="000000"/>
        </w:rPr>
        <w:t xml:space="preserve">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proofErr w:type="spellStart"/>
      <w:r w:rsidR="00900513">
        <w:rPr>
          <w:rFonts w:asciiTheme="majorHAnsi" w:hAnsiTheme="majorHAnsi" w:cstheme="majorHAnsi"/>
          <w:color w:val="000000"/>
        </w:rPr>
        <w:t>rmse</w:t>
      </w:r>
      <w:proofErr w:type="spellEnd"/>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proofErr w:type="spellStart"/>
      <w:r w:rsidR="00115AEC">
        <w:rPr>
          <w:rFonts w:asciiTheme="majorHAnsi" w:hAnsiTheme="majorHAnsi" w:cstheme="majorHAnsi"/>
          <w:color w:val="000000"/>
        </w:rPr>
        <w:t>everyday</w:t>
      </w:r>
      <w:proofErr w:type="spellEnd"/>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 xml:space="preserve">Mochahost centos terminal connected with SSH via putty to prepare the server. CRON jobs are configured on the server using terminal as well </w:t>
      </w:r>
      <w:proofErr w:type="spellStart"/>
      <w:r w:rsidR="007569C8">
        <w:rPr>
          <w:rFonts w:asciiTheme="majorHAnsi" w:hAnsiTheme="majorHAnsi" w:cstheme="majorHAnsi"/>
          <w:color w:val="000000"/>
        </w:rPr>
        <w:t>inorder</w:t>
      </w:r>
      <w:proofErr w:type="spellEnd"/>
      <w:r w:rsidR="007569C8">
        <w:rPr>
          <w:rFonts w:asciiTheme="majorHAnsi" w:hAnsiTheme="majorHAnsi" w:cstheme="majorHAnsi"/>
          <w:color w:val="000000"/>
        </w:rPr>
        <w:t xml:space="preserve">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proofErr w:type="spellStart"/>
      <w:r w:rsidR="00AF121B">
        <w:rPr>
          <w:rFonts w:asciiTheme="majorHAnsi" w:hAnsiTheme="majorHAnsi" w:cstheme="majorHAnsi"/>
          <w:color w:val="000000"/>
        </w:rPr>
        <w:t>github</w:t>
      </w:r>
      <w:proofErr w:type="spellEnd"/>
      <w:r w:rsidR="00AF121B">
        <w:rPr>
          <w:rFonts w:asciiTheme="majorHAnsi" w:hAnsiTheme="majorHAnsi" w:cstheme="majorHAnsi"/>
          <w:color w:val="000000"/>
        </w:rPr>
        <w:t xml:space="preserve">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xml:space="preserve">. Admin Panel login section is used to do </w:t>
      </w:r>
      <w:proofErr w:type="gramStart"/>
      <w:r w:rsidR="00A55FD0" w:rsidRPr="00513F26">
        <w:rPr>
          <w:rFonts w:asciiTheme="majorHAnsi" w:hAnsiTheme="majorHAnsi" w:cstheme="majorHAnsi"/>
          <w:color w:val="000000"/>
        </w:rPr>
        <w:t>CRUD(</w:t>
      </w:r>
      <w:proofErr w:type="gramEnd"/>
      <w:r w:rsidR="00A55FD0" w:rsidRPr="00513F26">
        <w:rPr>
          <w:rFonts w:asciiTheme="majorHAnsi" w:hAnsiTheme="majorHAnsi" w:cstheme="majorHAnsi"/>
          <w:color w:val="000000"/>
        </w:rPr>
        <w:t>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40EFB1AB"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where page visitors can drop their feedback which will be stored into the database and also it will be available for the admins of the page to manage from the backend.</w:t>
      </w:r>
      <w:r w:rsidR="00893504">
        <w:rPr>
          <w:rFonts w:asciiTheme="majorHAnsi" w:hAnsiTheme="majorHAnsi" w:cstheme="majorHAnsi"/>
        </w:rPr>
        <w:t xml:space="preserve"> This app will also send email to user and admin separate. </w:t>
      </w:r>
      <w:proofErr w:type="spellStart"/>
      <w:r w:rsidR="00893504">
        <w:rPr>
          <w:rFonts w:asciiTheme="majorHAnsi" w:hAnsiTheme="majorHAnsi" w:cstheme="majorHAnsi"/>
        </w:rPr>
        <w:t>Mailtrap</w:t>
      </w:r>
      <w:proofErr w:type="spellEnd"/>
      <w:r w:rsidR="00893504">
        <w:rPr>
          <w:rFonts w:asciiTheme="majorHAnsi" w:hAnsiTheme="majorHAnsi" w:cstheme="majorHAnsi"/>
        </w:rPr>
        <w:t xml:space="preserve"> configuration is used for setting up email service. A .env file is configured on </w:t>
      </w:r>
      <w:proofErr w:type="spellStart"/>
      <w:r w:rsidR="00893504">
        <w:rPr>
          <w:rFonts w:asciiTheme="majorHAnsi" w:hAnsiTheme="majorHAnsi" w:cstheme="majorHAnsi"/>
        </w:rPr>
        <w:t>laravel</w:t>
      </w:r>
      <w:proofErr w:type="spellEnd"/>
      <w:r w:rsidR="00893504">
        <w:rPr>
          <w:rFonts w:asciiTheme="majorHAnsi" w:hAnsiTheme="majorHAnsi" w:cstheme="majorHAnsi"/>
        </w:rPr>
        <w:t xml:space="preserve"> app with all required environmental variables to </w:t>
      </w:r>
      <w:proofErr w:type="spellStart"/>
      <w:r w:rsidR="00893504">
        <w:rPr>
          <w:rFonts w:asciiTheme="majorHAnsi" w:hAnsiTheme="majorHAnsi" w:cstheme="majorHAnsi"/>
        </w:rPr>
        <w:t>facil</w:t>
      </w:r>
      <w:r w:rsidR="00C91F41">
        <w:rPr>
          <w:rFonts w:asciiTheme="majorHAnsi" w:hAnsiTheme="majorHAnsi" w:cstheme="majorHAnsi"/>
        </w:rPr>
        <w:t>lit</w:t>
      </w:r>
      <w:r w:rsidR="00893504">
        <w:rPr>
          <w:rFonts w:asciiTheme="majorHAnsi" w:hAnsiTheme="majorHAnsi" w:cstheme="majorHAnsi"/>
        </w:rPr>
        <w:t>ate</w:t>
      </w:r>
      <w:proofErr w:type="spellEnd"/>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proofErr w:type="spellStart"/>
      <w:proofErr w:type="gramStart"/>
      <w:r w:rsidR="00C91F41">
        <w:rPr>
          <w:rFonts w:asciiTheme="majorHAnsi" w:hAnsiTheme="majorHAnsi" w:cstheme="majorHAnsi"/>
        </w:rPr>
        <w:t>server</w:t>
      </w:r>
      <w:r w:rsidR="00893504">
        <w:rPr>
          <w:rFonts w:asciiTheme="majorHAnsi" w:hAnsiTheme="majorHAnsi" w:cstheme="majorHAnsi"/>
        </w:rPr>
        <w:t>.</w:t>
      </w:r>
      <w:r w:rsidR="00DD3231">
        <w:rPr>
          <w:rFonts w:asciiTheme="majorHAnsi" w:hAnsiTheme="majorHAnsi" w:cstheme="majorHAnsi"/>
        </w:rPr>
        <w:t>Throughout</w:t>
      </w:r>
      <w:proofErr w:type="spellEnd"/>
      <w:proofErr w:type="gramEnd"/>
      <w:r w:rsidR="00DD3231">
        <w:rPr>
          <w:rFonts w:asciiTheme="majorHAnsi" w:hAnsiTheme="majorHAnsi" w:cstheme="majorHAnsi"/>
        </w:rPr>
        <w:t xml:space="preserve"> the app maintenance, no coding has been done on the production server, instead all the </w:t>
      </w:r>
      <w:proofErr w:type="spellStart"/>
      <w:r w:rsidR="00DD3231">
        <w:rPr>
          <w:rFonts w:asciiTheme="majorHAnsi" w:hAnsiTheme="majorHAnsi" w:cstheme="majorHAnsi"/>
        </w:rPr>
        <w:t>codings</w:t>
      </w:r>
      <w:proofErr w:type="spellEnd"/>
      <w:r w:rsidR="00DD3231">
        <w:rPr>
          <w:rFonts w:asciiTheme="majorHAnsi" w:hAnsiTheme="majorHAnsi" w:cstheme="majorHAnsi"/>
        </w:rPr>
        <w:t xml:space="preserve"> were done on the repository which was eventually pulled to the production. </w:t>
      </w:r>
      <w:proofErr w:type="gramStart"/>
      <w:r w:rsidR="00DD3231">
        <w:rPr>
          <w:rFonts w:asciiTheme="majorHAnsi" w:hAnsiTheme="majorHAnsi" w:cstheme="majorHAnsi"/>
        </w:rPr>
        <w:t>Thus</w:t>
      </w:r>
      <w:proofErr w:type="gramEnd"/>
      <w:r w:rsidR="00DD3231">
        <w:rPr>
          <w:rFonts w:asciiTheme="majorHAnsi" w:hAnsiTheme="majorHAnsi" w:cstheme="majorHAnsi"/>
        </w:rPr>
        <w:t xml:space="preserve"> this project make full use of git version control technology.</w:t>
      </w:r>
      <w:r w:rsidR="00877C80">
        <w:rPr>
          <w:rFonts w:asciiTheme="majorHAnsi" w:hAnsiTheme="majorHAnsi" w:cstheme="majorHAnsi"/>
        </w:rPr>
        <w:t xml:space="preserve"> Dash app also display the data integrity which is also updated </w:t>
      </w:r>
      <w:proofErr w:type="spellStart"/>
      <w:r w:rsidR="00877C80">
        <w:rPr>
          <w:rFonts w:asciiTheme="majorHAnsi" w:hAnsiTheme="majorHAnsi" w:cstheme="majorHAnsi"/>
        </w:rPr>
        <w:t>everyweek</w:t>
      </w:r>
      <w:proofErr w:type="spellEnd"/>
      <w:r w:rsidR="00877C80">
        <w:rPr>
          <w:rFonts w:asciiTheme="majorHAnsi" w:hAnsiTheme="majorHAnsi" w:cstheme="majorHAnsi"/>
        </w:rPr>
        <w:t xml:space="preserve"> to make sure page visitors are actually able to see the outliers. </w:t>
      </w:r>
      <w:r w:rsidR="00DE7CD5">
        <w:rPr>
          <w:rFonts w:asciiTheme="majorHAnsi" w:hAnsiTheme="majorHAnsi" w:cstheme="majorHAnsi"/>
        </w:rPr>
        <w:t xml:space="preserve">A final page with few important </w:t>
      </w:r>
      <w:proofErr w:type="gramStart"/>
      <w:r w:rsidR="00DE7CD5">
        <w:rPr>
          <w:rFonts w:asciiTheme="majorHAnsi" w:hAnsiTheme="majorHAnsi" w:cstheme="majorHAnsi"/>
        </w:rPr>
        <w:t>variables</w:t>
      </w:r>
      <w:proofErr w:type="gramEnd"/>
      <w:r w:rsidR="00DE7CD5">
        <w:rPr>
          <w:rFonts w:asciiTheme="majorHAnsi" w:hAnsiTheme="majorHAnsi" w:cstheme="majorHAnsi"/>
        </w:rPr>
        <w:t xml:space="preserve"> information has </w:t>
      </w:r>
      <w:proofErr w:type="spellStart"/>
      <w:r w:rsidR="00DE7CD5">
        <w:rPr>
          <w:rFonts w:asciiTheme="majorHAnsi" w:hAnsiTheme="majorHAnsi" w:cstheme="majorHAnsi"/>
        </w:rPr>
        <w:t>bee</w:t>
      </w:r>
      <w:proofErr w:type="spellEnd"/>
      <w:r w:rsidR="00DE7CD5">
        <w:rPr>
          <w:rFonts w:asciiTheme="majorHAnsi" w:hAnsiTheme="majorHAnsi" w:cstheme="majorHAnsi"/>
        </w:rPr>
        <w:t xml:space="preserve"> shared as tables where users could actually search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570919C"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032D7218" w14:textId="2E844BD9"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Contents</w:t>
      </w:r>
    </w:p>
    <w:p w14:paraId="245E955B" w14:textId="5B948F83" w:rsidR="00845229" w:rsidRDefault="00845229">
      <w:pPr>
        <w:spacing w:line="480" w:lineRule="auto"/>
        <w:jc w:val="center"/>
        <w:rPr>
          <w:rFonts w:ascii="NimbusSanL-Bold" w:hAnsi="NimbusSanL-Bold" w:cs="NimbusSanL-Bold"/>
          <w:b/>
          <w:bCs/>
          <w:sz w:val="47"/>
          <w:szCs w:val="47"/>
        </w:rPr>
      </w:pPr>
    </w:p>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65653527" w14:textId="76B517DE" w:rsidR="00845229" w:rsidRDefault="00845229">
      <w:pPr>
        <w:spacing w:line="480" w:lineRule="auto"/>
        <w:jc w:val="center"/>
        <w:rPr>
          <w:rFonts w:ascii="NimbusSanL-Bold" w:hAnsi="NimbusSanL-Bold" w:cs="NimbusSanL-Bold"/>
          <w:b/>
          <w:bCs/>
          <w:sz w:val="47"/>
          <w:szCs w:val="47"/>
        </w:rPr>
      </w:pPr>
    </w:p>
    <w:p w14:paraId="1C61A5C6" w14:textId="692155CC"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357E2294" w:rsidR="00534B71" w:rsidRDefault="00534B71">
      <w:pPr>
        <w:spacing w:line="480" w:lineRule="auto"/>
        <w:jc w:val="center"/>
        <w:rPr>
          <w:rFonts w:ascii="NimbusSanL-Bold" w:hAnsi="NimbusSanL-Bold" w:cs="NimbusSanL-Bold"/>
          <w:b/>
          <w:bCs/>
          <w:sz w:val="47"/>
          <w:szCs w:val="47"/>
        </w:rPr>
      </w:pPr>
    </w:p>
    <w:p w14:paraId="7A42EB68" w14:textId="744DFC66" w:rsidR="00534B71" w:rsidRDefault="00534B71">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23A02B66" w14:textId="52AD9D07" w:rsidR="00991A13" w:rsidRDefault="00991A13">
      <w:pPr>
        <w:spacing w:line="480" w:lineRule="auto"/>
        <w:jc w:val="center"/>
        <w:rPr>
          <w:rFonts w:ascii="NimbusSanL-Bold" w:hAnsi="NimbusSanL-Bold" w:cs="NimbusSanL-Bold"/>
          <w:b/>
          <w:bCs/>
          <w:sz w:val="47"/>
          <w:szCs w:val="47"/>
        </w:rPr>
      </w:pPr>
    </w:p>
    <w:p w14:paraId="285CE8F9" w14:textId="3BEF5878" w:rsidR="00AD697F" w:rsidRPr="00CB1C7A" w:rsidRDefault="00AD697F">
      <w:pPr>
        <w:rPr>
          <w:rFonts w:ascii="Arial" w:hAnsi="Arial" w:cs="Arial"/>
          <w:b/>
          <w:bCs/>
          <w:sz w:val="36"/>
          <w:szCs w:val="36"/>
          <w:u w:val="single"/>
        </w:rPr>
        <w:pPrChange w:id="0" w:author="Sujil Kumar Koottathampathiyil" w:date="2022-06-09T11:31:00Z">
          <w:pPr>
            <w:spacing w:line="360" w:lineRule="auto"/>
            <w:jc w:val="center"/>
          </w:pPr>
        </w:pPrChange>
      </w:pP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0FD5587"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lastRenderedPageBreak/>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howingPlcHdr/>
        </w:sdtPr>
        <w:sdtContent>
          <w:customXmlDelRangeEnd w:id="34"/>
          <w:r w:rsidR="005531C6" w:rsidRPr="005531C6">
            <w:rPr>
              <w:rStyle w:val="PlaceholderText"/>
              <w:color w:val="000000"/>
            </w:rPr>
            <w:t>Click or tap here to enter text.</w:t>
          </w:r>
          <w:customXmlDelRangeStart w:id="35" w:author="Sujil Kumar Koottathampathiyil" w:date="2022-06-08T19:38:00Z"/>
        </w:sdtContent>
      </w:sdt>
      <w:customXmlDelRangeEnd w:id="35"/>
      <w:del w:id="36" w:author="Sujil Kumar Koottathampathiyil" w:date="2022-06-08T19:38:00Z">
        <w:r w:rsidRPr="000868BF" w:rsidDel="008217E1">
          <w:rPr>
            <w:rFonts w:ascii="Arial" w:hAnsi="Arial" w:cs="Arial"/>
            <w:sz w:val="24"/>
            <w:szCs w:val="24"/>
            <w:rPrChange w:id="37" w:author="Sujil Kumar Koottathampathiyil" w:date="2022-06-09T11:19:00Z">
              <w:rPr>
                <w:rFonts w:ascii="Arial" w:hAnsi="Arial" w:cs="Arial"/>
              </w:rPr>
            </w:rPrChange>
          </w:rPr>
          <w:delText xml:space="preserve"> </w:delText>
        </w:r>
      </w:del>
      <w:del w:id="38" w:author="Sujil Kumar Koottathampathiyil" w:date="2022-06-11T22:27:00Z">
        <w:r w:rsidRPr="000868BF" w:rsidDel="00682CCB">
          <w:rPr>
            <w:rFonts w:ascii="Arial" w:hAnsi="Arial" w:cs="Arial"/>
            <w:sz w:val="24"/>
            <w:szCs w:val="24"/>
            <w:rPrChange w:id="39" w:author="Sujil Kumar Koottathampathiyil" w:date="2022-06-09T11:19:00Z">
              <w:rPr>
                <w:rFonts w:ascii="Arial" w:hAnsi="Arial" w:cs="Arial"/>
              </w:rPr>
            </w:rPrChange>
          </w:rPr>
          <w:delText>ha</w:delText>
        </w:r>
      </w:del>
      <w:ins w:id="40" w:author="Jack Mc Donnell" w:date="2022-06-09T13:50:00Z">
        <w:del w:id="41" w:author="Sujil Kumar Koottathampathiyil" w:date="2022-06-11T22:27:00Z">
          <w:r w:rsidR="0075697C" w:rsidDel="00682CCB">
            <w:rPr>
              <w:rFonts w:ascii="Arial" w:hAnsi="Arial" w:cs="Arial"/>
              <w:sz w:val="24"/>
              <w:szCs w:val="24"/>
            </w:rPr>
            <w:delText>ve</w:delText>
          </w:r>
        </w:del>
      </w:ins>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d been done in the past</w:delText>
        </w:r>
      </w:del>
      <w:del w:id="44" w:author="Sujil Kumar Koottathampathiyil" w:date="2022-06-08T19:37:00Z">
        <w:r w:rsidRPr="000868BF" w:rsidDel="008217E1">
          <w:rPr>
            <w:rFonts w:ascii="Arial" w:hAnsi="Arial" w:cs="Arial"/>
            <w:sz w:val="24"/>
            <w:szCs w:val="24"/>
            <w:rPrChange w:id="45" w:author="Sujil Kumar Koottathampathiyil" w:date="2022-06-09T11:19:00Z">
              <w:rPr>
                <w:rFonts w:ascii="Arial" w:hAnsi="Arial" w:cs="Arial"/>
              </w:rPr>
            </w:rPrChange>
          </w:rPr>
          <w:delText>.</w:delText>
        </w:r>
      </w:del>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 xml:space="preserve"> </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2"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3" w:author="Sujil Kumar Koottathampathiyil" w:date="2022-06-09T11:19:00Z">
              <w:rPr>
                <w:rFonts w:ascii="Arial" w:hAnsi="Arial" w:cs="Arial"/>
              </w:rPr>
            </w:rPrChange>
          </w:rPr>
          <w:delText xml:space="preserve">useful for </w:delText>
        </w:r>
      </w:del>
      <w:del w:id="54" w:author="Sujil Kumar Koottathampathiyil" w:date="2022-06-08T19:40:00Z">
        <w:r w:rsidR="00B07B67" w:rsidRPr="000868BF" w:rsidDel="004947CD">
          <w:rPr>
            <w:rFonts w:ascii="Arial" w:hAnsi="Arial" w:cs="Arial"/>
            <w:sz w:val="24"/>
            <w:szCs w:val="24"/>
            <w:rPrChange w:id="55" w:author="Sujil Kumar Koottathampathiyil" w:date="2022-06-09T11:19:00Z">
              <w:rPr>
                <w:rFonts w:ascii="Arial" w:hAnsi="Arial" w:cs="Arial"/>
              </w:rPr>
            </w:rPrChange>
          </w:rPr>
          <w:delText xml:space="preserve">govt. </w:delText>
        </w:r>
      </w:del>
      <w:del w:id="56" w:author="Sujil Kumar Koottathampathiyil" w:date="2022-06-11T22:27:00Z">
        <w:r w:rsidR="00B07B67" w:rsidRPr="000868BF" w:rsidDel="00682CCB">
          <w:rPr>
            <w:rFonts w:ascii="Arial" w:hAnsi="Arial" w:cs="Arial"/>
            <w:sz w:val="24"/>
            <w:szCs w:val="24"/>
            <w:rPrChange w:id="57" w:author="Sujil Kumar Koottathampathiyil" w:date="2022-06-09T11:19:00Z">
              <w:rPr>
                <w:rFonts w:ascii="Arial" w:hAnsi="Arial" w:cs="Arial"/>
              </w:rPr>
            </w:rPrChange>
          </w:rPr>
          <w:delText>entities</w:delText>
        </w:r>
        <w:r w:rsidRPr="000868BF" w:rsidDel="00682CCB">
          <w:rPr>
            <w:rFonts w:ascii="Arial" w:hAnsi="Arial" w:cs="Arial"/>
            <w:sz w:val="24"/>
            <w:szCs w:val="24"/>
            <w:rPrChange w:id="58" w:author="Sujil Kumar Koottathampathiyil" w:date="2022-06-09T11:19:00Z">
              <w:rPr>
                <w:rFonts w:ascii="Arial" w:hAnsi="Arial" w:cs="Arial"/>
              </w:rPr>
            </w:rPrChange>
          </w:rPr>
          <w:delText xml:space="preserve"> to</w:delText>
        </w:r>
      </w:del>
      <w:ins w:id="59" w:author="Jack Mc Donnell" w:date="2022-06-09T13:50:00Z">
        <w:del w:id="60" w:author="Sujil Kumar Koottathampathiyil" w:date="2022-06-11T22:27:00Z">
          <w:r w:rsidR="0075697C" w:rsidDel="00682CCB">
            <w:rPr>
              <w:rFonts w:ascii="Arial" w:hAnsi="Arial" w:cs="Arial"/>
              <w:sz w:val="24"/>
              <w:szCs w:val="24"/>
            </w:rPr>
            <w:delText>could</w:delText>
          </w:r>
        </w:del>
      </w:ins>
      <w:del w:id="61" w:author="Sujil Kumar Koottathampathiyil" w:date="2022-06-11T22:27:00Z">
        <w:r w:rsidRPr="000868BF" w:rsidDel="00682CCB">
          <w:rPr>
            <w:rFonts w:ascii="Arial" w:hAnsi="Arial" w:cs="Arial"/>
            <w:sz w:val="24"/>
            <w:szCs w:val="24"/>
            <w:rPrChange w:id="62" w:author="Sujil Kumar Koottathampathiyil" w:date="2022-06-09T11:19:00Z">
              <w:rPr>
                <w:rFonts w:ascii="Arial" w:hAnsi="Arial" w:cs="Arial"/>
              </w:rPr>
            </w:rPrChange>
          </w:rPr>
          <w:delText xml:space="preserve"> mak</w:delText>
        </w:r>
      </w:del>
      <w:ins w:id="63" w:author="Jack Mc Donnell" w:date="2022-06-09T13:51:00Z">
        <w:del w:id="64" w:author="Sujil Kumar Koottathampathiyil" w:date="2022-06-11T22:27:00Z">
          <w:r w:rsidR="0075697C" w:rsidDel="00682CCB">
            <w:rPr>
              <w:rFonts w:ascii="Arial" w:hAnsi="Arial" w:cs="Arial"/>
              <w:sz w:val="24"/>
              <w:szCs w:val="24"/>
            </w:rPr>
            <w:delText>e</w:delText>
          </w:r>
        </w:del>
      </w:ins>
      <w:del w:id="65" w:author="Sujil Kumar Koottathampathiyil" w:date="2022-06-08T19:41:00Z">
        <w:r w:rsidRPr="000868BF" w:rsidDel="004947CD">
          <w:rPr>
            <w:rFonts w:ascii="Arial" w:hAnsi="Arial" w:cs="Arial"/>
            <w:sz w:val="24"/>
            <w:szCs w:val="24"/>
            <w:rPrChange w:id="66" w:author="Sujil Kumar Koottathampathiyil" w:date="2022-06-09T11:19:00Z">
              <w:rPr>
                <w:rFonts w:ascii="Arial" w:hAnsi="Arial" w:cs="Arial"/>
              </w:rPr>
            </w:rPrChange>
          </w:rPr>
          <w:delText>e</w:delText>
        </w:r>
      </w:del>
      <w:del w:id="67" w:author="Sujil Kumar Koottathampathiyil" w:date="2022-06-11T22:27:00Z">
        <w:r w:rsidRPr="000868BF" w:rsidDel="00682CCB">
          <w:rPr>
            <w:rFonts w:ascii="Arial" w:hAnsi="Arial" w:cs="Arial"/>
            <w:sz w:val="24"/>
            <w:szCs w:val="24"/>
            <w:rPrChange w:id="68" w:author="Sujil Kumar Koottathampathiyil" w:date="2022-06-09T11:19:00Z">
              <w:rPr>
                <w:rFonts w:ascii="Arial" w:hAnsi="Arial" w:cs="Arial"/>
              </w:rPr>
            </w:rPrChange>
          </w:rPr>
          <w:delText xml:space="preserve"> policies that could reduce the mortality rate in the future.</w:delText>
        </w:r>
        <w:commentRangeStart w:id="69"/>
        <w:r w:rsidRPr="000868BF" w:rsidDel="00682CCB">
          <w:rPr>
            <w:rFonts w:ascii="Arial" w:hAnsi="Arial" w:cs="Arial"/>
            <w:sz w:val="24"/>
            <w:szCs w:val="24"/>
            <w:rPrChange w:id="70"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1" w:author="Sujil Kumar Koottathampathiyil" w:date="2022-06-09T11:19:00Z">
              <w:rPr>
                <w:rFonts w:ascii="Arial" w:hAnsi="Arial" w:cs="Arial"/>
              </w:rPr>
            </w:rPrChange>
          </w:rPr>
          <w:delText>s</w:delText>
        </w:r>
        <w:r w:rsidRPr="000868BF" w:rsidDel="00682CCB">
          <w:rPr>
            <w:rFonts w:ascii="Arial" w:hAnsi="Arial" w:cs="Arial"/>
            <w:sz w:val="24"/>
            <w:szCs w:val="24"/>
            <w:rPrChange w:id="72"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69"/>
        <w:r w:rsidR="0075697C" w:rsidDel="00682CCB">
          <w:rPr>
            <w:rStyle w:val="CommentReference"/>
          </w:rPr>
          <w:commentReference w:id="69"/>
        </w:r>
      </w:del>
      <w:ins w:id="73"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4" w:author="Sujil Kumar Koottathampathiyil" w:date="2022-06-12T23:48:00Z">
        <w:r w:rsidR="0022490B">
          <w:rPr>
            <w:rFonts w:ascii="Arial" w:hAnsi="Arial" w:cs="Arial"/>
            <w:sz w:val="24"/>
            <w:szCs w:val="24"/>
          </w:rPr>
          <w:t xml:space="preserve">the </w:t>
        </w:r>
      </w:ins>
      <w:ins w:id="75"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6"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6"/>
          <w:r w:rsidR="005531C6" w:rsidRPr="005531C6">
            <w:rPr>
              <w:rFonts w:ascii="Arial" w:hAnsi="Arial" w:cs="Arial"/>
              <w:color w:val="000000"/>
              <w:sz w:val="24"/>
              <w:szCs w:val="24"/>
            </w:rPr>
            <w:t>(2018)</w:t>
          </w:r>
          <w:customXmlInsRangeStart w:id="77" w:author="Sujil Kumar Koottathampathiyil" w:date="2022-06-11T22:27:00Z"/>
        </w:sdtContent>
      </w:sdt>
      <w:customXmlInsRangeEnd w:id="77"/>
      <w:ins w:id="78"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9" w:author="Sujil Kumar Koottathampathiyil" w:date="2022-06-11T22:29:00Z">
        <w:r w:rsidR="00007CB0">
          <w:rPr>
            <w:rFonts w:ascii="Arial" w:hAnsi="Arial" w:cs="Arial"/>
            <w:sz w:val="24"/>
            <w:szCs w:val="24"/>
          </w:rPr>
          <w:t xml:space="preserve"> </w:t>
        </w:r>
      </w:ins>
      <w:ins w:id="80"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01DDF9E" w:rsidR="005070C6" w:rsidRPr="000868BF" w:rsidRDefault="003B56E7" w:rsidP="003B56E7">
      <w:pPr>
        <w:spacing w:line="360" w:lineRule="auto"/>
        <w:jc w:val="both"/>
        <w:rPr>
          <w:rFonts w:ascii="Arial" w:hAnsi="Arial" w:cs="Arial"/>
          <w:sz w:val="24"/>
          <w:szCs w:val="24"/>
          <w:rPrChange w:id="81"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2"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
          <w:id w:val="-206098371"/>
          <w:placeholder>
            <w:docPart w:val="5E41921B12E34FCA8D148C96CC47D2E0"/>
          </w:placeholder>
        </w:sdtPr>
        <w:sdtContent>
          <w:customXmlInsRangeEnd w:id="82"/>
          <w:r w:rsidR="005531C6" w:rsidRPr="005531C6">
            <w:rPr>
              <w:rFonts w:ascii="Arial" w:hAnsi="Arial" w:cs="Arial"/>
              <w:color w:val="000000"/>
              <w:sz w:val="24"/>
              <w:szCs w:val="24"/>
            </w:rPr>
            <w:t>(2012)</w:t>
          </w:r>
          <w:customXmlInsRangeStart w:id="83" w:author="Sujil Kumar Koottathampathiyil" w:date="2022-06-09T11:44:00Z"/>
        </w:sdtContent>
      </w:sdt>
      <w:customXmlInsRangeEnd w:id="83"/>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84" w:author="Sujil Kumar Koottathampathiyil" w:date="2022-06-09T00:18:00Z">
        <w:r w:rsidR="001D1914" w:rsidRPr="000868BF" w:rsidDel="005B6A3C">
          <w:rPr>
            <w:rFonts w:ascii="Arial" w:hAnsi="Arial" w:cs="Arial"/>
            <w:sz w:val="24"/>
            <w:szCs w:val="24"/>
            <w:rPrChange w:id="85"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86" w:author="Sujil Kumar Koottathampathiyil" w:date="2022-06-09T00:35:00Z"/>
          <w:rFonts w:ascii="Arial" w:hAnsi="Arial" w:cs="Arial"/>
          <w:sz w:val="24"/>
          <w:szCs w:val="24"/>
          <w:rPrChange w:id="87" w:author="Sujil Kumar Koottathampathiyil" w:date="2022-06-11T23:13:00Z">
            <w:rPr>
              <w:ins w:id="88" w:author="Sujil Kumar Koottathampathiyil" w:date="2022-06-09T00:35:00Z"/>
              <w:rFonts w:ascii="Arial" w:hAnsi="Arial" w:cs="Arial"/>
            </w:rPr>
          </w:rPrChange>
        </w:rPr>
      </w:pPr>
      <w:del w:id="89" w:author="Sujil Kumar Koottathampathiyil" w:date="2022-06-09T00:20:00Z">
        <w:r w:rsidRPr="000868BF" w:rsidDel="00EF6FD2">
          <w:rPr>
            <w:rFonts w:ascii="Arial" w:hAnsi="Arial" w:cs="Arial"/>
            <w:sz w:val="24"/>
            <w:szCs w:val="24"/>
            <w:rPrChange w:id="90" w:author="Sujil Kumar Koottathampathiyil" w:date="2022-06-09T11:19:00Z">
              <w:rPr>
                <w:rFonts w:ascii="Arial" w:hAnsi="Arial" w:cs="Arial"/>
              </w:rPr>
            </w:rPrChange>
          </w:rPr>
          <w:delText xml:space="preserve">As </w:delText>
        </w:r>
      </w:del>
      <w:del w:id="91" w:author="Sujil Kumar Koottathampathiyil" w:date="2022-06-09T00:19:00Z">
        <w:r w:rsidRPr="000868BF" w:rsidDel="00EF6FD2">
          <w:rPr>
            <w:rFonts w:ascii="Arial" w:hAnsi="Arial" w:cs="Arial"/>
            <w:sz w:val="24"/>
            <w:szCs w:val="24"/>
            <w:rPrChange w:id="92" w:author="Sujil Kumar Koottathampathiyil" w:date="2022-06-09T11:19:00Z">
              <w:rPr>
                <w:rFonts w:ascii="Arial" w:hAnsi="Arial" w:cs="Arial"/>
              </w:rPr>
            </w:rPrChange>
          </w:rPr>
          <w:delText xml:space="preserve">we </w:delText>
        </w:r>
      </w:del>
      <w:del w:id="93" w:author="Sujil Kumar Koottathampathiyil" w:date="2022-06-09T00:20:00Z">
        <w:r w:rsidRPr="000868BF" w:rsidDel="00EF6FD2">
          <w:rPr>
            <w:rFonts w:ascii="Arial" w:hAnsi="Arial" w:cs="Arial"/>
            <w:sz w:val="24"/>
            <w:szCs w:val="24"/>
            <w:rPrChange w:id="94"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95" w:author="Sujil Kumar Koottathampathiyil" w:date="2022-06-09T11:19:00Z">
              <w:rPr>
                <w:rFonts w:ascii="Arial" w:hAnsi="Arial" w:cs="Arial"/>
              </w:rPr>
            </w:rPrChange>
          </w:rPr>
          <w:delText>time,</w:delText>
        </w:r>
        <w:r w:rsidRPr="000868BF" w:rsidDel="00EF6FD2">
          <w:rPr>
            <w:rFonts w:ascii="Arial" w:hAnsi="Arial" w:cs="Arial"/>
            <w:sz w:val="24"/>
            <w:szCs w:val="24"/>
            <w:rPrChange w:id="96"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97" w:author="Sujil Kumar Koottathampathiyil" w:date="2022-06-09T11:19:00Z">
              <w:rPr>
                <w:rFonts w:ascii="Arial" w:hAnsi="Arial" w:cs="Arial"/>
              </w:rPr>
            </w:rPrChange>
          </w:rPr>
          <w:delText>some</w:delText>
        </w:r>
        <w:r w:rsidRPr="000868BF" w:rsidDel="00EF6FD2">
          <w:rPr>
            <w:rFonts w:ascii="Arial" w:hAnsi="Arial" w:cs="Arial"/>
            <w:sz w:val="24"/>
            <w:szCs w:val="24"/>
            <w:rPrChange w:id="98"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99"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0"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1" w:author="Sujil Kumar Koottathampathiyil" w:date="2022-06-09T11:19:00Z">
              <w:rPr>
                <w:rFonts w:ascii="Arial" w:hAnsi="Arial" w:cs="Arial"/>
              </w:rPr>
            </w:rPrChange>
          </w:rPr>
          <w:delText xml:space="preserve"> every day in different part of the world</w:delText>
        </w:r>
      </w:del>
      <w:ins w:id="102" w:author="Jack Mc Donnell" w:date="2022-06-09T13:52:00Z">
        <w:del w:id="103" w:author="Sujil Kumar Koottathampathiyil" w:date="2022-06-11T22:35:00Z">
          <w:r w:rsidR="0075697C" w:rsidRPr="0075697C" w:rsidDel="008636A2">
            <w:rPr>
              <w:rFonts w:ascii="Arial" w:hAnsi="Arial" w:cs="Arial"/>
              <w:sz w:val="24"/>
              <w:szCs w:val="24"/>
            </w:rPr>
            <w:delText>economic</w:delText>
          </w:r>
        </w:del>
      </w:ins>
      <w:del w:id="104" w:author="Sujil Kumar Koottathampathiyil" w:date="2022-06-11T22:35:00Z">
        <w:r w:rsidRPr="000868BF" w:rsidDel="008636A2">
          <w:rPr>
            <w:rFonts w:ascii="Arial" w:hAnsi="Arial" w:cs="Arial"/>
            <w:sz w:val="24"/>
            <w:szCs w:val="24"/>
            <w:rPrChange w:id="105"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06" w:author="Sujil Kumar Koottathampathiyil" w:date="2022-06-09T11:19:00Z">
              <w:rPr>
                <w:rFonts w:ascii="Arial" w:hAnsi="Arial" w:cs="Arial"/>
              </w:rPr>
            </w:rPrChange>
          </w:rPr>
          <w:delText xml:space="preserve"> </w:delText>
        </w:r>
      </w:del>
      <w:ins w:id="107"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08" w:author="Sujil Kumar Koottathampathiyil" w:date="2022-06-11T22:35:00Z">
        <w:r w:rsidR="00EC76D5" w:rsidRPr="008636A2">
          <w:rPr>
            <w:rFonts w:ascii="Arial" w:hAnsi="Arial" w:cs="Arial"/>
            <w:sz w:val="24"/>
            <w:szCs w:val="24"/>
          </w:rPr>
          <w:t xml:space="preserve"> </w:t>
        </w:r>
      </w:ins>
      <w:ins w:id="109"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t>analysis (EDA), it's always suspicious</w:t>
        </w:r>
      </w:ins>
      <w:ins w:id="110"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1" w:author="Sujil Kumar Koottathampathiyil" w:date="2022-06-11T22:40:00Z">
        <w:r w:rsidR="00AC4789" w:rsidRPr="00192CBA">
          <w:rPr>
            <w:rFonts w:ascii="Arial" w:hAnsi="Arial" w:cs="Arial"/>
            <w:sz w:val="24"/>
            <w:szCs w:val="24"/>
          </w:rPr>
          <w:t>; the two countries, among others, have high suicide rates.</w:t>
        </w:r>
      </w:ins>
    </w:p>
    <w:p w14:paraId="2B9FB742" w14:textId="4C5E9E0D" w:rsidR="00D30AB5" w:rsidRDefault="000841CF" w:rsidP="00D62656">
      <w:pPr>
        <w:spacing w:line="360" w:lineRule="auto"/>
        <w:ind w:firstLine="720"/>
        <w:jc w:val="both"/>
        <w:rPr>
          <w:ins w:id="112" w:author="Sujil Kumar Koottathampathiyil" w:date="2022-06-12T23:11:00Z"/>
          <w:rFonts w:ascii="Arial" w:hAnsi="Arial" w:cs="Arial"/>
          <w:sz w:val="24"/>
          <w:szCs w:val="24"/>
        </w:rPr>
      </w:pPr>
      <w:moveToRangeStart w:id="113" w:author="Sujil Kumar Koottathampathiyil" w:date="2022-06-09T00:35:00Z" w:name="move105627368"/>
      <w:moveTo w:id="114" w:author="Sujil Kumar Koottathampathiyil" w:date="2022-06-09T00:35:00Z">
        <w:del w:id="115" w:author="Sujil Kumar Koottathampathiyil" w:date="2022-06-09T11:23:00Z">
          <w:r w:rsidRPr="00192CBA" w:rsidDel="00C870F4">
            <w:rPr>
              <w:rFonts w:ascii="Arial" w:hAnsi="Arial" w:cs="Arial"/>
              <w:sz w:val="24"/>
              <w:szCs w:val="24"/>
              <w:rPrChange w:id="116" w:author="Sujil Kumar Koottathampathiyil" w:date="2022-06-11T23:13:00Z">
                <w:rPr>
                  <w:rFonts w:ascii="Arial" w:hAnsi="Arial" w:cs="Arial"/>
                </w:rPr>
              </w:rPrChange>
            </w:rPr>
            <w:delText xml:space="preserve">In </w:delText>
          </w:r>
        </w:del>
        <w:del w:id="117" w:author="Sujil Kumar Koottathampathiyil" w:date="2022-06-11T22:53:00Z">
          <w:r w:rsidRPr="00192CBA" w:rsidDel="00887178">
            <w:rPr>
              <w:rFonts w:ascii="Arial" w:hAnsi="Arial" w:cs="Arial"/>
              <w:sz w:val="24"/>
              <w:szCs w:val="24"/>
              <w:rPrChange w:id="118" w:author="Sujil Kumar Koottathampathiyil" w:date="2022-06-11T23:13:00Z">
                <w:rPr>
                  <w:rFonts w:ascii="Arial" w:hAnsi="Arial" w:cs="Arial"/>
                </w:rPr>
              </w:rPrChange>
            </w:rPr>
            <w:delText xml:space="preserve">Ireland, as per the </w:delText>
          </w:r>
        </w:del>
      </w:moveTo>
      <w:customXmlDelRangeStart w:id="11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howingPlcHdr/>
        </w:sdtPr>
        <w:sdtContent>
          <w:customXmlDelRangeEnd w:id="119"/>
          <w:r w:rsidR="005531C6" w:rsidRPr="005531C6">
            <w:rPr>
              <w:rStyle w:val="PlaceholderText"/>
              <w:color w:val="000000"/>
            </w:rPr>
            <w:t>Click or tap here to enter text.</w:t>
          </w:r>
          <w:customXmlDelRangeStart w:id="120" w:author="Sujil Kumar Koottathampathiyil" w:date="2022-06-11T22:53:00Z"/>
        </w:sdtContent>
      </w:sdt>
      <w:customXmlDelRangeEnd w:id="120"/>
      <w:moveTo w:id="121" w:author="Sujil Kumar Koottathampathiyil" w:date="2022-06-09T00:35:00Z">
        <w:del w:id="122" w:author="Sujil Kumar Koottathampathiyil" w:date="2022-06-09T11:22:00Z">
          <w:r w:rsidRPr="00192CBA" w:rsidDel="006A733E">
            <w:rPr>
              <w:rFonts w:ascii="Arial" w:hAnsi="Arial" w:cs="Arial"/>
              <w:sz w:val="24"/>
              <w:szCs w:val="24"/>
              <w:rPrChange w:id="123" w:author="Sujil Kumar Koottathampathiyil" w:date="2022-06-11T23:13:00Z">
                <w:rPr>
                  <w:rFonts w:ascii="Arial" w:hAnsi="Arial" w:cs="Arial"/>
                </w:rPr>
              </w:rPrChange>
            </w:rPr>
            <w:delText xml:space="preserve"> of </w:delText>
          </w:r>
        </w:del>
        <w:del w:id="124" w:author="Sujil Kumar Koottathampathiyil" w:date="2022-06-11T22:53:00Z">
          <w:r w:rsidRPr="00192CBA" w:rsidDel="00887178">
            <w:rPr>
              <w:rFonts w:ascii="Arial" w:hAnsi="Arial" w:cs="Arial"/>
              <w:sz w:val="24"/>
              <w:szCs w:val="24"/>
              <w:rPrChange w:id="125" w:author="Sujil Kumar Koottathampathiyil" w:date="2022-06-11T23:13:00Z">
                <w:rPr>
                  <w:rFonts w:ascii="Arial" w:hAnsi="Arial" w:cs="Arial"/>
                </w:rPr>
              </w:rPrChange>
            </w:rPr>
            <w:delText xml:space="preserve">2011, </w:delText>
          </w:r>
        </w:del>
        <w:del w:id="126" w:author="Sujil Kumar Koottathampathiyil" w:date="2022-06-09T11:25:00Z">
          <w:r w:rsidRPr="00192CBA" w:rsidDel="00D342AD">
            <w:rPr>
              <w:rFonts w:ascii="Arial" w:hAnsi="Arial" w:cs="Arial"/>
              <w:sz w:val="24"/>
              <w:szCs w:val="24"/>
              <w:rPrChange w:id="127" w:author="Sujil Kumar Koottathampathiyil" w:date="2022-06-11T23:13:00Z">
                <w:rPr>
                  <w:rFonts w:ascii="Arial" w:hAnsi="Arial" w:cs="Arial"/>
                </w:rPr>
              </w:rPrChange>
            </w:rPr>
            <w:delText>554</w:delText>
          </w:r>
        </w:del>
        <w:del w:id="128" w:author="Sujil Kumar Koottathampathiyil" w:date="2022-06-11T22:53:00Z">
          <w:r w:rsidRPr="00192CBA" w:rsidDel="00887178">
            <w:rPr>
              <w:rFonts w:ascii="Arial" w:hAnsi="Arial" w:cs="Arial"/>
              <w:sz w:val="24"/>
              <w:szCs w:val="24"/>
              <w:rPrChange w:id="129" w:author="Sujil Kumar Koottathampathiyil" w:date="2022-06-11T23:13:00Z">
                <w:rPr>
                  <w:rFonts w:ascii="Arial" w:hAnsi="Arial" w:cs="Arial"/>
                </w:rPr>
              </w:rPrChange>
            </w:rPr>
            <w:delText xml:space="preserve"> people suicide in 2011 alone. I assume </w:delText>
          </w:r>
        </w:del>
        <w:del w:id="130" w:author="Sujil Kumar Koottathampathiyil" w:date="2022-06-09T00:36:00Z">
          <w:r w:rsidRPr="00192CBA" w:rsidDel="000841CF">
            <w:rPr>
              <w:rFonts w:ascii="Arial" w:hAnsi="Arial" w:cs="Arial"/>
              <w:sz w:val="24"/>
              <w:szCs w:val="24"/>
              <w:rPrChange w:id="131" w:author="Sujil Kumar Koottathampathiyil" w:date="2022-06-11T23:13:00Z">
                <w:rPr>
                  <w:rFonts w:ascii="Arial" w:hAnsi="Arial" w:cs="Arial"/>
                </w:rPr>
              </w:rPrChange>
            </w:rPr>
            <w:delText>there are number of circumstances that</w:delText>
          </w:r>
        </w:del>
        <w:del w:id="132" w:author="Sujil Kumar Koottathampathiyil" w:date="2022-06-09T11:23:00Z">
          <w:r w:rsidRPr="00192CBA" w:rsidDel="00EA481E">
            <w:rPr>
              <w:rFonts w:ascii="Arial" w:hAnsi="Arial" w:cs="Arial"/>
              <w:sz w:val="24"/>
              <w:szCs w:val="24"/>
              <w:rPrChange w:id="133" w:author="Sujil Kumar Koottathampathiyil" w:date="2022-06-11T23:13:00Z">
                <w:rPr>
                  <w:rFonts w:ascii="Arial" w:hAnsi="Arial" w:cs="Arial"/>
                </w:rPr>
              </w:rPrChange>
            </w:rPr>
            <w:delText xml:space="preserve"> affect people</w:delText>
          </w:r>
        </w:del>
        <w:del w:id="134" w:author="Sujil Kumar Koottathampathiyil" w:date="2022-06-09T11:24:00Z">
          <w:r w:rsidRPr="00192CBA" w:rsidDel="00EA481E">
            <w:rPr>
              <w:rFonts w:ascii="Arial" w:hAnsi="Arial" w:cs="Arial"/>
              <w:sz w:val="24"/>
              <w:szCs w:val="24"/>
              <w:rPrChange w:id="135" w:author="Sujil Kumar Koottathampathiyil" w:date="2022-06-11T23:13:00Z">
                <w:rPr>
                  <w:rFonts w:ascii="Arial" w:hAnsi="Arial" w:cs="Arial"/>
                </w:rPr>
              </w:rPrChange>
            </w:rPr>
            <w:delText xml:space="preserve"> to commit suicide</w:delText>
          </w:r>
        </w:del>
        <w:del w:id="136" w:author="Sujil Kumar Koottathampathiyil" w:date="2022-06-11T22:53:00Z">
          <w:r w:rsidRPr="00192CBA" w:rsidDel="00887178">
            <w:rPr>
              <w:rFonts w:ascii="Arial" w:hAnsi="Arial" w:cs="Arial"/>
              <w:sz w:val="24"/>
              <w:szCs w:val="24"/>
              <w:rPrChange w:id="137" w:author="Sujil Kumar Koottathampathiyil" w:date="2022-06-11T23:13:00Z">
                <w:rPr>
                  <w:rFonts w:ascii="Arial" w:hAnsi="Arial" w:cs="Arial"/>
                </w:rPr>
              </w:rPrChange>
            </w:rPr>
            <w:delText xml:space="preserve">. </w:delText>
          </w:r>
        </w:del>
      </w:moveTo>
      <w:moveToRangeStart w:id="138" w:author="Sujil Kumar Koottathampathiyil" w:date="2022-06-09T00:29:00Z" w:name="move105626986"/>
      <w:moveToRangeEnd w:id="113"/>
      <w:moveTo w:id="139" w:author="Sujil Kumar Koottathampathiyil" w:date="2022-06-09T00:29:00Z">
        <w:del w:id="140" w:author="Sujil Kumar Koottathampathiyil" w:date="2022-06-11T22:53:00Z">
          <w:r w:rsidR="00C1027D" w:rsidRPr="00192CBA" w:rsidDel="00887178">
            <w:rPr>
              <w:rFonts w:ascii="Arial" w:hAnsi="Arial" w:cs="Arial"/>
              <w:sz w:val="24"/>
              <w:szCs w:val="24"/>
              <w:rPrChange w:id="141" w:author="Sujil Kumar Koottathampathiyil" w:date="2022-06-11T23:13:00Z">
                <w:rPr>
                  <w:rFonts w:ascii="Arial" w:hAnsi="Arial" w:cs="Arial"/>
                </w:rPr>
              </w:rPrChange>
            </w:rPr>
            <w:delText xml:space="preserve">Have you ever thought what are the possible reasons behind these figures? </w:delText>
          </w:r>
        </w:del>
      </w:moveTo>
      <w:ins w:id="14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4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43"/>
          <w:r w:rsidR="005531C6" w:rsidRPr="005531C6">
            <w:rPr>
              <w:rFonts w:ascii="Arial" w:hAnsi="Arial" w:cs="Arial"/>
              <w:color w:val="000000"/>
              <w:sz w:val="24"/>
              <w:szCs w:val="24"/>
            </w:rPr>
            <w:t>CSO statistical release</w:t>
          </w:r>
          <w:customXmlInsRangeStart w:id="144" w:author="Sujil Kumar Koottathampathiyil" w:date="2022-06-11T22:53:00Z"/>
        </w:sdtContent>
      </w:sdt>
      <w:customXmlInsRangeEnd w:id="144"/>
      <w:ins w:id="145" w:author="Sujil Kumar Koottathampathiyil" w:date="2022-06-11T22:53:00Z">
        <w:r w:rsidR="00887178" w:rsidRPr="00192CBA">
          <w:rPr>
            <w:rFonts w:ascii="Arial" w:hAnsi="Arial" w:cs="Arial"/>
            <w:sz w:val="24"/>
            <w:szCs w:val="24"/>
          </w:rPr>
          <w:t xml:space="preserve"> (2011). In terms of the country's population, this </w:t>
        </w:r>
        <w:r w:rsidR="00887178" w:rsidRPr="00192CBA">
          <w:rPr>
            <w:rFonts w:ascii="Arial" w:hAnsi="Arial" w:cs="Arial"/>
            <w:sz w:val="24"/>
            <w:szCs w:val="24"/>
          </w:rPr>
          <w:lastRenderedPageBreak/>
          <w:t>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46" w:author="Sujil Kumar Koottathampathiyil" w:date="2022-06-11T23:12:00Z">
        <w:r w:rsidR="00461C59" w:rsidRPr="00192CBA">
          <w:rPr>
            <w:rFonts w:ascii="Arial" w:hAnsi="Arial" w:cs="Arial"/>
            <w:sz w:val="24"/>
            <w:szCs w:val="24"/>
          </w:rPr>
          <w:t>You</w:t>
        </w:r>
      </w:ins>
      <w:ins w:id="147" w:author="Sujil Kumar Koottathampathiyil" w:date="2022-06-11T23:11:00Z">
        <w:r w:rsidR="00884BAB" w:rsidRPr="00192CBA">
          <w:rPr>
            <w:rFonts w:ascii="Arial" w:hAnsi="Arial" w:cs="Arial"/>
            <w:sz w:val="24"/>
            <w:szCs w:val="24"/>
          </w:rPr>
          <w:t xml:space="preserve"> won't know the answers to these questions unless </w:t>
        </w:r>
      </w:ins>
      <w:ins w:id="148" w:author="Sujil Kumar Koottathampathiyil" w:date="2022-06-11T23:12:00Z">
        <w:r w:rsidR="00461C59" w:rsidRPr="00192CBA">
          <w:rPr>
            <w:rFonts w:ascii="Arial" w:hAnsi="Arial" w:cs="Arial"/>
            <w:sz w:val="24"/>
            <w:szCs w:val="24"/>
          </w:rPr>
          <w:t>you</w:t>
        </w:r>
      </w:ins>
      <w:ins w:id="14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50" w:author="Sujil Kumar Koottathampathiyil" w:date="2022-06-11T23:12:00Z">
        <w:r w:rsidR="00461C59" w:rsidRPr="00192CBA">
          <w:rPr>
            <w:rFonts w:ascii="Arial" w:hAnsi="Arial" w:cs="Arial"/>
            <w:sz w:val="24"/>
            <w:szCs w:val="24"/>
          </w:rPr>
          <w:t xml:space="preserve"> </w:t>
        </w:r>
      </w:ins>
      <w:ins w:id="15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5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52"/>
          <w:r w:rsidR="005531C6" w:rsidRPr="005531C6">
            <w:rPr>
              <w:rFonts w:ascii="Arial" w:hAnsi="Arial" w:cs="Arial"/>
              <w:color w:val="000000"/>
              <w:sz w:val="24"/>
              <w:szCs w:val="24"/>
            </w:rPr>
            <w:t>(2007)</w:t>
          </w:r>
          <w:customXmlInsRangeStart w:id="153" w:author="Sujil Kumar Koottathampathiyil" w:date="2022-06-11T23:11:00Z"/>
        </w:sdtContent>
      </w:sdt>
      <w:customXmlInsRangeEnd w:id="153"/>
      <w:ins w:id="154"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55" w:author="Sujil Kumar Koottathampathiyil" w:date="2022-06-11T23:13:00Z">
        <w:r w:rsidR="00AF5202">
          <w:rPr>
            <w:rFonts w:ascii="Arial" w:hAnsi="Arial" w:cs="Arial"/>
            <w:sz w:val="24"/>
            <w:szCs w:val="24"/>
          </w:rPr>
          <w:t xml:space="preserve"> </w:t>
        </w:r>
      </w:ins>
      <w:ins w:id="156" w:author="Sujil Kumar Koottathampathiyil" w:date="2022-06-11T23:16:00Z">
        <w:r w:rsidR="009D1840" w:rsidRPr="009D1840">
          <w:rPr>
            <w:rFonts w:ascii="Arial" w:hAnsi="Arial" w:cs="Arial"/>
            <w:sz w:val="24"/>
            <w:szCs w:val="24"/>
          </w:rPr>
          <w:t xml:space="preserve">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w:t>
        </w:r>
        <w:proofErr w:type="spellStart"/>
        <w:proofErr w:type="gramStart"/>
        <w:r w:rsidR="009D1840" w:rsidRPr="009D1840">
          <w:rPr>
            <w:rFonts w:ascii="Arial" w:hAnsi="Arial" w:cs="Arial"/>
            <w:sz w:val="24"/>
            <w:szCs w:val="24"/>
          </w:rPr>
          <w:t>countries.</w:t>
        </w:r>
      </w:ins>
      <w:moveTo w:id="157" w:author="Sujil Kumar Koottathampathiyil" w:date="2022-06-09T00:29:00Z">
        <w:r w:rsidR="00C1027D" w:rsidRPr="007512DD">
          <w:rPr>
            <w:rFonts w:ascii="Arial" w:hAnsi="Arial" w:cs="Arial"/>
          </w:rPr>
          <w:t>I</w:t>
        </w:r>
        <w:proofErr w:type="spellEnd"/>
        <w:proofErr w:type="gramEnd"/>
        <w:r w:rsidR="00C1027D" w:rsidRPr="007512DD">
          <w:rPr>
            <w:rFonts w:ascii="Arial" w:hAnsi="Arial" w:cs="Arial"/>
          </w:rPr>
          <w:t xml:space="preserve"> was not sure about the answer for this question until I started working on the suicide analysis and prediction. Of course, there could be thousands of reasons behind every death, but I assume there are also some common factors which leads people to commit suicide in every country.  </w:t>
        </w:r>
      </w:moveTo>
      <w:moveToRangeEnd w:id="138"/>
      <w:r w:rsidR="008E2A90" w:rsidRPr="007512DD">
        <w:rPr>
          <w:rFonts w:ascii="Arial" w:hAnsi="Arial" w:cs="Arial"/>
        </w:rPr>
        <w:t>I strongly believe there is need for help from the society to take care of these people who are vulnerable to death.</w:t>
      </w:r>
      <w:moveFromRangeStart w:id="158" w:author="Sujil Kumar Koottathampathiyil" w:date="2022-06-09T00:35:00Z" w:name="move105627368"/>
      <w:moveFrom w:id="159" w:author="Sujil Kumar Koottathampathiyil" w:date="2022-06-09T00:35:00Z">
        <w:r w:rsidR="008E2A90" w:rsidRPr="007512DD">
          <w:rPr>
            <w:rFonts w:ascii="Arial" w:hAnsi="Arial" w:cs="Arial"/>
          </w:rPr>
          <w:t xml:space="preserve"> In Ireland, as per the </w:t>
        </w:r>
      </w:moveFrom>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howingPlcHdr/>
        </w:sdtPr>
        <w:sdtContent>
          <w:r w:rsidR="005531C6" w:rsidRPr="005531C6">
            <w:rPr>
              <w:rStyle w:val="PlaceholderText"/>
              <w:color w:val="000000"/>
            </w:rPr>
            <w:t>Click or tap here to enter text.</w:t>
          </w:r>
        </w:sdtContent>
      </w:sdt>
      <w:moveFrom w:id="160" w:author="Sujil Kumar Koottathampathiyil" w:date="2022-06-09T00:35:00Z">
        <w:del w:id="161" w:author="Sujil Kumar Koottathampathiyil" w:date="2022-06-09T00:42:00Z">
          <w:r w:rsidR="008E2A90" w:rsidRPr="00461C59" w:rsidDel="00331EBD">
            <w:rPr>
              <w:rFonts w:ascii="Arial" w:hAnsi="Arial" w:cs="Arial"/>
              <w:sz w:val="24"/>
              <w:szCs w:val="24"/>
              <w:rPrChange w:id="162"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163"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64"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158"/>
      <w:del w:id="165" w:author="Sujil Kumar Koottathampathiyil" w:date="2022-06-09T00:42:00Z">
        <w:r w:rsidR="00494DA7" w:rsidRPr="00461C59" w:rsidDel="00331EBD">
          <w:rPr>
            <w:rFonts w:ascii="Arial" w:hAnsi="Arial" w:cs="Arial"/>
            <w:sz w:val="24"/>
            <w:szCs w:val="24"/>
            <w:rPrChange w:id="166" w:author="Sujil Kumar Koottathampathiyil" w:date="2022-06-11T23:12:00Z">
              <w:rPr>
                <w:rFonts w:ascii="Arial" w:hAnsi="Arial" w:cs="Arial"/>
              </w:rPr>
            </w:rPrChange>
          </w:rPr>
          <w:delText xml:space="preserve"> </w:delText>
        </w:r>
      </w:del>
      <w:commentRangeStart w:id="167"/>
      <w:del w:id="168" w:author="Sujil Kumar Koottathampathiyil" w:date="2022-06-09T00:29:00Z">
        <w:r w:rsidR="00AD58B4" w:rsidRPr="00461C59" w:rsidDel="00C1027D">
          <w:rPr>
            <w:rFonts w:ascii="Arial" w:hAnsi="Arial" w:cs="Arial"/>
            <w:sz w:val="24"/>
            <w:szCs w:val="24"/>
            <w:rPrChange w:id="169"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67"/>
        <w:r w:rsidR="00FC6EEA" w:rsidRPr="00461C59" w:rsidDel="00C1027D">
          <w:rPr>
            <w:rPrChange w:id="170" w:author="Sujil Kumar Koottathampathiyil" w:date="2022-06-11T23:12:00Z">
              <w:rPr>
                <w:rStyle w:val="CommentReference"/>
              </w:rPr>
            </w:rPrChange>
          </w:rPr>
          <w:commentReference w:id="167"/>
        </w:r>
        <w:r w:rsidR="00AD58B4" w:rsidRPr="00461C59" w:rsidDel="00C1027D">
          <w:rPr>
            <w:rFonts w:ascii="Arial" w:hAnsi="Arial" w:cs="Arial"/>
            <w:sz w:val="24"/>
            <w:szCs w:val="24"/>
            <w:rPrChange w:id="171" w:author="Sujil Kumar Koottathampathiyil" w:date="2022-06-11T23:12:00Z">
              <w:rPr>
                <w:rFonts w:ascii="Arial" w:hAnsi="Arial" w:cs="Arial"/>
              </w:rPr>
            </w:rPrChange>
          </w:rPr>
          <w:delText xml:space="preserve"> </w:delText>
        </w:r>
      </w:del>
      <w:moveFromRangeStart w:id="172" w:author="Sujil Kumar Koottathampathiyil" w:date="2022-06-09T00:29:00Z" w:name="move105626986"/>
      <w:moveFrom w:id="173" w:author="Sujil Kumar Koottathampathiyil" w:date="2022-06-09T00:29:00Z">
        <w:del w:id="174" w:author="Sujil Kumar Koottathampathiyil" w:date="2022-06-11T23:01:00Z">
          <w:r w:rsidR="00AD58B4" w:rsidRPr="00461C59" w:rsidDel="00811769">
            <w:rPr>
              <w:rFonts w:ascii="Arial" w:hAnsi="Arial" w:cs="Arial"/>
              <w:sz w:val="24"/>
              <w:szCs w:val="24"/>
              <w:rPrChange w:id="175"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76"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77"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78" w:author="Sujil Kumar Koottathampathiyil" w:date="2022-06-11T23:12:00Z">
                <w:rPr>
                  <w:rFonts w:ascii="Arial" w:hAnsi="Arial" w:cs="Arial"/>
                </w:rPr>
              </w:rPrChange>
            </w:rPr>
            <w:delText xml:space="preserve">.  </w:delText>
          </w:r>
        </w:del>
      </w:moveFrom>
      <w:moveFromRangeEnd w:id="172"/>
    </w:p>
    <w:p w14:paraId="6BDDF507" w14:textId="77777777" w:rsidR="00D42945" w:rsidRPr="00405362" w:rsidRDefault="00D42945" w:rsidP="00D42945">
      <w:pPr>
        <w:spacing w:line="360" w:lineRule="auto"/>
        <w:jc w:val="both"/>
        <w:rPr>
          <w:ins w:id="179" w:author="Sujil Kumar Koottathampathiyil" w:date="2022-06-12T23:11:00Z"/>
          <w:rFonts w:ascii="Arial" w:hAnsi="Arial" w:cs="Arial"/>
          <w:b/>
          <w:bCs/>
          <w:sz w:val="28"/>
          <w:szCs w:val="28"/>
        </w:rPr>
      </w:pPr>
      <w:ins w:id="180" w:author="Sujil Kumar Koottathampathiyil" w:date="2022-06-12T23:11:00Z">
        <w:r w:rsidRPr="00405362">
          <w:rPr>
            <w:rFonts w:ascii="Arial" w:hAnsi="Arial" w:cs="Arial"/>
            <w:b/>
            <w:bCs/>
            <w:sz w:val="28"/>
            <w:szCs w:val="28"/>
          </w:rPr>
          <w:t>2.1.0 Research questions</w:t>
        </w:r>
      </w:ins>
    </w:p>
    <w:p w14:paraId="3D0E086D" w14:textId="77777777" w:rsidR="00D42945" w:rsidRPr="00A94C64" w:rsidRDefault="00D42945" w:rsidP="00D42945">
      <w:pPr>
        <w:pStyle w:val="ListParagraph"/>
        <w:numPr>
          <w:ilvl w:val="0"/>
          <w:numId w:val="4"/>
        </w:numPr>
        <w:spacing w:after="200" w:line="276" w:lineRule="auto"/>
        <w:ind w:left="450" w:hanging="450"/>
        <w:rPr>
          <w:ins w:id="181" w:author="Sujil Kumar Koottathampathiyil" w:date="2022-06-12T23:11:00Z"/>
          <w:rFonts w:ascii="Arial" w:hAnsi="Arial" w:cs="Arial"/>
          <w:sz w:val="24"/>
          <w:szCs w:val="24"/>
        </w:rPr>
      </w:pPr>
      <w:ins w:id="182" w:author="Sujil Kumar Koottathampathiyil" w:date="2022-06-12T23:11:00Z">
        <w:r w:rsidRPr="00A94C64">
          <w:rPr>
            <w:rFonts w:ascii="Arial" w:hAnsi="Arial" w:cs="Arial"/>
            <w:sz w:val="24"/>
            <w:szCs w:val="24"/>
          </w:rPr>
          <w:t>Check relation between GDP Per Capita and suicide rate</w:t>
        </w:r>
      </w:ins>
    </w:p>
    <w:p w14:paraId="5E66133D" w14:textId="77777777" w:rsidR="00D42945" w:rsidRPr="00A94C64" w:rsidRDefault="00D42945" w:rsidP="00D42945">
      <w:pPr>
        <w:pStyle w:val="ListParagraph"/>
        <w:numPr>
          <w:ilvl w:val="0"/>
          <w:numId w:val="4"/>
        </w:numPr>
        <w:spacing w:after="200" w:line="276" w:lineRule="auto"/>
        <w:ind w:left="450" w:hanging="450"/>
        <w:rPr>
          <w:ins w:id="183" w:author="Sujil Kumar Koottathampathiyil" w:date="2022-06-12T23:11:00Z"/>
          <w:rFonts w:ascii="Arial" w:hAnsi="Arial" w:cs="Arial"/>
          <w:sz w:val="24"/>
          <w:szCs w:val="24"/>
        </w:rPr>
      </w:pPr>
      <w:ins w:id="184" w:author="Sujil Kumar Koottathampathiyil" w:date="2022-06-12T23:11:00Z">
        <w:r w:rsidRPr="00A94C64">
          <w:rPr>
            <w:rFonts w:ascii="Arial" w:hAnsi="Arial" w:cs="Arial"/>
            <w:sz w:val="24"/>
            <w:szCs w:val="24"/>
          </w:rPr>
          <w:t>Which country is affected by the highest number of suicides with respect to population?</w:t>
        </w:r>
      </w:ins>
    </w:p>
    <w:p w14:paraId="0CFCFC9B" w14:textId="77777777" w:rsidR="00D42945" w:rsidRPr="00A94C64" w:rsidRDefault="00D42945" w:rsidP="00D42945">
      <w:pPr>
        <w:pStyle w:val="ListParagraph"/>
        <w:numPr>
          <w:ilvl w:val="0"/>
          <w:numId w:val="4"/>
        </w:numPr>
        <w:spacing w:after="200" w:line="276" w:lineRule="auto"/>
        <w:ind w:left="450" w:hanging="450"/>
        <w:rPr>
          <w:ins w:id="185" w:author="Sujil Kumar Koottathampathiyil" w:date="2022-06-12T23:11:00Z"/>
          <w:rFonts w:ascii="Arial" w:hAnsi="Arial" w:cs="Arial"/>
          <w:sz w:val="24"/>
          <w:szCs w:val="24"/>
        </w:rPr>
      </w:pPr>
      <w:ins w:id="186" w:author="Sujil Kumar Koottathampathiyil" w:date="2022-06-12T23:11:00Z">
        <w:r w:rsidRPr="00A94C64">
          <w:rPr>
            <w:rFonts w:ascii="Arial" w:hAnsi="Arial" w:cs="Arial"/>
            <w:sz w:val="24"/>
            <w:szCs w:val="24"/>
          </w:rPr>
          <w:t>Which age groups is more likely to suicide?</w:t>
        </w:r>
      </w:ins>
    </w:p>
    <w:p w14:paraId="607379EF" w14:textId="77777777" w:rsidR="00D42945" w:rsidRPr="00A94C64" w:rsidRDefault="00D42945" w:rsidP="00D42945">
      <w:pPr>
        <w:pStyle w:val="ListParagraph"/>
        <w:numPr>
          <w:ilvl w:val="0"/>
          <w:numId w:val="4"/>
        </w:numPr>
        <w:spacing w:after="200" w:line="276" w:lineRule="auto"/>
        <w:ind w:left="450" w:hanging="450"/>
        <w:rPr>
          <w:ins w:id="187" w:author="Sujil Kumar Koottathampathiyil" w:date="2022-06-12T23:11:00Z"/>
          <w:rFonts w:ascii="Arial" w:hAnsi="Arial" w:cs="Arial"/>
          <w:sz w:val="24"/>
          <w:szCs w:val="24"/>
        </w:rPr>
      </w:pPr>
      <w:ins w:id="188" w:author="Sujil Kumar Koottathampathiyil" w:date="2022-06-12T23:11:00Z">
        <w:r w:rsidRPr="00A94C64">
          <w:rPr>
            <w:rFonts w:ascii="Arial" w:hAnsi="Arial" w:cs="Arial"/>
            <w:sz w:val="24"/>
            <w:szCs w:val="24"/>
          </w:rPr>
          <w:t xml:space="preserve">Predict number of suicides going to happen in each continent in next 5 years </w:t>
        </w:r>
      </w:ins>
    </w:p>
    <w:p w14:paraId="4919A56F" w14:textId="77777777" w:rsidR="00D42945" w:rsidRPr="00A94C64" w:rsidRDefault="00D42945" w:rsidP="00D42945">
      <w:pPr>
        <w:pStyle w:val="ListParagraph"/>
        <w:numPr>
          <w:ilvl w:val="0"/>
          <w:numId w:val="4"/>
        </w:numPr>
        <w:spacing w:after="200" w:line="276" w:lineRule="auto"/>
        <w:ind w:left="450" w:hanging="450"/>
        <w:rPr>
          <w:ins w:id="189" w:author="Sujil Kumar Koottathampathiyil" w:date="2022-06-12T23:11:00Z"/>
          <w:rFonts w:ascii="Arial" w:hAnsi="Arial" w:cs="Arial"/>
          <w:sz w:val="24"/>
          <w:szCs w:val="24"/>
        </w:rPr>
      </w:pPr>
      <w:ins w:id="190" w:author="Sujil Kumar Koottathampathiyil" w:date="2022-06-12T23:11:00Z">
        <w:r w:rsidRPr="00A94C64">
          <w:rPr>
            <w:rFonts w:ascii="Arial" w:hAnsi="Arial" w:cs="Arial"/>
            <w:sz w:val="24"/>
            <w:szCs w:val="24"/>
          </w:rPr>
          <w:t>Predict top 5 countries with least number suicides in coming 5 years.</w:t>
        </w:r>
      </w:ins>
    </w:p>
    <w:p w14:paraId="5F2A8472" w14:textId="76289815" w:rsidR="00FC2F99" w:rsidRPr="00A94C64" w:rsidRDefault="00D42945" w:rsidP="00FC2F99">
      <w:pPr>
        <w:pStyle w:val="ListParagraph"/>
        <w:numPr>
          <w:ilvl w:val="0"/>
          <w:numId w:val="4"/>
        </w:numPr>
        <w:spacing w:after="200" w:line="276" w:lineRule="auto"/>
        <w:ind w:left="450" w:hanging="450"/>
        <w:rPr>
          <w:rFonts w:ascii="Arial" w:hAnsi="Arial" w:cs="Arial"/>
          <w:sz w:val="24"/>
          <w:szCs w:val="24"/>
        </w:rPr>
      </w:pPr>
      <w:ins w:id="191" w:author="Sujil Kumar Koottathampathiyil" w:date="2022-06-12T23:11:00Z">
        <w:r w:rsidRPr="00A94C64">
          <w:rPr>
            <w:rFonts w:ascii="Arial" w:hAnsi="Arial" w:cs="Arial"/>
            <w:sz w:val="24"/>
            <w:szCs w:val="24"/>
          </w:rPr>
          <w:t>Find out the age group of people who are more likely to suicide?</w:t>
        </w:r>
      </w:ins>
    </w:p>
    <w:p w14:paraId="1570CE57" w14:textId="2ABC2F5E" w:rsidR="00FC2F99" w:rsidRPr="00A94C64" w:rsidRDefault="00FC2F99" w:rsidP="00FC2F99">
      <w:pPr>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proofErr w:type="spellStart"/>
      <w:r w:rsidRPr="00A94C64">
        <w:rPr>
          <w:rFonts w:ascii="Arial" w:hAnsi="Arial" w:cs="Arial"/>
          <w:sz w:val="24"/>
          <w:szCs w:val="24"/>
        </w:rPr>
        <w:t>Elequent</w:t>
      </w:r>
      <w:proofErr w:type="spellEnd"/>
      <w:r w:rsidRPr="00A94C64">
        <w:rPr>
          <w:rFonts w:ascii="Arial" w:hAnsi="Arial" w:cs="Arial"/>
          <w:sz w:val="24"/>
          <w:szCs w:val="24"/>
        </w:rPr>
        <w:t xml:space="preserve"> Models. DB Table structure is defined in migration files in the </w:t>
      </w:r>
      <w:proofErr w:type="spellStart"/>
      <w:r w:rsidRPr="00A94C64">
        <w:rPr>
          <w:rFonts w:ascii="Arial" w:hAnsi="Arial" w:cs="Arial"/>
          <w:sz w:val="24"/>
          <w:szCs w:val="24"/>
        </w:rPr>
        <w:t>laravel</w:t>
      </w:r>
      <w:proofErr w:type="spellEnd"/>
      <w:r w:rsidRPr="00A94C64">
        <w:rPr>
          <w:rFonts w:ascii="Arial" w:hAnsi="Arial" w:cs="Arial"/>
          <w:sz w:val="24"/>
          <w:szCs w:val="24"/>
        </w:rPr>
        <w:t xml:space="preserve"> ‘database’ directory.</w:t>
      </w:r>
    </w:p>
    <w:p w14:paraId="1071DFED" w14:textId="7BA83D9B" w:rsidR="005B0078" w:rsidRPr="00A94C64" w:rsidRDefault="005B0078" w:rsidP="00FC2F99">
      <w:pPr>
        <w:jc w:val="both"/>
        <w:rPr>
          <w:rFonts w:ascii="Arial" w:hAnsi="Arial" w:cs="Arial"/>
          <w:sz w:val="24"/>
          <w:szCs w:val="24"/>
        </w:rPr>
      </w:pPr>
    </w:p>
    <w:p w14:paraId="4B1D063A" w14:textId="3AFD6104" w:rsidR="005B0078" w:rsidRPr="00E8689F" w:rsidRDefault="005B0078" w:rsidP="005B0078">
      <w:pPr>
        <w:autoSpaceDE w:val="0"/>
        <w:autoSpaceDN w:val="0"/>
        <w:adjustRightInd w:val="0"/>
        <w:spacing w:after="0" w:line="240" w:lineRule="auto"/>
        <w:rPr>
          <w:rFonts w:ascii="Arial" w:hAnsi="Arial" w:cs="Arial"/>
          <w:b/>
          <w:bCs/>
          <w:sz w:val="24"/>
          <w:szCs w:val="24"/>
        </w:rPr>
      </w:pPr>
      <w:r w:rsidRPr="00E8689F">
        <w:rPr>
          <w:rFonts w:ascii="Arial" w:hAnsi="Arial" w:cs="Arial"/>
          <w:b/>
          <w:bCs/>
          <w:sz w:val="24"/>
          <w:szCs w:val="24"/>
        </w:rPr>
        <w:t>Core technolog</w:t>
      </w:r>
      <w:r w:rsidR="00F6642D" w:rsidRPr="00E8689F">
        <w:rPr>
          <w:rFonts w:ascii="Arial" w:hAnsi="Arial" w:cs="Arial"/>
          <w:b/>
          <w:bCs/>
          <w:sz w:val="24"/>
          <w:szCs w:val="24"/>
        </w:rPr>
        <w:t>ies</w:t>
      </w:r>
    </w:p>
    <w:p w14:paraId="3CF5993D" w14:textId="77777777" w:rsidR="00E8689F" w:rsidRDefault="005B0078" w:rsidP="005B0078">
      <w:pPr>
        <w:autoSpaceDE w:val="0"/>
        <w:autoSpaceDN w:val="0"/>
        <w:adjustRightInd w:val="0"/>
        <w:spacing w:after="0" w:line="240" w:lineRule="auto"/>
        <w:rPr>
          <w:rFonts w:ascii="Arial" w:hAnsi="Arial" w:cs="Arial"/>
          <w:sz w:val="24"/>
          <w:szCs w:val="24"/>
        </w:rPr>
      </w:pPr>
      <w:r w:rsidRPr="00A94C64">
        <w:rPr>
          <w:rFonts w:ascii="Arial" w:hAnsi="Arial" w:cs="Arial"/>
          <w:sz w:val="24"/>
          <w:szCs w:val="24"/>
        </w:rPr>
        <w:t xml:space="preserve">• Programming Language: </w:t>
      </w:r>
    </w:p>
    <w:p w14:paraId="61AD764E" w14:textId="35049925" w:rsidR="00E8689F" w:rsidRDefault="00E8689F"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r w:rsidR="005B0078" w:rsidRPr="00A94C64">
        <w:rPr>
          <w:rFonts w:ascii="Arial" w:hAnsi="Arial" w:cs="Arial"/>
          <w:sz w:val="24"/>
          <w:szCs w:val="24"/>
        </w:rPr>
        <w:t xml:space="preserve">Python, </w:t>
      </w:r>
    </w:p>
    <w:p w14:paraId="3384CF64" w14:textId="56A08A6B" w:rsidR="005B0078" w:rsidRPr="00A94C64" w:rsidRDefault="00E8689F"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r w:rsidR="005B0078" w:rsidRPr="00A94C64">
        <w:rPr>
          <w:rFonts w:ascii="Arial" w:hAnsi="Arial" w:cs="Arial"/>
          <w:sz w:val="24"/>
          <w:szCs w:val="24"/>
        </w:rPr>
        <w:t>PHP</w:t>
      </w:r>
    </w:p>
    <w:p w14:paraId="02E8D805" w14:textId="18F60EAF"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IDE: Visual Studio Code and</w:t>
      </w:r>
      <w:r w:rsidR="00092F26" w:rsidRPr="00A94C64">
        <w:rPr>
          <w:rFonts w:ascii="Arial" w:hAnsi="Arial" w:cs="Arial"/>
          <w:sz w:val="24"/>
          <w:szCs w:val="24"/>
        </w:rPr>
        <w:t xml:space="preserve"> </w:t>
      </w:r>
      <w:r w:rsidRPr="00A94C64">
        <w:rPr>
          <w:rFonts w:ascii="Arial" w:hAnsi="Arial" w:cs="Arial"/>
          <w:sz w:val="24"/>
          <w:szCs w:val="24"/>
        </w:rPr>
        <w:t>Jupyter Notebook</w:t>
      </w:r>
    </w:p>
    <w:p w14:paraId="39B3DCFB"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Libraries:</w:t>
      </w:r>
    </w:p>
    <w:p w14:paraId="4431669F"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pandas</w:t>
      </w:r>
      <w:proofErr w:type="gramEnd"/>
    </w:p>
    <w:p w14:paraId="363ABFA6"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numpy</w:t>
      </w:r>
      <w:proofErr w:type="spellEnd"/>
      <w:proofErr w:type="gramEnd"/>
    </w:p>
    <w:p w14:paraId="06D70DA3"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lastRenderedPageBreak/>
        <w:t xml:space="preserve">* </w:t>
      </w:r>
      <w:proofErr w:type="gramStart"/>
      <w:r w:rsidRPr="00A94C64">
        <w:rPr>
          <w:rFonts w:ascii="Arial" w:hAnsi="Arial" w:cs="Arial"/>
          <w:sz w:val="24"/>
          <w:szCs w:val="24"/>
        </w:rPr>
        <w:t>requests</w:t>
      </w:r>
      <w:proofErr w:type="gramEnd"/>
    </w:p>
    <w:p w14:paraId="0332E0E3"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sklearn</w:t>
      </w:r>
      <w:proofErr w:type="spellEnd"/>
      <w:proofErr w:type="gramEnd"/>
    </w:p>
    <w:p w14:paraId="1DEFDB5B" w14:textId="5DB50E9E"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mysql</w:t>
      </w:r>
      <w:proofErr w:type="spellEnd"/>
      <w:proofErr w:type="gramEnd"/>
    </w:p>
    <w:p w14:paraId="15BEEE87"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dash</w:t>
      </w:r>
      <w:proofErr w:type="gramEnd"/>
    </w:p>
    <w:p w14:paraId="58D17AEC" w14:textId="43ED973F"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maltplotli</w:t>
      </w:r>
      <w:proofErr w:type="spellEnd"/>
      <w:proofErr w:type="gramEnd"/>
      <w:r w:rsidRPr="00A94C64">
        <w:rPr>
          <w:rFonts w:ascii="Arial" w:hAnsi="Arial" w:cs="Arial"/>
          <w:sz w:val="24"/>
          <w:szCs w:val="24"/>
        </w:rPr>
        <w:t xml:space="preserve"> and plotly</w:t>
      </w:r>
    </w:p>
    <w:p w14:paraId="0CD0297A" w14:textId="24DBAB53" w:rsidR="00F4527E" w:rsidRPr="00A94C64" w:rsidRDefault="00F4527E"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seaborn</w:t>
      </w:r>
      <w:proofErr w:type="gramEnd"/>
    </w:p>
    <w:p w14:paraId="1A484D32" w14:textId="77777777" w:rsidR="001D42D5" w:rsidRPr="00A94C64" w:rsidRDefault="001D42D5" w:rsidP="005B0078">
      <w:pPr>
        <w:autoSpaceDE w:val="0"/>
        <w:autoSpaceDN w:val="0"/>
        <w:adjustRightInd w:val="0"/>
        <w:spacing w:after="0" w:line="240" w:lineRule="auto"/>
        <w:rPr>
          <w:rFonts w:ascii="Arial" w:hAnsi="Arial" w:cs="Arial"/>
          <w:sz w:val="24"/>
          <w:szCs w:val="24"/>
        </w:rPr>
      </w:pPr>
    </w:p>
    <w:p w14:paraId="005055D7" w14:textId="51C29B6E" w:rsidR="005B0078" w:rsidRPr="00F42C82" w:rsidRDefault="00A94C64" w:rsidP="00AB1160">
      <w:pPr>
        <w:pStyle w:val="ListParagraph"/>
        <w:numPr>
          <w:ilvl w:val="0"/>
          <w:numId w:val="6"/>
        </w:numPr>
        <w:spacing w:line="276" w:lineRule="auto"/>
        <w:rPr>
          <w:rFonts w:ascii="Arial" w:hAnsi="Arial" w:cs="Arial"/>
          <w:sz w:val="24"/>
          <w:szCs w:val="24"/>
        </w:rPr>
      </w:pPr>
      <w:r w:rsidRPr="00F42C82">
        <w:rPr>
          <w:rFonts w:ascii="Arial" w:hAnsi="Arial" w:cs="Arial"/>
          <w:sz w:val="24"/>
          <w:szCs w:val="24"/>
        </w:rPr>
        <w:t>Frame Works</w:t>
      </w:r>
    </w:p>
    <w:p w14:paraId="31D1A16E" w14:textId="7F3C8B24" w:rsidR="00A94C64" w:rsidRPr="00AB1160"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A94C64" w:rsidRPr="00AB1160">
        <w:rPr>
          <w:rFonts w:ascii="Arial" w:hAnsi="Arial" w:cs="Arial"/>
          <w:sz w:val="24"/>
          <w:szCs w:val="24"/>
        </w:rPr>
        <w:t>Bootstrap CSS</w:t>
      </w:r>
      <w:r w:rsidR="00E8689F" w:rsidRPr="00AB1160">
        <w:rPr>
          <w:rFonts w:ascii="Arial" w:hAnsi="Arial" w:cs="Arial"/>
          <w:sz w:val="24"/>
          <w:szCs w:val="24"/>
        </w:rPr>
        <w:t>,</w:t>
      </w:r>
    </w:p>
    <w:p w14:paraId="2FAC4C69" w14:textId="50B2D1B3" w:rsidR="00A94C64" w:rsidRPr="00AB1160"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4608CC" w:rsidRPr="00AB1160">
        <w:rPr>
          <w:rFonts w:ascii="Arial" w:hAnsi="Arial" w:cs="Arial"/>
          <w:sz w:val="24"/>
          <w:szCs w:val="24"/>
        </w:rPr>
        <w:t xml:space="preserve">PHP </w:t>
      </w:r>
      <w:r w:rsidR="00A94C64" w:rsidRPr="00AB1160">
        <w:rPr>
          <w:rFonts w:ascii="Arial" w:hAnsi="Arial" w:cs="Arial"/>
          <w:sz w:val="24"/>
          <w:szCs w:val="24"/>
        </w:rPr>
        <w:t>Laravel</w:t>
      </w:r>
      <w:r w:rsidR="00E8689F" w:rsidRPr="00AB1160">
        <w:rPr>
          <w:rFonts w:ascii="Arial" w:hAnsi="Arial" w:cs="Arial"/>
          <w:sz w:val="24"/>
          <w:szCs w:val="24"/>
        </w:rPr>
        <w:t>,</w:t>
      </w:r>
    </w:p>
    <w:p w14:paraId="51BCDDA5" w14:textId="56E5F0E0" w:rsidR="00A94C64"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A94C64" w:rsidRPr="00AB1160">
        <w:rPr>
          <w:rFonts w:ascii="Arial" w:hAnsi="Arial" w:cs="Arial"/>
          <w:sz w:val="24"/>
          <w:szCs w:val="24"/>
        </w:rPr>
        <w:t>Python Dash</w:t>
      </w:r>
    </w:p>
    <w:p w14:paraId="45492FD0" w14:textId="600C5DA5" w:rsidR="003C3A75" w:rsidRPr="00F42C82" w:rsidRDefault="003C3A75" w:rsidP="003C3A75">
      <w:pPr>
        <w:pStyle w:val="ListParagraph"/>
        <w:numPr>
          <w:ilvl w:val="0"/>
          <w:numId w:val="6"/>
        </w:numPr>
        <w:spacing w:line="276" w:lineRule="auto"/>
        <w:rPr>
          <w:rFonts w:ascii="Arial" w:hAnsi="Arial" w:cs="Arial"/>
          <w:sz w:val="24"/>
          <w:szCs w:val="24"/>
        </w:rPr>
      </w:pPr>
      <w:r>
        <w:rPr>
          <w:rFonts w:ascii="Arial" w:hAnsi="Arial" w:cs="Arial"/>
          <w:sz w:val="24"/>
          <w:szCs w:val="24"/>
        </w:rPr>
        <w:t>Server</w:t>
      </w:r>
    </w:p>
    <w:p w14:paraId="6E2644DE" w14:textId="30ADD227" w:rsidR="003C3A75" w:rsidRDefault="003C3A75" w:rsidP="00C857D4">
      <w:pPr>
        <w:pStyle w:val="ListParagraph"/>
        <w:spacing w:line="276" w:lineRule="auto"/>
        <w:rPr>
          <w:rFonts w:ascii="Arial" w:hAnsi="Arial" w:cs="Arial"/>
          <w:sz w:val="24"/>
          <w:szCs w:val="24"/>
        </w:rPr>
      </w:pPr>
      <w:r>
        <w:rPr>
          <w:rFonts w:ascii="Arial" w:hAnsi="Arial" w:cs="Arial"/>
          <w:sz w:val="24"/>
          <w:szCs w:val="24"/>
        </w:rPr>
        <w:t>* Heroku</w:t>
      </w:r>
    </w:p>
    <w:p w14:paraId="1763FE1C" w14:textId="52DF1052" w:rsidR="003C3A75" w:rsidRPr="003C3A75" w:rsidRDefault="003C3A75" w:rsidP="00C857D4">
      <w:pPr>
        <w:pStyle w:val="ListParagraph"/>
        <w:spacing w:line="276" w:lineRule="auto"/>
        <w:rPr>
          <w:rFonts w:ascii="Arial" w:hAnsi="Arial" w:cs="Arial"/>
          <w:sz w:val="24"/>
          <w:szCs w:val="24"/>
        </w:rPr>
      </w:pPr>
      <w:r>
        <w:rPr>
          <w:rFonts w:ascii="Arial" w:hAnsi="Arial" w:cs="Arial"/>
          <w:sz w:val="24"/>
          <w:szCs w:val="24"/>
        </w:rPr>
        <w:t>* Mochahost</w:t>
      </w:r>
    </w:p>
    <w:p w14:paraId="7FA7940B" w14:textId="14445F59" w:rsidR="005B0078" w:rsidRPr="00177E2D" w:rsidRDefault="00177E2D" w:rsidP="005B0078">
      <w:pPr>
        <w:jc w:val="both"/>
        <w:rPr>
          <w:rFonts w:ascii="Arial" w:hAnsi="Arial" w:cs="Arial"/>
          <w:color w:val="000000"/>
          <w:sz w:val="24"/>
          <w:szCs w:val="24"/>
        </w:rPr>
      </w:pPr>
      <w:r w:rsidRPr="00177E2D">
        <w:rPr>
          <w:rFonts w:ascii="Arial" w:hAnsi="Arial" w:cs="Arial"/>
          <w:color w:val="000000"/>
          <w:sz w:val="24"/>
          <w:szCs w:val="24"/>
        </w:rPr>
        <w:t>Python is the most commonly used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2C81C33C" w14:textId="2106FDFD" w:rsidR="00EB09A1" w:rsidRPr="00CB1C7A" w:rsidRDefault="00D05837">
      <w:pPr>
        <w:spacing w:line="360" w:lineRule="auto"/>
        <w:rPr>
          <w:moveTo w:id="192" w:author="Sujil Kumar Koottathampathiyil" w:date="2022-06-08T19:43:00Z"/>
          <w:rFonts w:ascii="Arial" w:hAnsi="Arial" w:cs="Arial"/>
          <w:b/>
          <w:bCs/>
          <w:sz w:val="32"/>
          <w:szCs w:val="32"/>
          <w:rPrChange w:id="193" w:author="Sujil Kumar Koottathampathiyil" w:date="2022-06-08T23:07:00Z">
            <w:rPr>
              <w:moveTo w:id="194" w:author="Sujil Kumar Koottathampathiyil" w:date="2022-06-08T19:43:00Z"/>
              <w:rFonts w:ascii="Arial" w:hAnsi="Arial" w:cs="Arial"/>
              <w:b/>
              <w:bCs/>
            </w:rPr>
          </w:rPrChange>
        </w:rPr>
        <w:pPrChange w:id="195" w:author="Sujil Kumar Koottathampathiyil" w:date="2022-06-08T19:42:00Z">
          <w:pPr>
            <w:spacing w:line="360" w:lineRule="auto"/>
            <w:jc w:val="both"/>
          </w:pPr>
        </w:pPrChange>
      </w:pPr>
      <w:ins w:id="196" w:author="Sujil Kumar Koottathampathiyil" w:date="2022-06-08T19:55:00Z">
        <w:r w:rsidRPr="00CB1C7A">
          <w:rPr>
            <w:rFonts w:ascii="Arial" w:hAnsi="Arial" w:cs="Arial"/>
            <w:b/>
            <w:bCs/>
            <w:sz w:val="32"/>
            <w:szCs w:val="32"/>
          </w:rPr>
          <w:t xml:space="preserve">3.0 </w:t>
        </w:r>
      </w:ins>
      <w:moveToRangeStart w:id="197" w:author="Sujil Kumar Koottathampathiyil" w:date="2022-06-08T19:43:00Z" w:name="move105609769"/>
      <w:moveTo w:id="198" w:author="Sujil Kumar Koottathampathiyil" w:date="2022-06-08T19:43:00Z">
        <w:r w:rsidR="00EB09A1" w:rsidRPr="00CB1C7A">
          <w:rPr>
            <w:rFonts w:ascii="Arial" w:hAnsi="Arial" w:cs="Arial"/>
            <w:b/>
            <w:bCs/>
            <w:sz w:val="32"/>
            <w:szCs w:val="32"/>
            <w:rPrChange w:id="199" w:author="Sujil Kumar Koottathampathiyil" w:date="2022-06-08T23:07:00Z">
              <w:rPr>
                <w:rFonts w:ascii="Arial" w:hAnsi="Arial" w:cs="Arial"/>
                <w:b/>
                <w:bCs/>
              </w:rPr>
            </w:rPrChange>
          </w:rPr>
          <w:t>Literature Review</w:t>
        </w:r>
      </w:moveTo>
    </w:p>
    <w:p w14:paraId="092BAE0A" w14:textId="56D9CA56" w:rsidR="00EB09A1" w:rsidRPr="00C22DCE" w:rsidDel="00944B3E" w:rsidRDefault="00EB09A1" w:rsidP="00EB09A1">
      <w:pPr>
        <w:spacing w:line="360" w:lineRule="auto"/>
        <w:jc w:val="both"/>
        <w:rPr>
          <w:del w:id="200" w:author="Sujil Kumar Koottathampathiyil" w:date="2022-06-08T20:31:00Z"/>
          <w:moveTo w:id="201" w:author="Sujil Kumar Koottathampathiyil" w:date="2022-06-08T19:43:00Z"/>
          <w:rFonts w:ascii="Arial" w:hAnsi="Arial" w:cs="Arial"/>
          <w:color w:val="000000"/>
          <w:sz w:val="24"/>
          <w:szCs w:val="24"/>
          <w:rPrChange w:id="202" w:author="Sujil Kumar Koottathampathiyil" w:date="2022-06-09T11:19:00Z">
            <w:rPr>
              <w:del w:id="203" w:author="Sujil Kumar Koottathampathiyil" w:date="2022-06-08T20:31:00Z"/>
              <w:moveTo w:id="204" w:author="Sujil Kumar Koottathampathiyil" w:date="2022-06-08T19:43:00Z"/>
              <w:rFonts w:ascii="Arial" w:hAnsi="Arial" w:cs="Arial"/>
              <w:color w:val="000000"/>
            </w:rPr>
          </w:rPrChange>
        </w:rPr>
      </w:pPr>
      <w:moveTo w:id="205" w:author="Sujil Kumar Koottathampathiyil" w:date="2022-06-08T19:43:00Z">
        <w:r w:rsidRPr="00C22DCE">
          <w:rPr>
            <w:rFonts w:ascii="Arial" w:hAnsi="Arial" w:cs="Arial"/>
            <w:sz w:val="24"/>
            <w:szCs w:val="24"/>
            <w:rPrChange w:id="206" w:author="Sujil Kumar Koottathampathiyil" w:date="2022-06-09T11:19:00Z">
              <w:rPr>
                <w:rFonts w:ascii="Arial" w:hAnsi="Arial" w:cs="Arial"/>
              </w:rPr>
            </w:rPrChange>
          </w:rPr>
          <w:t xml:space="preserve">ARIMA Model and </w:t>
        </w:r>
        <w:r w:rsidRPr="00C22DCE">
          <w:rPr>
            <w:rFonts w:ascii="Arial" w:hAnsi="Arial" w:cs="Arial"/>
            <w:sz w:val="24"/>
            <w:szCs w:val="24"/>
            <w:rPrChange w:id="207" w:author="Sujil Kumar Koottathampathiyil" w:date="2022-06-09T11:19:00Z">
              <w:rPr>
                <w:rFonts w:ascii="Arial" w:hAnsi="Arial" w:cs="Arial"/>
                <w:sz w:val="20"/>
                <w:szCs w:val="20"/>
              </w:rPr>
            </w:rPrChange>
          </w:rPr>
          <w:t>FBProphet models</w:t>
        </w:r>
      </w:moveTo>
      <w:ins w:id="208" w:author="Sujil Kumar Koottathampathiyil" w:date="2022-06-08T20:18:00Z">
        <w:r w:rsidR="00E31F20" w:rsidRPr="00C22DCE">
          <w:rPr>
            <w:rFonts w:ascii="Arial" w:hAnsi="Arial" w:cs="Arial"/>
            <w:sz w:val="24"/>
            <w:szCs w:val="24"/>
            <w:rPrChange w:id="209" w:author="Sujil Kumar Koottathampathiyil" w:date="2022-06-09T11:19:00Z">
              <w:rPr>
                <w:rFonts w:ascii="Arial" w:hAnsi="Arial" w:cs="Arial"/>
                <w:sz w:val="20"/>
                <w:szCs w:val="20"/>
              </w:rPr>
            </w:rPrChange>
          </w:rPr>
          <w:t xml:space="preserve"> are normally</w:t>
        </w:r>
      </w:ins>
      <w:moveTo w:id="210" w:author="Sujil Kumar Koottathampathiyil" w:date="2022-06-08T19:43:00Z">
        <w:r w:rsidRPr="00C22DCE">
          <w:rPr>
            <w:rFonts w:ascii="Arial" w:hAnsi="Arial" w:cs="Arial"/>
            <w:sz w:val="24"/>
            <w:szCs w:val="24"/>
            <w:rPrChange w:id="211" w:author="Sujil Kumar Koottathampathiyil" w:date="2022-06-09T11:19:00Z">
              <w:rPr>
                <w:rFonts w:ascii="Arial" w:hAnsi="Arial" w:cs="Arial"/>
              </w:rPr>
            </w:rPrChange>
          </w:rPr>
          <w:t xml:space="preserve"> used for predicting suicide deaths around the world</w:t>
        </w:r>
        <w:del w:id="212" w:author="Sujil Kumar Koottathampathiyil" w:date="2022-06-08T20:17:00Z">
          <w:r w:rsidRPr="00C22DCE" w:rsidDel="00C0176A">
            <w:rPr>
              <w:rFonts w:ascii="Arial" w:hAnsi="Arial" w:cs="Arial"/>
              <w:sz w:val="24"/>
              <w:szCs w:val="24"/>
              <w:rPrChange w:id="213" w:author="Sujil Kumar Koottathampathiyil" w:date="2022-06-09T11:19:00Z">
                <w:rPr>
                  <w:rFonts w:ascii="Arial" w:hAnsi="Arial" w:cs="Arial"/>
                </w:rPr>
              </w:rPrChange>
            </w:rPr>
            <w:delText>.</w:delText>
          </w:r>
        </w:del>
      </w:moveTo>
      <w:ins w:id="214" w:author="Sujil Kumar Koottathampathiyil" w:date="2022-06-08T20:17:00Z">
        <w:r w:rsidR="00C0176A" w:rsidRPr="00C22DCE">
          <w:rPr>
            <w:rFonts w:ascii="Arial" w:hAnsi="Arial" w:cs="Arial"/>
            <w:sz w:val="24"/>
            <w:szCs w:val="24"/>
            <w:rPrChange w:id="215" w:author="Sujil Kumar Koottathampathiyil" w:date="2022-06-09T11:19:00Z">
              <w:rPr>
                <w:rFonts w:ascii="Arial" w:hAnsi="Arial" w:cs="Arial"/>
              </w:rPr>
            </w:rPrChange>
          </w:rPr>
          <w:t xml:space="preserve">, the study of </w:t>
        </w:r>
      </w:ins>
      <w:ins w:id="216" w:author="Sujil Kumar Koottathampathiyil" w:date="2022-06-08T20:18:00Z">
        <w:r w:rsidR="00C0176A" w:rsidRPr="00C22DCE">
          <w:rPr>
            <w:rFonts w:ascii="Arial" w:hAnsi="Arial" w:cs="Arial"/>
            <w:sz w:val="24"/>
            <w:szCs w:val="24"/>
            <w:rPrChange w:id="217"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r w:rsidR="005531C6" w:rsidRPr="005531C6">
            <w:rPr>
              <w:rFonts w:ascii="Arial" w:hAnsi="Arial" w:cs="Arial"/>
              <w:color w:val="000000"/>
              <w:sz w:val="24"/>
              <w:szCs w:val="24"/>
            </w:rPr>
            <w:t>(2020)</w:t>
          </w:r>
        </w:sdtContent>
      </w:sdt>
      <w:ins w:id="218" w:author="Sujil Kumar Koottathampathiyil" w:date="2022-06-08T20:18:00Z">
        <w:r w:rsidR="00C0176A" w:rsidRPr="00C22DCE">
          <w:rPr>
            <w:rFonts w:ascii="Arial" w:hAnsi="Arial" w:cs="Arial"/>
            <w:color w:val="000000"/>
            <w:sz w:val="24"/>
            <w:szCs w:val="24"/>
            <w:rPrChange w:id="219" w:author="Sujil Kumar Koottathampathiyil" w:date="2022-06-09T11:19:00Z">
              <w:rPr>
                <w:rFonts w:ascii="Arial" w:hAnsi="Arial" w:cs="Arial"/>
                <w:color w:val="000000"/>
              </w:rPr>
            </w:rPrChange>
          </w:rPr>
          <w:t xml:space="preserve"> is a great example of </w:t>
        </w:r>
      </w:ins>
      <w:ins w:id="220" w:author="Sujil Kumar Koottathampathiyil" w:date="2022-06-09T00:51:00Z">
        <w:r w:rsidR="00D0035B" w:rsidRPr="00C22DCE">
          <w:rPr>
            <w:rFonts w:ascii="Arial" w:hAnsi="Arial" w:cs="Arial"/>
            <w:color w:val="000000"/>
            <w:sz w:val="24"/>
            <w:szCs w:val="24"/>
            <w:rPrChange w:id="221" w:author="Sujil Kumar Koottathampathiyil" w:date="2022-06-09T11:19:00Z">
              <w:rPr>
                <w:rFonts w:ascii="Arial" w:hAnsi="Arial" w:cs="Arial"/>
                <w:color w:val="000000"/>
              </w:rPr>
            </w:rPrChange>
          </w:rPr>
          <w:t xml:space="preserve">the </w:t>
        </w:r>
      </w:ins>
      <w:ins w:id="222" w:author="Sujil Kumar Koottathampathiyil" w:date="2022-06-08T20:18:00Z">
        <w:r w:rsidR="00C0176A" w:rsidRPr="00C22DCE">
          <w:rPr>
            <w:rFonts w:ascii="Arial" w:hAnsi="Arial" w:cs="Arial"/>
            <w:color w:val="000000"/>
            <w:sz w:val="24"/>
            <w:szCs w:val="24"/>
            <w:rPrChange w:id="223" w:author="Sujil Kumar Koottathampathiyil" w:date="2022-06-09T11:19:00Z">
              <w:rPr>
                <w:rFonts w:ascii="Arial" w:hAnsi="Arial" w:cs="Arial"/>
                <w:color w:val="000000"/>
              </w:rPr>
            </w:rPrChange>
          </w:rPr>
          <w:t>effective use of these approaches</w:t>
        </w:r>
      </w:ins>
      <w:moveTo w:id="224" w:author="Sujil Kumar Koottathampathiyil" w:date="2022-06-08T19:43:00Z">
        <w:r w:rsidRPr="00C22DCE">
          <w:rPr>
            <w:rFonts w:ascii="Arial" w:hAnsi="Arial" w:cs="Arial"/>
            <w:color w:val="000000"/>
            <w:sz w:val="24"/>
            <w:szCs w:val="24"/>
            <w:rPrChange w:id="225" w:author="Sujil Kumar Koottathampathiyil" w:date="2022-06-09T11:19:00Z">
              <w:rPr>
                <w:rFonts w:ascii="Arial" w:hAnsi="Arial" w:cs="Arial"/>
                <w:color w:val="000000"/>
              </w:rPr>
            </w:rPrChange>
          </w:rPr>
          <w:t>. Covid-19 was a very sensitive topic in recent year</w:t>
        </w:r>
      </w:moveTo>
      <w:ins w:id="226" w:author="Sujil Kumar Koottathampathiyil" w:date="2022-06-09T00:51:00Z">
        <w:r w:rsidR="00D0035B" w:rsidRPr="00C22DCE">
          <w:rPr>
            <w:rFonts w:ascii="Arial" w:hAnsi="Arial" w:cs="Arial"/>
            <w:color w:val="000000"/>
            <w:sz w:val="24"/>
            <w:szCs w:val="24"/>
            <w:rPrChange w:id="227" w:author="Sujil Kumar Koottathampathiyil" w:date="2022-06-09T11:19:00Z">
              <w:rPr>
                <w:rFonts w:ascii="Arial" w:hAnsi="Arial" w:cs="Arial"/>
                <w:color w:val="000000"/>
              </w:rPr>
            </w:rPrChange>
          </w:rPr>
          <w:t>s</w:t>
        </w:r>
      </w:ins>
      <w:moveTo w:id="228" w:author="Sujil Kumar Koottathampathiyil" w:date="2022-06-08T19:43:00Z">
        <w:r w:rsidRPr="00C22DCE">
          <w:rPr>
            <w:rFonts w:ascii="Arial" w:hAnsi="Arial" w:cs="Arial"/>
            <w:color w:val="000000"/>
            <w:sz w:val="24"/>
            <w:szCs w:val="24"/>
            <w:rPrChange w:id="229" w:author="Sujil Kumar Koottathampathiyil" w:date="2022-06-09T11:19:00Z">
              <w:rPr>
                <w:rFonts w:ascii="Arial" w:hAnsi="Arial" w:cs="Arial"/>
                <w:color w:val="000000"/>
              </w:rPr>
            </w:rPrChange>
          </w:rPr>
          <w:t>.</w:t>
        </w:r>
      </w:moveTo>
      <w:ins w:id="230" w:author="Sujil Kumar Koottathampathiyil" w:date="2022-06-08T21:20:00Z">
        <w:r w:rsidR="00963ABE" w:rsidRPr="00C22DCE">
          <w:rPr>
            <w:rFonts w:ascii="Arial" w:hAnsi="Arial" w:cs="Arial"/>
            <w:color w:val="000000"/>
            <w:sz w:val="24"/>
            <w:szCs w:val="24"/>
            <w:rPrChange w:id="231" w:author="Sujil Kumar Koottathampathiyil" w:date="2022-06-09T11:19:00Z">
              <w:rPr>
                <w:rFonts w:ascii="Arial" w:hAnsi="Arial" w:cs="Arial"/>
                <w:color w:val="000000"/>
              </w:rPr>
            </w:rPrChange>
          </w:rPr>
          <w:t xml:space="preserve"> The main goal of this study was to identify the future infected cases</w:t>
        </w:r>
      </w:ins>
      <w:ins w:id="232" w:author="Sujil Kumar Koottathampathiyil" w:date="2022-06-08T21:21:00Z">
        <w:r w:rsidR="00963ABE" w:rsidRPr="00C22DCE">
          <w:rPr>
            <w:rFonts w:ascii="Arial" w:hAnsi="Arial" w:cs="Arial"/>
            <w:color w:val="000000"/>
            <w:sz w:val="24"/>
            <w:szCs w:val="24"/>
            <w:rPrChange w:id="233" w:author="Sujil Kumar Koottathampathiyil" w:date="2022-06-09T11:19:00Z">
              <w:rPr>
                <w:rFonts w:ascii="Arial" w:hAnsi="Arial" w:cs="Arial"/>
                <w:color w:val="000000"/>
              </w:rPr>
            </w:rPrChange>
          </w:rPr>
          <w:t xml:space="preserve"> and virus spread rate for the preparation </w:t>
        </w:r>
      </w:ins>
      <w:ins w:id="234" w:author="Sujil Kumar Koottathampathiyil" w:date="2022-06-09T10:14:00Z">
        <w:r w:rsidR="00AC2AA0" w:rsidRPr="00C22DCE">
          <w:rPr>
            <w:rFonts w:ascii="Arial" w:hAnsi="Arial" w:cs="Arial"/>
            <w:color w:val="000000"/>
            <w:sz w:val="24"/>
            <w:szCs w:val="24"/>
            <w:rPrChange w:id="235" w:author="Sujil Kumar Koottathampathiyil" w:date="2022-06-09T11:19:00Z">
              <w:rPr>
                <w:rFonts w:ascii="Arial" w:hAnsi="Arial" w:cs="Arial"/>
                <w:color w:val="000000"/>
              </w:rPr>
            </w:rPrChange>
          </w:rPr>
          <w:t>of</w:t>
        </w:r>
      </w:ins>
      <w:ins w:id="236" w:author="Sujil Kumar Koottathampathiyil" w:date="2022-06-08T21:21:00Z">
        <w:r w:rsidR="00963ABE" w:rsidRPr="00C22DCE">
          <w:rPr>
            <w:rFonts w:ascii="Arial" w:hAnsi="Arial" w:cs="Arial"/>
            <w:color w:val="000000"/>
            <w:sz w:val="24"/>
            <w:szCs w:val="24"/>
            <w:rPrChange w:id="237" w:author="Sujil Kumar Koottathampathiyil" w:date="2022-06-09T11:19:00Z">
              <w:rPr>
                <w:rFonts w:ascii="Arial" w:hAnsi="Arial" w:cs="Arial"/>
                <w:color w:val="000000"/>
              </w:rPr>
            </w:rPrChange>
          </w:rPr>
          <w:t xml:space="preserve"> the healthcare services to avoi</w:t>
        </w:r>
      </w:ins>
      <w:ins w:id="238" w:author="Sujil Kumar Koottathampathiyil" w:date="2022-06-08T21:22:00Z">
        <w:r w:rsidR="00963ABE" w:rsidRPr="00C22DCE">
          <w:rPr>
            <w:rFonts w:ascii="Arial" w:hAnsi="Arial" w:cs="Arial"/>
            <w:color w:val="000000"/>
            <w:sz w:val="24"/>
            <w:szCs w:val="24"/>
            <w:rPrChange w:id="239" w:author="Sujil Kumar Koottathampathiyil" w:date="2022-06-09T11:19:00Z">
              <w:rPr>
                <w:rFonts w:ascii="Arial" w:hAnsi="Arial" w:cs="Arial"/>
                <w:color w:val="000000"/>
              </w:rPr>
            </w:rPrChange>
          </w:rPr>
          <w:t>d deaths</w:t>
        </w:r>
      </w:ins>
      <w:ins w:id="240" w:author="Sujil Kumar Koottathampathiyil" w:date="2022-06-08T21:21:00Z">
        <w:r w:rsidR="00963ABE" w:rsidRPr="00C22DCE">
          <w:rPr>
            <w:rFonts w:ascii="Arial" w:hAnsi="Arial" w:cs="Arial"/>
            <w:color w:val="000000"/>
            <w:sz w:val="24"/>
            <w:szCs w:val="24"/>
            <w:rPrChange w:id="241" w:author="Sujil Kumar Koottathampathiyil" w:date="2022-06-09T11:19:00Z">
              <w:rPr>
                <w:rFonts w:ascii="Arial" w:hAnsi="Arial" w:cs="Arial"/>
                <w:color w:val="000000"/>
              </w:rPr>
            </w:rPrChange>
          </w:rPr>
          <w:t>.</w:t>
        </w:r>
      </w:ins>
      <w:ins w:id="242" w:author="Sujil Kumar Koottathampathiyil" w:date="2022-06-08T21:22:00Z">
        <w:r w:rsidR="00B52248" w:rsidRPr="00C22DCE">
          <w:rPr>
            <w:rFonts w:ascii="Arial" w:hAnsi="Arial" w:cs="Arial"/>
            <w:color w:val="000000"/>
            <w:sz w:val="24"/>
            <w:szCs w:val="24"/>
            <w:rPrChange w:id="243" w:author="Sujil Kumar Koottathampathiyil" w:date="2022-06-09T11:19:00Z">
              <w:rPr>
                <w:rFonts w:ascii="Arial" w:hAnsi="Arial" w:cs="Arial"/>
                <w:color w:val="000000"/>
              </w:rPr>
            </w:rPrChange>
          </w:rPr>
          <w:t xml:space="preserve"> In this study</w:t>
        </w:r>
      </w:ins>
      <w:ins w:id="244" w:author="Sujil Kumar Koottathampathiyil" w:date="2022-06-09T00:59:00Z">
        <w:r w:rsidR="00E31C5B" w:rsidRPr="00C22DCE">
          <w:rPr>
            <w:rFonts w:ascii="Arial" w:hAnsi="Arial" w:cs="Arial"/>
            <w:color w:val="000000"/>
            <w:sz w:val="24"/>
            <w:szCs w:val="24"/>
            <w:rPrChange w:id="245" w:author="Sujil Kumar Koottathampathiyil" w:date="2022-06-09T11:19:00Z">
              <w:rPr>
                <w:rFonts w:ascii="Arial" w:hAnsi="Arial" w:cs="Arial"/>
                <w:color w:val="000000"/>
              </w:rPr>
            </w:rPrChange>
          </w:rPr>
          <w:t>,</w:t>
        </w:r>
      </w:ins>
      <w:ins w:id="246" w:author="Sujil Kumar Koottathampathiyil" w:date="2022-06-08T21:22:00Z">
        <w:r w:rsidR="00B52248" w:rsidRPr="00C22DCE">
          <w:rPr>
            <w:rFonts w:ascii="Arial" w:hAnsi="Arial" w:cs="Arial"/>
            <w:color w:val="000000"/>
            <w:sz w:val="24"/>
            <w:szCs w:val="24"/>
            <w:rPrChange w:id="247" w:author="Sujil Kumar Koottathampathiyil" w:date="2022-06-09T11:19:00Z">
              <w:rPr>
                <w:rFonts w:ascii="Arial" w:hAnsi="Arial" w:cs="Arial"/>
                <w:color w:val="000000"/>
              </w:rPr>
            </w:rPrChange>
          </w:rPr>
          <w:t xml:space="preserve"> they have used day level information o</w:t>
        </w:r>
      </w:ins>
      <w:ins w:id="248" w:author="Sujil Kumar Koottathampathiyil" w:date="2022-06-09T00:59:00Z">
        <w:r w:rsidR="00E31C5B" w:rsidRPr="00C22DCE">
          <w:rPr>
            <w:rFonts w:ascii="Arial" w:hAnsi="Arial" w:cs="Arial"/>
            <w:color w:val="000000"/>
            <w:sz w:val="24"/>
            <w:szCs w:val="24"/>
            <w:rPrChange w:id="249" w:author="Sujil Kumar Koottathampathiyil" w:date="2022-06-09T11:19:00Z">
              <w:rPr>
                <w:rFonts w:ascii="Arial" w:hAnsi="Arial" w:cs="Arial"/>
                <w:color w:val="000000"/>
              </w:rPr>
            </w:rPrChange>
          </w:rPr>
          <w:t>n</w:t>
        </w:r>
      </w:ins>
      <w:ins w:id="250" w:author="Sujil Kumar Koottathampathiyil" w:date="2022-06-08T21:22:00Z">
        <w:r w:rsidR="00B52248" w:rsidRPr="00C22DCE">
          <w:rPr>
            <w:rFonts w:ascii="Arial" w:hAnsi="Arial" w:cs="Arial"/>
            <w:color w:val="000000"/>
            <w:sz w:val="24"/>
            <w:szCs w:val="24"/>
            <w:rPrChange w:id="251" w:author="Sujil Kumar Koottathampathiyil" w:date="2022-06-09T11:19:00Z">
              <w:rPr>
                <w:rFonts w:ascii="Arial" w:hAnsi="Arial" w:cs="Arial"/>
                <w:color w:val="000000"/>
              </w:rPr>
            </w:rPrChange>
          </w:rPr>
          <w:t xml:space="preserve"> covid-19 spread for </w:t>
        </w:r>
      </w:ins>
      <w:ins w:id="252" w:author="Sujil Kumar Koottathampathiyil" w:date="2022-06-08T21:23:00Z">
        <w:r w:rsidR="00B52248" w:rsidRPr="00C22DCE">
          <w:rPr>
            <w:rFonts w:ascii="Arial" w:hAnsi="Arial" w:cs="Arial"/>
            <w:color w:val="000000"/>
            <w:sz w:val="24"/>
            <w:szCs w:val="24"/>
            <w:rPrChange w:id="253" w:author="Sujil Kumar Koottathampathiyil" w:date="2022-06-09T11:19:00Z">
              <w:rPr>
                <w:rFonts w:ascii="Arial" w:hAnsi="Arial" w:cs="Arial"/>
                <w:color w:val="000000"/>
              </w:rPr>
            </w:rPrChange>
          </w:rPr>
          <w:t xml:space="preserve">cumulative cases from </w:t>
        </w:r>
      </w:ins>
      <w:ins w:id="254" w:author="Sujil Kumar Koottathampathiyil" w:date="2022-06-09T00:59:00Z">
        <w:r w:rsidR="00E31C5B" w:rsidRPr="00C22DCE">
          <w:rPr>
            <w:rFonts w:ascii="Arial" w:hAnsi="Arial" w:cs="Arial"/>
            <w:color w:val="000000"/>
            <w:sz w:val="24"/>
            <w:szCs w:val="24"/>
            <w:rPrChange w:id="255" w:author="Sujil Kumar Koottathampathiyil" w:date="2022-06-09T11:19:00Z">
              <w:rPr>
                <w:rFonts w:ascii="Arial" w:hAnsi="Arial" w:cs="Arial"/>
                <w:color w:val="000000"/>
              </w:rPr>
            </w:rPrChange>
          </w:rPr>
          <w:t xml:space="preserve">the </w:t>
        </w:r>
      </w:ins>
      <w:ins w:id="256" w:author="Sujil Kumar Koottathampathiyil" w:date="2022-06-08T21:23:00Z">
        <w:r w:rsidR="00B52248" w:rsidRPr="00C22DCE">
          <w:rPr>
            <w:rFonts w:ascii="Arial" w:hAnsi="Arial" w:cs="Arial"/>
            <w:color w:val="000000"/>
            <w:sz w:val="24"/>
            <w:szCs w:val="24"/>
            <w:rPrChange w:id="257" w:author="Sujil Kumar Koottathampathiyil" w:date="2022-06-09T11:19:00Z">
              <w:rPr>
                <w:rFonts w:ascii="Arial" w:hAnsi="Arial" w:cs="Arial"/>
                <w:color w:val="000000"/>
              </w:rPr>
            </w:rPrChange>
          </w:rPr>
          <w:t>whole world. T</w:t>
        </w:r>
      </w:ins>
      <w:ins w:id="258" w:author="Sujil Kumar Koottathampathiyil" w:date="2022-06-09T00:59:00Z">
        <w:r w:rsidR="00E31C5B" w:rsidRPr="00C22DCE">
          <w:rPr>
            <w:rFonts w:ascii="Arial" w:hAnsi="Arial" w:cs="Arial"/>
            <w:color w:val="000000"/>
            <w:sz w:val="24"/>
            <w:szCs w:val="24"/>
            <w:rPrChange w:id="259" w:author="Sujil Kumar Koottathampathiyil" w:date="2022-06-09T11:19:00Z">
              <w:rPr>
                <w:rFonts w:ascii="Arial" w:hAnsi="Arial" w:cs="Arial"/>
                <w:color w:val="000000"/>
              </w:rPr>
            </w:rPrChange>
          </w:rPr>
          <w:t>he t</w:t>
        </w:r>
      </w:ins>
      <w:ins w:id="260" w:author="Sujil Kumar Koottathampathiyil" w:date="2022-06-08T21:23:00Z">
        <w:r w:rsidR="00B52248" w:rsidRPr="00C22DCE">
          <w:rPr>
            <w:rFonts w:ascii="Arial" w:hAnsi="Arial" w:cs="Arial"/>
            <w:color w:val="000000"/>
            <w:sz w:val="24"/>
            <w:szCs w:val="24"/>
            <w:rPrChange w:id="261" w:author="Sujil Kumar Koottathampathiyil" w:date="2022-06-09T11:19:00Z">
              <w:rPr>
                <w:rFonts w:ascii="Arial" w:hAnsi="Arial" w:cs="Arial"/>
                <w:color w:val="000000"/>
              </w:rPr>
            </w:rPrChange>
          </w:rPr>
          <w:t xml:space="preserve">op ten most affected counties were </w:t>
        </w:r>
      </w:ins>
      <w:ins w:id="262" w:author="Sujil Kumar Koottathampathiyil" w:date="2022-06-09T01:00:00Z">
        <w:r w:rsidR="000441C2" w:rsidRPr="00C22DCE">
          <w:rPr>
            <w:rFonts w:ascii="Arial" w:hAnsi="Arial" w:cs="Arial"/>
            <w:color w:val="000000"/>
            <w:sz w:val="24"/>
            <w:szCs w:val="24"/>
            <w:rPrChange w:id="263" w:author="Sujil Kumar Koottathampathiyil" w:date="2022-06-09T11:19:00Z">
              <w:rPr>
                <w:rFonts w:ascii="Arial" w:hAnsi="Arial" w:cs="Arial"/>
                <w:color w:val="000000"/>
              </w:rPr>
            </w:rPrChange>
          </w:rPr>
          <w:t xml:space="preserve">the </w:t>
        </w:r>
      </w:ins>
      <w:ins w:id="264" w:author="Sujil Kumar Koottathampathiyil" w:date="2022-06-08T21:24:00Z">
        <w:r w:rsidR="00B52248" w:rsidRPr="00C22DCE">
          <w:rPr>
            <w:rFonts w:ascii="Arial" w:hAnsi="Arial" w:cs="Arial"/>
            <w:color w:val="000000"/>
            <w:sz w:val="24"/>
            <w:szCs w:val="24"/>
            <w:rPrChange w:id="26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266" w:author="Sujil Kumar Koottathampathiyil" w:date="2022-06-09T11:19:00Z">
              <w:rPr>
                <w:rFonts w:ascii="Arial" w:hAnsi="Arial" w:cs="Arial"/>
                <w:color w:val="000000"/>
              </w:rPr>
            </w:rPrChange>
          </w:rPr>
          <w:t xml:space="preserve">India. </w:t>
        </w:r>
      </w:ins>
      <w:ins w:id="267" w:author="Sujil Kumar Koottathampathiyil" w:date="2022-06-08T21:25:00Z">
        <w:r w:rsidR="00163867" w:rsidRPr="00C22DCE">
          <w:rPr>
            <w:rFonts w:ascii="Arial" w:hAnsi="Arial" w:cs="Arial"/>
            <w:color w:val="000000"/>
            <w:sz w:val="24"/>
            <w:szCs w:val="24"/>
            <w:rPrChange w:id="26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26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27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271" w:author="Sujil Kumar Koottathampathiyil" w:date="2022-06-09T11:19:00Z">
              <w:rPr>
                <w:rFonts w:ascii="Arial" w:hAnsi="Arial" w:cs="Arial"/>
                <w:color w:val="333333"/>
                <w:sz w:val="27"/>
                <w:szCs w:val="27"/>
                <w:shd w:val="clear" w:color="auto" w:fill="FFFFFF"/>
              </w:rPr>
            </w:rPrChange>
          </w:rPr>
          <w:t xml:space="preserve"> to May 20, 2020.</w:t>
        </w:r>
      </w:ins>
      <w:ins w:id="272" w:author="Sujil Kumar Koottathampathiyil" w:date="2022-06-09T00:59:00Z">
        <w:r w:rsidR="00E31C5B" w:rsidRPr="00C22DCE">
          <w:rPr>
            <w:rFonts w:ascii="Arial" w:hAnsi="Arial" w:cs="Arial"/>
            <w:color w:val="000000"/>
            <w:sz w:val="24"/>
            <w:szCs w:val="24"/>
            <w:rPrChange w:id="273" w:author="Sujil Kumar Koottathampathiyil" w:date="2022-06-09T11:19:00Z">
              <w:rPr>
                <w:rFonts w:ascii="Arial" w:hAnsi="Arial" w:cs="Arial"/>
                <w:color w:val="000000"/>
              </w:rPr>
            </w:rPrChange>
          </w:rPr>
          <w:t xml:space="preserve"> </w:t>
        </w:r>
      </w:ins>
      <w:ins w:id="274" w:author="Sujil Kumar Koottathampathiyil" w:date="2022-06-08T21:27:00Z">
        <w:r w:rsidR="001D51FA" w:rsidRPr="00C22DCE">
          <w:rPr>
            <w:rFonts w:ascii="Arial" w:hAnsi="Arial" w:cs="Arial"/>
            <w:color w:val="000000"/>
            <w:sz w:val="24"/>
            <w:szCs w:val="24"/>
            <w:rPrChange w:id="27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27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277" w:author="Sujil Kumar Koottathampathiyil" w:date="2022-06-09T11:19:00Z">
              <w:rPr>
                <w:rFonts w:ascii="Arial" w:hAnsi="Arial" w:cs="Arial"/>
                <w:color w:val="000000"/>
              </w:rPr>
            </w:rPrChange>
          </w:rPr>
          <w:t xml:space="preserve"> and Prophet </w:t>
        </w:r>
      </w:ins>
      <w:ins w:id="278" w:author="Sujil Kumar Koottathampathiyil" w:date="2022-06-08T21:30:00Z">
        <w:r w:rsidR="001D51FA" w:rsidRPr="00C22DCE">
          <w:rPr>
            <w:rFonts w:ascii="Arial" w:hAnsi="Arial" w:cs="Arial"/>
            <w:color w:val="000000"/>
            <w:sz w:val="24"/>
            <w:szCs w:val="24"/>
            <w:rPrChange w:id="279" w:author="Sujil Kumar Koottathampathiyil" w:date="2022-06-09T11:19:00Z">
              <w:rPr>
                <w:rFonts w:ascii="Arial" w:hAnsi="Arial" w:cs="Arial"/>
                <w:color w:val="000000"/>
              </w:rPr>
            </w:rPrChange>
          </w:rPr>
          <w:t>m</w:t>
        </w:r>
      </w:ins>
      <w:ins w:id="280" w:author="Sujil Kumar Koottathampathiyil" w:date="2022-06-08T21:31:00Z">
        <w:r w:rsidR="001D51FA"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82" w:author="Sujil Kumar Koottathampathiyil" w:date="2022-06-08T21:32:00Z">
        <w:r w:rsidR="00EE4852" w:rsidRPr="00C22DCE">
          <w:rPr>
            <w:rFonts w:ascii="Arial" w:hAnsi="Arial" w:cs="Arial"/>
            <w:color w:val="000000"/>
            <w:sz w:val="24"/>
            <w:szCs w:val="24"/>
            <w:rPrChange w:id="28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84" w:author="Sujil Kumar Koottathampathiyil" w:date="2022-06-08T21:27:00Z">
        <w:r w:rsidR="001D51FA" w:rsidRPr="00C22DCE">
          <w:rPr>
            <w:rFonts w:ascii="Arial" w:hAnsi="Arial" w:cs="Arial"/>
            <w:color w:val="000000"/>
            <w:sz w:val="24"/>
            <w:szCs w:val="24"/>
            <w:rPrChange w:id="285" w:author="Sujil Kumar Koottathampathiyil" w:date="2022-06-09T11:19:00Z">
              <w:rPr>
                <w:rFonts w:ascii="Arial" w:hAnsi="Arial" w:cs="Arial"/>
                <w:color w:val="000000"/>
              </w:rPr>
            </w:rPrChange>
          </w:rPr>
          <w:t>.</w:t>
        </w:r>
      </w:ins>
      <w:ins w:id="286" w:author="Sujil Kumar Koottathampathiyil" w:date="2022-06-08T21:32:00Z">
        <w:r w:rsidR="00EE4852" w:rsidRPr="00C22DCE">
          <w:rPr>
            <w:rFonts w:ascii="Arial" w:hAnsi="Arial" w:cs="Arial"/>
            <w:color w:val="000000"/>
            <w:sz w:val="24"/>
            <w:szCs w:val="24"/>
            <w:rPrChange w:id="287" w:author="Sujil Kumar Koottathampathiyil" w:date="2022-06-09T11:19:00Z">
              <w:rPr>
                <w:rFonts w:ascii="Arial" w:hAnsi="Arial" w:cs="Arial"/>
                <w:color w:val="000000"/>
              </w:rPr>
            </w:rPrChange>
          </w:rPr>
          <w:t xml:space="preserve"> This study has proved that ARIMA Model was more effective in </w:t>
        </w:r>
      </w:ins>
      <w:ins w:id="288" w:author="Sujil Kumar Koottathampathiyil" w:date="2022-06-08T21:33:00Z">
        <w:r w:rsidR="00EE4852" w:rsidRPr="00C22DCE">
          <w:rPr>
            <w:rFonts w:ascii="Arial" w:hAnsi="Arial" w:cs="Arial"/>
            <w:color w:val="000000"/>
            <w:sz w:val="24"/>
            <w:szCs w:val="24"/>
            <w:rPrChange w:id="28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290" w:author="Sujil Kumar Koottathampathiyil" w:date="2022-06-09T11:19:00Z">
              <w:rPr>
                <w:rFonts w:ascii="Arial" w:hAnsi="Arial" w:cs="Arial"/>
                <w:color w:val="000000"/>
              </w:rPr>
            </w:rPrChange>
          </w:rPr>
          <w:t>prevalence</w:t>
        </w:r>
      </w:ins>
      <w:ins w:id="291" w:author="Sujil Kumar Koottathampathiyil" w:date="2022-06-08T21:32:00Z">
        <w:r w:rsidR="00EE4852" w:rsidRPr="00C22DCE">
          <w:rPr>
            <w:rFonts w:ascii="Arial" w:hAnsi="Arial" w:cs="Arial"/>
            <w:color w:val="000000"/>
            <w:sz w:val="24"/>
            <w:szCs w:val="24"/>
            <w:rPrChange w:id="292" w:author="Sujil Kumar Koottathampathiyil" w:date="2022-06-09T11:19:00Z">
              <w:rPr>
                <w:rFonts w:ascii="Arial" w:hAnsi="Arial" w:cs="Arial"/>
                <w:color w:val="000000"/>
              </w:rPr>
            </w:rPrChange>
          </w:rPr>
          <w:t xml:space="preserve">. </w:t>
        </w:r>
      </w:ins>
      <w:moveTo w:id="293" w:author="Sujil Kumar Koottathampathiyil" w:date="2022-06-08T19:43:00Z">
        <w:del w:id="294" w:author="Sujil Kumar Koottathampathiyil" w:date="2022-06-08T21:22:00Z">
          <w:r w:rsidRPr="00C22DCE" w:rsidDel="00B52248">
            <w:rPr>
              <w:rFonts w:ascii="Arial" w:hAnsi="Arial" w:cs="Arial"/>
              <w:color w:val="000000"/>
              <w:sz w:val="24"/>
              <w:szCs w:val="24"/>
              <w:rPrChange w:id="29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296" w:author="Sujil Kumar Koottathampathiyil" w:date="2022-06-09T11:19:00Z">
              <w:rPr>
                <w:rFonts w:ascii="Arial" w:hAnsi="Arial" w:cs="Arial"/>
                <w:color w:val="000000"/>
              </w:rPr>
            </w:rPrChange>
          </w:rPr>
          <w:t xml:space="preserve">Many people have </w:t>
        </w:r>
      </w:moveTo>
      <w:ins w:id="297" w:author="Sujil Kumar Koottathampathiyil" w:date="2022-06-09T01:00:00Z">
        <w:r w:rsidR="000441C2" w:rsidRPr="00C22DCE">
          <w:rPr>
            <w:rFonts w:ascii="Arial" w:hAnsi="Arial" w:cs="Arial"/>
            <w:color w:val="000000"/>
            <w:sz w:val="24"/>
            <w:szCs w:val="24"/>
            <w:rPrChange w:id="298" w:author="Sujil Kumar Koottathampathiyil" w:date="2022-06-09T11:19:00Z">
              <w:rPr>
                <w:rFonts w:ascii="Arial" w:hAnsi="Arial" w:cs="Arial"/>
                <w:color w:val="000000"/>
              </w:rPr>
            </w:rPrChange>
          </w:rPr>
          <w:t xml:space="preserve">been </w:t>
        </w:r>
      </w:ins>
      <w:moveTo w:id="299" w:author="Sujil Kumar Koottathampathiyil" w:date="2022-06-08T19:43:00Z">
        <w:r w:rsidRPr="00C22DCE">
          <w:rPr>
            <w:rFonts w:ascii="Arial" w:hAnsi="Arial" w:cs="Arial"/>
            <w:color w:val="000000"/>
            <w:sz w:val="24"/>
            <w:szCs w:val="24"/>
            <w:rPrChange w:id="300" w:author="Sujil Kumar Koottathampathiyil" w:date="2022-06-09T11:19:00Z">
              <w:rPr>
                <w:rFonts w:ascii="Arial" w:hAnsi="Arial" w:cs="Arial"/>
                <w:color w:val="000000"/>
              </w:rPr>
            </w:rPrChange>
          </w:rPr>
          <w:t xml:space="preserve">affected by it and lost their life. The dataset is very similar to what I have chosen for </w:t>
        </w:r>
        <w:del w:id="301" w:author="Sujil Kumar Koottathampathiyil" w:date="2022-06-12T23:47:00Z">
          <w:r w:rsidRPr="00C22DCE" w:rsidDel="008A07D6">
            <w:rPr>
              <w:rFonts w:ascii="Arial" w:hAnsi="Arial" w:cs="Arial"/>
              <w:color w:val="000000"/>
              <w:sz w:val="24"/>
              <w:szCs w:val="24"/>
              <w:rPrChange w:id="302" w:author="Sujil Kumar Koottathampathiyil" w:date="2022-06-09T11:19:00Z">
                <w:rPr>
                  <w:rFonts w:ascii="Arial" w:hAnsi="Arial" w:cs="Arial"/>
                  <w:color w:val="000000"/>
                </w:rPr>
              </w:rPrChange>
            </w:rPr>
            <w:delText>my</w:delText>
          </w:r>
        </w:del>
      </w:moveTo>
      <w:ins w:id="303" w:author="Sujil Kumar Koottathampathiyil" w:date="2022-06-12T23:47:00Z">
        <w:r w:rsidR="008A07D6">
          <w:rPr>
            <w:rFonts w:ascii="Arial" w:hAnsi="Arial" w:cs="Arial"/>
            <w:color w:val="000000"/>
            <w:sz w:val="24"/>
            <w:szCs w:val="24"/>
          </w:rPr>
          <w:t>this</w:t>
        </w:r>
      </w:ins>
      <w:moveTo w:id="304" w:author="Sujil Kumar Koottathampathiyil" w:date="2022-06-08T19:43:00Z">
        <w:r w:rsidRPr="00C22DCE">
          <w:rPr>
            <w:rFonts w:ascii="Arial" w:hAnsi="Arial" w:cs="Arial"/>
            <w:color w:val="000000"/>
            <w:sz w:val="24"/>
            <w:szCs w:val="24"/>
            <w:rPrChange w:id="305" w:author="Sujil Kumar Koottathampathiyil" w:date="2022-06-09T11:19:00Z">
              <w:rPr>
                <w:rFonts w:ascii="Arial" w:hAnsi="Arial" w:cs="Arial"/>
                <w:color w:val="000000"/>
              </w:rPr>
            </w:rPrChange>
          </w:rPr>
          <w:t xml:space="preserve"> suicide prediction as well. </w:t>
        </w:r>
        <w:r w:rsidRPr="00C22DCE">
          <w:rPr>
            <w:rFonts w:ascii="Arial" w:hAnsi="Arial" w:cs="Arial"/>
            <w:color w:val="000000"/>
            <w:sz w:val="24"/>
            <w:szCs w:val="24"/>
            <w:rPrChange w:id="306" w:author="Sujil Kumar Koottathampathiyil" w:date="2022-06-09T11:19:00Z">
              <w:rPr>
                <w:rFonts w:ascii="Arial" w:hAnsi="Arial" w:cs="Arial"/>
                <w:color w:val="000000"/>
              </w:rPr>
            </w:rPrChange>
          </w:rPr>
          <w:lastRenderedPageBreak/>
          <w:t xml:space="preserve">In </w:t>
        </w:r>
        <w:del w:id="307" w:author="Sujil Kumar Koottathampathiyil" w:date="2022-06-12T23:47:00Z">
          <w:r w:rsidRPr="00C22DCE" w:rsidDel="008A07D6">
            <w:rPr>
              <w:rFonts w:ascii="Arial" w:hAnsi="Arial" w:cs="Arial"/>
              <w:color w:val="000000"/>
              <w:sz w:val="24"/>
              <w:szCs w:val="24"/>
              <w:rPrChange w:id="308" w:author="Sujil Kumar Koottathampathiyil" w:date="2022-06-09T11:19:00Z">
                <w:rPr>
                  <w:rFonts w:ascii="Arial" w:hAnsi="Arial" w:cs="Arial"/>
                  <w:color w:val="000000"/>
                </w:rPr>
              </w:rPrChange>
            </w:rPr>
            <w:delText>my</w:delText>
          </w:r>
        </w:del>
      </w:moveTo>
      <w:ins w:id="309" w:author="Sujil Kumar Koottathampathiyil" w:date="2022-06-12T23:47:00Z">
        <w:r w:rsidR="008A07D6">
          <w:rPr>
            <w:rFonts w:ascii="Arial" w:hAnsi="Arial" w:cs="Arial"/>
            <w:color w:val="000000"/>
            <w:sz w:val="24"/>
            <w:szCs w:val="24"/>
          </w:rPr>
          <w:t>this</w:t>
        </w:r>
      </w:ins>
      <w:moveTo w:id="310" w:author="Sujil Kumar Koottathampathiyil" w:date="2022-06-08T19:43:00Z">
        <w:r w:rsidRPr="00C22DCE">
          <w:rPr>
            <w:rFonts w:ascii="Arial" w:hAnsi="Arial" w:cs="Arial"/>
            <w:color w:val="000000"/>
            <w:sz w:val="24"/>
            <w:szCs w:val="24"/>
            <w:rPrChange w:id="311" w:author="Sujil Kumar Koottathampathiyil" w:date="2022-06-09T11:19:00Z">
              <w:rPr>
                <w:rFonts w:ascii="Arial" w:hAnsi="Arial" w:cs="Arial"/>
                <w:color w:val="000000"/>
              </w:rPr>
            </w:rPrChange>
          </w:rPr>
          <w:t xml:space="preserve"> view</w:t>
        </w:r>
      </w:moveTo>
      <w:ins w:id="312" w:author="Sujil Kumar Koottathampathiyil" w:date="2022-06-09T01:00:00Z">
        <w:r w:rsidR="000441C2" w:rsidRPr="00C22DCE">
          <w:rPr>
            <w:rFonts w:ascii="Arial" w:hAnsi="Arial" w:cs="Arial"/>
            <w:color w:val="000000"/>
            <w:sz w:val="24"/>
            <w:szCs w:val="24"/>
            <w:rPrChange w:id="313" w:author="Sujil Kumar Koottathampathiyil" w:date="2022-06-09T11:19:00Z">
              <w:rPr>
                <w:rFonts w:ascii="Arial" w:hAnsi="Arial" w:cs="Arial"/>
                <w:color w:val="000000"/>
              </w:rPr>
            </w:rPrChange>
          </w:rPr>
          <w:t>,</w:t>
        </w:r>
      </w:ins>
      <w:moveTo w:id="314" w:author="Sujil Kumar Koottathampathiyil" w:date="2022-06-08T19:43:00Z">
        <w:r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 </w:t>
        </w:r>
      </w:moveTo>
      <w:ins w:id="316" w:author="Jack Mc Donnell" w:date="2022-06-09T13:53:00Z">
        <w:r w:rsidR="0075697C">
          <w:rPr>
            <w:rFonts w:ascii="Arial" w:hAnsi="Arial" w:cs="Arial"/>
            <w:color w:val="000000"/>
            <w:sz w:val="24"/>
            <w:szCs w:val="24"/>
          </w:rPr>
          <w:t>t</w:t>
        </w:r>
      </w:ins>
      <w:moveTo w:id="317" w:author="Sujil Kumar Koottathampathiyil" w:date="2022-06-08T19:43:00Z">
        <w:del w:id="318" w:author="Jack Mc Donnell" w:date="2022-06-09T13:53:00Z">
          <w:r w:rsidRPr="00C22DCE" w:rsidDel="0075697C">
            <w:rPr>
              <w:rFonts w:ascii="Arial" w:hAnsi="Arial" w:cs="Arial"/>
              <w:color w:val="000000"/>
              <w:sz w:val="24"/>
              <w:szCs w:val="24"/>
              <w:rPrChange w:id="319"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20"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21" w:author="Sujil Kumar Koottathampathiyil" w:date="2022-06-09T11:19:00Z">
              <w:rPr>
                <w:rFonts w:ascii="Arial" w:hAnsi="Arial" w:cs="Arial"/>
                <w:color w:val="000000"/>
              </w:rPr>
            </w:rPrChange>
          </w:rPr>
          <w:t>understand the patte</w:t>
        </w:r>
      </w:moveTo>
      <w:ins w:id="322" w:author="Sujil Kumar Koottathampathiyil" w:date="2022-06-09T01:00:00Z">
        <w:r w:rsidR="000441C2" w:rsidRPr="00C22DCE">
          <w:rPr>
            <w:rFonts w:ascii="Arial" w:hAnsi="Arial" w:cs="Arial"/>
            <w:sz w:val="24"/>
            <w:szCs w:val="24"/>
            <w:rPrChange w:id="323" w:author="Sujil Kumar Koottathampathiyil" w:date="2022-06-09T11:19:00Z">
              <w:rPr>
                <w:rFonts w:ascii="Arial" w:hAnsi="Arial" w:cs="Arial"/>
              </w:rPr>
            </w:rPrChange>
          </w:rPr>
          <w:t>r</w:t>
        </w:r>
      </w:ins>
      <w:moveTo w:id="324" w:author="Sujil Kumar Koottathampathiyil" w:date="2022-06-08T19:43:00Z">
        <w:r w:rsidRPr="00C22DCE">
          <w:rPr>
            <w:rFonts w:ascii="Arial" w:hAnsi="Arial" w:cs="Arial"/>
            <w:sz w:val="24"/>
            <w:szCs w:val="24"/>
            <w:rPrChange w:id="325" w:author="Sujil Kumar Koottathampathiyil" w:date="2022-06-09T11:19:00Z">
              <w:rPr>
                <w:rFonts w:ascii="Arial" w:hAnsi="Arial" w:cs="Arial"/>
                <w:color w:val="000000"/>
              </w:rPr>
            </w:rPrChange>
          </w:rPr>
          <w:t xml:space="preserve">n in deaths </w:t>
        </w:r>
      </w:moveTo>
      <w:ins w:id="326" w:author="Sujil Kumar Koottathampathiyil" w:date="2022-06-09T01:00:00Z">
        <w:r w:rsidR="000441C2" w:rsidRPr="00C22DCE">
          <w:rPr>
            <w:rFonts w:ascii="Arial" w:hAnsi="Arial" w:cs="Arial"/>
            <w:sz w:val="24"/>
            <w:szCs w:val="24"/>
            <w:rPrChange w:id="327" w:author="Sujil Kumar Koottathampathiyil" w:date="2022-06-09T11:19:00Z">
              <w:rPr>
                <w:rFonts w:ascii="Arial" w:hAnsi="Arial" w:cs="Arial"/>
              </w:rPr>
            </w:rPrChange>
          </w:rPr>
          <w:t xml:space="preserve">that </w:t>
        </w:r>
      </w:ins>
      <w:moveTo w:id="328" w:author="Sujil Kumar Koottathampathiyil" w:date="2022-06-08T19:43:00Z">
        <w:r w:rsidRPr="00C22DCE">
          <w:rPr>
            <w:rFonts w:ascii="Arial" w:hAnsi="Arial" w:cs="Arial"/>
            <w:sz w:val="24"/>
            <w:szCs w:val="24"/>
            <w:rPrChange w:id="329" w:author="Sujil Kumar Koottathampathiyil" w:date="2022-06-09T11:19:00Z">
              <w:rPr>
                <w:rFonts w:ascii="Arial" w:hAnsi="Arial" w:cs="Arial"/>
                <w:color w:val="000000"/>
              </w:rPr>
            </w:rPrChange>
          </w:rPr>
          <w:t xml:space="preserve">happened around the world. </w:t>
        </w:r>
        <w:del w:id="330" w:author="Sujil Kumar Koottathampathiyil" w:date="2022-06-09T01:00:00Z">
          <w:r w:rsidRPr="00C22DCE" w:rsidDel="000441C2">
            <w:rPr>
              <w:rFonts w:ascii="Arial" w:hAnsi="Arial" w:cs="Arial"/>
              <w:sz w:val="24"/>
              <w:szCs w:val="24"/>
              <w:rPrChange w:id="331"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32" w:author="Sujil Kumar Koottathampathiyil" w:date="2022-06-09T11:19:00Z">
              <w:rPr>
                <w:rFonts w:ascii="Arial" w:hAnsi="Arial" w:cs="Arial"/>
                <w:color w:val="000000"/>
              </w:rPr>
            </w:rPrChange>
          </w:rPr>
          <w:t>ARIMA and</w:t>
        </w:r>
        <w:r w:rsidRPr="00C22DCE">
          <w:rPr>
            <w:rFonts w:ascii="Arial" w:hAnsi="Arial" w:cs="Arial"/>
            <w:sz w:val="24"/>
            <w:szCs w:val="24"/>
            <w:rPrChange w:id="333" w:author="Sujil Kumar Koottathampathiyil" w:date="2022-06-09T11:19:00Z">
              <w:rPr>
                <w:rFonts w:ascii="Arial" w:hAnsi="Arial" w:cs="Arial"/>
              </w:rPr>
            </w:rPrChange>
          </w:rPr>
          <w:t xml:space="preserve"> </w:t>
        </w:r>
        <w:r w:rsidRPr="00C22DCE">
          <w:rPr>
            <w:rFonts w:ascii="Arial" w:hAnsi="Arial" w:cs="Arial"/>
            <w:sz w:val="24"/>
            <w:szCs w:val="24"/>
            <w:rPrChange w:id="334" w:author="Sujil Kumar Koottathampathiyil" w:date="2022-06-09T11:19:00Z">
              <w:rPr>
                <w:rFonts w:ascii="Arial" w:hAnsi="Arial" w:cs="Arial"/>
                <w:sz w:val="20"/>
                <w:szCs w:val="20"/>
              </w:rPr>
            </w:rPrChange>
          </w:rPr>
          <w:t xml:space="preserve">FBProphet models are used </w:t>
        </w:r>
        <w:del w:id="335" w:author="Sujil Kumar Koottathampathiyil" w:date="2022-06-09T01:01:00Z">
          <w:r w:rsidRPr="00C22DCE" w:rsidDel="000441C2">
            <w:rPr>
              <w:rFonts w:ascii="Arial" w:hAnsi="Arial" w:cs="Arial"/>
              <w:sz w:val="24"/>
              <w:szCs w:val="24"/>
              <w:rPrChange w:id="336"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37" w:author="Sujil Kumar Koottathampathiyil" w:date="2022-06-09T11:19:00Z">
              <w:rPr>
                <w:rFonts w:ascii="Arial" w:hAnsi="Arial" w:cs="Arial"/>
                <w:sz w:val="20"/>
                <w:szCs w:val="20"/>
              </w:rPr>
            </w:rPrChange>
          </w:rPr>
          <w:t>for analysis</w:t>
        </w:r>
      </w:moveTo>
      <w:ins w:id="338" w:author="Sujil Kumar Koottathampathiyil" w:date="2022-06-09T01:00:00Z">
        <w:r w:rsidR="000441C2" w:rsidRPr="00C22DCE">
          <w:rPr>
            <w:rFonts w:ascii="Arial" w:hAnsi="Arial" w:cs="Arial"/>
            <w:sz w:val="24"/>
            <w:szCs w:val="24"/>
            <w:rPrChange w:id="339" w:author="Sujil Kumar Koottathampathiyil" w:date="2022-06-09T11:19:00Z">
              <w:rPr>
                <w:rFonts w:ascii="Arial" w:hAnsi="Arial" w:cs="Arial"/>
              </w:rPr>
            </w:rPrChange>
          </w:rPr>
          <w:t>.</w:t>
        </w:r>
      </w:ins>
      <w:moveTo w:id="340" w:author="Sujil Kumar Koottathampathiyil" w:date="2022-06-08T19:43:00Z">
        <w:r w:rsidRPr="00C22DCE">
          <w:rPr>
            <w:rFonts w:ascii="Arial" w:hAnsi="Arial" w:cs="Arial"/>
            <w:sz w:val="24"/>
            <w:szCs w:val="24"/>
            <w:rPrChange w:id="341" w:author="Sujil Kumar Koottathampathiyil" w:date="2022-06-09T11:19:00Z">
              <w:rPr>
                <w:rFonts w:ascii="Arial" w:hAnsi="Arial" w:cs="Arial"/>
                <w:sz w:val="20"/>
                <w:szCs w:val="20"/>
              </w:rPr>
            </w:rPrChange>
          </w:rPr>
          <w:t xml:space="preserve"> </w:t>
        </w:r>
      </w:moveTo>
      <w:ins w:id="342" w:author="Sujil Kumar Koottathampathiyil" w:date="2022-06-09T01:01:00Z">
        <w:r w:rsidR="000441C2" w:rsidRPr="00C22DCE">
          <w:rPr>
            <w:rFonts w:ascii="Arial" w:hAnsi="Arial" w:cs="Arial"/>
            <w:sz w:val="24"/>
            <w:szCs w:val="24"/>
            <w:rPrChange w:id="343" w:author="Sujil Kumar Koottathampathiyil" w:date="2022-06-09T11:19:00Z">
              <w:rPr>
                <w:rFonts w:ascii="Arial" w:hAnsi="Arial" w:cs="Arial"/>
              </w:rPr>
            </w:rPrChange>
          </w:rPr>
          <w:t>D</w:t>
        </w:r>
      </w:ins>
      <w:moveTo w:id="344" w:author="Sujil Kumar Koottathampathiyil" w:date="2022-06-08T19:43:00Z">
        <w:del w:id="345" w:author="Sujil Kumar Koottathampathiyil" w:date="2022-06-09T01:00:00Z">
          <w:r w:rsidRPr="00C22DCE" w:rsidDel="000441C2">
            <w:rPr>
              <w:rFonts w:ascii="Arial" w:hAnsi="Arial" w:cs="Arial"/>
              <w:sz w:val="24"/>
              <w:szCs w:val="24"/>
              <w:rPrChange w:id="346"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47" w:author="Sujil Kumar Koottathampathiyil" w:date="2022-06-09T11:19:00Z">
              <w:rPr>
                <w:rFonts w:ascii="Arial" w:hAnsi="Arial" w:cs="Arial"/>
                <w:sz w:val="20"/>
                <w:szCs w:val="20"/>
              </w:rPr>
            </w:rPrChange>
          </w:rPr>
          <w:t>ata has been split into training and testing.</w:t>
        </w:r>
      </w:moveTo>
      <w:ins w:id="348" w:author="Sujil Kumar Koottathampathiyil" w:date="2022-06-08T21:39:00Z">
        <w:r w:rsidR="00FD113A" w:rsidRPr="00C22DCE">
          <w:rPr>
            <w:rFonts w:ascii="Arial" w:hAnsi="Arial" w:cs="Arial"/>
            <w:sz w:val="24"/>
            <w:szCs w:val="24"/>
            <w:rPrChange w:id="349" w:author="Sujil Kumar Koottathampathiyil" w:date="2022-06-09T11:19:00Z">
              <w:rPr>
                <w:rFonts w:ascii="Arial" w:hAnsi="Arial" w:cs="Arial"/>
              </w:rPr>
            </w:rPrChange>
          </w:rPr>
          <w:t xml:space="preserve"> The trend analysis showed </w:t>
        </w:r>
      </w:ins>
      <w:ins w:id="350" w:author="Sujil Kumar Koottathampathiyil" w:date="2022-06-09T01:01:00Z">
        <w:r w:rsidR="000441C2" w:rsidRPr="00C22DCE">
          <w:rPr>
            <w:rFonts w:ascii="Arial" w:hAnsi="Arial" w:cs="Arial"/>
            <w:sz w:val="24"/>
            <w:szCs w:val="24"/>
            <w:rPrChange w:id="351" w:author="Sujil Kumar Koottathampathiyil" w:date="2022-06-09T11:19:00Z">
              <w:rPr>
                <w:rFonts w:ascii="Arial" w:hAnsi="Arial" w:cs="Arial"/>
              </w:rPr>
            </w:rPrChange>
          </w:rPr>
          <w:t xml:space="preserve">a </w:t>
        </w:r>
      </w:ins>
      <w:ins w:id="352" w:author="Sujil Kumar Koottathampathiyil" w:date="2022-06-08T21:39:00Z">
        <w:r w:rsidR="00FD113A" w:rsidRPr="00C22DCE">
          <w:rPr>
            <w:rFonts w:ascii="Arial" w:hAnsi="Arial" w:cs="Arial"/>
            <w:sz w:val="24"/>
            <w:szCs w:val="24"/>
            <w:rPrChange w:id="353" w:author="Sujil Kumar Koottathampathiyil" w:date="2022-06-09T11:19:00Z">
              <w:rPr>
                <w:rFonts w:ascii="Arial" w:hAnsi="Arial" w:cs="Arial"/>
              </w:rPr>
            </w:rPrChange>
          </w:rPr>
          <w:t xml:space="preserve">rapid increase in the affected cases and </w:t>
        </w:r>
      </w:ins>
      <w:ins w:id="354" w:author="Sujil Kumar Koottathampathiyil" w:date="2022-06-08T21:40:00Z">
        <w:r w:rsidR="00FD113A" w:rsidRPr="00C22DCE">
          <w:rPr>
            <w:rFonts w:ascii="Arial" w:hAnsi="Arial" w:cs="Arial"/>
            <w:sz w:val="24"/>
            <w:szCs w:val="24"/>
            <w:rPrChange w:id="355" w:author="Sujil Kumar Koottathampathiyil" w:date="2022-06-09T11:19:00Z">
              <w:rPr>
                <w:rFonts w:ascii="Arial" w:hAnsi="Arial" w:cs="Arial"/>
              </w:rPr>
            </w:rPrChange>
          </w:rPr>
          <w:t>the prediction study show</w:t>
        </w:r>
      </w:ins>
      <w:ins w:id="356" w:author="Sujil Kumar Koottathampathiyil" w:date="2022-06-09T01:01:00Z">
        <w:r w:rsidR="000441C2" w:rsidRPr="00C22DCE">
          <w:rPr>
            <w:rFonts w:ascii="Arial" w:hAnsi="Arial" w:cs="Arial"/>
            <w:sz w:val="24"/>
            <w:szCs w:val="24"/>
            <w:rPrChange w:id="357" w:author="Sujil Kumar Koottathampathiyil" w:date="2022-06-09T11:19:00Z">
              <w:rPr>
                <w:rFonts w:ascii="Arial" w:hAnsi="Arial" w:cs="Arial"/>
              </w:rPr>
            </w:rPrChange>
          </w:rPr>
          <w:t>ed</w:t>
        </w:r>
      </w:ins>
      <w:ins w:id="358" w:author="Sujil Kumar Koottathampathiyil" w:date="2022-06-08T21:40:00Z">
        <w:r w:rsidR="00FD113A" w:rsidRPr="00C22DCE">
          <w:rPr>
            <w:rFonts w:ascii="Arial" w:hAnsi="Arial" w:cs="Arial"/>
            <w:sz w:val="24"/>
            <w:szCs w:val="24"/>
            <w:rPrChange w:id="359" w:author="Sujil Kumar Koottathampathiyil" w:date="2022-06-09T11:19:00Z">
              <w:rPr>
                <w:rFonts w:ascii="Arial" w:hAnsi="Arial" w:cs="Arial"/>
              </w:rPr>
            </w:rPrChange>
          </w:rPr>
          <w:t xml:space="preserve"> a great increase in the </w:t>
        </w:r>
      </w:ins>
      <w:ins w:id="360" w:author="Sujil Kumar Koottathampathiyil" w:date="2022-06-08T21:41:00Z">
        <w:r w:rsidR="00FD113A" w:rsidRPr="00C22DCE">
          <w:rPr>
            <w:rFonts w:ascii="Arial" w:hAnsi="Arial" w:cs="Arial"/>
            <w:sz w:val="24"/>
            <w:szCs w:val="24"/>
            <w:rPrChange w:id="361"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362" w:author="Sujil Kumar Koottathampathiyil" w:date="2022-06-09T11:19:00Z">
              <w:rPr>
                <w:rFonts w:ascii="Arial" w:hAnsi="Arial" w:cs="Arial"/>
              </w:rPr>
            </w:rPrChange>
          </w:rPr>
          <w:t>worldwide</w:t>
        </w:r>
        <w:r w:rsidR="00FD113A" w:rsidRPr="00C22DCE">
          <w:rPr>
            <w:rFonts w:ascii="Arial" w:hAnsi="Arial" w:cs="Arial"/>
            <w:sz w:val="24"/>
            <w:szCs w:val="24"/>
            <w:rPrChange w:id="363" w:author="Sujil Kumar Koottathampathiyil" w:date="2022-06-09T11:19:00Z">
              <w:rPr>
                <w:rFonts w:ascii="Arial" w:hAnsi="Arial" w:cs="Arial"/>
              </w:rPr>
            </w:rPrChange>
          </w:rPr>
          <w:t>.</w:t>
        </w:r>
        <w:r w:rsidR="00942784" w:rsidRPr="00C22DCE">
          <w:rPr>
            <w:rFonts w:ascii="Arial" w:hAnsi="Arial" w:cs="Arial"/>
            <w:sz w:val="24"/>
            <w:szCs w:val="24"/>
            <w:rPrChange w:id="364" w:author="Sujil Kumar Koottathampathiyil" w:date="2022-06-09T11:19:00Z">
              <w:rPr>
                <w:rFonts w:ascii="Arial" w:hAnsi="Arial" w:cs="Arial"/>
              </w:rPr>
            </w:rPrChange>
          </w:rPr>
          <w:t xml:space="preserve"> Howev</w:t>
        </w:r>
      </w:ins>
      <w:ins w:id="365" w:author="Sujil Kumar Koottathampathiyil" w:date="2022-06-08T21:42:00Z">
        <w:r w:rsidR="00942784" w:rsidRPr="00C22DCE">
          <w:rPr>
            <w:rFonts w:ascii="Arial" w:hAnsi="Arial" w:cs="Arial"/>
            <w:sz w:val="24"/>
            <w:szCs w:val="24"/>
            <w:rPrChange w:id="366" w:author="Sujil Kumar Koottathampathiyil" w:date="2022-06-09T11:19:00Z">
              <w:rPr>
                <w:rFonts w:ascii="Arial" w:hAnsi="Arial" w:cs="Arial"/>
              </w:rPr>
            </w:rPrChange>
          </w:rPr>
          <w:t>er</w:t>
        </w:r>
      </w:ins>
      <w:ins w:id="367" w:author="Sujil Kumar Koottathampathiyil" w:date="2022-06-09T01:01:00Z">
        <w:r w:rsidR="000441C2" w:rsidRPr="00C22DCE">
          <w:rPr>
            <w:rFonts w:ascii="Arial" w:hAnsi="Arial" w:cs="Arial"/>
            <w:sz w:val="24"/>
            <w:szCs w:val="24"/>
            <w:rPrChange w:id="368" w:author="Sujil Kumar Koottathampathiyil" w:date="2022-06-09T11:19:00Z">
              <w:rPr>
                <w:rFonts w:ascii="Arial" w:hAnsi="Arial" w:cs="Arial"/>
              </w:rPr>
            </w:rPrChange>
          </w:rPr>
          <w:t>,</w:t>
        </w:r>
      </w:ins>
      <w:ins w:id="369" w:author="Sujil Kumar Koottathampathiyil" w:date="2022-06-08T21:42:00Z">
        <w:r w:rsidR="00942784" w:rsidRPr="00C22DCE">
          <w:rPr>
            <w:rFonts w:ascii="Arial" w:hAnsi="Arial" w:cs="Arial"/>
            <w:sz w:val="24"/>
            <w:szCs w:val="24"/>
            <w:rPrChange w:id="370" w:author="Sujil Kumar Koottathampathiyil" w:date="2022-06-09T11:19:00Z">
              <w:rPr>
                <w:rFonts w:ascii="Arial" w:hAnsi="Arial" w:cs="Arial"/>
              </w:rPr>
            </w:rPrChange>
          </w:rPr>
          <w:t xml:space="preserve"> as per their research</w:t>
        </w:r>
      </w:ins>
      <w:ins w:id="371" w:author="Sujil Kumar Koottathampathiyil" w:date="2022-06-08T21:43:00Z">
        <w:r w:rsidR="00942784" w:rsidRPr="00C22DCE">
          <w:rPr>
            <w:rFonts w:ascii="Arial" w:hAnsi="Arial" w:cs="Arial"/>
            <w:sz w:val="24"/>
            <w:szCs w:val="24"/>
            <w:rPrChange w:id="372" w:author="Sujil Kumar Koottathampathiyil" w:date="2022-06-09T11:19:00Z">
              <w:rPr>
                <w:rFonts w:ascii="Arial" w:hAnsi="Arial" w:cs="Arial"/>
              </w:rPr>
            </w:rPrChange>
          </w:rPr>
          <w:t>,</w:t>
        </w:r>
      </w:ins>
      <w:ins w:id="373" w:author="Sujil Kumar Koottathampathiyil" w:date="2022-06-08T21:42:00Z">
        <w:r w:rsidR="00942784" w:rsidRPr="00C22DCE">
          <w:rPr>
            <w:rFonts w:ascii="Arial" w:hAnsi="Arial" w:cs="Arial"/>
            <w:sz w:val="24"/>
            <w:szCs w:val="24"/>
            <w:rPrChange w:id="374" w:author="Sujil Kumar Koottathampathiyil" w:date="2022-06-09T11:19:00Z">
              <w:rPr>
                <w:rFonts w:ascii="Arial" w:hAnsi="Arial" w:cs="Arial"/>
              </w:rPr>
            </w:rPrChange>
          </w:rPr>
          <w:t xml:space="preserve"> containment policies and lockdowns might affec</w:t>
        </w:r>
      </w:ins>
      <w:ins w:id="375" w:author="Sujil Kumar Koottathampathiyil" w:date="2022-06-08T21:43:00Z">
        <w:r w:rsidR="00942784" w:rsidRPr="00C22DCE">
          <w:rPr>
            <w:rFonts w:ascii="Arial" w:hAnsi="Arial" w:cs="Arial"/>
            <w:sz w:val="24"/>
            <w:szCs w:val="24"/>
            <w:rPrChange w:id="376"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377"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378" w:author="Sujil Kumar Koottathampathiyil" w:date="2022-06-08T21:36:00Z"/>
          <w:rFonts w:ascii="Arial" w:hAnsi="Arial" w:cs="Arial"/>
          <w:rPrChange w:id="379" w:author="Sujil Kumar Koottathampathiyil" w:date="2022-06-08T23:07:00Z">
            <w:rPr>
              <w:ins w:id="380" w:author="Sujil Kumar Koottathampathiyil" w:date="2022-06-08T21:36:00Z"/>
            </w:rPr>
          </w:rPrChange>
        </w:rPr>
      </w:pPr>
      <w:moveTo w:id="381" w:author="Sujil Kumar Koottathampathiyil" w:date="2022-06-08T19:43:00Z">
        <w:del w:id="382"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383" w:author="Sujil Kumar Koottathampathiyil" w:date="2022-06-08T21:35:00Z">
        <w:r w:rsidR="006B5410" w:rsidRPr="00CB1C7A">
          <w:rPr>
            <w:rFonts w:ascii="Arial" w:hAnsi="Arial" w:cs="Arial"/>
            <w:rPrChange w:id="384" w:author="Sujil Kumar Koottathampathiyil" w:date="2022-06-08T23:07:00Z">
              <w:rPr/>
            </w:rPrChange>
          </w:rPr>
          <w:t xml:space="preserve"> </w:t>
        </w:r>
        <w:r w:rsidR="006B5410" w:rsidRPr="00CB1C7A">
          <w:rPr>
            <w:rFonts w:ascii="Arial" w:hAnsi="Arial" w:cs="Arial"/>
            <w:noProof/>
            <w:rPrChange w:id="385"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6629CC1" w:rsidR="00566810" w:rsidRPr="008F2F63" w:rsidRDefault="00566810">
      <w:pPr>
        <w:spacing w:after="0" w:line="240" w:lineRule="auto"/>
        <w:jc w:val="both"/>
        <w:rPr>
          <w:ins w:id="386" w:author="Sujil Kumar Koottathampathiyil" w:date="2022-06-08T21:36:00Z"/>
          <w:rFonts w:ascii="Arial" w:eastAsia="Times New Roman" w:hAnsi="Arial" w:cs="Arial"/>
          <w:i/>
          <w:iCs/>
          <w:sz w:val="24"/>
          <w:szCs w:val="24"/>
          <w:rPrChange w:id="387" w:author="Sujil Kumar Koottathampathiyil" w:date="2022-06-12T09:32:00Z">
            <w:rPr>
              <w:ins w:id="388" w:author="Sujil Kumar Koottathampathiyil" w:date="2022-06-08T21:36:00Z"/>
              <w:rFonts w:ascii="Times New Roman" w:eastAsia="Times New Roman" w:hAnsi="Times New Roman" w:cs="Times New Roman"/>
              <w:sz w:val="24"/>
              <w:szCs w:val="24"/>
            </w:rPr>
          </w:rPrChange>
        </w:rPr>
        <w:pPrChange w:id="389" w:author="Sujil Kumar Koottathampathiyil" w:date="2022-06-12T09:32:00Z">
          <w:pPr>
            <w:spacing w:after="360" w:line="240" w:lineRule="auto"/>
          </w:pPr>
        </w:pPrChange>
      </w:pPr>
      <w:ins w:id="390" w:author="Sujil Kumar Koottathampathiyil" w:date="2022-06-08T21:36:00Z">
        <w:r w:rsidRPr="008F2F63">
          <w:rPr>
            <w:rFonts w:ascii="Arial" w:eastAsia="Times New Roman" w:hAnsi="Arial" w:cs="Arial"/>
            <w:b/>
            <w:bCs/>
            <w:i/>
            <w:iCs/>
            <w:sz w:val="24"/>
            <w:szCs w:val="24"/>
            <w:rPrChange w:id="39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92" w:author="Sujil Kumar Koottathampathiyil" w:date="2022-06-09T08:19:00Z">
        <w:r w:rsidR="00A23F4D" w:rsidRPr="008F2F63">
          <w:rPr>
            <w:rFonts w:ascii="Arial" w:eastAsia="Times New Roman" w:hAnsi="Arial" w:cs="Arial"/>
            <w:b/>
            <w:bCs/>
            <w:i/>
            <w:iCs/>
            <w:sz w:val="24"/>
            <w:szCs w:val="24"/>
            <w:rPrChange w:id="393" w:author="Sujil Kumar Koottathampathiyil" w:date="2022-06-12T09:32:00Z">
              <w:rPr>
                <w:rFonts w:ascii="Arial" w:eastAsia="Times New Roman" w:hAnsi="Arial" w:cs="Arial"/>
                <w:b/>
                <w:bCs/>
                <w:sz w:val="24"/>
                <w:szCs w:val="24"/>
              </w:rPr>
            </w:rPrChange>
          </w:rPr>
          <w:t>1.0</w:t>
        </w:r>
      </w:ins>
      <w:ins w:id="394" w:author="Sujil Kumar Koottathampathiyil" w:date="2022-06-08T21:36:00Z">
        <w:r w:rsidRPr="008F2F63">
          <w:rPr>
            <w:rFonts w:ascii="Arial" w:eastAsia="Times New Roman" w:hAnsi="Arial" w:cs="Arial"/>
            <w:b/>
            <w:bCs/>
            <w:i/>
            <w:iCs/>
            <w:sz w:val="24"/>
            <w:szCs w:val="24"/>
            <w:rPrChange w:id="395" w:author="Sujil Kumar Koottathampathiyil" w:date="2022-06-12T09:32:00Z">
              <w:rPr>
                <w:rFonts w:ascii="Verdana" w:eastAsia="Times New Roman" w:hAnsi="Verdana" w:cs="Times New Roman"/>
                <w:b/>
                <w:bCs/>
                <w:color w:val="666666"/>
                <w:sz w:val="23"/>
                <w:szCs w:val="23"/>
                <w:shd w:val="clear" w:color="auto" w:fill="FFFFFF"/>
              </w:rPr>
            </w:rPrChange>
          </w:rPr>
          <w:t>:</w:t>
        </w:r>
      </w:ins>
      <w:ins w:id="396" w:author="Sujil Kumar Koottathampathiyil" w:date="2022-06-08T21:45:00Z">
        <w:r w:rsidR="00120E06" w:rsidRPr="008F2F63">
          <w:rPr>
            <w:rFonts w:ascii="Arial" w:eastAsia="Times New Roman" w:hAnsi="Arial" w:cs="Arial"/>
            <w:i/>
            <w:iCs/>
            <w:sz w:val="24"/>
            <w:szCs w:val="24"/>
            <w:rPrChange w:id="397" w:author="Sujil Kumar Koottathampathiyil" w:date="2022-06-12T09:32:00Z">
              <w:rPr>
                <w:rFonts w:ascii="Arial" w:eastAsia="Times New Roman" w:hAnsi="Arial" w:cs="Arial"/>
                <w:sz w:val="24"/>
                <w:szCs w:val="24"/>
              </w:rPr>
            </w:rPrChange>
          </w:rPr>
          <w:t xml:space="preserve"> </w:t>
        </w:r>
      </w:ins>
      <w:ins w:id="398" w:author="Sujil Kumar Koottathampathiyil" w:date="2022-06-08T21:36:00Z">
        <w:r w:rsidRPr="008F2F63">
          <w:rPr>
            <w:rFonts w:ascii="Arial" w:eastAsia="Times New Roman" w:hAnsi="Arial" w:cs="Arial"/>
            <w:i/>
            <w:iCs/>
            <w:sz w:val="24"/>
            <w:szCs w:val="24"/>
            <w:rPrChange w:id="399" w:author="Sujil Kumar Koottathampathiyil" w:date="2022-06-12T09:32:00Z">
              <w:rPr>
                <w:rFonts w:ascii="Times New Roman" w:eastAsia="Times New Roman" w:hAnsi="Times New Roman" w:cs="Times New Roman"/>
                <w:sz w:val="24"/>
                <w:szCs w:val="24"/>
              </w:rPr>
            </w:rPrChange>
          </w:rPr>
          <w:t>Framework to evaluate the forecasting model</w:t>
        </w:r>
      </w:ins>
      <w:ins w:id="400" w:author="Sujil Kumar Koottathampathiyil" w:date="2022-06-09T08:58:00Z">
        <w:r w:rsidR="00856199" w:rsidRPr="008F2F63">
          <w:rPr>
            <w:rFonts w:ascii="Arial" w:eastAsia="Times New Roman" w:hAnsi="Arial" w:cs="Arial"/>
            <w:i/>
            <w:iCs/>
            <w:sz w:val="24"/>
            <w:szCs w:val="24"/>
            <w:rPrChange w:id="401" w:author="Sujil Kumar Koottathampathiyil" w:date="2022-06-12T09:32:00Z">
              <w:rPr>
                <w:rFonts w:ascii="Arial" w:eastAsia="Times New Roman" w:hAnsi="Arial" w:cs="Arial"/>
                <w:sz w:val="24"/>
                <w:szCs w:val="24"/>
              </w:rPr>
            </w:rPrChange>
          </w:rPr>
          <w:t xml:space="preserve"> from</w:t>
        </w:r>
      </w:ins>
      <w:ins w:id="402" w:author="Sujil Kumar Koottathampathiyil" w:date="2022-06-09T08:56:00Z">
        <w:r w:rsidR="00992BF4" w:rsidRPr="008F2F63">
          <w:rPr>
            <w:rFonts w:ascii="Arial" w:eastAsia="Times New Roman" w:hAnsi="Arial" w:cs="Arial"/>
            <w:i/>
            <w:iCs/>
            <w:color w:val="000000"/>
            <w:sz w:val="24"/>
            <w:szCs w:val="24"/>
            <w:rPrChange w:id="403" w:author="Sujil Kumar Koottathampathiyil" w:date="2022-06-12T09:32:00Z">
              <w:rPr>
                <w:rFonts w:ascii="Arial" w:eastAsia="Times New Roman" w:hAnsi="Arial" w:cs="Arial"/>
                <w:color w:val="000000"/>
                <w:sz w:val="24"/>
                <w:szCs w:val="24"/>
              </w:rPr>
            </w:rPrChange>
          </w:rPr>
          <w:t xml:space="preserve"> Kumar and Susan </w:t>
        </w:r>
      </w:ins>
      <w:customXmlInsRangeStart w:id="404" w:author="Sujil Kumar Koottathampathiyil" w:date="2022-06-08T21:37:00Z"/>
      <w:sdt>
        <w:sdtPr>
          <w:rPr>
            <w:rFonts w:ascii="Arial" w:eastAsia="Times New Roman" w:hAnsi="Arial" w:cs="Arial"/>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Content>
          <w:customXmlInsRangeEnd w:id="404"/>
          <w:r w:rsidR="005531C6" w:rsidRPr="005531C6">
            <w:rPr>
              <w:rFonts w:ascii="Arial" w:eastAsia="Times New Roman" w:hAnsi="Arial" w:cs="Arial"/>
              <w:iCs/>
              <w:color w:val="000000"/>
              <w:sz w:val="24"/>
              <w:szCs w:val="24"/>
            </w:rPr>
            <w:t>(2020)</w:t>
          </w:r>
          <w:customXmlInsRangeStart w:id="405" w:author="Sujil Kumar Koottathampathiyil" w:date="2022-06-08T21:37:00Z"/>
        </w:sdtContent>
      </w:sdt>
      <w:customXmlInsRangeEnd w:id="405"/>
    </w:p>
    <w:p w14:paraId="4B96474B" w14:textId="77777777" w:rsidR="00566810" w:rsidRPr="00CB1C7A" w:rsidRDefault="00566810" w:rsidP="00EB09A1">
      <w:pPr>
        <w:spacing w:line="360" w:lineRule="auto"/>
        <w:jc w:val="center"/>
        <w:rPr>
          <w:moveTo w:id="406" w:author="Sujil Kumar Koottathampathiyil" w:date="2022-06-08T19:43:00Z"/>
          <w:rFonts w:ascii="Arial" w:hAnsi="Arial" w:cs="Arial"/>
          <w:color w:val="000000"/>
        </w:rPr>
      </w:pPr>
    </w:p>
    <w:p w14:paraId="62434A7D" w14:textId="27B1EA52" w:rsidR="00186B33" w:rsidRPr="00EB3630" w:rsidRDefault="00186B33" w:rsidP="00EB09A1">
      <w:pPr>
        <w:spacing w:line="360" w:lineRule="auto"/>
        <w:jc w:val="both"/>
        <w:rPr>
          <w:ins w:id="407" w:author="Sujil Kumar Koottathampathiyil" w:date="2022-06-08T22:29:00Z"/>
          <w:rFonts w:ascii="Arial" w:hAnsi="Arial" w:cs="Arial"/>
          <w:color w:val="000000"/>
          <w:sz w:val="24"/>
          <w:szCs w:val="24"/>
          <w:rPrChange w:id="408" w:author="Sujil Kumar Koottathampathiyil" w:date="2022-06-09T11:19:00Z">
            <w:rPr>
              <w:ins w:id="409" w:author="Sujil Kumar Koottathampathiyil" w:date="2022-06-08T22:29:00Z"/>
              <w:rFonts w:ascii="Arial" w:hAnsi="Arial" w:cs="Arial"/>
              <w:color w:val="000000"/>
            </w:rPr>
          </w:rPrChange>
        </w:rPr>
      </w:pPr>
      <w:ins w:id="410"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411"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411"/>
          <w:r w:rsidR="005531C6" w:rsidRPr="005531C6">
            <w:rPr>
              <w:rFonts w:ascii="Arial" w:hAnsi="Arial" w:cs="Arial"/>
              <w:color w:val="000000"/>
              <w:sz w:val="24"/>
              <w:szCs w:val="24"/>
            </w:rPr>
            <w:t>2021</w:t>
          </w:r>
          <w:customXmlInsRangeStart w:id="412" w:author="Sujil Kumar Koottathampathiyil" w:date="2022-06-11T23:25:00Z"/>
        </w:sdtContent>
      </w:sdt>
      <w:customXmlInsRangeEnd w:id="412"/>
      <w:ins w:id="413"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14"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414"/>
          <w:proofErr w:type="spellStart"/>
          <w:r w:rsidR="005531C6" w:rsidRPr="005531C6">
            <w:rPr>
              <w:rFonts w:ascii="Arial" w:hAnsi="Arial" w:cs="Arial"/>
              <w:color w:val="000000"/>
              <w:sz w:val="24"/>
              <w:szCs w:val="24"/>
            </w:rPr>
            <w:t>Airiti</w:t>
          </w:r>
          <w:proofErr w:type="spellEnd"/>
          <w:r w:rsidR="005531C6" w:rsidRPr="005531C6">
            <w:rPr>
              <w:rFonts w:ascii="Arial" w:hAnsi="Arial" w:cs="Arial"/>
              <w:color w:val="000000"/>
              <w:sz w:val="24"/>
              <w:szCs w:val="24"/>
            </w:rPr>
            <w:t xml:space="preserve"> and her team</w:t>
          </w:r>
          <w:customXmlInsRangeStart w:id="415" w:author="Sujil Kumar Koottathampathiyil" w:date="2022-06-11T23:25:00Z"/>
        </w:sdtContent>
      </w:sdt>
      <w:customXmlInsRangeEnd w:id="415"/>
      <w:ins w:id="416" w:author="Sujil Kumar Koottathampathiyil" w:date="2022-06-11T23:25:00Z">
        <w:r w:rsidRPr="00186B33">
          <w:rPr>
            <w:rFonts w:ascii="Arial" w:hAnsi="Arial" w:cs="Arial"/>
            <w:color w:val="000000"/>
            <w:sz w:val="24"/>
            <w:szCs w:val="24"/>
          </w:rPr>
          <w:t xml:space="preserve"> </w:t>
        </w:r>
      </w:ins>
      <w:ins w:id="417"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1EBF4DF4" w:rsidR="00EB09A1" w:rsidRPr="00EB3630" w:rsidRDefault="008955A0" w:rsidP="00EB09A1">
      <w:pPr>
        <w:spacing w:line="360" w:lineRule="auto"/>
        <w:jc w:val="both"/>
        <w:rPr>
          <w:moveTo w:id="418" w:author="Sujil Kumar Koottathampathiyil" w:date="2022-06-08T19:43:00Z"/>
          <w:rFonts w:ascii="Arial" w:hAnsi="Arial" w:cs="Arial"/>
          <w:color w:val="000000"/>
          <w:sz w:val="24"/>
          <w:szCs w:val="24"/>
          <w:rPrChange w:id="419" w:author="Sujil Kumar Koottathampathiyil" w:date="2022-06-09T11:19:00Z">
            <w:rPr>
              <w:moveTo w:id="420" w:author="Sujil Kumar Koottathampathiyil" w:date="2022-06-08T19:43:00Z"/>
              <w:rFonts w:ascii="Arial" w:hAnsi="Arial" w:cs="Arial"/>
              <w:color w:val="000000"/>
            </w:rPr>
          </w:rPrChange>
        </w:rPr>
      </w:pPr>
      <w:ins w:id="421" w:author="Sujil Kumar Koottathampathiyil" w:date="2022-06-09T01:03:00Z">
        <w:r w:rsidRPr="00EB3630">
          <w:rPr>
            <w:rFonts w:ascii="Arial" w:hAnsi="Arial" w:cs="Arial"/>
            <w:color w:val="000000"/>
            <w:sz w:val="24"/>
            <w:szCs w:val="24"/>
            <w:rPrChange w:id="422" w:author="Sujil Kumar Koottathampathiyil" w:date="2022-06-09T11:19:00Z">
              <w:rPr>
                <w:rFonts w:ascii="Arial" w:hAnsi="Arial" w:cs="Arial"/>
                <w:color w:val="000000"/>
              </w:rPr>
            </w:rPrChange>
          </w:rPr>
          <w:t>The s</w:t>
        </w:r>
      </w:ins>
      <w:ins w:id="423" w:author="Sujil Kumar Koottathampathiyil" w:date="2022-06-08T22:30:00Z">
        <w:r w:rsidR="009A5FEF" w:rsidRPr="00EB3630">
          <w:rPr>
            <w:rFonts w:ascii="Arial" w:hAnsi="Arial" w:cs="Arial"/>
            <w:color w:val="000000"/>
            <w:sz w:val="24"/>
            <w:szCs w:val="24"/>
            <w:rPrChange w:id="424" w:author="Sujil Kumar Koottathampathiyil" w:date="2022-06-09T11:19:00Z">
              <w:rPr>
                <w:rFonts w:ascii="Arial" w:hAnsi="Arial" w:cs="Arial"/>
                <w:color w:val="000000"/>
              </w:rPr>
            </w:rPrChange>
          </w:rPr>
          <w:t xml:space="preserve">tudy of Singh et al. </w:t>
        </w:r>
      </w:ins>
      <w:customXmlInsRangeStart w:id="425"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Content>
          <w:customXmlInsRangeEnd w:id="425"/>
          <w:r w:rsidR="005531C6" w:rsidRPr="005531C6">
            <w:rPr>
              <w:rFonts w:ascii="Arial" w:hAnsi="Arial" w:cs="Arial"/>
              <w:color w:val="000000"/>
              <w:sz w:val="24"/>
              <w:szCs w:val="24"/>
            </w:rPr>
            <w:t>(2020)</w:t>
          </w:r>
          <w:customXmlInsRangeStart w:id="426" w:author="Sujil Kumar Koottathampathiyil" w:date="2022-06-08T22:30:00Z"/>
        </w:sdtContent>
      </w:sdt>
      <w:customXmlInsRangeEnd w:id="426"/>
      <w:ins w:id="427" w:author="Sujil Kumar Koottathampathiyil" w:date="2022-06-08T22:30:00Z">
        <w:r w:rsidR="009A5FEF" w:rsidRPr="00EB3630">
          <w:rPr>
            <w:rFonts w:ascii="Arial" w:hAnsi="Arial" w:cs="Arial"/>
            <w:color w:val="000000"/>
            <w:sz w:val="24"/>
            <w:szCs w:val="24"/>
            <w:rPrChange w:id="428" w:author="Sujil Kumar Koottathampathiyil" w:date="2022-06-09T11:19:00Z">
              <w:rPr>
                <w:rFonts w:ascii="Arial" w:hAnsi="Arial" w:cs="Arial"/>
                <w:color w:val="000000"/>
              </w:rPr>
            </w:rPrChange>
          </w:rPr>
          <w:t xml:space="preserve"> </w:t>
        </w:r>
      </w:ins>
      <w:ins w:id="429" w:author="Sujil Kumar Koottathampathiyil" w:date="2022-06-08T22:29:00Z">
        <w:r w:rsidR="009A5FEF" w:rsidRPr="00EB3630">
          <w:rPr>
            <w:rFonts w:ascii="Arial" w:hAnsi="Arial" w:cs="Arial"/>
            <w:color w:val="000000"/>
            <w:sz w:val="24"/>
            <w:szCs w:val="24"/>
            <w:rPrChange w:id="430" w:author="Sujil Kumar Koottathampathiyil" w:date="2022-06-09T11:19:00Z">
              <w:rPr>
                <w:rFonts w:ascii="Arial" w:hAnsi="Arial" w:cs="Arial"/>
                <w:color w:val="000000"/>
              </w:rPr>
            </w:rPrChange>
          </w:rPr>
          <w:t xml:space="preserve">for predicting </w:t>
        </w:r>
      </w:ins>
      <w:ins w:id="431" w:author="Sujil Kumar Koottathampathiyil" w:date="2022-06-09T01:03:00Z">
        <w:r w:rsidRPr="00EB3630">
          <w:rPr>
            <w:rFonts w:ascii="Arial" w:hAnsi="Arial" w:cs="Arial"/>
            <w:color w:val="000000"/>
            <w:sz w:val="24"/>
            <w:szCs w:val="24"/>
            <w:rPrChange w:id="432" w:author="Sujil Kumar Koottathampathiyil" w:date="2022-06-09T11:19:00Z">
              <w:rPr>
                <w:rFonts w:ascii="Arial" w:hAnsi="Arial" w:cs="Arial"/>
                <w:color w:val="000000"/>
              </w:rPr>
            </w:rPrChange>
          </w:rPr>
          <w:t xml:space="preserve">the </w:t>
        </w:r>
      </w:ins>
      <w:ins w:id="433" w:author="Sujil Kumar Koottathampathiyil" w:date="2022-06-08T22:29:00Z">
        <w:r w:rsidR="009A5FEF" w:rsidRPr="00EB3630">
          <w:rPr>
            <w:rFonts w:ascii="Arial" w:hAnsi="Arial" w:cs="Arial"/>
            <w:color w:val="000000"/>
            <w:sz w:val="24"/>
            <w:szCs w:val="24"/>
            <w:rPrChange w:id="434" w:author="Sujil Kumar Koottathampathiyil" w:date="2022-06-09T11:19:00Z">
              <w:rPr>
                <w:rFonts w:ascii="Arial" w:hAnsi="Arial" w:cs="Arial"/>
                <w:color w:val="000000"/>
              </w:rPr>
            </w:rPrChange>
          </w:rPr>
          <w:t>covid-19 pandemic on time series</w:t>
        </w:r>
      </w:ins>
      <w:ins w:id="435" w:author="Sujil Kumar Koottathampathiyil" w:date="2022-06-08T22:31:00Z">
        <w:r w:rsidR="009A5FEF" w:rsidRPr="00EB3630">
          <w:rPr>
            <w:rFonts w:ascii="Arial" w:hAnsi="Arial" w:cs="Arial"/>
            <w:color w:val="000000"/>
            <w:sz w:val="24"/>
            <w:szCs w:val="24"/>
            <w:rPrChange w:id="436" w:author="Sujil Kumar Koottathampathiyil" w:date="2022-06-09T11:19:00Z">
              <w:rPr>
                <w:rFonts w:ascii="Arial" w:hAnsi="Arial" w:cs="Arial"/>
                <w:color w:val="000000"/>
              </w:rPr>
            </w:rPrChange>
          </w:rPr>
          <w:t xml:space="preserve"> data is also </w:t>
        </w:r>
      </w:ins>
      <w:ins w:id="437" w:author="Sujil Kumar Koottathampathiyil" w:date="2022-06-09T01:03:00Z">
        <w:r w:rsidRPr="00EB3630">
          <w:rPr>
            <w:rFonts w:ascii="Arial" w:hAnsi="Arial" w:cs="Arial"/>
            <w:color w:val="000000"/>
            <w:sz w:val="24"/>
            <w:szCs w:val="24"/>
            <w:rPrChange w:id="438" w:author="Sujil Kumar Koottathampathiyil" w:date="2022-06-09T11:19:00Z">
              <w:rPr>
                <w:rFonts w:ascii="Arial" w:hAnsi="Arial" w:cs="Arial"/>
                <w:color w:val="000000"/>
              </w:rPr>
            </w:rPrChange>
          </w:rPr>
          <w:t xml:space="preserve">a </w:t>
        </w:r>
      </w:ins>
      <w:ins w:id="439" w:author="Sujil Kumar Koottathampathiyil" w:date="2022-06-08T22:31:00Z">
        <w:r w:rsidR="009A5FEF" w:rsidRPr="00EB3630">
          <w:rPr>
            <w:rFonts w:ascii="Arial" w:hAnsi="Arial" w:cs="Arial"/>
            <w:color w:val="000000"/>
            <w:sz w:val="24"/>
            <w:szCs w:val="24"/>
            <w:rPrChange w:id="440" w:author="Sujil Kumar Koottathampathiyil" w:date="2022-06-09T11:19:00Z">
              <w:rPr>
                <w:rFonts w:ascii="Arial" w:hAnsi="Arial" w:cs="Arial"/>
                <w:color w:val="000000"/>
              </w:rPr>
            </w:rPrChange>
          </w:rPr>
          <w:t xml:space="preserve">similar example. But they have used </w:t>
        </w:r>
      </w:ins>
      <w:ins w:id="441" w:author="Sujil Kumar Koottathampathiyil" w:date="2022-06-09T01:03:00Z">
        <w:r w:rsidRPr="00EB3630">
          <w:rPr>
            <w:rFonts w:ascii="Arial" w:hAnsi="Arial" w:cs="Arial"/>
            <w:color w:val="000000"/>
            <w:sz w:val="24"/>
            <w:szCs w:val="24"/>
            <w:rPrChange w:id="442" w:author="Sujil Kumar Koottathampathiyil" w:date="2022-06-09T11:19:00Z">
              <w:rPr>
                <w:rFonts w:ascii="Arial" w:hAnsi="Arial" w:cs="Arial"/>
                <w:color w:val="000000"/>
              </w:rPr>
            </w:rPrChange>
          </w:rPr>
          <w:t xml:space="preserve">the </w:t>
        </w:r>
      </w:ins>
      <w:ins w:id="443" w:author="Sujil Kumar Koottathampathiyil" w:date="2022-06-08T22:31:00Z">
        <w:r w:rsidR="009A5FEF" w:rsidRPr="00EB3630">
          <w:rPr>
            <w:rFonts w:ascii="Arial" w:hAnsi="Arial" w:cs="Arial"/>
            <w:color w:val="000000"/>
            <w:sz w:val="24"/>
            <w:szCs w:val="24"/>
            <w:rPrChange w:id="444" w:author="Sujil Kumar Koottathampathiyil" w:date="2022-06-09T11:19:00Z">
              <w:rPr>
                <w:rFonts w:ascii="Arial" w:hAnsi="Arial" w:cs="Arial"/>
                <w:color w:val="000000"/>
              </w:rPr>
            </w:rPrChange>
          </w:rPr>
          <w:t xml:space="preserve">Support Vector Machine (SVM) model for the prediction. </w:t>
        </w:r>
      </w:ins>
      <w:ins w:id="445" w:author="Sujil Kumar Koottathampathiyil" w:date="2022-06-08T22:32:00Z">
        <w:r w:rsidR="009A5FEF" w:rsidRPr="00EB3630">
          <w:rPr>
            <w:rFonts w:ascii="Arial" w:hAnsi="Arial" w:cs="Arial"/>
            <w:color w:val="000000"/>
            <w:sz w:val="24"/>
            <w:szCs w:val="24"/>
            <w:rPrChange w:id="446" w:author="Sujil Kumar Koottathampathiyil" w:date="2022-06-09T11:19:00Z">
              <w:rPr>
                <w:rFonts w:ascii="Arial" w:hAnsi="Arial" w:cs="Arial"/>
                <w:color w:val="000000"/>
              </w:rPr>
            </w:rPrChange>
          </w:rPr>
          <w:t xml:space="preserve">The objective of the research was to produce </w:t>
        </w:r>
      </w:ins>
      <w:ins w:id="447" w:author="Sujil Kumar Koottathampathiyil" w:date="2022-06-09T01:03:00Z">
        <w:r w:rsidRPr="00EB3630">
          <w:rPr>
            <w:rFonts w:ascii="Arial" w:hAnsi="Arial" w:cs="Arial"/>
            <w:color w:val="000000"/>
            <w:sz w:val="24"/>
            <w:szCs w:val="24"/>
            <w:rPrChange w:id="448" w:author="Sujil Kumar Koottathampathiyil" w:date="2022-06-09T11:19:00Z">
              <w:rPr>
                <w:rFonts w:ascii="Arial" w:hAnsi="Arial" w:cs="Arial"/>
                <w:color w:val="000000"/>
              </w:rPr>
            </w:rPrChange>
          </w:rPr>
          <w:t xml:space="preserve">a </w:t>
        </w:r>
      </w:ins>
      <w:ins w:id="449" w:author="Sujil Kumar Koottathampathiyil" w:date="2022-06-08T22:32:00Z">
        <w:r w:rsidR="009A5FEF" w:rsidRPr="00EB3630">
          <w:rPr>
            <w:rFonts w:ascii="Arial" w:hAnsi="Arial" w:cs="Arial"/>
            <w:color w:val="000000"/>
            <w:sz w:val="24"/>
            <w:szCs w:val="24"/>
            <w:rPrChange w:id="450"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451" w:author="Sujil Kumar Koottathampathiyil" w:date="2022-06-09T11:19:00Z">
              <w:rPr>
                <w:rFonts w:ascii="Arial" w:hAnsi="Arial" w:cs="Arial"/>
                <w:color w:val="000000"/>
              </w:rPr>
            </w:rPrChange>
          </w:rPr>
          <w:t>The purpos</w:t>
        </w:r>
      </w:ins>
      <w:ins w:id="452" w:author="Sujil Kumar Koottathampathiyil" w:date="2022-06-08T22:33:00Z">
        <w:r w:rsidR="00B12E94" w:rsidRPr="00EB3630">
          <w:rPr>
            <w:rFonts w:ascii="Arial" w:hAnsi="Arial" w:cs="Arial"/>
            <w:color w:val="000000"/>
            <w:sz w:val="24"/>
            <w:szCs w:val="24"/>
            <w:rPrChange w:id="453" w:author="Sujil Kumar Koottathampathiyil" w:date="2022-06-09T11:19:00Z">
              <w:rPr>
                <w:rFonts w:ascii="Arial" w:hAnsi="Arial" w:cs="Arial"/>
                <w:color w:val="000000"/>
              </w:rPr>
            </w:rPrChange>
          </w:rPr>
          <w:t xml:space="preserve">e of this study was to investigate the coronavirus disease in the year 2019 </w:t>
        </w:r>
      </w:ins>
      <w:ins w:id="454" w:author="Sujil Kumar Koottathampathiyil" w:date="2022-06-08T22:34:00Z">
        <w:r w:rsidR="00B12E94" w:rsidRPr="00EB3630">
          <w:rPr>
            <w:rFonts w:ascii="Arial" w:hAnsi="Arial" w:cs="Arial"/>
            <w:color w:val="000000"/>
            <w:sz w:val="24"/>
            <w:szCs w:val="24"/>
            <w:rPrChange w:id="455" w:author="Sujil Kumar Koottathampathiyil" w:date="2022-06-09T11:19:00Z">
              <w:rPr>
                <w:rFonts w:ascii="Arial" w:hAnsi="Arial" w:cs="Arial"/>
                <w:color w:val="000000"/>
              </w:rPr>
            </w:rPrChange>
          </w:rPr>
          <w:t>prediction of confirmed, diseased and recovered cases.</w:t>
        </w:r>
      </w:ins>
      <w:ins w:id="456" w:author="Sujil Kumar Koottathampathiyil" w:date="2022-06-08T22:35:00Z">
        <w:r w:rsidR="00216703" w:rsidRPr="00EB3630">
          <w:rPr>
            <w:rFonts w:ascii="Arial" w:hAnsi="Arial" w:cs="Arial"/>
            <w:color w:val="000000"/>
            <w:sz w:val="24"/>
            <w:szCs w:val="24"/>
            <w:rPrChange w:id="457" w:author="Sujil Kumar Koottathampathiyil" w:date="2022-06-09T11:19:00Z">
              <w:rPr>
                <w:rFonts w:ascii="Arial" w:hAnsi="Arial" w:cs="Arial"/>
                <w:color w:val="000000"/>
              </w:rPr>
            </w:rPrChange>
          </w:rPr>
          <w:t xml:space="preserve"> This prediction is used </w:t>
        </w:r>
        <w:r w:rsidR="00216703" w:rsidRPr="00EB3630">
          <w:rPr>
            <w:rFonts w:ascii="Arial" w:hAnsi="Arial" w:cs="Arial"/>
            <w:color w:val="000000"/>
            <w:sz w:val="24"/>
            <w:szCs w:val="24"/>
            <w:rPrChange w:id="458" w:author="Sujil Kumar Koottathampathiyil" w:date="2022-06-09T11:19:00Z">
              <w:rPr>
                <w:rFonts w:ascii="Arial" w:hAnsi="Arial" w:cs="Arial"/>
                <w:color w:val="000000"/>
              </w:rPr>
            </w:rPrChange>
          </w:rPr>
          <w:lastRenderedPageBreak/>
          <w:t xml:space="preserve">to </w:t>
        </w:r>
      </w:ins>
      <w:ins w:id="459" w:author="Sujil Kumar Koottathampathiyil" w:date="2022-06-08T22:36:00Z">
        <w:r w:rsidR="00216703" w:rsidRPr="00EB3630">
          <w:rPr>
            <w:rFonts w:ascii="Arial" w:hAnsi="Arial" w:cs="Arial"/>
            <w:color w:val="000000"/>
            <w:sz w:val="24"/>
            <w:szCs w:val="24"/>
            <w:rPrChange w:id="460" w:author="Sujil Kumar Koottathampathiyil" w:date="2022-06-09T11:19:00Z">
              <w:rPr>
                <w:rFonts w:ascii="Arial" w:hAnsi="Arial" w:cs="Arial"/>
                <w:color w:val="000000"/>
              </w:rPr>
            </w:rPrChange>
          </w:rPr>
          <w:t>plan reso</w:t>
        </w:r>
      </w:ins>
      <w:ins w:id="461" w:author="Sujil Kumar Koottathampathiyil" w:date="2022-06-08T22:37:00Z">
        <w:r w:rsidR="00216703" w:rsidRPr="00EB3630">
          <w:rPr>
            <w:rFonts w:ascii="Arial" w:hAnsi="Arial" w:cs="Arial"/>
            <w:color w:val="000000"/>
            <w:sz w:val="24"/>
            <w:szCs w:val="24"/>
            <w:rPrChange w:id="462" w:author="Sujil Kumar Koottathampathiyil" w:date="2022-06-09T11:19:00Z">
              <w:rPr>
                <w:rFonts w:ascii="Arial" w:hAnsi="Arial" w:cs="Arial"/>
                <w:color w:val="000000"/>
              </w:rPr>
            </w:rPrChange>
          </w:rPr>
          <w:t xml:space="preserve">urces, determine government policy, </w:t>
        </w:r>
      </w:ins>
      <w:ins w:id="463" w:author="Sujil Kumar Koottathampathiyil" w:date="2022-06-08T22:38:00Z">
        <w:r w:rsidR="00216703" w:rsidRPr="00EB3630">
          <w:rPr>
            <w:rFonts w:ascii="Arial" w:hAnsi="Arial" w:cs="Arial"/>
            <w:color w:val="000000"/>
            <w:sz w:val="24"/>
            <w:szCs w:val="24"/>
            <w:rPrChange w:id="464"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465" w:author="Sujil Kumar Koottathampathiyil" w:date="2022-06-09T11:19:00Z">
              <w:rPr>
                <w:rFonts w:ascii="Arial" w:hAnsi="Arial" w:cs="Arial"/>
                <w:color w:val="000000"/>
              </w:rPr>
            </w:rPrChange>
          </w:rPr>
          <w:t>passport</w:t>
        </w:r>
      </w:ins>
      <w:ins w:id="466" w:author="Sujil Kumar Koottathampathiyil" w:date="2022-06-09T01:03:00Z">
        <w:r w:rsidRPr="00EB3630">
          <w:rPr>
            <w:rFonts w:ascii="Arial" w:hAnsi="Arial" w:cs="Arial"/>
            <w:color w:val="000000"/>
            <w:sz w:val="24"/>
            <w:szCs w:val="24"/>
            <w:rPrChange w:id="467" w:author="Sujil Kumar Koottathampathiyil" w:date="2022-06-09T11:19:00Z">
              <w:rPr>
                <w:rFonts w:ascii="Arial" w:hAnsi="Arial" w:cs="Arial"/>
                <w:color w:val="000000"/>
              </w:rPr>
            </w:rPrChange>
          </w:rPr>
          <w:t>s</w:t>
        </w:r>
      </w:ins>
      <w:proofErr w:type="gramEnd"/>
      <w:ins w:id="468" w:author="Sujil Kumar Koottathampathiyil" w:date="2022-06-08T22:41:00Z">
        <w:r w:rsidR="00F56D1D" w:rsidRPr="00EB3630">
          <w:rPr>
            <w:rFonts w:ascii="Arial" w:hAnsi="Arial" w:cs="Arial"/>
            <w:color w:val="000000"/>
            <w:sz w:val="24"/>
            <w:szCs w:val="24"/>
            <w:rPrChange w:id="469" w:author="Sujil Kumar Koottathampathiyil" w:date="2022-06-09T11:19:00Z">
              <w:rPr>
                <w:rFonts w:ascii="Arial" w:hAnsi="Arial" w:cs="Arial"/>
                <w:color w:val="000000"/>
              </w:rPr>
            </w:rPrChange>
          </w:rPr>
          <w:t xml:space="preserve"> and use the same plasma for care.</w:t>
        </w:r>
      </w:ins>
      <w:ins w:id="470" w:author="Sujil Kumar Koottathampathiyil" w:date="2022-06-08T22:38:00Z">
        <w:r w:rsidR="00216703" w:rsidRPr="00EB3630">
          <w:rPr>
            <w:rFonts w:ascii="Arial" w:hAnsi="Arial" w:cs="Arial"/>
            <w:color w:val="000000"/>
            <w:sz w:val="24"/>
            <w:szCs w:val="24"/>
            <w:rPrChange w:id="471" w:author="Sujil Kumar Koottathampathiyil" w:date="2022-06-09T11:19:00Z">
              <w:rPr>
                <w:rFonts w:ascii="Arial" w:hAnsi="Arial" w:cs="Arial"/>
                <w:color w:val="000000"/>
              </w:rPr>
            </w:rPrChange>
          </w:rPr>
          <w:t xml:space="preserve"> </w:t>
        </w:r>
      </w:ins>
      <w:ins w:id="472" w:author="Sujil Kumar Koottathampathiyil" w:date="2022-06-08T22:47:00Z">
        <w:r w:rsidR="00A93D09" w:rsidRPr="00EB3630">
          <w:rPr>
            <w:rFonts w:ascii="Arial" w:hAnsi="Arial" w:cs="Arial"/>
            <w:color w:val="000000"/>
            <w:sz w:val="24"/>
            <w:szCs w:val="24"/>
            <w:rPrChange w:id="473" w:author="Sujil Kumar Koottathampathiyil" w:date="2022-06-09T11:19:00Z">
              <w:rPr>
                <w:rFonts w:ascii="Arial" w:hAnsi="Arial" w:cs="Arial"/>
                <w:color w:val="000000"/>
              </w:rPr>
            </w:rPrChange>
          </w:rPr>
          <w:t xml:space="preserve">The findings from the author indicate that </w:t>
        </w:r>
      </w:ins>
      <w:ins w:id="474" w:author="Sujil Kumar Koottathampathiyil" w:date="2022-06-08T22:48:00Z">
        <w:r w:rsidR="00A93D09" w:rsidRPr="00EB3630">
          <w:rPr>
            <w:rFonts w:ascii="Arial" w:hAnsi="Arial" w:cs="Arial"/>
            <w:color w:val="000000"/>
            <w:sz w:val="24"/>
            <w:szCs w:val="24"/>
            <w:rPrChange w:id="475" w:author="Sujil Kumar Koottathampathiyil" w:date="2022-06-09T11:19:00Z">
              <w:rPr>
                <w:rFonts w:ascii="Arial" w:hAnsi="Arial" w:cs="Arial"/>
                <w:color w:val="000000"/>
              </w:rPr>
            </w:rPrChange>
          </w:rPr>
          <w:t xml:space="preserve">Covid-19’s daily mortality rate is positively correlated with </w:t>
        </w:r>
      </w:ins>
      <w:ins w:id="476" w:author="Sujil Kumar Koottathampathiyil" w:date="2022-06-09T01:04:00Z">
        <w:r w:rsidRPr="00EB3630">
          <w:rPr>
            <w:rFonts w:ascii="Arial" w:hAnsi="Arial" w:cs="Arial"/>
            <w:color w:val="000000"/>
            <w:sz w:val="24"/>
            <w:szCs w:val="24"/>
            <w:rPrChange w:id="477" w:author="Sujil Kumar Koottathampathiyil" w:date="2022-06-09T11:19:00Z">
              <w:rPr>
                <w:rFonts w:ascii="Arial" w:hAnsi="Arial" w:cs="Arial"/>
                <w:color w:val="000000"/>
              </w:rPr>
            </w:rPrChange>
          </w:rPr>
          <w:t>several</w:t>
        </w:r>
      </w:ins>
      <w:ins w:id="478" w:author="Sujil Kumar Koottathampathiyil" w:date="2022-06-08T22:48:00Z">
        <w:r w:rsidR="00A93D09" w:rsidRPr="00EB3630">
          <w:rPr>
            <w:rFonts w:ascii="Arial" w:hAnsi="Arial" w:cs="Arial"/>
            <w:color w:val="000000"/>
            <w:sz w:val="24"/>
            <w:szCs w:val="24"/>
            <w:rPrChange w:id="479" w:author="Sujil Kumar Koottathampathiyil" w:date="2022-06-09T11:19:00Z">
              <w:rPr>
                <w:rFonts w:ascii="Arial" w:hAnsi="Arial" w:cs="Arial"/>
                <w:color w:val="000000"/>
              </w:rPr>
            </w:rPrChange>
          </w:rPr>
          <w:t xml:space="preserve"> confirmed cases.</w:t>
        </w:r>
      </w:ins>
      <w:ins w:id="480" w:author="Sujil Kumar Koottathampathiyil" w:date="2022-06-08T22:49:00Z">
        <w:r w:rsidR="00327F2B" w:rsidRPr="00EB3630">
          <w:rPr>
            <w:rFonts w:ascii="Arial" w:hAnsi="Arial" w:cs="Arial"/>
            <w:color w:val="000000"/>
            <w:sz w:val="24"/>
            <w:szCs w:val="24"/>
            <w:rPrChange w:id="481" w:author="Sujil Kumar Koottathampathiyil" w:date="2022-06-09T11:19:00Z">
              <w:rPr>
                <w:rFonts w:ascii="Arial" w:hAnsi="Arial" w:cs="Arial"/>
                <w:color w:val="000000"/>
              </w:rPr>
            </w:rPrChange>
          </w:rPr>
          <w:t xml:space="preserve"> The study also showed that it is dependent on the dietary routine and immune system.</w:t>
        </w:r>
      </w:ins>
      <w:ins w:id="482" w:author="Sujil Kumar Koottathampathiyil" w:date="2022-06-08T22:50:00Z">
        <w:r w:rsidR="002B620E" w:rsidRPr="00EB3630">
          <w:rPr>
            <w:rFonts w:ascii="Arial" w:hAnsi="Arial" w:cs="Arial"/>
            <w:color w:val="000000"/>
            <w:sz w:val="24"/>
            <w:szCs w:val="24"/>
            <w:rPrChange w:id="483" w:author="Sujil Kumar Koottathampathiyil" w:date="2022-06-09T11:19:00Z">
              <w:rPr>
                <w:rFonts w:ascii="Arial" w:hAnsi="Arial" w:cs="Arial"/>
                <w:color w:val="000000"/>
              </w:rPr>
            </w:rPrChange>
          </w:rPr>
          <w:t xml:space="preserve"> As per the author, </w:t>
        </w:r>
      </w:ins>
      <w:ins w:id="484" w:author="Sujil Kumar Koottathampathiyil" w:date="2022-06-08T22:52:00Z">
        <w:r w:rsidR="0001527B" w:rsidRPr="00EB3630">
          <w:rPr>
            <w:rFonts w:ascii="Arial" w:hAnsi="Arial" w:cs="Arial"/>
            <w:color w:val="000000"/>
            <w:sz w:val="24"/>
            <w:szCs w:val="24"/>
            <w:rPrChange w:id="485" w:author="Sujil Kumar Koottathampathiyil" w:date="2022-06-09T11:19:00Z">
              <w:rPr>
                <w:rFonts w:ascii="Arial" w:hAnsi="Arial" w:cs="Arial"/>
                <w:color w:val="000000"/>
              </w:rPr>
            </w:rPrChange>
          </w:rPr>
          <w:t xml:space="preserve">an emergency can be </w:t>
        </w:r>
      </w:ins>
      <w:ins w:id="486" w:author="Sujil Kumar Koottathampathiyil" w:date="2022-06-08T22:59:00Z">
        <w:r w:rsidR="00EF72E9" w:rsidRPr="00EB3630">
          <w:rPr>
            <w:rFonts w:ascii="Arial" w:hAnsi="Arial" w:cs="Arial"/>
            <w:color w:val="000000"/>
            <w:sz w:val="24"/>
            <w:szCs w:val="24"/>
            <w:rPrChange w:id="487" w:author="Sujil Kumar Koottathampathiyil" w:date="2022-06-09T11:19:00Z">
              <w:rPr>
                <w:rFonts w:ascii="Arial" w:hAnsi="Arial" w:cs="Arial"/>
                <w:color w:val="000000"/>
              </w:rPr>
            </w:rPrChange>
          </w:rPr>
          <w:t>awakened</w:t>
        </w:r>
      </w:ins>
      <w:ins w:id="488" w:author="Sujil Kumar Koottathampathiyil" w:date="2022-06-08T22:52:00Z">
        <w:r w:rsidR="0001527B" w:rsidRPr="00EB3630">
          <w:rPr>
            <w:rFonts w:ascii="Arial" w:hAnsi="Arial" w:cs="Arial"/>
            <w:color w:val="000000"/>
            <w:sz w:val="24"/>
            <w:szCs w:val="24"/>
            <w:rPrChange w:id="489" w:author="Sujil Kumar Koottathampathiyil" w:date="2022-06-09T11:19:00Z">
              <w:rPr>
                <w:rFonts w:ascii="Arial" w:hAnsi="Arial" w:cs="Arial"/>
                <w:color w:val="000000"/>
              </w:rPr>
            </w:rPrChange>
          </w:rPr>
          <w:t xml:space="preserve"> before </w:t>
        </w:r>
      </w:ins>
      <w:ins w:id="490" w:author="Sujil Kumar Koottathampathiyil" w:date="2022-06-09T01:04:00Z">
        <w:r w:rsidRPr="00EB3630">
          <w:rPr>
            <w:rFonts w:ascii="Arial" w:hAnsi="Arial" w:cs="Arial"/>
            <w:color w:val="000000"/>
            <w:sz w:val="24"/>
            <w:szCs w:val="24"/>
            <w:rPrChange w:id="491" w:author="Sujil Kumar Koottathampathiyil" w:date="2022-06-09T11:19:00Z">
              <w:rPr>
                <w:rFonts w:ascii="Arial" w:hAnsi="Arial" w:cs="Arial"/>
                <w:color w:val="000000"/>
              </w:rPr>
            </w:rPrChange>
          </w:rPr>
          <w:t xml:space="preserve">the </w:t>
        </w:r>
      </w:ins>
      <w:ins w:id="492" w:author="Sujil Kumar Koottathampathiyil" w:date="2022-06-08T22:52:00Z">
        <w:r w:rsidR="0001527B" w:rsidRPr="00EB3630">
          <w:rPr>
            <w:rFonts w:ascii="Arial" w:hAnsi="Arial" w:cs="Arial"/>
            <w:color w:val="000000"/>
            <w:sz w:val="24"/>
            <w:szCs w:val="24"/>
            <w:rPrChange w:id="49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494" w:author="Sujil Kumar Koottathampathiyil" w:date="2022-06-09T11:19:00Z">
              <w:rPr>
                <w:rFonts w:ascii="Arial" w:hAnsi="Arial" w:cs="Arial"/>
                <w:color w:val="000000"/>
              </w:rPr>
            </w:rPrChange>
          </w:rPr>
          <w:t xml:space="preserve"> </w:t>
        </w:r>
      </w:ins>
      <w:moveTo w:id="495" w:author="Sujil Kumar Koottathampathiyil" w:date="2022-06-08T19:43:00Z">
        <w:r w:rsidR="00EB09A1"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Another study </w:t>
        </w:r>
      </w:moveTo>
      <w:ins w:id="497" w:author="Sujil Kumar Koottathampathiyil" w:date="2022-06-08T21:46:00Z">
        <w:r w:rsidR="004001EB" w:rsidRPr="00EB3630">
          <w:rPr>
            <w:rFonts w:ascii="Arial" w:hAnsi="Arial" w:cs="Arial"/>
            <w:color w:val="000000"/>
            <w:sz w:val="24"/>
            <w:szCs w:val="24"/>
            <w:rPrChange w:id="498" w:author="Sujil Kumar Koottathampathiyil" w:date="2022-06-09T11:19:00Z">
              <w:rPr>
                <w:rFonts w:ascii="Arial" w:hAnsi="Arial" w:cs="Arial"/>
                <w:color w:val="000000"/>
              </w:rPr>
            </w:rPrChange>
          </w:rPr>
          <w:t>from</w:t>
        </w:r>
      </w:ins>
      <w:ins w:id="499" w:author="Sujil Kumar Koottathampathiyil" w:date="2022-06-08T21:47:00Z">
        <w:r w:rsidR="004001EB"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01" w:author="Sujil Kumar Koottathampathiyil" w:date="2022-06-09T11:19:00Z">
              <w:rPr>
                <w:rFonts w:ascii="Arial" w:hAnsi="Arial" w:cs="Arial"/>
                <w:color w:val="000000"/>
              </w:rPr>
            </w:rPrChange>
          </w:rPr>
          <w:t>Włodarczyk</w:t>
        </w:r>
      </w:ins>
      <w:proofErr w:type="spellEnd"/>
      <w:ins w:id="502" w:author="Sujil Kumar Koottathampathiyil" w:date="2022-06-08T21:51:00Z">
        <w:r w:rsidR="0087700B" w:rsidRPr="00EB3630">
          <w:rPr>
            <w:rFonts w:ascii="Arial" w:hAnsi="Arial" w:cs="Arial"/>
            <w:color w:val="000000"/>
            <w:sz w:val="24"/>
            <w:szCs w:val="24"/>
            <w:rPrChange w:id="503" w:author="Sujil Kumar Koottathampathiyil" w:date="2022-06-09T11:19:00Z">
              <w:rPr>
                <w:rFonts w:ascii="Arial" w:hAnsi="Arial" w:cs="Arial"/>
                <w:color w:val="000000"/>
              </w:rPr>
            </w:rPrChange>
          </w:rPr>
          <w:t xml:space="preserve"> </w:t>
        </w:r>
      </w:ins>
      <w:customXmlInsRangeStart w:id="504"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504"/>
          <w:r w:rsidR="005531C6" w:rsidRPr="005531C6">
            <w:rPr>
              <w:rFonts w:ascii="Arial" w:hAnsi="Arial" w:cs="Arial"/>
              <w:color w:val="000000"/>
              <w:sz w:val="24"/>
              <w:szCs w:val="24"/>
            </w:rPr>
            <w:t>(2021)</w:t>
          </w:r>
          <w:customXmlInsRangeStart w:id="505" w:author="Sujil Kumar Koottathampathiyil" w:date="2022-06-08T21:46:00Z"/>
        </w:sdtContent>
      </w:sdt>
      <w:customXmlInsRangeEnd w:id="505"/>
      <w:ins w:id="506" w:author="Sujil Kumar Koottathampathiyil" w:date="2022-06-08T21:46:00Z">
        <w:r w:rsidR="004001EB" w:rsidRPr="00EB3630">
          <w:rPr>
            <w:rFonts w:ascii="Arial" w:hAnsi="Arial" w:cs="Arial"/>
            <w:color w:val="000000"/>
            <w:sz w:val="24"/>
            <w:szCs w:val="24"/>
            <w:rPrChange w:id="507" w:author="Sujil Kumar Koottathampathiyil" w:date="2022-06-09T11:19:00Z">
              <w:rPr>
                <w:rFonts w:ascii="Arial" w:hAnsi="Arial" w:cs="Arial"/>
                <w:color w:val="000000"/>
              </w:rPr>
            </w:rPrChange>
          </w:rPr>
          <w:t xml:space="preserve"> </w:t>
        </w:r>
      </w:ins>
      <w:moveTo w:id="508" w:author="Sujil Kumar Koottathampathiyil" w:date="2022-06-08T19:43:00Z">
        <w:del w:id="509" w:author="Sujil Kumar Koottathampathiyil" w:date="2022-06-08T21:47:00Z">
          <w:r w:rsidR="00EB09A1" w:rsidRPr="00EB3630" w:rsidDel="00D770F2">
            <w:rPr>
              <w:rFonts w:ascii="Arial" w:hAnsi="Arial" w:cs="Arial"/>
              <w:color w:val="000000"/>
              <w:sz w:val="24"/>
              <w:szCs w:val="24"/>
              <w:rPrChange w:id="51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11" w:author="Sujil Kumar Koottathampathiyil" w:date="2022-06-09T11:19:00Z">
              <w:rPr>
                <w:rFonts w:ascii="Arial" w:hAnsi="Arial" w:cs="Arial"/>
                <w:color w:val="000000"/>
              </w:rPr>
            </w:rPrChange>
          </w:rPr>
          <w:t>predicting birth</w:t>
        </w:r>
      </w:moveTo>
      <w:ins w:id="512" w:author="Sujil Kumar Koottathampathiyil" w:date="2022-06-08T21:47:00Z">
        <w:r w:rsidR="00D770F2" w:rsidRPr="00EB3630">
          <w:rPr>
            <w:rFonts w:ascii="Arial" w:hAnsi="Arial" w:cs="Arial"/>
            <w:color w:val="000000"/>
            <w:sz w:val="24"/>
            <w:szCs w:val="24"/>
            <w:rPrChange w:id="513" w:author="Sujil Kumar Koottathampathiyil" w:date="2022-06-09T11:19:00Z">
              <w:rPr>
                <w:rFonts w:ascii="Arial" w:hAnsi="Arial" w:cs="Arial"/>
                <w:color w:val="000000"/>
              </w:rPr>
            </w:rPrChange>
          </w:rPr>
          <w:t xml:space="preserve"> has used </w:t>
        </w:r>
      </w:ins>
      <w:ins w:id="514" w:author="Sujil Kumar Koottathampathiyil" w:date="2022-06-08T22:56:00Z">
        <w:r w:rsidR="00A01004" w:rsidRPr="00EB3630">
          <w:rPr>
            <w:rFonts w:ascii="Arial" w:hAnsi="Arial" w:cs="Arial"/>
            <w:color w:val="000000"/>
            <w:sz w:val="24"/>
            <w:szCs w:val="24"/>
            <w:rPrChange w:id="515" w:author="Sujil Kumar Koottathampathiyil" w:date="2022-06-09T11:19:00Z">
              <w:rPr>
                <w:rFonts w:ascii="Arial" w:hAnsi="Arial" w:cs="Arial"/>
                <w:color w:val="000000"/>
              </w:rPr>
            </w:rPrChange>
          </w:rPr>
          <w:t xml:space="preserve">the same SVM </w:t>
        </w:r>
      </w:ins>
      <w:ins w:id="516" w:author="Sujil Kumar Koottathampathiyil" w:date="2022-06-08T21:47:00Z">
        <w:r w:rsidR="00D770F2" w:rsidRPr="00EB3630">
          <w:rPr>
            <w:rFonts w:ascii="Arial" w:hAnsi="Arial" w:cs="Arial"/>
            <w:color w:val="000000"/>
            <w:sz w:val="24"/>
            <w:szCs w:val="24"/>
            <w:rPrChange w:id="517" w:author="Sujil Kumar Koottathampathiyil" w:date="2022-06-09T11:19:00Z">
              <w:rPr>
                <w:rFonts w:ascii="Arial" w:hAnsi="Arial" w:cs="Arial"/>
                <w:color w:val="000000"/>
              </w:rPr>
            </w:rPrChange>
          </w:rPr>
          <w:t>model</w:t>
        </w:r>
      </w:ins>
      <w:moveTo w:id="518" w:author="Sujil Kumar Koottathampathiyil" w:date="2022-06-08T19:43:00Z">
        <w:del w:id="519" w:author="Sujil Kumar Koottathampathiyil" w:date="2022-06-08T21:46:00Z">
          <w:r w:rsidR="00EB09A1" w:rsidRPr="00EB3630" w:rsidDel="004001EB">
            <w:rPr>
              <w:rFonts w:ascii="Arial" w:hAnsi="Arial" w:cs="Arial"/>
              <w:color w:val="000000"/>
              <w:sz w:val="24"/>
              <w:szCs w:val="24"/>
              <w:rPrChange w:id="520" w:author="Sujil Kumar Koottathampathiyil" w:date="2022-06-09T11:19:00Z">
                <w:rPr>
                  <w:rFonts w:ascii="Arial" w:hAnsi="Arial" w:cs="Arial"/>
                  <w:color w:val="000000"/>
                </w:rPr>
              </w:rPrChange>
            </w:rPr>
            <w:delText xml:space="preserve"> </w:delText>
          </w:r>
        </w:del>
      </w:moveTo>
      <w:customXmlDelRangeStart w:id="52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howingPlcHdr/>
        </w:sdtPr>
        <w:sdtContent>
          <w:customXmlDelRangeEnd w:id="521"/>
          <w:r w:rsidR="005531C6" w:rsidRPr="005531C6">
            <w:rPr>
              <w:rStyle w:val="PlaceholderText"/>
              <w:color w:val="000000"/>
            </w:rPr>
            <w:t>Click or tap here to enter text.</w:t>
          </w:r>
          <w:customXmlDelRangeStart w:id="522" w:author="Sujil Kumar Koottathampathiyil" w:date="2022-06-08T21:46:00Z"/>
        </w:sdtContent>
      </w:sdt>
      <w:customXmlDelRangeEnd w:id="522"/>
      <w:moveTo w:id="523" w:author="Sujil Kumar Koottathampathiyil" w:date="2022-06-08T19:43:00Z">
        <w:r w:rsidR="00EB09A1" w:rsidRPr="00EB3630">
          <w:rPr>
            <w:rFonts w:ascii="Arial" w:hAnsi="Arial" w:cs="Arial"/>
            <w:color w:val="000000"/>
            <w:sz w:val="24"/>
            <w:szCs w:val="24"/>
            <w:rPrChange w:id="524" w:author="Sujil Kumar Koottathampathiyil" w:date="2022-06-09T11:19:00Z">
              <w:rPr>
                <w:rFonts w:ascii="Arial" w:hAnsi="Arial" w:cs="Arial"/>
                <w:color w:val="000000"/>
              </w:rPr>
            </w:rPrChange>
          </w:rPr>
          <w:t xml:space="preserve">, </w:t>
        </w:r>
      </w:moveTo>
      <w:ins w:id="525" w:author="Sujil Kumar Koottathampathiyil" w:date="2022-06-08T22:56:00Z">
        <w:r w:rsidR="00A01004" w:rsidRPr="00EB3630">
          <w:rPr>
            <w:rFonts w:ascii="Arial" w:hAnsi="Arial" w:cs="Arial"/>
            <w:color w:val="000000"/>
            <w:sz w:val="24"/>
            <w:szCs w:val="24"/>
            <w:rPrChange w:id="526" w:author="Sujil Kumar Koottathampathiyil" w:date="2022-06-09T11:19:00Z">
              <w:rPr>
                <w:rFonts w:ascii="Arial" w:hAnsi="Arial" w:cs="Arial"/>
                <w:color w:val="000000"/>
              </w:rPr>
            </w:rPrChange>
          </w:rPr>
          <w:t xml:space="preserve">this </w:t>
        </w:r>
      </w:ins>
      <w:moveTo w:id="527" w:author="Sujil Kumar Koottathampathiyil" w:date="2022-06-08T19:43:00Z">
        <w:r w:rsidR="00EB09A1" w:rsidRPr="00EB3630">
          <w:rPr>
            <w:rFonts w:ascii="Arial" w:hAnsi="Arial" w:cs="Arial"/>
            <w:color w:val="000000"/>
            <w:sz w:val="24"/>
            <w:szCs w:val="24"/>
            <w:rPrChange w:id="528" w:author="Sujil Kumar Koottathampathiyil" w:date="2022-06-09T11:19:00Z">
              <w:rPr>
                <w:rFonts w:ascii="Arial" w:hAnsi="Arial" w:cs="Arial"/>
                <w:color w:val="000000"/>
              </w:rPr>
            </w:rPrChange>
          </w:rPr>
          <w:t>study was trying to figure out the preterm births. This study</w:t>
        </w:r>
      </w:moveTo>
      <w:ins w:id="529" w:author="Sujil Kumar Koottathampathiyil" w:date="2022-06-08T22:56:00Z">
        <w:r w:rsidR="00A01004" w:rsidRPr="00EB3630">
          <w:rPr>
            <w:rFonts w:ascii="Arial" w:hAnsi="Arial" w:cs="Arial"/>
            <w:color w:val="000000"/>
            <w:sz w:val="24"/>
            <w:szCs w:val="24"/>
            <w:rPrChange w:id="530" w:author="Sujil Kumar Koottathampathiyil" w:date="2022-06-09T11:19:00Z">
              <w:rPr>
                <w:rFonts w:ascii="Arial" w:hAnsi="Arial" w:cs="Arial"/>
                <w:color w:val="000000"/>
              </w:rPr>
            </w:rPrChange>
          </w:rPr>
          <w:t xml:space="preserve"> has also</w:t>
        </w:r>
      </w:ins>
      <w:moveTo w:id="531" w:author="Sujil Kumar Koottathampathiyil" w:date="2022-06-08T19:43:00Z">
        <w:r w:rsidR="00EB09A1"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used machine learning algorithms like </w:t>
        </w:r>
      </w:moveTo>
      <w:ins w:id="533" w:author="Sujil Kumar Koottathampathiyil" w:date="2022-06-09T01:04:00Z">
        <w:r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the </w:t>
        </w:r>
      </w:ins>
      <w:moveTo w:id="535" w:author="Sujil Kumar Koottathampathiyil" w:date="2022-06-08T19:43:00Z">
        <w:del w:id="536" w:author="Sujil Kumar Koottathampathiyil" w:date="2022-06-08T21:52:00Z">
          <w:r w:rsidR="00EB09A1" w:rsidRPr="00EB3630" w:rsidDel="009F188F">
            <w:rPr>
              <w:rFonts w:ascii="Arial" w:hAnsi="Arial" w:cs="Arial"/>
              <w:color w:val="000000"/>
              <w:sz w:val="24"/>
              <w:szCs w:val="24"/>
              <w:rPrChange w:id="537" w:author="Sujil Kumar Koottathampathiyil" w:date="2022-06-09T11:19:00Z">
                <w:rPr>
                  <w:rFonts w:ascii="Arial" w:hAnsi="Arial" w:cs="Arial"/>
                  <w:color w:val="000000"/>
                </w:rPr>
              </w:rPrChange>
            </w:rPr>
            <w:delText>support vector machine(svm)</w:delText>
          </w:r>
        </w:del>
        <w:del w:id="538" w:author="Sujil Kumar Koottathampathiyil" w:date="2022-06-08T22:56:00Z">
          <w:r w:rsidR="00EB09A1" w:rsidRPr="00EB3630" w:rsidDel="00A01004">
            <w:rPr>
              <w:rFonts w:ascii="Arial" w:hAnsi="Arial" w:cs="Arial"/>
              <w:color w:val="000000"/>
              <w:sz w:val="24"/>
              <w:szCs w:val="24"/>
              <w:rPrChange w:id="539"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540" w:author="Sujil Kumar Koottathampathiyil" w:date="2022-06-09T11:19:00Z">
              <w:rPr>
                <w:rFonts w:ascii="Arial" w:hAnsi="Arial" w:cs="Arial"/>
                <w:color w:val="000000"/>
              </w:rPr>
            </w:rPrChange>
          </w:rPr>
          <w:t>random forest, K-Nearest Neighbor, and Convolutional Neural Network (CNNs)</w:t>
        </w:r>
      </w:moveTo>
      <w:ins w:id="541" w:author="Sujil Kumar Koottathampathiyil" w:date="2022-06-08T22:56:00Z">
        <w:r w:rsidR="00A01004" w:rsidRPr="00EB3630">
          <w:rPr>
            <w:rFonts w:ascii="Arial" w:hAnsi="Arial" w:cs="Arial"/>
            <w:color w:val="000000"/>
            <w:sz w:val="24"/>
            <w:szCs w:val="24"/>
            <w:rPrChange w:id="542" w:author="Sujil Kumar Koottathampathiyil" w:date="2022-06-09T11:19:00Z">
              <w:rPr>
                <w:rFonts w:ascii="Arial" w:hAnsi="Arial" w:cs="Arial"/>
                <w:color w:val="000000"/>
              </w:rPr>
            </w:rPrChange>
          </w:rPr>
          <w:t xml:space="preserve"> </w:t>
        </w:r>
      </w:ins>
      <w:ins w:id="543" w:author="Sujil Kumar Koottathampathiyil" w:date="2022-06-08T22:57:00Z">
        <w:r w:rsidR="00A01004" w:rsidRPr="00EB3630">
          <w:rPr>
            <w:rFonts w:ascii="Arial" w:hAnsi="Arial" w:cs="Arial"/>
            <w:color w:val="000000"/>
            <w:sz w:val="24"/>
            <w:szCs w:val="24"/>
            <w:rPrChange w:id="544" w:author="Sujil Kumar Koottathampathiyil" w:date="2022-06-09T11:19:00Z">
              <w:rPr>
                <w:rFonts w:ascii="Arial" w:hAnsi="Arial" w:cs="Arial"/>
                <w:color w:val="000000"/>
              </w:rPr>
            </w:rPrChange>
          </w:rPr>
          <w:t>along</w:t>
        </w:r>
      </w:ins>
      <w:ins w:id="545" w:author="Sujil Kumar Koottathampathiyil" w:date="2022-06-08T22:56:00Z">
        <w:r w:rsidR="00A01004" w:rsidRPr="00EB3630">
          <w:rPr>
            <w:rFonts w:ascii="Arial" w:hAnsi="Arial" w:cs="Arial"/>
            <w:color w:val="000000"/>
            <w:sz w:val="24"/>
            <w:szCs w:val="24"/>
            <w:rPrChange w:id="546" w:author="Sujil Kumar Koottathampathiyil" w:date="2022-06-09T11:19:00Z">
              <w:rPr>
                <w:rFonts w:ascii="Arial" w:hAnsi="Arial" w:cs="Arial"/>
                <w:color w:val="000000"/>
              </w:rPr>
            </w:rPrChange>
          </w:rPr>
          <w:t xml:space="preserve"> with </w:t>
        </w:r>
      </w:ins>
      <w:ins w:id="547" w:author="Sujil Kumar Koottathampathiyil" w:date="2022-06-08T22:57:00Z">
        <w:r w:rsidR="00A01004" w:rsidRPr="00EB3630">
          <w:rPr>
            <w:rFonts w:ascii="Arial" w:hAnsi="Arial" w:cs="Arial"/>
            <w:color w:val="000000"/>
            <w:sz w:val="24"/>
            <w:szCs w:val="24"/>
            <w:rPrChange w:id="548" w:author="Sujil Kumar Koottathampathiyil" w:date="2022-06-09T11:19:00Z">
              <w:rPr>
                <w:rFonts w:ascii="Arial" w:hAnsi="Arial" w:cs="Arial"/>
                <w:color w:val="000000"/>
              </w:rPr>
            </w:rPrChange>
          </w:rPr>
          <w:t>SVM</w:t>
        </w:r>
      </w:ins>
      <w:moveTo w:id="549" w:author="Sujil Kumar Koottathampathiyil" w:date="2022-06-08T19:43:00Z">
        <w:r w:rsidR="00EB09A1" w:rsidRPr="00EB3630">
          <w:rPr>
            <w:rFonts w:ascii="Arial" w:hAnsi="Arial" w:cs="Arial"/>
            <w:color w:val="000000"/>
            <w:sz w:val="24"/>
            <w:szCs w:val="24"/>
            <w:rPrChange w:id="550" w:author="Sujil Kumar Koottathampathiyil" w:date="2022-06-09T11:19:00Z">
              <w:rPr>
                <w:rFonts w:ascii="Arial" w:hAnsi="Arial" w:cs="Arial"/>
                <w:color w:val="000000"/>
              </w:rPr>
            </w:rPrChange>
          </w:rPr>
          <w:t>.</w:t>
        </w:r>
      </w:moveTo>
    </w:p>
    <w:p w14:paraId="691D9BB0" w14:textId="36D183F5" w:rsidR="00EB09A1" w:rsidRPr="00EB3630" w:rsidDel="009B311D" w:rsidRDefault="00EB09A1" w:rsidP="00EB09A1">
      <w:pPr>
        <w:spacing w:line="360" w:lineRule="auto"/>
        <w:jc w:val="both"/>
        <w:rPr>
          <w:del w:id="551" w:author="Sujil Kumar Koottathampathiyil" w:date="2022-06-08T21:51:00Z"/>
          <w:moveTo w:id="552" w:author="Sujil Kumar Koottathampathiyil" w:date="2022-06-08T19:43:00Z"/>
          <w:rFonts w:ascii="Arial" w:hAnsi="Arial" w:cs="Arial"/>
          <w:color w:val="000000"/>
          <w:sz w:val="24"/>
          <w:szCs w:val="24"/>
          <w:rPrChange w:id="553" w:author="Sujil Kumar Koottathampathiyil" w:date="2022-06-09T11:19:00Z">
            <w:rPr>
              <w:del w:id="554" w:author="Sujil Kumar Koottathampathiyil" w:date="2022-06-08T21:51:00Z"/>
              <w:moveTo w:id="555" w:author="Sujil Kumar Koottathampathiyil" w:date="2022-06-08T19:43:00Z"/>
              <w:rFonts w:ascii="Arial" w:hAnsi="Arial" w:cs="Arial"/>
              <w:color w:val="000000"/>
            </w:rPr>
          </w:rPrChange>
        </w:rPr>
      </w:pPr>
      <w:commentRangeStart w:id="556"/>
      <w:moveTo w:id="557" w:author="Sujil Kumar Koottathampathiyil" w:date="2022-06-08T19:43:00Z">
        <w:del w:id="558" w:author="Sujil Kumar Koottathampathiyil" w:date="2022-06-08T23:04:00Z">
          <w:r w:rsidRPr="00EB3630" w:rsidDel="00896A89">
            <w:rPr>
              <w:rFonts w:ascii="Arial" w:hAnsi="Arial" w:cs="Arial"/>
              <w:color w:val="000000"/>
              <w:sz w:val="24"/>
              <w:szCs w:val="24"/>
              <w:rPrChange w:id="559"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560"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howingPlcHdr/>
        </w:sdtPr>
        <w:sdtContent>
          <w:customXmlDelRangeEnd w:id="560"/>
          <w:r w:rsidR="005531C6" w:rsidRPr="005531C6">
            <w:rPr>
              <w:rStyle w:val="PlaceholderText"/>
              <w:color w:val="000000"/>
            </w:rPr>
            <w:t>Click or tap here to enter text.</w:t>
          </w:r>
          <w:customXmlDelRangeStart w:id="561" w:author="Sujil Kumar Koottathampathiyil" w:date="2022-06-08T23:04:00Z"/>
        </w:sdtContent>
      </w:sdt>
      <w:customXmlDelRangeEnd w:id="561"/>
      <w:moveTo w:id="562" w:author="Sujil Kumar Koottathampathiyil" w:date="2022-06-08T19:43:00Z">
        <w:del w:id="563" w:author="Sujil Kumar Koottathampathiyil" w:date="2022-06-08T23:04:00Z">
          <w:r w:rsidRPr="00EB3630" w:rsidDel="00896A89">
            <w:rPr>
              <w:rFonts w:ascii="Arial" w:hAnsi="Arial" w:cs="Arial"/>
              <w:color w:val="000000"/>
              <w:sz w:val="24"/>
              <w:szCs w:val="24"/>
              <w:rPrChange w:id="56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56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howingPlcHdr/>
        </w:sdtPr>
        <w:sdtContent>
          <w:customXmlDelRangeEnd w:id="565"/>
          <w:r w:rsidR="005531C6" w:rsidRPr="005531C6">
            <w:rPr>
              <w:rStyle w:val="PlaceholderText"/>
              <w:color w:val="000000"/>
            </w:rPr>
            <w:t>Click or tap here to enter text.</w:t>
          </w:r>
          <w:customXmlDelRangeStart w:id="566" w:author="Sujil Kumar Koottathampathiyil" w:date="2022-06-08T23:04:00Z"/>
        </w:sdtContent>
      </w:sdt>
      <w:customXmlDelRangeEnd w:id="566"/>
      <w:moveTo w:id="567" w:author="Sujil Kumar Koottathampathiyil" w:date="2022-06-08T19:43:00Z">
        <w:del w:id="568" w:author="Sujil Kumar Koottathampathiyil" w:date="2022-06-08T23:04:00Z">
          <w:r w:rsidRPr="00EB3630" w:rsidDel="00896A89">
            <w:rPr>
              <w:rFonts w:ascii="Arial" w:hAnsi="Arial" w:cs="Arial"/>
              <w:color w:val="000000"/>
              <w:sz w:val="24"/>
              <w:szCs w:val="24"/>
              <w:rPrChange w:id="569" w:author="Sujil Kumar Koottathampathiyil" w:date="2022-06-09T11:19:00Z">
                <w:rPr>
                  <w:rFonts w:ascii="Arial" w:hAnsi="Arial" w:cs="Arial"/>
                  <w:color w:val="000000"/>
                </w:rPr>
              </w:rPrChange>
            </w:rPr>
            <w:delText xml:space="preserve"> on prediction on exchange rate. Artificial Nueral Network and ARIMA are used </w:delText>
          </w:r>
        </w:del>
        <w:del w:id="570" w:author="Sujil Kumar Koottathampathiyil" w:date="2022-06-11T23:27:00Z">
          <w:r w:rsidRPr="00EB3630" w:rsidDel="00E30810">
            <w:rPr>
              <w:rFonts w:ascii="Arial" w:hAnsi="Arial" w:cs="Arial"/>
              <w:color w:val="000000"/>
              <w:sz w:val="24"/>
              <w:szCs w:val="24"/>
              <w:rPrChange w:id="571" w:author="Sujil Kumar Koottathampathiyil" w:date="2022-06-09T11:19:00Z">
                <w:rPr>
                  <w:rFonts w:ascii="Arial" w:hAnsi="Arial" w:cs="Arial"/>
                  <w:color w:val="000000"/>
                </w:rPr>
              </w:rPrChange>
            </w:rPr>
            <w:delText xml:space="preserve">to predict the </w:delText>
          </w:r>
        </w:del>
      </w:moveTo>
      <w:commentRangeEnd w:id="556"/>
      <w:del w:id="572" w:author="Sujil Kumar Koottathampathiyil" w:date="2022-06-11T23:27:00Z">
        <w:r w:rsidR="0075697C" w:rsidDel="00E30810">
          <w:rPr>
            <w:rStyle w:val="CommentReference"/>
          </w:rPr>
          <w:commentReference w:id="556"/>
        </w:r>
      </w:del>
      <w:moveTo w:id="573" w:author="Sujil Kumar Koottathampathiyil" w:date="2022-06-08T19:43:00Z">
        <w:del w:id="574" w:author="Sujil Kumar Koottathampathiyil" w:date="2022-06-11T23:27:00Z">
          <w:r w:rsidRPr="00EB3630" w:rsidDel="00E30810">
            <w:rPr>
              <w:rFonts w:ascii="Arial" w:hAnsi="Arial" w:cs="Arial"/>
              <w:color w:val="000000"/>
              <w:sz w:val="24"/>
              <w:szCs w:val="24"/>
              <w:rPrChange w:id="575"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576" w:author="Sujil Kumar Koottathampathiyil" w:date="2022-06-08T22:58:00Z"/>
          <w:moveTo w:id="577" w:author="Sujil Kumar Koottathampathiyil" w:date="2022-06-08T19:43:00Z"/>
          <w:rFonts w:ascii="Arial" w:hAnsi="Arial" w:cs="Arial"/>
          <w:color w:val="000000"/>
          <w:sz w:val="24"/>
          <w:szCs w:val="24"/>
          <w:rPrChange w:id="578" w:author="Sujil Kumar Koottathampathiyil" w:date="2022-06-09T11:19:00Z">
            <w:rPr>
              <w:del w:id="579" w:author="Sujil Kumar Koottathampathiyil" w:date="2022-06-08T22:58:00Z"/>
              <w:moveTo w:id="580" w:author="Sujil Kumar Koottathampathiyil" w:date="2022-06-08T19:43:00Z"/>
              <w:rFonts w:ascii="Arial" w:hAnsi="Arial" w:cs="Arial"/>
              <w:color w:val="000000"/>
            </w:rPr>
          </w:rPrChange>
        </w:rPr>
      </w:pPr>
    </w:p>
    <w:p w14:paraId="4BD2EBDF" w14:textId="35B70089" w:rsidR="00CC798A" w:rsidRPr="00EB3630" w:rsidRDefault="00EB09A1" w:rsidP="00EB09A1">
      <w:pPr>
        <w:spacing w:line="360" w:lineRule="auto"/>
        <w:jc w:val="both"/>
        <w:rPr>
          <w:moveTo w:id="581" w:author="Sujil Kumar Koottathampathiyil" w:date="2022-06-08T19:43:00Z"/>
          <w:rFonts w:ascii="Arial" w:hAnsi="Arial" w:cs="Arial"/>
          <w:color w:val="000000"/>
          <w:sz w:val="24"/>
          <w:szCs w:val="24"/>
          <w:rPrChange w:id="582" w:author="Sujil Kumar Koottathampathiyil" w:date="2022-06-09T11:19:00Z">
            <w:rPr>
              <w:moveTo w:id="583" w:author="Sujil Kumar Koottathampathiyil" w:date="2022-06-08T19:43:00Z"/>
              <w:rFonts w:ascii="Arial" w:hAnsi="Arial" w:cs="Arial"/>
              <w:color w:val="000000"/>
            </w:rPr>
          </w:rPrChange>
        </w:rPr>
      </w:pPr>
      <w:moveTo w:id="584" w:author="Sujil Kumar Koottathampathiyil" w:date="2022-06-08T19:43:00Z">
        <w:del w:id="585" w:author="Sujil Kumar Koottathampathiyil" w:date="2022-06-11T23:29:00Z">
          <w:r w:rsidRPr="00EB3630" w:rsidDel="00BA4B13">
            <w:rPr>
              <w:rFonts w:ascii="Arial" w:hAnsi="Arial" w:cs="Arial"/>
              <w:color w:val="000000"/>
              <w:sz w:val="24"/>
              <w:szCs w:val="24"/>
              <w:rPrChange w:id="586" w:author="Sujil Kumar Koottathampathiyil" w:date="2022-06-09T11:19:00Z">
                <w:rPr>
                  <w:rFonts w:ascii="Arial" w:hAnsi="Arial" w:cs="Arial"/>
                  <w:color w:val="000000"/>
                </w:rPr>
              </w:rPrChange>
            </w:rPr>
            <w:delText xml:space="preserve">SVM has been used Time series analysis, like </w:delText>
          </w:r>
        </w:del>
      </w:moveTo>
      <w:customXmlDelRangeStart w:id="587"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howingPlcHdr/>
        </w:sdtPr>
        <w:sdtContent>
          <w:customXmlDelRangeEnd w:id="587"/>
          <w:r w:rsidR="005531C6" w:rsidRPr="005531C6">
            <w:rPr>
              <w:rStyle w:val="PlaceholderText"/>
              <w:color w:val="000000"/>
            </w:rPr>
            <w:t>Click or tap here to enter text.</w:t>
          </w:r>
          <w:customXmlDelRangeStart w:id="588" w:author="Sujil Kumar Koottathampathiyil" w:date="2022-06-11T23:29:00Z"/>
        </w:sdtContent>
      </w:sdt>
      <w:customXmlDelRangeEnd w:id="588"/>
      <w:moveTo w:id="589" w:author="Sujil Kumar Koottathampathiyil" w:date="2022-06-08T19:43:00Z">
        <w:del w:id="590" w:author="Sujil Kumar Koottathampathiyil" w:date="2022-06-11T23:29:00Z">
          <w:r w:rsidRPr="00EB3630" w:rsidDel="00BA4B13">
            <w:rPr>
              <w:rFonts w:ascii="Arial" w:hAnsi="Arial" w:cs="Arial"/>
              <w:color w:val="000000"/>
              <w:sz w:val="24"/>
              <w:szCs w:val="24"/>
              <w:rPrChange w:id="591" w:author="Sujil Kumar Koottathampathiyil" w:date="2022-06-09T11:19:00Z">
                <w:rPr>
                  <w:rFonts w:ascii="Arial" w:hAnsi="Arial" w:cs="Arial"/>
                  <w:color w:val="000000"/>
                </w:rPr>
              </w:rPrChange>
            </w:rPr>
            <w:delText xml:space="preserve"> has </w:delText>
          </w:r>
        </w:del>
        <w:del w:id="592" w:author="Sujil Kumar Koottathampathiyil" w:date="2022-06-09T01:04:00Z">
          <w:r w:rsidRPr="00EB3630" w:rsidDel="008955A0">
            <w:rPr>
              <w:rFonts w:ascii="Arial" w:hAnsi="Arial" w:cs="Arial"/>
              <w:color w:val="000000"/>
              <w:sz w:val="24"/>
              <w:szCs w:val="24"/>
              <w:rPrChange w:id="593" w:author="Sujil Kumar Koottathampathiyil" w:date="2022-06-09T11:19:00Z">
                <w:rPr>
                  <w:rFonts w:ascii="Arial" w:hAnsi="Arial" w:cs="Arial"/>
                  <w:color w:val="000000"/>
                </w:rPr>
              </w:rPrChange>
            </w:rPr>
            <w:delText xml:space="preserve">clearly </w:delText>
          </w:r>
        </w:del>
        <w:del w:id="594" w:author="Sujil Kumar Koottathampathiyil" w:date="2022-06-11T23:29:00Z">
          <w:r w:rsidRPr="00EB3630" w:rsidDel="00BA4B13">
            <w:rPr>
              <w:rFonts w:ascii="Arial" w:hAnsi="Arial" w:cs="Arial"/>
              <w:color w:val="000000"/>
              <w:sz w:val="24"/>
              <w:szCs w:val="24"/>
              <w:rPrChange w:id="595" w:author="Sujil Kumar Koottathampathiyil" w:date="2022-06-09T11:19:00Z">
                <w:rPr>
                  <w:rFonts w:ascii="Arial" w:hAnsi="Arial" w:cs="Arial"/>
                  <w:color w:val="000000"/>
                </w:rPr>
              </w:rPrChange>
            </w:rPr>
            <w:delText xml:space="preserve">studied classification problem </w:delText>
          </w:r>
        </w:del>
        <w:del w:id="596" w:author="Sujil Kumar Koottathampathiyil" w:date="2022-06-09T01:05:00Z">
          <w:r w:rsidRPr="00EB3630" w:rsidDel="008955A0">
            <w:rPr>
              <w:rFonts w:ascii="Arial" w:hAnsi="Arial" w:cs="Arial"/>
              <w:color w:val="000000"/>
              <w:sz w:val="24"/>
              <w:szCs w:val="24"/>
              <w:rPrChange w:id="597" w:author="Sujil Kumar Koottathampathiyil" w:date="2022-06-09T11:19:00Z">
                <w:rPr>
                  <w:rFonts w:ascii="Arial" w:hAnsi="Arial" w:cs="Arial"/>
                  <w:color w:val="000000"/>
                </w:rPr>
              </w:rPrChange>
            </w:rPr>
            <w:delText>on</w:delText>
          </w:r>
        </w:del>
        <w:del w:id="598" w:author="Sujil Kumar Koottathampathiyil" w:date="2022-06-11T23:29:00Z">
          <w:r w:rsidRPr="00EB3630" w:rsidDel="00BA4B13">
            <w:rPr>
              <w:rFonts w:ascii="Arial" w:hAnsi="Arial" w:cs="Arial"/>
              <w:color w:val="000000"/>
              <w:sz w:val="24"/>
              <w:szCs w:val="24"/>
              <w:rPrChange w:id="599" w:author="Sujil Kumar Koottathampathiyil" w:date="2022-06-09T11:19:00Z">
                <w:rPr>
                  <w:rFonts w:ascii="Arial" w:hAnsi="Arial" w:cs="Arial"/>
                  <w:color w:val="000000"/>
                </w:rPr>
              </w:rPrChange>
            </w:rPr>
            <w:delText xml:space="preserve"> Breast cancer dataset. This study also checked for different kernel function </w:delText>
          </w:r>
        </w:del>
        <w:del w:id="600" w:author="Sujil Kumar Koottathampathiyil" w:date="2022-06-09T01:05:00Z">
          <w:r w:rsidRPr="00EB3630" w:rsidDel="008955A0">
            <w:rPr>
              <w:rFonts w:ascii="Arial" w:hAnsi="Arial" w:cs="Arial"/>
              <w:color w:val="000000"/>
              <w:sz w:val="24"/>
              <w:szCs w:val="24"/>
              <w:rPrChange w:id="601" w:author="Sujil Kumar Koottathampathiyil" w:date="2022-06-09T11:19:00Z">
                <w:rPr>
                  <w:rFonts w:ascii="Arial" w:hAnsi="Arial" w:cs="Arial"/>
                  <w:color w:val="000000"/>
                </w:rPr>
              </w:rPrChange>
            </w:rPr>
            <w:delText xml:space="preserve">that </w:delText>
          </w:r>
        </w:del>
        <w:del w:id="602" w:author="Sujil Kumar Koottathampathiyil" w:date="2022-06-11T23:29:00Z">
          <w:r w:rsidRPr="00EB3630" w:rsidDel="00BA4B13">
            <w:rPr>
              <w:rFonts w:ascii="Arial" w:hAnsi="Arial" w:cs="Arial"/>
              <w:color w:val="000000"/>
              <w:sz w:val="24"/>
              <w:szCs w:val="24"/>
              <w:rPrChange w:id="603"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04" w:author="Jack Mc Donnell" w:date="2022-06-09T13:55:00Z">
        <w:del w:id="605" w:author="Sujil Kumar Koottathampathiyil" w:date="2022-06-11T23:29:00Z">
          <w:r w:rsidR="0075697C" w:rsidDel="00BA4B13">
            <w:rPr>
              <w:rFonts w:ascii="Arial" w:hAnsi="Arial" w:cs="Arial"/>
              <w:color w:val="000000"/>
              <w:sz w:val="24"/>
              <w:szCs w:val="24"/>
            </w:rPr>
            <w:delText xml:space="preserve"> </w:delText>
          </w:r>
        </w:del>
      </w:ins>
      <w:moveTo w:id="606" w:author="Sujil Kumar Koottathampathiyil" w:date="2022-06-08T19:43:00Z">
        <w:del w:id="607" w:author="Sujil Kumar Koottathampathiyil" w:date="2022-06-11T23:29:00Z">
          <w:r w:rsidRPr="00EB3630" w:rsidDel="00BA4B13">
            <w:rPr>
              <w:rFonts w:ascii="Arial" w:hAnsi="Arial" w:cs="Arial"/>
              <w:color w:val="000000"/>
              <w:sz w:val="24"/>
              <w:szCs w:val="24"/>
              <w:rPrChange w:id="608"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09"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howingPlcHdr/>
        </w:sdtPr>
        <w:sdtContent>
          <w:customXmlDelRangeEnd w:id="609"/>
          <w:r w:rsidR="005531C6" w:rsidRPr="005531C6">
            <w:rPr>
              <w:rStyle w:val="PlaceholderText"/>
              <w:color w:val="000000"/>
            </w:rPr>
            <w:t>Click or tap here to enter text.</w:t>
          </w:r>
          <w:customXmlDelRangeStart w:id="610" w:author="Sujil Kumar Koottathampathiyil" w:date="2022-06-11T23:29:00Z"/>
        </w:sdtContent>
      </w:sdt>
      <w:customXmlDelRangeEnd w:id="610"/>
      <w:moveTo w:id="611" w:author="Sujil Kumar Koottathampathiyil" w:date="2022-06-08T19:43:00Z">
        <w:del w:id="612" w:author="Sujil Kumar Koottathampathiyil" w:date="2022-06-11T23:29:00Z">
          <w:r w:rsidRPr="00EB3630" w:rsidDel="00BA4B13">
            <w:rPr>
              <w:rFonts w:ascii="Arial" w:hAnsi="Arial" w:cs="Arial"/>
              <w:color w:val="000000"/>
              <w:sz w:val="24"/>
              <w:szCs w:val="24"/>
              <w:rPrChange w:id="613" w:author="Sujil Kumar Koottathampathiyil" w:date="2022-06-09T11:19:00Z">
                <w:rPr>
                  <w:rFonts w:ascii="Arial" w:hAnsi="Arial" w:cs="Arial"/>
                  <w:color w:val="000000"/>
                </w:rPr>
              </w:rPrChange>
            </w:rPr>
            <w:delText xml:space="preserve"> </w:delText>
          </w:r>
        </w:del>
        <w:del w:id="614" w:author="Sujil Kumar Koottathampathiyil" w:date="2022-06-09T01:05:00Z">
          <w:r w:rsidRPr="00EB3630" w:rsidDel="008955A0">
            <w:rPr>
              <w:rFonts w:ascii="Arial" w:hAnsi="Arial" w:cs="Arial"/>
              <w:color w:val="000000"/>
              <w:sz w:val="24"/>
              <w:szCs w:val="24"/>
              <w:rPrChange w:id="615" w:author="Sujil Kumar Koottathampathiyil" w:date="2022-06-09T11:19:00Z">
                <w:rPr>
                  <w:rFonts w:ascii="Arial" w:hAnsi="Arial" w:cs="Arial"/>
                  <w:color w:val="000000"/>
                </w:rPr>
              </w:rPrChange>
            </w:rPr>
            <w:delText>shown</w:delText>
          </w:r>
        </w:del>
        <w:del w:id="616" w:author="Sujil Kumar Koottathampathiyil" w:date="2022-06-11T23:29:00Z">
          <w:r w:rsidRPr="00EB3630" w:rsidDel="00BA4B13">
            <w:rPr>
              <w:rFonts w:ascii="Arial" w:hAnsi="Arial" w:cs="Arial"/>
              <w:color w:val="000000"/>
              <w:sz w:val="24"/>
              <w:szCs w:val="24"/>
              <w:rPrChange w:id="617" w:author="Sujil Kumar Koottathampathiyil" w:date="2022-06-09T11:19:00Z">
                <w:rPr>
                  <w:rFonts w:ascii="Arial" w:hAnsi="Arial" w:cs="Arial"/>
                  <w:color w:val="000000"/>
                </w:rPr>
              </w:rPrChange>
            </w:rPr>
            <w:delText xml:space="preserve"> that it’s better for two-group classification problems.</w:delText>
          </w:r>
        </w:del>
      </w:moveTo>
      <w:ins w:id="618"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19"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619"/>
          <w:r w:rsidR="005531C6" w:rsidRPr="005531C6">
            <w:rPr>
              <w:rFonts w:ascii="Arial" w:hAnsi="Arial" w:cs="Arial"/>
              <w:color w:val="000000"/>
              <w:sz w:val="24"/>
              <w:szCs w:val="24"/>
            </w:rPr>
            <w:t>(2017)</w:t>
          </w:r>
          <w:customXmlInsRangeStart w:id="620" w:author="Sujil Kumar Koottathampathiyil" w:date="2022-06-11T23:29:00Z"/>
        </w:sdtContent>
      </w:sdt>
      <w:customXmlInsRangeEnd w:id="620"/>
      <w:ins w:id="621" w:author="Sujil Kumar Koottathampathiyil" w:date="2022-06-11T23:29:00Z">
        <w:r w:rsidR="00CC798A" w:rsidRPr="00CC798A">
          <w:rPr>
            <w:rFonts w:ascii="Arial" w:hAnsi="Arial" w:cs="Arial"/>
            <w:color w:val="000000"/>
            <w:sz w:val="24"/>
            <w:szCs w:val="24"/>
          </w:rPr>
          <w:t xml:space="preserve"> </w:t>
        </w:r>
      </w:ins>
      <w:ins w:id="622"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62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623"/>
          <w:r w:rsidR="005531C6" w:rsidRPr="005531C6">
            <w:rPr>
              <w:rFonts w:ascii="Arial" w:hAnsi="Arial" w:cs="Arial"/>
              <w:color w:val="000000"/>
              <w:sz w:val="24"/>
              <w:szCs w:val="24"/>
            </w:rPr>
            <w:t>(1995)</w:t>
          </w:r>
          <w:customXmlInsRangeStart w:id="624" w:author="Sujil Kumar Koottathampathiyil" w:date="2022-06-11T23:29:00Z"/>
        </w:sdtContent>
      </w:sdt>
      <w:customXmlInsRangeEnd w:id="624"/>
      <w:ins w:id="625" w:author="Sujil Kumar Koottathampathiyil" w:date="2022-06-11T23:29:00Z">
        <w:r w:rsidR="00BA4B13" w:rsidRPr="00CC798A">
          <w:rPr>
            <w:rFonts w:ascii="Arial" w:hAnsi="Arial" w:cs="Arial"/>
            <w:color w:val="000000"/>
            <w:sz w:val="24"/>
            <w:szCs w:val="24"/>
          </w:rPr>
          <w:t xml:space="preserve"> </w:t>
        </w:r>
      </w:ins>
      <w:ins w:id="626"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4CD56ABE" w:rsidR="00EB09A1" w:rsidRPr="00EB3630" w:rsidDel="00896A89" w:rsidRDefault="00EB09A1" w:rsidP="00EB09A1">
      <w:pPr>
        <w:spacing w:line="360" w:lineRule="auto"/>
        <w:jc w:val="both"/>
        <w:rPr>
          <w:del w:id="627" w:author="Sujil Kumar Koottathampathiyil" w:date="2022-06-08T23:03:00Z"/>
          <w:moveTo w:id="628" w:author="Sujil Kumar Koottathampathiyil" w:date="2022-06-08T19:43:00Z"/>
          <w:rFonts w:ascii="Arial" w:hAnsi="Arial" w:cs="Arial"/>
          <w:color w:val="000000"/>
          <w:sz w:val="24"/>
          <w:szCs w:val="24"/>
          <w:rPrChange w:id="629" w:author="Sujil Kumar Koottathampathiyil" w:date="2022-06-09T11:19:00Z">
            <w:rPr>
              <w:del w:id="630" w:author="Sujil Kumar Koottathampathiyil" w:date="2022-06-08T23:03:00Z"/>
              <w:moveTo w:id="631" w:author="Sujil Kumar Koottathampathiyil" w:date="2022-06-08T19:43:00Z"/>
              <w:rFonts w:ascii="Arial" w:hAnsi="Arial" w:cs="Arial"/>
              <w:color w:val="000000"/>
            </w:rPr>
          </w:rPrChange>
        </w:rPr>
      </w:pPr>
      <w:moveTo w:id="632" w:author="Sujil Kumar Koottathampathiyil" w:date="2022-06-08T19:43:00Z">
        <w:del w:id="633" w:author="Sujil Kumar Koottathampathiyil" w:date="2022-06-08T23:03: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PCA-KNN model is used in </w:delText>
          </w:r>
        </w:del>
      </w:moveTo>
      <w:customXmlDelRangeStart w:id="635"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howingPlcHdr/>
        </w:sdtPr>
        <w:sdtContent>
          <w:customXmlDelRangeEnd w:id="635"/>
          <w:r w:rsidR="005531C6" w:rsidRPr="005531C6">
            <w:rPr>
              <w:rStyle w:val="PlaceholderText"/>
              <w:color w:val="000000"/>
            </w:rPr>
            <w:t>Click or tap here to enter text.</w:t>
          </w:r>
          <w:customXmlDelRangeStart w:id="636" w:author="Sujil Kumar Koottathampathiyil" w:date="2022-06-08T23:03:00Z"/>
        </w:sdtContent>
      </w:sdt>
      <w:customXmlDelRangeEnd w:id="636"/>
      <w:moveTo w:id="637" w:author="Sujil Kumar Koottathampathiyil" w:date="2022-06-08T19:43:00Z">
        <w:del w:id="638" w:author="Sujil Kumar Koottathampathiyil" w:date="2022-06-08T23:03:00Z">
          <w:r w:rsidRPr="00EB3630" w:rsidDel="00896A89">
            <w:rPr>
              <w:rFonts w:ascii="Arial" w:hAnsi="Arial" w:cs="Arial"/>
              <w:color w:val="000000"/>
              <w:sz w:val="24"/>
              <w:szCs w:val="24"/>
              <w:rPrChange w:id="63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7D255B90" w:rsidR="00EB09A1" w:rsidRPr="00EB3630" w:rsidRDefault="00EB09A1" w:rsidP="00216E31">
      <w:pPr>
        <w:spacing w:line="360" w:lineRule="auto"/>
        <w:ind w:firstLine="720"/>
        <w:jc w:val="both"/>
        <w:rPr>
          <w:ins w:id="640" w:author="Sujil Kumar Koottathampathiyil" w:date="2022-06-08T23:00:00Z"/>
          <w:rFonts w:ascii="Arial" w:hAnsi="Arial" w:cs="Arial"/>
          <w:color w:val="000000"/>
          <w:sz w:val="24"/>
          <w:szCs w:val="24"/>
          <w:rPrChange w:id="641" w:author="Sujil Kumar Koottathampathiyil" w:date="2022-06-09T11:19:00Z">
            <w:rPr>
              <w:ins w:id="642" w:author="Sujil Kumar Koottathampathiyil" w:date="2022-06-08T23:00:00Z"/>
              <w:rFonts w:ascii="Arial" w:hAnsi="Arial" w:cs="Arial"/>
              <w:color w:val="000000"/>
            </w:rPr>
          </w:rPrChange>
        </w:rPr>
      </w:pPr>
      <w:moveTo w:id="643" w:author="Sujil Kumar Koottathampathiyil" w:date="2022-06-08T19:43:00Z">
        <w:r w:rsidRPr="00EB3630">
          <w:rPr>
            <w:rFonts w:ascii="Arial" w:hAnsi="Arial" w:cs="Arial"/>
            <w:color w:val="000000"/>
            <w:sz w:val="24"/>
            <w:szCs w:val="24"/>
            <w:rPrChange w:id="644" w:author="Sujil Kumar Koottathampathiyil" w:date="2022-06-09T11:19:00Z">
              <w:rPr>
                <w:rFonts w:ascii="Arial" w:hAnsi="Arial" w:cs="Arial"/>
                <w:color w:val="000000"/>
              </w:rPr>
            </w:rPrChange>
          </w:rPr>
          <w:t>Working with Multivariate time series data, I was looking for models which can mak</w:t>
        </w:r>
        <w:del w:id="645" w:author="Sujil Kumar Koottathampathiyil" w:date="2022-06-09T01:05:00Z">
          <w:r w:rsidRPr="00EB3630" w:rsidDel="00B460CB">
            <w:rPr>
              <w:rFonts w:ascii="Arial" w:hAnsi="Arial" w:cs="Arial"/>
              <w:color w:val="000000"/>
              <w:sz w:val="24"/>
              <w:szCs w:val="24"/>
              <w:rPrChange w:id="646" w:author="Sujil Kumar Koottathampathiyil" w:date="2022-06-09T11:19:00Z">
                <w:rPr>
                  <w:rFonts w:ascii="Arial" w:hAnsi="Arial" w:cs="Arial"/>
                  <w:color w:val="000000"/>
                </w:rPr>
              </w:rPrChange>
            </w:rPr>
            <w:delText>ing</w:delText>
          </w:r>
        </w:del>
      </w:moveTo>
      <w:ins w:id="647" w:author="Sujil Kumar Koottathampathiyil" w:date="2022-06-09T01:05:00Z">
        <w:r w:rsidR="00B460CB" w:rsidRPr="00EB3630">
          <w:rPr>
            <w:rFonts w:ascii="Arial" w:hAnsi="Arial" w:cs="Arial"/>
            <w:color w:val="000000"/>
            <w:sz w:val="24"/>
            <w:szCs w:val="24"/>
            <w:rPrChange w:id="648" w:author="Sujil Kumar Koottathampathiyil" w:date="2022-06-09T11:19:00Z">
              <w:rPr>
                <w:rFonts w:ascii="Arial" w:hAnsi="Arial" w:cs="Arial"/>
                <w:color w:val="000000"/>
              </w:rPr>
            </w:rPrChange>
          </w:rPr>
          <w:t>e</w:t>
        </w:r>
      </w:ins>
      <w:moveTo w:id="649" w:author="Sujil Kumar Koottathampathiyil" w:date="2022-06-08T19:43:00Z">
        <w:r w:rsidRPr="00EB3630">
          <w:rPr>
            <w:rFonts w:ascii="Arial" w:hAnsi="Arial" w:cs="Arial"/>
            <w:color w:val="000000"/>
            <w:sz w:val="24"/>
            <w:szCs w:val="24"/>
            <w:rPrChange w:id="65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r w:rsidR="005531C6" w:rsidRPr="005531C6">
            <w:rPr>
              <w:rFonts w:ascii="Arial" w:hAnsi="Arial" w:cs="Arial"/>
              <w:color w:val="000000"/>
              <w:sz w:val="24"/>
              <w:szCs w:val="24"/>
            </w:rPr>
            <w:t>(Vector Autoregressive Models for Multivariate Time Series 2006)</w:t>
          </w:r>
        </w:sdtContent>
      </w:sdt>
      <w:moveTo w:id="651" w:author="Sujil Kumar Koottathampathiyil" w:date="2022-06-08T19:43:00Z">
        <w:r w:rsidRPr="00EB3630">
          <w:rPr>
            <w:rFonts w:ascii="Arial" w:hAnsi="Arial" w:cs="Arial"/>
            <w:color w:val="000000"/>
            <w:sz w:val="24"/>
            <w:szCs w:val="24"/>
            <w:rPrChange w:id="652" w:author="Sujil Kumar Koottathampathiyil" w:date="2022-06-09T11:19:00Z">
              <w:rPr>
                <w:rFonts w:ascii="Arial" w:hAnsi="Arial" w:cs="Arial"/>
                <w:color w:val="000000"/>
              </w:rPr>
            </w:rPrChange>
          </w:rPr>
          <w:t xml:space="preserve"> showed me how relevant is VAR (Vector Autoregressive Models) model for </w:t>
        </w:r>
        <w:del w:id="653" w:author="Sujil Kumar Koottathampathiyil" w:date="2022-06-09T01:06:00Z">
          <w:r w:rsidRPr="00EB3630" w:rsidDel="00B460CB">
            <w:rPr>
              <w:rFonts w:ascii="Arial" w:hAnsi="Arial" w:cs="Arial"/>
              <w:color w:val="000000"/>
              <w:sz w:val="24"/>
              <w:szCs w:val="24"/>
              <w:rPrChange w:id="654"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suicide analysis. </w:t>
        </w:r>
      </w:moveTo>
      <w:ins w:id="656" w:author="Sujil Kumar Koottathampathiyil" w:date="2022-06-08T19:58:00Z">
        <w:r w:rsidR="000538F2" w:rsidRPr="00EB3630">
          <w:rPr>
            <w:rFonts w:ascii="Arial" w:hAnsi="Arial" w:cs="Arial"/>
            <w:color w:val="000000"/>
            <w:sz w:val="24"/>
            <w:szCs w:val="24"/>
            <w:rPrChange w:id="657" w:author="Sujil Kumar Koottathampathiyil" w:date="2022-06-09T11:19:00Z">
              <w:rPr>
                <w:rFonts w:ascii="Arial" w:hAnsi="Arial" w:cs="Arial"/>
                <w:color w:val="000000"/>
              </w:rPr>
            </w:rPrChange>
          </w:rPr>
          <w:t>VAR Model is mainly used when we have to deal with Multivariate time series data.</w:t>
        </w:r>
      </w:ins>
      <w:ins w:id="658" w:author="Sujil Kumar Koottathampathiyil" w:date="2022-06-08T20:27:00Z">
        <w:r w:rsidR="003F1FB7"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w:t>
        </w:r>
      </w:ins>
      <w:ins w:id="660" w:author="Sujil Kumar Koottathampathiyil" w:date="2022-06-09T01:06:00Z">
        <w:r w:rsidR="00B460CB" w:rsidRPr="00EB3630">
          <w:rPr>
            <w:rFonts w:ascii="Arial" w:hAnsi="Arial" w:cs="Arial"/>
            <w:color w:val="000000"/>
            <w:sz w:val="24"/>
            <w:szCs w:val="24"/>
            <w:rPrChange w:id="661" w:author="Sujil Kumar Koottathampathiyil" w:date="2022-06-09T11:19:00Z">
              <w:rPr>
                <w:rFonts w:ascii="Arial" w:hAnsi="Arial" w:cs="Arial"/>
                <w:color w:val="000000"/>
              </w:rPr>
            </w:rPrChange>
          </w:rPr>
          <w:t>The s</w:t>
        </w:r>
      </w:ins>
      <w:ins w:id="662" w:author="Sujil Kumar Koottathampathiyil" w:date="2022-06-08T20:27:00Z">
        <w:r w:rsidR="003F1FB7" w:rsidRPr="00EB3630">
          <w:rPr>
            <w:rFonts w:ascii="Arial" w:hAnsi="Arial" w:cs="Arial"/>
            <w:color w:val="000000"/>
            <w:sz w:val="24"/>
            <w:szCs w:val="24"/>
            <w:rPrChange w:id="663" w:author="Sujil Kumar Koottathampathiyil" w:date="2022-06-09T11:19:00Z">
              <w:rPr>
                <w:rFonts w:ascii="Arial" w:hAnsi="Arial" w:cs="Arial"/>
                <w:color w:val="000000"/>
              </w:rPr>
            </w:rPrChange>
          </w:rPr>
          <w:t>uicide dataset contains more than twenty var</w:t>
        </w:r>
      </w:ins>
      <w:moveTo w:id="664" w:author="Sujil Kumar Koottathampathiyil" w:date="2022-06-08T19:43:00Z">
        <w:del w:id="665" w:author="Sujil Kumar Koottathampathiyil" w:date="2022-06-08T19:57:00Z">
          <w:r w:rsidRPr="00EB3630" w:rsidDel="000538F2">
            <w:rPr>
              <w:rFonts w:ascii="Arial" w:hAnsi="Arial" w:cs="Arial"/>
              <w:color w:val="000000"/>
              <w:sz w:val="24"/>
              <w:szCs w:val="24"/>
              <w:rPrChange w:id="666" w:author="Sujil Kumar Koottathampathiyil" w:date="2022-06-09T11:19:00Z">
                <w:rPr>
                  <w:rFonts w:ascii="Arial" w:hAnsi="Arial" w:cs="Arial"/>
                  <w:color w:val="000000"/>
                </w:rPr>
              </w:rPrChange>
            </w:rPr>
            <w:delText xml:space="preserve">It also gave me. </w:delText>
          </w:r>
        </w:del>
      </w:moveTo>
      <w:ins w:id="667" w:author="Sujil Kumar Koottathampathiyil" w:date="2022-06-08T20:27:00Z">
        <w:r w:rsidR="003F1FB7" w:rsidRPr="00EB3630">
          <w:rPr>
            <w:rFonts w:ascii="Arial" w:hAnsi="Arial" w:cs="Arial"/>
            <w:color w:val="000000"/>
            <w:sz w:val="24"/>
            <w:szCs w:val="24"/>
            <w:rPrChange w:id="668" w:author="Sujil Kumar Koottathampathiyil" w:date="2022-06-09T11:19:00Z">
              <w:rPr>
                <w:rFonts w:ascii="Arial" w:hAnsi="Arial" w:cs="Arial"/>
                <w:color w:val="000000"/>
              </w:rPr>
            </w:rPrChange>
          </w:rPr>
          <w:t>iables</w:t>
        </w:r>
      </w:ins>
      <w:ins w:id="669" w:author="Sujil Kumar Koottathampathiyil" w:date="2022-06-08T20:28:00Z">
        <w:r w:rsidR="003F1FB7"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VAR </w:t>
        </w:r>
      </w:ins>
      <w:ins w:id="672" w:author="Sujil Kumar Koottathampathiyil" w:date="2022-06-08T20:29:00Z">
        <w:r w:rsidR="00900909" w:rsidRPr="00EB3630">
          <w:rPr>
            <w:rFonts w:ascii="Arial" w:hAnsi="Arial" w:cs="Arial"/>
            <w:color w:val="000000"/>
            <w:sz w:val="24"/>
            <w:szCs w:val="24"/>
            <w:rPrChange w:id="673" w:author="Sujil Kumar Koottathampathiyil" w:date="2022-06-09T11:19:00Z">
              <w:rPr>
                <w:rFonts w:ascii="Arial" w:hAnsi="Arial" w:cs="Arial"/>
                <w:color w:val="000000"/>
              </w:rPr>
            </w:rPrChange>
          </w:rPr>
          <w:t>is a</w:t>
        </w:r>
      </w:ins>
      <w:ins w:id="674" w:author="Sujil Kumar Koottathampathiyil" w:date="2022-06-08T20:28:00Z">
        <w:r w:rsidR="00900909"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 systematic but </w:t>
        </w:r>
      </w:ins>
      <w:ins w:id="676" w:author="Sujil Kumar Koottathampathiyil" w:date="2022-06-08T20:29:00Z">
        <w:r w:rsidR="00900909" w:rsidRPr="00EB3630">
          <w:rPr>
            <w:rFonts w:ascii="Arial" w:hAnsi="Arial" w:cs="Arial"/>
            <w:color w:val="000000"/>
            <w:sz w:val="24"/>
            <w:szCs w:val="24"/>
            <w:rPrChange w:id="677" w:author="Sujil Kumar Koottathampathiyil" w:date="2022-06-09T11:19:00Z">
              <w:rPr>
                <w:rFonts w:ascii="Arial" w:hAnsi="Arial" w:cs="Arial"/>
                <w:color w:val="000000"/>
              </w:rPr>
            </w:rPrChange>
          </w:rPr>
          <w:t>flexible</w:t>
        </w:r>
      </w:ins>
      <w:ins w:id="678" w:author="Sujil Kumar Koottathampathiyil" w:date="2022-06-08T20:28:00Z">
        <w:r w:rsidR="00900909"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 </w:t>
        </w:r>
      </w:ins>
      <w:ins w:id="680" w:author="Sujil Kumar Koottathampathiyil" w:date="2022-06-08T20:29:00Z">
        <w:r w:rsidR="00900909"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approach for dealing with complex </w:t>
        </w:r>
      </w:ins>
      <w:ins w:id="682" w:author="Sujil Kumar Koottathampathiyil" w:date="2022-06-08T20:30:00Z">
        <w:r w:rsidR="00F378DB" w:rsidRPr="00EB3630">
          <w:rPr>
            <w:rFonts w:ascii="Arial" w:hAnsi="Arial" w:cs="Arial"/>
            <w:color w:val="000000"/>
            <w:sz w:val="24"/>
            <w:szCs w:val="24"/>
            <w:rPrChange w:id="683" w:author="Sujil Kumar Koottathampathiyil" w:date="2022-06-09T11:19:00Z">
              <w:rPr>
                <w:rFonts w:ascii="Arial" w:hAnsi="Arial" w:cs="Arial"/>
                <w:color w:val="000000"/>
              </w:rPr>
            </w:rPrChange>
          </w:rPr>
          <w:t>real-world</w:t>
        </w:r>
      </w:ins>
      <w:ins w:id="684" w:author="Sujil Kumar Koottathampathiyil" w:date="2022-06-08T20:29:00Z">
        <w:r w:rsidR="00900909"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686" w:author="Sujil Kumar Koottathampathiyil" w:date="2022-06-09T11:19:00Z">
              <w:rPr>
                <w:rFonts w:ascii="Arial" w:hAnsi="Arial" w:cs="Arial"/>
                <w:color w:val="000000"/>
              </w:rPr>
            </w:rPrChange>
          </w:rPr>
          <w:t xml:space="preserve"> VAR is also </w:t>
        </w:r>
      </w:ins>
      <w:ins w:id="687" w:author="Sujil Kumar Koottathampathiyil" w:date="2022-06-08T20:30:00Z">
        <w:r w:rsidR="00AB4BE4" w:rsidRPr="00EB3630">
          <w:rPr>
            <w:rFonts w:ascii="Arial" w:hAnsi="Arial" w:cs="Arial"/>
            <w:color w:val="000000"/>
            <w:sz w:val="24"/>
            <w:szCs w:val="24"/>
            <w:rPrChange w:id="688" w:author="Sujil Kumar Koottathampathiyil" w:date="2022-06-09T11:19:00Z">
              <w:rPr>
                <w:rFonts w:ascii="Arial" w:hAnsi="Arial" w:cs="Arial"/>
                <w:color w:val="000000"/>
              </w:rPr>
            </w:rPrChange>
          </w:rPr>
          <w:t xml:space="preserve">popular amongst data scientists because of </w:t>
        </w:r>
      </w:ins>
      <w:ins w:id="689" w:author="Sujil Kumar Koottathampathiyil" w:date="2022-06-09T01:06:00Z">
        <w:r w:rsidR="00B460CB" w:rsidRPr="00EB3630">
          <w:rPr>
            <w:rFonts w:ascii="Arial" w:hAnsi="Arial" w:cs="Arial"/>
            <w:color w:val="000000"/>
            <w:sz w:val="24"/>
            <w:szCs w:val="24"/>
            <w:rPrChange w:id="690" w:author="Sujil Kumar Koottathampathiyil" w:date="2022-06-09T11:19:00Z">
              <w:rPr>
                <w:rFonts w:ascii="Arial" w:hAnsi="Arial" w:cs="Arial"/>
                <w:color w:val="000000"/>
              </w:rPr>
            </w:rPrChange>
          </w:rPr>
          <w:t>its</w:t>
        </w:r>
      </w:ins>
      <w:ins w:id="691" w:author="Sujil Kumar Koottathampathiyil" w:date="2022-06-08T20:30:00Z">
        <w:r w:rsidR="00AB4BE4"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 high forecasting performance.</w:t>
        </w:r>
      </w:ins>
      <w:ins w:id="693" w:author="Sujil Kumar Koottathampathiyil" w:date="2022-06-08T20:34:00Z">
        <w:r w:rsidR="00D74960" w:rsidRPr="00EB3630">
          <w:rPr>
            <w:rFonts w:ascii="Arial" w:hAnsi="Arial" w:cs="Arial"/>
            <w:color w:val="000000"/>
            <w:sz w:val="24"/>
            <w:szCs w:val="24"/>
            <w:rPrChange w:id="694" w:author="Sujil Kumar Koottathampathiyil" w:date="2022-06-09T11:19:00Z">
              <w:rPr>
                <w:rFonts w:ascii="Arial" w:hAnsi="Arial" w:cs="Arial"/>
                <w:color w:val="000000"/>
              </w:rPr>
            </w:rPrChange>
          </w:rPr>
          <w:t xml:space="preserve"> Most importantly VAR </w:t>
        </w:r>
      </w:ins>
      <w:ins w:id="695" w:author="Sujil Kumar Koottathampathiyil" w:date="2022-06-09T01:06:00Z">
        <w:r w:rsidR="00B460CB" w:rsidRPr="00EB3630">
          <w:rPr>
            <w:rFonts w:ascii="Arial" w:hAnsi="Arial" w:cs="Arial"/>
            <w:color w:val="000000"/>
            <w:sz w:val="24"/>
            <w:szCs w:val="24"/>
            <w:rPrChange w:id="696" w:author="Sujil Kumar Koottathampathiyil" w:date="2022-06-09T11:19:00Z">
              <w:rPr>
                <w:rFonts w:ascii="Arial" w:hAnsi="Arial" w:cs="Arial"/>
                <w:color w:val="000000"/>
              </w:rPr>
            </w:rPrChange>
          </w:rPr>
          <w:t>can</w:t>
        </w:r>
      </w:ins>
      <w:ins w:id="697" w:author="Sujil Kumar Koottathampathiyil" w:date="2022-06-08T20:34:00Z">
        <w:r w:rsidR="00D74960" w:rsidRPr="00EB3630">
          <w:rPr>
            <w:rFonts w:ascii="Arial" w:hAnsi="Arial" w:cs="Arial"/>
            <w:color w:val="000000"/>
            <w:sz w:val="24"/>
            <w:szCs w:val="24"/>
            <w:rPrChange w:id="698" w:author="Sujil Kumar Koottathampathiyil" w:date="2022-06-09T11:19:00Z">
              <w:rPr>
                <w:rFonts w:ascii="Arial" w:hAnsi="Arial" w:cs="Arial"/>
                <w:color w:val="000000"/>
              </w:rPr>
            </w:rPrChange>
          </w:rPr>
          <w:t xml:space="preserve"> capture the intertwined dynamics of time series data.</w:t>
        </w:r>
      </w:ins>
      <w:ins w:id="699" w:author="Sujil Kumar Koottathampathiyil" w:date="2022-06-08T20:36:00Z">
        <w:r w:rsidR="00431612"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 We have to understand the lag using </w:t>
        </w:r>
      </w:ins>
      <w:ins w:id="701" w:author="Sujil Kumar Koottathampathiyil" w:date="2022-06-08T20:37:00Z">
        <w:r w:rsidR="00431612" w:rsidRPr="00EB3630">
          <w:rPr>
            <w:rFonts w:ascii="Arial" w:hAnsi="Arial" w:cs="Arial"/>
            <w:color w:val="000000"/>
            <w:sz w:val="24"/>
            <w:szCs w:val="24"/>
            <w:rPrChange w:id="702" w:author="Sujil Kumar Koottathampathiyil" w:date="2022-06-09T11:19:00Z">
              <w:rPr>
                <w:rFonts w:ascii="Arial" w:hAnsi="Arial" w:cs="Arial"/>
                <w:color w:val="000000"/>
              </w:rPr>
            </w:rPrChange>
          </w:rPr>
          <w:t xml:space="preserve">calculating AIC and BIC. AIC is considered in our case and looking at different lags from one </w:t>
        </w:r>
      </w:ins>
      <w:ins w:id="703" w:author="Sujil Kumar Koottathampathiyil" w:date="2022-06-09T01:06:00Z">
        <w:r w:rsidR="00B460CB"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to </w:t>
        </w:r>
      </w:ins>
      <w:ins w:id="705" w:author="Sujil Kumar Koottathampathiyil" w:date="2022-06-08T20:37:00Z">
        <w:r w:rsidR="00431612"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nine, </w:t>
        </w:r>
      </w:ins>
      <w:ins w:id="707" w:author="Sujil Kumar Koottathampathiyil" w:date="2022-06-08T20:38:00Z">
        <w:r w:rsidR="00431612"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09" w:author="Sujil Kumar Koottathampathiyil" w:date="2022-06-08T20:39:00Z">
        <w:r w:rsidR="00431612" w:rsidRPr="00EB3630">
          <w:rPr>
            <w:rFonts w:ascii="Arial" w:hAnsi="Arial" w:cs="Arial"/>
            <w:color w:val="000000"/>
            <w:sz w:val="24"/>
            <w:szCs w:val="24"/>
            <w:rPrChange w:id="710"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711"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712" w:author="Sujil Kumar Koottathampathiyil" w:date="2022-06-09T11:19:00Z">
              <w:rPr>
                <w:rFonts w:ascii="Arial" w:hAnsi="Arial" w:cs="Arial"/>
                <w:color w:val="000000"/>
              </w:rPr>
            </w:rPrChange>
          </w:rPr>
          <w:t>.</w:t>
        </w:r>
      </w:ins>
      <w:ins w:id="713" w:author="Sujil Kumar Koottathampathiyil" w:date="2022-06-08T20:48:00Z">
        <w:r w:rsidR="00572DBA"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 </w:t>
        </w:r>
      </w:ins>
      <w:customXmlInsRangeStart w:id="715"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715"/>
          <w:r w:rsidR="005531C6" w:rsidRPr="005531C6">
            <w:rPr>
              <w:rFonts w:ascii="Arial" w:hAnsi="Arial" w:cs="Arial"/>
              <w:color w:val="000000"/>
              <w:sz w:val="24"/>
              <w:szCs w:val="24"/>
            </w:rPr>
            <w:t xml:space="preserve">Filho and </w:t>
          </w:r>
          <w:proofErr w:type="spellStart"/>
          <w:r w:rsidR="005531C6" w:rsidRPr="005531C6">
            <w:rPr>
              <w:rFonts w:ascii="Arial" w:hAnsi="Arial" w:cs="Arial"/>
              <w:color w:val="000000"/>
              <w:sz w:val="24"/>
              <w:szCs w:val="24"/>
            </w:rPr>
            <w:t>Valk</w:t>
          </w:r>
          <w:proofErr w:type="spellEnd"/>
          <w:r w:rsidR="005531C6" w:rsidRPr="005531C6">
            <w:rPr>
              <w:rFonts w:ascii="Arial" w:hAnsi="Arial" w:cs="Arial"/>
              <w:color w:val="000000"/>
              <w:sz w:val="24"/>
              <w:szCs w:val="24"/>
            </w:rPr>
            <w:t xml:space="preserve"> (2020)</w:t>
          </w:r>
          <w:customXmlInsRangeStart w:id="716" w:author="Sujil Kumar Koottathampathiyil" w:date="2022-06-08T21:02:00Z"/>
        </w:sdtContent>
      </w:sdt>
      <w:customXmlInsRangeEnd w:id="716"/>
      <w:ins w:id="717" w:author="Sujil Kumar Koottathampathiyil" w:date="2022-06-08T21:03:00Z">
        <w:r w:rsidR="00D25AA4" w:rsidRPr="00EB3630">
          <w:rPr>
            <w:rFonts w:ascii="Arial" w:hAnsi="Arial" w:cs="Arial"/>
            <w:color w:val="000000"/>
            <w:sz w:val="24"/>
            <w:szCs w:val="24"/>
            <w:rPrChange w:id="718" w:author="Sujil Kumar Koottathampathiyil" w:date="2022-06-09T11:19:00Z">
              <w:rPr>
                <w:rFonts w:ascii="Arial" w:hAnsi="Arial" w:cs="Arial"/>
                <w:color w:val="000000"/>
              </w:rPr>
            </w:rPrChange>
          </w:rPr>
          <w:t xml:space="preserve"> ha</w:t>
        </w:r>
      </w:ins>
      <w:ins w:id="719" w:author="Sujil Kumar Koottathampathiyil" w:date="2022-06-09T01:06:00Z">
        <w:r w:rsidR="007B6EFD" w:rsidRPr="00EB3630">
          <w:rPr>
            <w:rFonts w:ascii="Arial" w:hAnsi="Arial" w:cs="Arial"/>
            <w:color w:val="000000"/>
            <w:sz w:val="24"/>
            <w:szCs w:val="24"/>
            <w:rPrChange w:id="720" w:author="Sujil Kumar Koottathampathiyil" w:date="2022-06-09T11:19:00Z">
              <w:rPr>
                <w:rFonts w:ascii="Arial" w:hAnsi="Arial" w:cs="Arial"/>
                <w:color w:val="000000"/>
              </w:rPr>
            </w:rPrChange>
          </w:rPr>
          <w:t>ve</w:t>
        </w:r>
      </w:ins>
      <w:ins w:id="721" w:author="Sujil Kumar Koottathampathiyil" w:date="2022-06-08T21:03:00Z">
        <w:r w:rsidR="00D25AA4" w:rsidRPr="00EB3630">
          <w:rPr>
            <w:rFonts w:ascii="Arial" w:hAnsi="Arial" w:cs="Arial"/>
            <w:color w:val="000000"/>
            <w:sz w:val="24"/>
            <w:szCs w:val="24"/>
            <w:rPrChange w:id="722" w:author="Sujil Kumar Koottathampathiyil" w:date="2022-06-09T11:19:00Z">
              <w:rPr>
                <w:rFonts w:ascii="Arial" w:hAnsi="Arial" w:cs="Arial"/>
                <w:color w:val="000000"/>
              </w:rPr>
            </w:rPrChange>
          </w:rPr>
          <w:t xml:space="preserve"> implemented VAR model-based control charts for batch process monitoring</w:t>
        </w:r>
      </w:ins>
      <w:ins w:id="723" w:author="Sujil Kumar Koottathampathiyil" w:date="2022-06-08T21:04:00Z">
        <w:r w:rsidR="00D25AA4" w:rsidRPr="00EB3630">
          <w:rPr>
            <w:rFonts w:ascii="Arial" w:hAnsi="Arial" w:cs="Arial"/>
            <w:color w:val="000000"/>
            <w:sz w:val="24"/>
            <w:szCs w:val="24"/>
            <w:rPrChange w:id="724"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725"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 the field of Statistical Process Control (SPC)</w:t>
        </w:r>
      </w:ins>
      <w:ins w:id="727" w:author="Sujil Kumar Koottathampathiyil" w:date="2022-06-08T21:05:00Z">
        <w:r w:rsidR="00D25AA4" w:rsidRPr="00EB3630">
          <w:rPr>
            <w:rFonts w:ascii="Arial" w:hAnsi="Arial" w:cs="Arial"/>
            <w:color w:val="000000"/>
            <w:sz w:val="24"/>
            <w:szCs w:val="24"/>
            <w:rPrChange w:id="728" w:author="Sujil Kumar Koottathampathiyil" w:date="2022-06-09T11:19:00Z">
              <w:rPr>
                <w:rFonts w:ascii="Arial" w:hAnsi="Arial" w:cs="Arial"/>
                <w:color w:val="000000"/>
              </w:rPr>
            </w:rPrChange>
          </w:rPr>
          <w:t xml:space="preserve">. There were many approaches </w:t>
        </w:r>
        <w:r w:rsidR="00D25AA4" w:rsidRPr="00EB3630">
          <w:rPr>
            <w:rFonts w:ascii="Arial" w:hAnsi="Arial" w:cs="Arial"/>
            <w:color w:val="000000"/>
            <w:sz w:val="24"/>
            <w:szCs w:val="24"/>
            <w:rPrChange w:id="729" w:author="Sujil Kumar Koottathampathiyil" w:date="2022-06-09T11:19:00Z">
              <w:rPr>
                <w:rFonts w:ascii="Arial" w:hAnsi="Arial" w:cs="Arial"/>
                <w:color w:val="000000"/>
              </w:rPr>
            </w:rPrChange>
          </w:rPr>
          <w:lastRenderedPageBreak/>
          <w:t xml:space="preserve">to deal with monitoring </w:t>
        </w:r>
      </w:ins>
      <w:ins w:id="730" w:author="Sujil Kumar Koottathampathiyil" w:date="2022-06-09T01:06:00Z">
        <w:r w:rsidR="007B6EFD" w:rsidRPr="00EB3630">
          <w:rPr>
            <w:rFonts w:ascii="Arial" w:hAnsi="Arial" w:cs="Arial"/>
            <w:color w:val="000000"/>
            <w:sz w:val="24"/>
            <w:szCs w:val="24"/>
            <w:rPrChange w:id="731" w:author="Sujil Kumar Koottathampathiyil" w:date="2022-06-09T11:19:00Z">
              <w:rPr>
                <w:rFonts w:ascii="Arial" w:hAnsi="Arial" w:cs="Arial"/>
                <w:color w:val="000000"/>
              </w:rPr>
            </w:rPrChange>
          </w:rPr>
          <w:t xml:space="preserve">the </w:t>
        </w:r>
      </w:ins>
      <w:ins w:id="732" w:author="Sujil Kumar Koottathampathiyil" w:date="2022-06-08T21:05:00Z">
        <w:r w:rsidR="00D25AA4" w:rsidRPr="00EB3630">
          <w:rPr>
            <w:rFonts w:ascii="Arial" w:hAnsi="Arial" w:cs="Arial"/>
            <w:color w:val="000000"/>
            <w:sz w:val="24"/>
            <w:szCs w:val="24"/>
            <w:rPrChange w:id="733" w:author="Sujil Kumar Koottathampathiyil" w:date="2022-06-09T11:19:00Z">
              <w:rPr>
                <w:rFonts w:ascii="Arial" w:hAnsi="Arial" w:cs="Arial"/>
                <w:color w:val="000000"/>
              </w:rPr>
            </w:rPrChange>
          </w:rPr>
          <w:t xml:space="preserve">batch process. </w:t>
        </w:r>
      </w:ins>
      <w:ins w:id="734" w:author="Sujil Kumar Koottathampathiyil" w:date="2022-06-08T21:06:00Z">
        <w:r w:rsidR="00D25AA4" w:rsidRPr="00EB3630">
          <w:rPr>
            <w:rFonts w:ascii="Arial" w:hAnsi="Arial" w:cs="Arial"/>
            <w:color w:val="000000"/>
            <w:sz w:val="24"/>
            <w:szCs w:val="24"/>
            <w:rPrChange w:id="735" w:author="Sujil Kumar Koottathampathiyil" w:date="2022-06-09T11:19:00Z">
              <w:rPr>
                <w:rFonts w:ascii="Arial" w:hAnsi="Arial" w:cs="Arial"/>
                <w:color w:val="000000"/>
              </w:rPr>
            </w:rPrChange>
          </w:rPr>
          <w:t xml:space="preserve">A </w:t>
        </w:r>
      </w:ins>
      <w:ins w:id="736" w:author="Sujil Kumar Koottathampathiyil" w:date="2022-06-08T21:12:00Z">
        <w:r w:rsidR="004E345E" w:rsidRPr="00EB3630">
          <w:rPr>
            <w:rFonts w:ascii="Arial" w:hAnsi="Arial" w:cs="Arial"/>
            <w:color w:val="000000"/>
            <w:sz w:val="24"/>
            <w:szCs w:val="24"/>
            <w:rPrChange w:id="737" w:author="Sujil Kumar Koottathampathiyil" w:date="2022-06-09T11:19:00Z">
              <w:rPr>
                <w:rFonts w:ascii="Arial" w:hAnsi="Arial" w:cs="Arial"/>
                <w:color w:val="000000"/>
              </w:rPr>
            </w:rPrChange>
          </w:rPr>
          <w:t>three-way</w:t>
        </w:r>
      </w:ins>
      <w:ins w:id="738" w:author="Sujil Kumar Koottathampathiyil" w:date="2022-06-08T21:06:00Z">
        <w:r w:rsidR="00D25AA4" w:rsidRPr="00EB3630">
          <w:rPr>
            <w:rFonts w:ascii="Arial" w:hAnsi="Arial" w:cs="Arial"/>
            <w:color w:val="000000"/>
            <w:sz w:val="24"/>
            <w:szCs w:val="24"/>
            <w:rPrChange w:id="739" w:author="Sujil Kumar Koottathampathiyil" w:date="2022-06-09T11:19:00Z">
              <w:rPr>
                <w:rFonts w:ascii="Arial" w:hAnsi="Arial" w:cs="Arial"/>
                <w:color w:val="000000"/>
              </w:rPr>
            </w:rPrChange>
          </w:rPr>
          <w:t xml:space="preserve"> data structure (batches</w:t>
        </w:r>
      </w:ins>
      <w:ins w:id="740" w:author="Sujil Kumar Koottathampathiyil" w:date="2022-06-08T21:16:00Z">
        <w:r w:rsidR="00A10BAD" w:rsidRPr="00EB3630">
          <w:rPr>
            <w:rFonts w:ascii="Arial" w:hAnsi="Arial" w:cs="Arial"/>
            <w:color w:val="000000"/>
            <w:sz w:val="24"/>
            <w:szCs w:val="24"/>
            <w:rPrChange w:id="741" w:author="Sujil Kumar Koottathampathiyil" w:date="2022-06-09T11:19:00Z">
              <w:rPr>
                <w:rFonts w:ascii="Arial" w:hAnsi="Arial" w:cs="Arial"/>
                <w:color w:val="000000"/>
              </w:rPr>
            </w:rPrChange>
          </w:rPr>
          <w:t xml:space="preserve"> x </w:t>
        </w:r>
      </w:ins>
      <w:ins w:id="742" w:author="Sujil Kumar Koottathampathiyil" w:date="2022-06-08T21:06:00Z">
        <w:r w:rsidR="00D25AA4" w:rsidRPr="00EB3630">
          <w:rPr>
            <w:rFonts w:ascii="Arial" w:hAnsi="Arial" w:cs="Arial"/>
            <w:color w:val="000000"/>
            <w:sz w:val="24"/>
            <w:szCs w:val="24"/>
            <w:rPrChange w:id="743" w:author="Sujil Kumar Koottathampathiyil" w:date="2022-06-09T11:19:00Z">
              <w:rPr>
                <w:rFonts w:ascii="Arial" w:hAnsi="Arial" w:cs="Arial"/>
                <w:color w:val="000000"/>
              </w:rPr>
            </w:rPrChange>
          </w:rPr>
          <w:t>variables</w:t>
        </w:r>
      </w:ins>
      <w:ins w:id="744" w:author="Sujil Kumar Koottathampathiyil" w:date="2022-06-08T21:16:00Z">
        <w:r w:rsidR="00A10BAD" w:rsidRPr="00EB3630">
          <w:rPr>
            <w:rFonts w:ascii="Arial" w:hAnsi="Arial" w:cs="Arial"/>
            <w:color w:val="000000"/>
            <w:sz w:val="24"/>
            <w:szCs w:val="24"/>
            <w:rPrChange w:id="745" w:author="Sujil Kumar Koottathampathiyil" w:date="2022-06-09T11:19:00Z">
              <w:rPr>
                <w:rFonts w:ascii="Arial" w:hAnsi="Arial" w:cs="Arial"/>
                <w:color w:val="000000"/>
              </w:rPr>
            </w:rPrChange>
          </w:rPr>
          <w:t xml:space="preserve"> x </w:t>
        </w:r>
      </w:ins>
      <w:ins w:id="746" w:author="Sujil Kumar Koottathampathiyil" w:date="2022-06-08T21:06:00Z">
        <w:r w:rsidR="00D25AA4" w:rsidRPr="00EB3630">
          <w:rPr>
            <w:rFonts w:ascii="Arial" w:hAnsi="Arial" w:cs="Arial"/>
            <w:color w:val="000000"/>
            <w:sz w:val="24"/>
            <w:szCs w:val="24"/>
            <w:rPrChange w:id="747" w:author="Sujil Kumar Koottathampathiyil" w:date="2022-06-09T11:19:00Z">
              <w:rPr>
                <w:rFonts w:ascii="Arial" w:hAnsi="Arial" w:cs="Arial"/>
                <w:color w:val="000000"/>
              </w:rPr>
            </w:rPrChange>
          </w:rPr>
          <w:t>time-instants). For each batch</w:t>
        </w:r>
      </w:ins>
      <w:ins w:id="748" w:author="Sujil Kumar Koottathampathiyil" w:date="2022-06-09T01:06:00Z">
        <w:r w:rsidR="007B6EFD" w:rsidRPr="00EB3630">
          <w:rPr>
            <w:rFonts w:ascii="Arial" w:hAnsi="Arial" w:cs="Arial"/>
            <w:color w:val="000000"/>
            <w:sz w:val="24"/>
            <w:szCs w:val="24"/>
            <w:rPrChange w:id="749" w:author="Sujil Kumar Koottathampathiyil" w:date="2022-06-09T11:19:00Z">
              <w:rPr>
                <w:rFonts w:ascii="Arial" w:hAnsi="Arial" w:cs="Arial"/>
                <w:color w:val="000000"/>
              </w:rPr>
            </w:rPrChange>
          </w:rPr>
          <w:t>,</w:t>
        </w:r>
      </w:ins>
      <w:ins w:id="750" w:author="Sujil Kumar Koottathampathiyil" w:date="2022-06-08T21:06:00Z">
        <w:r w:rsidR="00D25AA4" w:rsidRPr="00EB3630">
          <w:rPr>
            <w:rFonts w:ascii="Arial" w:hAnsi="Arial" w:cs="Arial"/>
            <w:color w:val="000000"/>
            <w:sz w:val="24"/>
            <w:szCs w:val="24"/>
            <w:rPrChange w:id="751" w:author="Sujil Kumar Koottathampathiyil" w:date="2022-06-09T11:19:00Z">
              <w:rPr>
                <w:rFonts w:ascii="Arial" w:hAnsi="Arial" w:cs="Arial"/>
                <w:color w:val="000000"/>
              </w:rPr>
            </w:rPrChange>
          </w:rPr>
          <w:t xml:space="preserve"> there </w:t>
        </w:r>
      </w:ins>
      <w:ins w:id="752" w:author="Sujil Kumar Koottathampathiyil" w:date="2022-06-09T01:06:00Z">
        <w:r w:rsidR="007B6EFD" w:rsidRPr="00EB3630">
          <w:rPr>
            <w:rFonts w:ascii="Arial" w:hAnsi="Arial" w:cs="Arial"/>
            <w:color w:val="000000"/>
            <w:sz w:val="24"/>
            <w:szCs w:val="24"/>
            <w:rPrChange w:id="753" w:author="Sujil Kumar Koottathampathiyil" w:date="2022-06-09T11:19:00Z">
              <w:rPr>
                <w:rFonts w:ascii="Arial" w:hAnsi="Arial" w:cs="Arial"/>
                <w:color w:val="000000"/>
              </w:rPr>
            </w:rPrChange>
          </w:rPr>
          <w:t>are</w:t>
        </w:r>
      </w:ins>
      <w:ins w:id="754" w:author="Sujil Kumar Koottathampathiyil" w:date="2022-06-08T21:06:00Z">
        <w:r w:rsidR="00D25AA4" w:rsidRPr="00EB3630">
          <w:rPr>
            <w:rFonts w:ascii="Arial" w:hAnsi="Arial" w:cs="Arial"/>
            <w:color w:val="000000"/>
            <w:sz w:val="24"/>
            <w:szCs w:val="24"/>
            <w:rPrChange w:id="755" w:author="Sujil Kumar Koottathampathiyil" w:date="2022-06-09T11:19:00Z">
              <w:rPr>
                <w:rFonts w:ascii="Arial" w:hAnsi="Arial" w:cs="Arial"/>
                <w:color w:val="000000"/>
              </w:rPr>
            </w:rPrChange>
          </w:rPr>
          <w:t xml:space="preserve"> </w:t>
        </w:r>
      </w:ins>
      <w:ins w:id="756" w:author="Sujil Kumar Koottathampathiyil" w:date="2022-06-08T21:07:00Z">
        <w:r w:rsidR="00D25AA4" w:rsidRPr="00EB3630">
          <w:rPr>
            <w:rFonts w:ascii="Arial" w:hAnsi="Arial" w:cs="Arial"/>
            <w:color w:val="000000"/>
            <w:sz w:val="24"/>
            <w:szCs w:val="24"/>
            <w:rPrChange w:id="757" w:author="Sujil Kumar Koottathampathiyil" w:date="2022-06-09T11:19:00Z">
              <w:rPr>
                <w:rFonts w:ascii="Arial" w:hAnsi="Arial" w:cs="Arial"/>
                <w:color w:val="000000"/>
              </w:rPr>
            </w:rPrChange>
          </w:rPr>
          <w:t xml:space="preserve">multivariate </w:t>
        </w:r>
      </w:ins>
      <w:ins w:id="758" w:author="Sujil Kumar Koottathampathiyil" w:date="2022-06-08T21:06:00Z">
        <w:r w:rsidR="00D25AA4" w:rsidRPr="00EB3630">
          <w:rPr>
            <w:rFonts w:ascii="Arial" w:hAnsi="Arial" w:cs="Arial"/>
            <w:color w:val="000000"/>
            <w:sz w:val="24"/>
            <w:szCs w:val="24"/>
            <w:rPrChange w:id="759" w:author="Sujil Kumar Koottathampathiyil" w:date="2022-06-09T11:19:00Z">
              <w:rPr>
                <w:rFonts w:ascii="Arial" w:hAnsi="Arial" w:cs="Arial"/>
                <w:color w:val="000000"/>
              </w:rPr>
            </w:rPrChange>
          </w:rPr>
          <w:t xml:space="preserve">time series data available. </w:t>
        </w:r>
      </w:ins>
      <w:ins w:id="760" w:author="Sujil Kumar Koottathampathiyil" w:date="2022-06-08T21:05:00Z">
        <w:r w:rsidR="00D25AA4" w:rsidRPr="00EB3630">
          <w:rPr>
            <w:rFonts w:ascii="Arial" w:hAnsi="Arial" w:cs="Arial"/>
            <w:color w:val="000000"/>
            <w:sz w:val="24"/>
            <w:szCs w:val="24"/>
            <w:rPrChange w:id="761" w:author="Sujil Kumar Koottathampathiyil" w:date="2022-06-09T11:19:00Z">
              <w:rPr>
                <w:rFonts w:ascii="Arial" w:hAnsi="Arial" w:cs="Arial"/>
                <w:color w:val="000000"/>
              </w:rPr>
            </w:rPrChange>
          </w:rPr>
          <w:t xml:space="preserve"> </w:t>
        </w:r>
      </w:ins>
      <w:ins w:id="762" w:author="Sujil Kumar Koottathampathiyil" w:date="2022-06-08T21:07:00Z">
        <w:r w:rsidR="00D25AA4" w:rsidRPr="00EB3630">
          <w:rPr>
            <w:rFonts w:ascii="Arial" w:hAnsi="Arial" w:cs="Arial"/>
            <w:color w:val="000000"/>
            <w:sz w:val="24"/>
            <w:szCs w:val="24"/>
            <w:rPrChange w:id="763" w:author="Sujil Kumar Koottathampathiyil" w:date="2022-06-09T11:19:00Z">
              <w:rPr>
                <w:rFonts w:ascii="Arial" w:hAnsi="Arial" w:cs="Arial"/>
                <w:color w:val="000000"/>
              </w:rPr>
            </w:rPrChange>
          </w:rPr>
          <w:t xml:space="preserve">In traditional approaches, they do not take the nature of the time series data into account. </w:t>
        </w:r>
      </w:ins>
      <w:ins w:id="764" w:author="Sujil Kumar Koottathampathiyil" w:date="2022-06-08T21:08:00Z">
        <w:r w:rsidR="00AC6605" w:rsidRPr="00EB3630">
          <w:rPr>
            <w:rFonts w:ascii="Arial" w:hAnsi="Arial" w:cs="Arial"/>
            <w:color w:val="000000"/>
            <w:sz w:val="24"/>
            <w:szCs w:val="24"/>
            <w:rPrChange w:id="765" w:author="Sujil Kumar Koottathampathiyil" w:date="2022-06-09T11:19:00Z">
              <w:rPr>
                <w:rFonts w:ascii="Arial" w:hAnsi="Arial" w:cs="Arial"/>
                <w:color w:val="000000"/>
              </w:rPr>
            </w:rPrChange>
          </w:rPr>
          <w:t>They used multivariate techniques on the</w:t>
        </w:r>
      </w:ins>
      <w:ins w:id="766" w:author="Sujil Kumar Koottathampathiyil" w:date="2022-06-08T21:10:00Z">
        <w:r w:rsidR="00AC6605" w:rsidRPr="00EB3630">
          <w:rPr>
            <w:rFonts w:ascii="Arial" w:hAnsi="Arial" w:cs="Arial"/>
            <w:color w:val="000000"/>
            <w:sz w:val="24"/>
            <w:szCs w:val="24"/>
            <w:rPrChange w:id="767" w:author="Sujil Kumar Koottathampathiyil" w:date="2022-06-09T11:19:00Z">
              <w:rPr>
                <w:rFonts w:ascii="Arial" w:hAnsi="Arial" w:cs="Arial"/>
                <w:color w:val="000000"/>
              </w:rPr>
            </w:rPrChange>
          </w:rPr>
          <w:t xml:space="preserve"> reduced</w:t>
        </w:r>
      </w:ins>
      <w:ins w:id="768" w:author="Sujil Kumar Koottathampathiyil" w:date="2022-06-08T21:08:00Z">
        <w:r w:rsidR="00AC6605" w:rsidRPr="00EB3630">
          <w:rPr>
            <w:rFonts w:ascii="Arial" w:hAnsi="Arial" w:cs="Arial"/>
            <w:color w:val="000000"/>
            <w:sz w:val="24"/>
            <w:szCs w:val="24"/>
            <w:rPrChange w:id="769" w:author="Sujil Kumar Koottathampathiyil" w:date="2022-06-09T11:19:00Z">
              <w:rPr>
                <w:rFonts w:ascii="Arial" w:hAnsi="Arial" w:cs="Arial"/>
                <w:color w:val="000000"/>
              </w:rPr>
            </w:rPrChange>
          </w:rPr>
          <w:t xml:space="preserve"> two</w:t>
        </w:r>
      </w:ins>
      <w:ins w:id="770" w:author="Sujil Kumar Koottathampathiyil" w:date="2022-06-08T21:10:00Z">
        <w:r w:rsidR="00AC6605" w:rsidRPr="00EB3630">
          <w:rPr>
            <w:rFonts w:ascii="Arial" w:hAnsi="Arial" w:cs="Arial"/>
            <w:color w:val="000000"/>
            <w:sz w:val="24"/>
            <w:szCs w:val="24"/>
            <w:rPrChange w:id="771" w:author="Sujil Kumar Koottathampathiyil" w:date="2022-06-09T11:19:00Z">
              <w:rPr>
                <w:rFonts w:ascii="Arial" w:hAnsi="Arial" w:cs="Arial"/>
                <w:color w:val="000000"/>
              </w:rPr>
            </w:rPrChange>
          </w:rPr>
          <w:t>-way</w:t>
        </w:r>
      </w:ins>
      <w:ins w:id="772" w:author="Sujil Kumar Koottathampathiyil" w:date="2022-06-08T21:08:00Z">
        <w:r w:rsidR="00AC6605" w:rsidRPr="00EB3630">
          <w:rPr>
            <w:rFonts w:ascii="Arial" w:hAnsi="Arial" w:cs="Arial"/>
            <w:color w:val="000000"/>
            <w:sz w:val="24"/>
            <w:szCs w:val="24"/>
            <w:rPrChange w:id="773" w:author="Sujil Kumar Koottathampathiyil" w:date="2022-06-09T11:19:00Z">
              <w:rPr>
                <w:rFonts w:ascii="Arial" w:hAnsi="Arial" w:cs="Arial"/>
                <w:color w:val="000000"/>
              </w:rPr>
            </w:rPrChange>
          </w:rPr>
          <w:t xml:space="preserve"> data</w:t>
        </w:r>
      </w:ins>
      <w:ins w:id="774" w:author="Sujil Kumar Koottathampathiyil" w:date="2022-06-08T21:10:00Z">
        <w:r w:rsidR="00AC6605" w:rsidRPr="00EB3630">
          <w:rPr>
            <w:rFonts w:ascii="Arial" w:hAnsi="Arial" w:cs="Arial"/>
            <w:color w:val="000000"/>
            <w:sz w:val="24"/>
            <w:szCs w:val="24"/>
            <w:rPrChange w:id="775" w:author="Sujil Kumar Koottathampathiyil" w:date="2022-06-09T11:19:00Z">
              <w:rPr>
                <w:rFonts w:ascii="Arial" w:hAnsi="Arial" w:cs="Arial"/>
                <w:color w:val="000000"/>
              </w:rPr>
            </w:rPrChange>
          </w:rPr>
          <w:t xml:space="preserve">. Recent developments in SPC </w:t>
        </w:r>
      </w:ins>
      <w:ins w:id="776" w:author="Sujil Kumar Koottathampathiyil" w:date="2022-06-08T21:12:00Z">
        <w:r w:rsidR="00C0399B" w:rsidRPr="00EB3630">
          <w:rPr>
            <w:rFonts w:ascii="Arial" w:hAnsi="Arial" w:cs="Arial"/>
            <w:color w:val="000000"/>
            <w:sz w:val="24"/>
            <w:szCs w:val="24"/>
            <w:rPrChange w:id="777" w:author="Sujil Kumar Koottathampathiyil" w:date="2022-06-09T11:19:00Z">
              <w:rPr>
                <w:rFonts w:ascii="Arial" w:hAnsi="Arial" w:cs="Arial"/>
                <w:color w:val="000000"/>
              </w:rPr>
            </w:rPrChange>
          </w:rPr>
          <w:t>have</w:t>
        </w:r>
      </w:ins>
      <w:ins w:id="778" w:author="Sujil Kumar Koottathampathiyil" w:date="2022-06-08T21:10:00Z">
        <w:r w:rsidR="00AC6605" w:rsidRPr="00EB3630">
          <w:rPr>
            <w:rFonts w:ascii="Arial" w:hAnsi="Arial" w:cs="Arial"/>
            <w:color w:val="000000"/>
            <w:sz w:val="24"/>
            <w:szCs w:val="24"/>
            <w:rPrChange w:id="779" w:author="Sujil Kumar Koottathampathiyil" w:date="2022-06-09T11:19:00Z">
              <w:rPr>
                <w:rFonts w:ascii="Arial" w:hAnsi="Arial" w:cs="Arial"/>
                <w:color w:val="000000"/>
              </w:rPr>
            </w:rPrChange>
          </w:rPr>
          <w:t xml:space="preserve"> proposed to use </w:t>
        </w:r>
      </w:ins>
      <w:ins w:id="780" w:author="Sujil Kumar Koottathampathiyil" w:date="2022-06-09T11:27:00Z">
        <w:r w:rsidR="006E301E">
          <w:rPr>
            <w:rFonts w:ascii="Arial" w:hAnsi="Arial" w:cs="Arial"/>
            <w:color w:val="000000"/>
            <w:sz w:val="24"/>
            <w:szCs w:val="24"/>
          </w:rPr>
          <w:t xml:space="preserve">the </w:t>
        </w:r>
      </w:ins>
      <w:ins w:id="781" w:author="Sujil Kumar Koottathampathiyil" w:date="2022-06-08T21:10:00Z">
        <w:r w:rsidR="00AC6605" w:rsidRPr="00EB3630">
          <w:rPr>
            <w:rFonts w:ascii="Arial" w:hAnsi="Arial" w:cs="Arial"/>
            <w:color w:val="000000"/>
            <w:sz w:val="24"/>
            <w:szCs w:val="24"/>
            <w:rPrChange w:id="782" w:author="Sujil Kumar Koottathampathiyil" w:date="2022-06-09T11:19:00Z">
              <w:rPr>
                <w:rFonts w:ascii="Arial" w:hAnsi="Arial" w:cs="Arial"/>
                <w:color w:val="000000"/>
              </w:rPr>
            </w:rPrChange>
          </w:rPr>
          <w:t>VAR</w:t>
        </w:r>
      </w:ins>
      <w:ins w:id="783" w:author="Sujil Kumar Koottathampathiyil" w:date="2022-06-09T10:14:00Z">
        <w:r w:rsidR="002170EC" w:rsidRPr="00EB3630">
          <w:rPr>
            <w:rFonts w:ascii="Arial" w:hAnsi="Arial" w:cs="Arial"/>
            <w:color w:val="000000"/>
            <w:sz w:val="24"/>
            <w:szCs w:val="24"/>
            <w:rPrChange w:id="784" w:author="Sujil Kumar Koottathampathiyil" w:date="2022-06-09T11:19:00Z">
              <w:rPr>
                <w:rFonts w:ascii="Arial" w:hAnsi="Arial" w:cs="Arial"/>
                <w:color w:val="000000"/>
              </w:rPr>
            </w:rPrChange>
          </w:rPr>
          <w:t xml:space="preserve"> model</w:t>
        </w:r>
      </w:ins>
      <w:ins w:id="785" w:author="Sujil Kumar Koottathampathiyil" w:date="2022-06-08T21:10:00Z">
        <w:r w:rsidR="00AC6605" w:rsidRPr="00EB3630">
          <w:rPr>
            <w:rFonts w:ascii="Arial" w:hAnsi="Arial" w:cs="Arial"/>
            <w:color w:val="000000"/>
            <w:sz w:val="24"/>
            <w:szCs w:val="24"/>
            <w:rPrChange w:id="786" w:author="Sujil Kumar Koottathampathiyil" w:date="2022-06-09T11:19:00Z">
              <w:rPr>
                <w:rFonts w:ascii="Arial" w:hAnsi="Arial" w:cs="Arial"/>
                <w:color w:val="000000"/>
              </w:rPr>
            </w:rPrChange>
          </w:rPr>
          <w:t xml:space="preserve"> </w:t>
        </w:r>
      </w:ins>
      <w:ins w:id="787" w:author="Sujil Kumar Koottathampathiyil" w:date="2022-06-09T01:07:00Z">
        <w:r w:rsidR="007B6EFD" w:rsidRPr="00EB3630">
          <w:rPr>
            <w:rFonts w:ascii="Arial" w:hAnsi="Arial" w:cs="Arial"/>
            <w:color w:val="000000"/>
            <w:sz w:val="24"/>
            <w:szCs w:val="24"/>
            <w:rPrChange w:id="788" w:author="Sujil Kumar Koottathampathiyil" w:date="2022-06-09T11:19:00Z">
              <w:rPr>
                <w:rFonts w:ascii="Arial" w:hAnsi="Arial" w:cs="Arial"/>
                <w:color w:val="000000"/>
              </w:rPr>
            </w:rPrChange>
          </w:rPr>
          <w:t>concerning</w:t>
        </w:r>
      </w:ins>
      <w:ins w:id="789" w:author="Sujil Kumar Koottathampathiyil" w:date="2022-06-08T21:11:00Z">
        <w:r w:rsidR="00AC6605" w:rsidRPr="00EB3630">
          <w:rPr>
            <w:rFonts w:ascii="Arial" w:hAnsi="Arial" w:cs="Arial"/>
            <w:color w:val="000000"/>
            <w:sz w:val="24"/>
            <w:szCs w:val="24"/>
            <w:rPrChange w:id="790" w:author="Sujil Kumar Koottathampathiyil" w:date="2022-06-09T11:19:00Z">
              <w:rPr>
                <w:rFonts w:ascii="Arial" w:hAnsi="Arial" w:cs="Arial"/>
                <w:color w:val="000000"/>
              </w:rPr>
            </w:rPrChange>
          </w:rPr>
          <w:t xml:space="preserve"> the original three-way </w:t>
        </w:r>
      </w:ins>
      <w:ins w:id="791" w:author="Sujil Kumar Koottathampathiyil" w:date="2022-06-08T21:12:00Z">
        <w:r w:rsidR="004E345E" w:rsidRPr="00EB3630">
          <w:rPr>
            <w:rFonts w:ascii="Arial" w:hAnsi="Arial" w:cs="Arial"/>
            <w:color w:val="000000"/>
            <w:sz w:val="24"/>
            <w:szCs w:val="24"/>
            <w:rPrChange w:id="792"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793" w:author="Sujil Kumar Koottathampathiyil" w:date="2022-06-09T11:19:00Z">
              <w:rPr>
                <w:rFonts w:ascii="Arial" w:hAnsi="Arial" w:cs="Arial"/>
                <w:color w:val="000000"/>
              </w:rPr>
            </w:rPrChange>
          </w:rPr>
          <w:t xml:space="preserve"> they are restricted control approaches focused on VAR Models.</w:t>
        </w:r>
      </w:ins>
      <w:ins w:id="794" w:author="Sujil Kumar Koottathampathiyil" w:date="2022-06-08T21:11:00Z">
        <w:r w:rsidR="00AC6605"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 This study has </w:t>
        </w:r>
      </w:ins>
      <w:ins w:id="796" w:author="Sujil Kumar Koottathampathiyil" w:date="2022-06-08T21:13:00Z">
        <w:r w:rsidR="00B90F45"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suggested a new method to deal with </w:t>
        </w:r>
      </w:ins>
      <w:ins w:id="798" w:author="Sujil Kumar Koottathampathiyil" w:date="2022-06-09T01:07:00Z">
        <w:r w:rsidR="007B6EFD" w:rsidRPr="00EB3630">
          <w:rPr>
            <w:rFonts w:ascii="Arial" w:hAnsi="Arial" w:cs="Arial"/>
            <w:color w:val="000000"/>
            <w:sz w:val="24"/>
            <w:szCs w:val="24"/>
            <w:rPrChange w:id="799" w:author="Sujil Kumar Koottathampathiyil" w:date="2022-06-09T11:19:00Z">
              <w:rPr>
                <w:rFonts w:ascii="Arial" w:hAnsi="Arial" w:cs="Arial"/>
                <w:color w:val="000000"/>
              </w:rPr>
            </w:rPrChange>
          </w:rPr>
          <w:t xml:space="preserve">the </w:t>
        </w:r>
      </w:ins>
      <w:ins w:id="800" w:author="Sujil Kumar Koottathampathiyil" w:date="2022-06-08T21:13:00Z">
        <w:r w:rsidR="00B90F45" w:rsidRPr="00EB3630">
          <w:rPr>
            <w:rFonts w:ascii="Arial" w:hAnsi="Arial" w:cs="Arial"/>
            <w:color w:val="000000"/>
            <w:sz w:val="24"/>
            <w:szCs w:val="24"/>
            <w:rPrChange w:id="801" w:author="Sujil Kumar Koottathampathiyil" w:date="2022-06-09T11:19:00Z">
              <w:rPr>
                <w:rFonts w:ascii="Arial" w:hAnsi="Arial" w:cs="Arial"/>
                <w:color w:val="000000"/>
              </w:rPr>
            </w:rPrChange>
          </w:rPr>
          <w:t>batch process focusing o</w:t>
        </w:r>
      </w:ins>
      <w:ins w:id="802" w:author="Sujil Kumar Koottathampathiyil" w:date="2022-06-08T21:14:00Z">
        <w:r w:rsidR="002A74AB" w:rsidRPr="00EB3630">
          <w:rPr>
            <w:rFonts w:ascii="Arial" w:hAnsi="Arial" w:cs="Arial"/>
            <w:color w:val="000000"/>
            <w:sz w:val="24"/>
            <w:szCs w:val="24"/>
            <w:rPrChange w:id="803" w:author="Sujil Kumar Koottathampathiyil" w:date="2022-06-09T11:19:00Z">
              <w:rPr>
                <w:rFonts w:ascii="Arial" w:hAnsi="Arial" w:cs="Arial"/>
                <w:color w:val="000000"/>
              </w:rPr>
            </w:rPrChange>
          </w:rPr>
          <w:t>n</w:t>
        </w:r>
      </w:ins>
      <w:ins w:id="804" w:author="Sujil Kumar Koottathampathiyil" w:date="2022-06-08T21:13:00Z">
        <w:r w:rsidR="00B90F45" w:rsidRPr="00EB3630">
          <w:rPr>
            <w:rFonts w:ascii="Arial" w:hAnsi="Arial" w:cs="Arial"/>
            <w:color w:val="000000"/>
            <w:sz w:val="24"/>
            <w:szCs w:val="24"/>
            <w:rPrChange w:id="805"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06" w:author="Sujil Kumar Koottathampathiyil" w:date="2022-06-08T19:43:00Z"/>
          <w:rFonts w:ascii="Arial" w:hAnsi="Arial" w:cs="Arial"/>
          <w:color w:val="000000"/>
        </w:rPr>
      </w:pPr>
    </w:p>
    <w:moveToRangeEnd w:id="197"/>
    <w:p w14:paraId="3CC48263" w14:textId="167B03A3" w:rsidR="006809DE" w:rsidRPr="00CB1C7A" w:rsidDel="000649BA" w:rsidRDefault="006809DE" w:rsidP="005D4B76">
      <w:pPr>
        <w:spacing w:line="360" w:lineRule="auto"/>
        <w:jc w:val="both"/>
        <w:rPr>
          <w:del w:id="807"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08"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09"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10" w:author="Sujil Kumar Koottathampathiyil" w:date="2022-06-08T20:27:00Z">
        <w:r w:rsidRPr="00CB1C7A" w:rsidDel="00D67457">
          <w:rPr>
            <w:rFonts w:ascii="Arial" w:hAnsi="Arial" w:cs="Arial"/>
            <w:b/>
            <w:bCs/>
            <w:sz w:val="32"/>
            <w:szCs w:val="32"/>
          </w:rPr>
          <w:delText>3</w:delText>
        </w:r>
      </w:del>
      <w:ins w:id="811"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640D05C9" w:rsidR="004B3B33" w:rsidRPr="0057673D" w:rsidDel="008808DC" w:rsidRDefault="004B3B33" w:rsidP="006B2DF8">
      <w:pPr>
        <w:spacing w:line="360" w:lineRule="auto"/>
        <w:jc w:val="both"/>
        <w:rPr>
          <w:moveFrom w:id="812" w:author="Sujil Kumar Koottathampathiyil" w:date="2022-06-08T19:51:00Z"/>
          <w:rFonts w:ascii="Arial" w:hAnsi="Arial" w:cs="Arial"/>
          <w:sz w:val="24"/>
          <w:szCs w:val="24"/>
          <w:rPrChange w:id="813" w:author="Sujil Kumar Koottathampathiyil" w:date="2022-06-09T11:27:00Z">
            <w:rPr>
              <w:moveFrom w:id="814" w:author="Sujil Kumar Koottathampathiyil" w:date="2022-06-08T19:51:00Z"/>
              <w:rFonts w:ascii="Arial" w:hAnsi="Arial" w:cs="Arial"/>
            </w:rPr>
          </w:rPrChange>
        </w:rPr>
      </w:pPr>
      <w:moveFromRangeStart w:id="815" w:author="Sujil Kumar Koottathampathiyil" w:date="2022-06-08T19:51:00Z" w:name="move105610329"/>
      <w:moveFrom w:id="816"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
          <w:id w:val="-1380785360"/>
          <w:placeholder>
            <w:docPart w:val="26B25FD1ED4A4FA8A022F5C1749830D0"/>
          </w:placeholder>
        </w:sdtPr>
        <w:sdtContent>
          <w:r w:rsidR="005531C6">
            <w:rPr>
              <w:rFonts w:eastAsia="Times New Roman"/>
            </w:rPr>
            <w:t xml:space="preserve">The whole data was utilized for the visualizations in this project. I solely utilized data from the "Russian Federation" for the time series modeling and forecasting phase. </w:t>
          </w:r>
        </w:sdtContent>
      </w:sdt>
      <w:moveFrom w:id="817" w:author="Sujil Kumar Koottathampathiyil" w:date="2022-06-08T19:51:00Z">
        <w:r w:rsidRPr="0057673D" w:rsidDel="008808DC">
          <w:rPr>
            <w:rFonts w:ascii="Arial" w:hAnsi="Arial" w:cs="Arial"/>
            <w:sz w:val="24"/>
            <w:szCs w:val="24"/>
            <w:rPrChange w:id="818"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819"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820"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815"/>
    <w:p w14:paraId="6ED008D0" w14:textId="21C2653D" w:rsidR="00102698" w:rsidRDefault="004B3B33" w:rsidP="006B2DF8">
      <w:pPr>
        <w:spacing w:line="360" w:lineRule="auto"/>
        <w:jc w:val="both"/>
        <w:rPr>
          <w:ins w:id="821" w:author="Sujil Kumar Koottathampathiyil" w:date="2022-06-09T11:38:00Z"/>
          <w:rFonts w:ascii="Arial" w:hAnsi="Arial" w:cs="Arial"/>
          <w:sz w:val="24"/>
          <w:szCs w:val="24"/>
        </w:rPr>
      </w:pPr>
      <w:del w:id="822" w:author="Sujil Kumar Koottathampathiyil" w:date="2022-06-09T11:38:00Z">
        <w:r w:rsidRPr="0057673D" w:rsidDel="002F77EA">
          <w:rPr>
            <w:rFonts w:ascii="Arial" w:hAnsi="Arial" w:cs="Arial"/>
            <w:sz w:val="24"/>
            <w:szCs w:val="24"/>
            <w:rPrChange w:id="823" w:author="Sujil Kumar Koottathampathiyil" w:date="2022-06-09T11:27:00Z">
              <w:rPr>
                <w:rFonts w:ascii="Arial" w:hAnsi="Arial" w:cs="Arial"/>
              </w:rPr>
            </w:rPrChange>
          </w:rPr>
          <w:delText>Secondly, w</w:delText>
        </w:r>
      </w:del>
      <w:ins w:id="824" w:author="Sujil Kumar Koottathampathiyil" w:date="2022-06-09T11:38:00Z">
        <w:r w:rsidR="002F77EA">
          <w:rPr>
            <w:rFonts w:ascii="Arial" w:hAnsi="Arial" w:cs="Arial"/>
            <w:sz w:val="24"/>
            <w:szCs w:val="24"/>
          </w:rPr>
          <w:t>W</w:t>
        </w:r>
      </w:ins>
      <w:r w:rsidRPr="0057673D">
        <w:rPr>
          <w:rFonts w:ascii="Arial" w:hAnsi="Arial" w:cs="Arial"/>
          <w:sz w:val="24"/>
          <w:szCs w:val="24"/>
          <w:rPrChange w:id="825" w:author="Sujil Kumar Koottathampathiyil" w:date="2022-06-09T11:27:00Z">
            <w:rPr>
              <w:rFonts w:ascii="Arial" w:hAnsi="Arial" w:cs="Arial"/>
            </w:rPr>
          </w:rPrChange>
        </w:rPr>
        <w:t xml:space="preserve">orking with time series forecasting is </w:t>
      </w:r>
      <w:del w:id="826" w:author="Sujil Kumar Koottathampathiyil" w:date="2022-06-09T01:08:00Z">
        <w:r w:rsidRPr="0057673D" w:rsidDel="00922372">
          <w:rPr>
            <w:rFonts w:ascii="Arial" w:hAnsi="Arial" w:cs="Arial"/>
            <w:sz w:val="24"/>
            <w:szCs w:val="24"/>
            <w:rPrChange w:id="827" w:author="Sujil Kumar Koottathampathiyil" w:date="2022-06-09T11:27:00Z">
              <w:rPr>
                <w:rFonts w:ascii="Arial" w:hAnsi="Arial" w:cs="Arial"/>
              </w:rPr>
            </w:rPrChange>
          </w:rPr>
          <w:delText>a crucial part</w:delText>
        </w:r>
      </w:del>
      <w:ins w:id="828" w:author="Sujil Kumar Koottathampathiyil" w:date="2022-06-09T01:08:00Z">
        <w:r w:rsidR="00922372" w:rsidRPr="0057673D">
          <w:rPr>
            <w:rFonts w:ascii="Arial" w:hAnsi="Arial" w:cs="Arial"/>
            <w:sz w:val="24"/>
            <w:szCs w:val="24"/>
            <w:rPrChange w:id="829" w:author="Sujil Kumar Koottathampathiyil" w:date="2022-06-09T11:27:00Z">
              <w:rPr>
                <w:rFonts w:ascii="Arial" w:hAnsi="Arial" w:cs="Arial"/>
              </w:rPr>
            </w:rPrChange>
          </w:rPr>
          <w:t>an important part</w:t>
        </w:r>
      </w:ins>
      <w:r w:rsidRPr="0057673D">
        <w:rPr>
          <w:rFonts w:ascii="Arial" w:hAnsi="Arial" w:cs="Arial"/>
          <w:sz w:val="24"/>
          <w:szCs w:val="24"/>
          <w:rPrChange w:id="830" w:author="Sujil Kumar Koottathampathiyil" w:date="2022-06-09T11:27:00Z">
            <w:rPr>
              <w:rFonts w:ascii="Arial" w:hAnsi="Arial" w:cs="Arial"/>
            </w:rPr>
          </w:rPrChange>
        </w:rPr>
        <w:t xml:space="preserve"> </w:t>
      </w:r>
      <w:del w:id="831" w:author="Sujil Kumar Koottathampathiyil" w:date="2022-06-09T01:07:00Z">
        <w:r w:rsidRPr="0057673D" w:rsidDel="00922372">
          <w:rPr>
            <w:rFonts w:ascii="Arial" w:hAnsi="Arial" w:cs="Arial"/>
            <w:sz w:val="24"/>
            <w:szCs w:val="24"/>
            <w:rPrChange w:id="832" w:author="Sujil Kumar Koottathampathiyil" w:date="2022-06-09T11:27:00Z">
              <w:rPr>
                <w:rFonts w:ascii="Arial" w:hAnsi="Arial" w:cs="Arial"/>
              </w:rPr>
            </w:rPrChange>
          </w:rPr>
          <w:delText xml:space="preserve">in </w:delText>
        </w:r>
      </w:del>
      <w:ins w:id="833" w:author="Sujil Kumar Koottathampathiyil" w:date="2022-06-09T01:07:00Z">
        <w:r w:rsidR="00922372" w:rsidRPr="0057673D">
          <w:rPr>
            <w:rFonts w:ascii="Arial" w:hAnsi="Arial" w:cs="Arial"/>
            <w:sz w:val="24"/>
            <w:szCs w:val="24"/>
            <w:rPrChange w:id="834" w:author="Sujil Kumar Koottathampathiyil" w:date="2022-06-09T11:27:00Z">
              <w:rPr>
                <w:rFonts w:ascii="Arial" w:hAnsi="Arial" w:cs="Arial"/>
              </w:rPr>
            </w:rPrChange>
          </w:rPr>
          <w:t xml:space="preserve">of </w:t>
        </w:r>
      </w:ins>
      <w:del w:id="835" w:author="Sujil Kumar Koottathampathiyil" w:date="2022-06-12T23:47:00Z">
        <w:r w:rsidRPr="0057673D" w:rsidDel="008A07D6">
          <w:rPr>
            <w:rFonts w:ascii="Arial" w:hAnsi="Arial" w:cs="Arial"/>
            <w:sz w:val="24"/>
            <w:szCs w:val="24"/>
            <w:rPrChange w:id="836" w:author="Sujil Kumar Koottathampathiyil" w:date="2022-06-09T11:27:00Z">
              <w:rPr>
                <w:rFonts w:ascii="Arial" w:hAnsi="Arial" w:cs="Arial"/>
              </w:rPr>
            </w:rPrChange>
          </w:rPr>
          <w:delText>my</w:delText>
        </w:r>
      </w:del>
      <w:ins w:id="837" w:author="Sujil Kumar Koottathampathiyil" w:date="2022-06-12T23:47:00Z">
        <w:r w:rsidR="008A07D6">
          <w:rPr>
            <w:rFonts w:ascii="Arial" w:hAnsi="Arial" w:cs="Arial"/>
            <w:sz w:val="24"/>
            <w:szCs w:val="24"/>
          </w:rPr>
          <w:t>this</w:t>
        </w:r>
      </w:ins>
      <w:r w:rsidRPr="0057673D">
        <w:rPr>
          <w:rFonts w:ascii="Arial" w:hAnsi="Arial" w:cs="Arial"/>
          <w:sz w:val="24"/>
          <w:szCs w:val="24"/>
          <w:rPrChange w:id="838" w:author="Sujil Kumar Koottathampathiyil" w:date="2022-06-09T11:27:00Z">
            <w:rPr>
              <w:rFonts w:ascii="Arial" w:hAnsi="Arial" w:cs="Arial"/>
            </w:rPr>
          </w:rPrChange>
        </w:rPr>
        <w:t xml:space="preserve"> dissertation. I have </w:t>
      </w:r>
      <w:ins w:id="839" w:author="Sujil Kumar Koottathampathiyil" w:date="2022-06-09T01:07:00Z">
        <w:r w:rsidR="00922372" w:rsidRPr="0057673D">
          <w:rPr>
            <w:rFonts w:ascii="Arial" w:hAnsi="Arial" w:cs="Arial"/>
            <w:sz w:val="24"/>
            <w:szCs w:val="24"/>
            <w:rPrChange w:id="840" w:author="Sujil Kumar Koottathampathiyil" w:date="2022-06-09T11:27:00Z">
              <w:rPr>
                <w:rFonts w:ascii="Arial" w:hAnsi="Arial" w:cs="Arial"/>
              </w:rPr>
            </w:rPrChange>
          </w:rPr>
          <w:t>several</w:t>
        </w:r>
      </w:ins>
      <w:del w:id="841" w:author="Sujil Kumar Koottathampathiyil" w:date="2022-06-09T01:07:00Z">
        <w:r w:rsidRPr="0057673D" w:rsidDel="00922372">
          <w:rPr>
            <w:rFonts w:ascii="Arial" w:hAnsi="Arial" w:cs="Arial"/>
            <w:sz w:val="24"/>
            <w:szCs w:val="24"/>
            <w:rPrChange w:id="842" w:author="Sujil Kumar Koottathampathiyil" w:date="2022-06-09T11:27:00Z">
              <w:rPr>
                <w:rFonts w:ascii="Arial" w:hAnsi="Arial" w:cs="Arial"/>
              </w:rPr>
            </w:rPrChange>
          </w:rPr>
          <w:delText>number of</w:delText>
        </w:r>
      </w:del>
      <w:r w:rsidRPr="0057673D">
        <w:rPr>
          <w:rFonts w:ascii="Arial" w:hAnsi="Arial" w:cs="Arial"/>
          <w:sz w:val="24"/>
          <w:szCs w:val="24"/>
          <w:rPrChange w:id="843" w:author="Sujil Kumar Koottathampathiyil" w:date="2022-06-09T11:27:00Z">
            <w:rPr>
              <w:rFonts w:ascii="Arial" w:hAnsi="Arial" w:cs="Arial"/>
            </w:rPr>
          </w:rPrChange>
        </w:rPr>
        <w:t xml:space="preserve"> different targets in </w:t>
      </w:r>
      <w:del w:id="844" w:author="Sujil Kumar Koottathampathiyil" w:date="2022-06-12T23:47:00Z">
        <w:r w:rsidRPr="0057673D" w:rsidDel="008A07D6">
          <w:rPr>
            <w:rFonts w:ascii="Arial" w:hAnsi="Arial" w:cs="Arial"/>
            <w:sz w:val="24"/>
            <w:szCs w:val="24"/>
            <w:rPrChange w:id="845" w:author="Sujil Kumar Koottathampathiyil" w:date="2022-06-09T11:27:00Z">
              <w:rPr>
                <w:rFonts w:ascii="Arial" w:hAnsi="Arial" w:cs="Arial"/>
              </w:rPr>
            </w:rPrChange>
          </w:rPr>
          <w:delText>my</w:delText>
        </w:r>
      </w:del>
      <w:ins w:id="846" w:author="Sujil Kumar Koottathampathiyil" w:date="2022-06-12T23:47:00Z">
        <w:r w:rsidR="008A07D6">
          <w:rPr>
            <w:rFonts w:ascii="Arial" w:hAnsi="Arial" w:cs="Arial"/>
            <w:sz w:val="24"/>
            <w:szCs w:val="24"/>
          </w:rPr>
          <w:t>this</w:t>
        </w:r>
      </w:ins>
      <w:r w:rsidRPr="0057673D">
        <w:rPr>
          <w:rFonts w:ascii="Arial" w:hAnsi="Arial" w:cs="Arial"/>
          <w:sz w:val="24"/>
          <w:szCs w:val="24"/>
          <w:rPrChange w:id="847" w:author="Sujil Kumar Koottathampathiyil" w:date="2022-06-09T11:27:00Z">
            <w:rPr>
              <w:rFonts w:ascii="Arial" w:hAnsi="Arial" w:cs="Arial"/>
            </w:rPr>
          </w:rPrChange>
        </w:rPr>
        <w:t xml:space="preserve"> dissertation</w:t>
      </w:r>
      <w:ins w:id="848" w:author="Sujil Kumar Koottathampathiyil" w:date="2022-06-09T01:08:00Z">
        <w:r w:rsidR="00922372" w:rsidRPr="0057673D">
          <w:rPr>
            <w:rFonts w:ascii="Arial" w:hAnsi="Arial" w:cs="Arial"/>
            <w:sz w:val="24"/>
            <w:szCs w:val="24"/>
            <w:rPrChange w:id="849" w:author="Sujil Kumar Koottathampathiyil" w:date="2022-06-09T11:27:00Z">
              <w:rPr>
                <w:rFonts w:ascii="Arial" w:hAnsi="Arial" w:cs="Arial"/>
              </w:rPr>
            </w:rPrChange>
          </w:rPr>
          <w:t xml:space="preserve"> including </w:t>
        </w:r>
      </w:ins>
      <w:ins w:id="850" w:author="Sujil Kumar Koottathampathiyil" w:date="2022-06-09T01:09:00Z">
        <w:r w:rsidR="00922372" w:rsidRPr="0057673D">
          <w:rPr>
            <w:rFonts w:ascii="Arial" w:hAnsi="Arial" w:cs="Arial"/>
            <w:sz w:val="24"/>
            <w:szCs w:val="24"/>
            <w:rPrChange w:id="851" w:author="Sujil Kumar Koottathampathiyil" w:date="2022-06-09T11:27:00Z">
              <w:rPr>
                <w:rFonts w:ascii="Arial" w:hAnsi="Arial" w:cs="Arial"/>
              </w:rPr>
            </w:rPrChange>
          </w:rPr>
          <w:t xml:space="preserve">dashboard </w:t>
        </w:r>
      </w:ins>
      <w:ins w:id="852" w:author="Sujil Kumar Koottathampathiyil" w:date="2022-06-11T23:29:00Z">
        <w:r w:rsidR="000C2B3C" w:rsidRPr="000C2B3C">
          <w:rPr>
            <w:rFonts w:ascii="Arial" w:hAnsi="Arial" w:cs="Arial"/>
            <w:sz w:val="24"/>
            <w:szCs w:val="24"/>
          </w:rPr>
          <w:t>visualization</w:t>
        </w:r>
      </w:ins>
      <w:ins w:id="853" w:author="Sujil Kumar Koottathampathiyil" w:date="2022-06-09T01:09:00Z">
        <w:r w:rsidR="00922372" w:rsidRPr="0057673D">
          <w:rPr>
            <w:rFonts w:ascii="Arial" w:hAnsi="Arial" w:cs="Arial"/>
            <w:sz w:val="24"/>
            <w:szCs w:val="24"/>
            <w:rPrChange w:id="854" w:author="Sujil Kumar Koottathampathiyil" w:date="2022-06-09T11:27:00Z">
              <w:rPr>
                <w:rFonts w:ascii="Arial" w:hAnsi="Arial" w:cs="Arial"/>
              </w:rPr>
            </w:rPrChange>
          </w:rPr>
          <w:t>, forecast mode</w:t>
        </w:r>
        <w:r w:rsidR="00E21F00" w:rsidRPr="0057673D">
          <w:rPr>
            <w:rFonts w:ascii="Arial" w:hAnsi="Arial" w:cs="Arial"/>
            <w:sz w:val="24"/>
            <w:szCs w:val="24"/>
            <w:rPrChange w:id="855" w:author="Sujil Kumar Koottathampathiyil" w:date="2022-06-09T11:27:00Z">
              <w:rPr>
                <w:rFonts w:ascii="Arial" w:hAnsi="Arial" w:cs="Arial"/>
              </w:rPr>
            </w:rPrChange>
          </w:rPr>
          <w:t>l</w:t>
        </w:r>
        <w:r w:rsidR="00922372" w:rsidRPr="0057673D">
          <w:rPr>
            <w:rFonts w:ascii="Arial" w:hAnsi="Arial" w:cs="Arial"/>
            <w:sz w:val="24"/>
            <w:szCs w:val="24"/>
            <w:rPrChange w:id="856" w:author="Sujil Kumar Koottathampathiyil" w:date="2022-06-09T11:27:00Z">
              <w:rPr>
                <w:rFonts w:ascii="Arial" w:hAnsi="Arial" w:cs="Arial"/>
              </w:rPr>
            </w:rPrChange>
          </w:rPr>
          <w:t>ling, database management etc</w:t>
        </w:r>
      </w:ins>
      <w:r w:rsidRPr="0057673D">
        <w:rPr>
          <w:rFonts w:ascii="Arial" w:hAnsi="Arial" w:cs="Arial"/>
          <w:sz w:val="24"/>
          <w:szCs w:val="24"/>
          <w:rPrChange w:id="857" w:author="Sujil Kumar Koottathampathiyil" w:date="2022-06-09T11:27:00Z">
            <w:rPr>
              <w:rFonts w:ascii="Arial" w:hAnsi="Arial" w:cs="Arial"/>
            </w:rPr>
          </w:rPrChange>
        </w:rPr>
        <w:t xml:space="preserve">. I have been looking for ways to predict the number of suicides in upcoming years. </w:t>
      </w:r>
      <w:del w:id="858" w:author="Sujil Kumar Koottathampathiyil" w:date="2022-06-12T23:47:00Z">
        <w:r w:rsidRPr="0057673D" w:rsidDel="008A07D6">
          <w:rPr>
            <w:rFonts w:ascii="Arial" w:hAnsi="Arial" w:cs="Arial"/>
            <w:sz w:val="24"/>
            <w:szCs w:val="24"/>
            <w:rPrChange w:id="859" w:author="Sujil Kumar Koottathampathiyil" w:date="2022-06-09T11:27:00Z">
              <w:rPr>
                <w:rFonts w:ascii="Arial" w:hAnsi="Arial" w:cs="Arial"/>
              </w:rPr>
            </w:rPrChange>
          </w:rPr>
          <w:delText>My</w:delText>
        </w:r>
      </w:del>
      <w:ins w:id="860" w:author="Sujil Kumar Koottathampathiyil" w:date="2022-06-12T23:47:00Z">
        <w:r w:rsidR="008A07D6">
          <w:rPr>
            <w:rFonts w:ascii="Arial" w:hAnsi="Arial" w:cs="Arial"/>
            <w:sz w:val="24"/>
            <w:szCs w:val="24"/>
          </w:rPr>
          <w:t>This</w:t>
        </w:r>
      </w:ins>
      <w:r w:rsidRPr="0057673D">
        <w:rPr>
          <w:rFonts w:ascii="Arial" w:hAnsi="Arial" w:cs="Arial"/>
          <w:sz w:val="24"/>
          <w:szCs w:val="24"/>
          <w:rPrChange w:id="861"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862" w:author="Sujil Kumar Koottathampathiyil" w:date="2022-06-09T11:27:00Z">
            <w:rPr>
              <w:rFonts w:ascii="Arial" w:hAnsi="Arial" w:cs="Arial"/>
            </w:rPr>
          </w:rPrChange>
        </w:rPr>
        <w:t>ARIMA and VAR to make models on the suicide data and forecast future suicides in different countries.</w:t>
      </w:r>
      <w:ins w:id="863" w:author="Sujil Kumar Koottathampathiyil" w:date="2022-06-08T23:07:00Z">
        <w:r w:rsidR="00DC7322" w:rsidRPr="0057673D">
          <w:rPr>
            <w:rFonts w:ascii="Arial" w:eastAsia="Times New Roman" w:hAnsi="Arial" w:cs="Arial"/>
            <w:sz w:val="24"/>
            <w:szCs w:val="24"/>
            <w:rPrChange w:id="86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86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866" w:author="Sujil Kumar Koottathampathiyil" w:date="2022-06-08T19:45:00Z">
        <w:r w:rsidR="00C518DB" w:rsidRPr="0057673D">
          <w:rPr>
            <w:rFonts w:ascii="Arial" w:hAnsi="Arial" w:cs="Arial"/>
            <w:sz w:val="24"/>
            <w:szCs w:val="24"/>
            <w:rPrChange w:id="867" w:author="Sujil Kumar Koottathampathiyil" w:date="2022-06-09T11:27:00Z">
              <w:rPr>
                <w:rFonts w:ascii="Arial" w:hAnsi="Arial" w:cs="Arial"/>
              </w:rPr>
            </w:rPrChange>
          </w:rPr>
          <w:t xml:space="preserve"> </w:t>
        </w:r>
      </w:ins>
    </w:p>
    <w:p w14:paraId="639E01E7" w14:textId="3D0DB904" w:rsidR="00AB606C" w:rsidRPr="0057673D" w:rsidRDefault="00000000" w:rsidP="006B2DF8">
      <w:pPr>
        <w:spacing w:line="360" w:lineRule="auto"/>
        <w:jc w:val="both"/>
        <w:rPr>
          <w:rFonts w:ascii="Arial" w:hAnsi="Arial" w:cs="Arial"/>
          <w:sz w:val="24"/>
          <w:szCs w:val="24"/>
          <w:rPrChange w:id="868" w:author="Sujil Kumar Koottathampathiyil" w:date="2022-06-09T11:27:00Z">
            <w:rPr>
              <w:rFonts w:ascii="Arial" w:hAnsi="Arial" w:cs="Arial"/>
            </w:rPr>
          </w:rPrChange>
        </w:rPr>
      </w:pPr>
      <w:customXmlInsRangeStart w:id="869"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869"/>
          <w:r w:rsidR="005531C6" w:rsidRPr="005531C6">
            <w:rPr>
              <w:rFonts w:ascii="Arial" w:hAnsi="Arial" w:cs="Arial"/>
              <w:color w:val="000000"/>
              <w:sz w:val="24"/>
              <w:szCs w:val="24"/>
            </w:rPr>
            <w:t>Vector Auto Regressive Model</w:t>
          </w:r>
          <w:customXmlInsRangeStart w:id="870" w:author="Sujil Kumar Koottathampathiyil" w:date="2022-06-08T19:46:00Z"/>
        </w:sdtContent>
      </w:sdt>
      <w:customXmlInsRangeEnd w:id="870"/>
      <w:ins w:id="871" w:author="Sujil Kumar Koottathampathiyil" w:date="2022-06-08T19:45:00Z">
        <w:r w:rsidR="00C518DB" w:rsidRPr="0057673D">
          <w:rPr>
            <w:rFonts w:ascii="Arial" w:hAnsi="Arial" w:cs="Arial"/>
            <w:sz w:val="24"/>
            <w:szCs w:val="24"/>
            <w:rPrChange w:id="872" w:author="Sujil Kumar Koottathampathiyil" w:date="2022-06-09T11:27:00Z">
              <w:rPr>
                <w:rFonts w:ascii="Arial" w:hAnsi="Arial" w:cs="Arial"/>
              </w:rPr>
            </w:rPrChange>
          </w:rPr>
          <w:t xml:space="preserve"> is mostly used in </w:t>
        </w:r>
      </w:ins>
      <w:ins w:id="873" w:author="Sujil Kumar Koottathampathiyil" w:date="2022-06-08T19:47:00Z">
        <w:r w:rsidR="00C518DB" w:rsidRPr="0057673D">
          <w:rPr>
            <w:rFonts w:ascii="Arial" w:hAnsi="Arial" w:cs="Arial"/>
            <w:sz w:val="24"/>
            <w:szCs w:val="24"/>
            <w:rPrChange w:id="874" w:author="Sujil Kumar Koottathampathiyil" w:date="2022-06-09T11:27:00Z">
              <w:rPr>
                <w:rFonts w:ascii="Arial" w:hAnsi="Arial" w:cs="Arial"/>
              </w:rPr>
            </w:rPrChange>
          </w:rPr>
          <w:t xml:space="preserve">finance and econometrics because they offer </w:t>
        </w:r>
      </w:ins>
      <w:ins w:id="875" w:author="Sujil Kumar Koottathampathiyil" w:date="2022-06-09T01:09:00Z">
        <w:r w:rsidR="00E21F00" w:rsidRPr="0057673D">
          <w:rPr>
            <w:rFonts w:ascii="Arial" w:hAnsi="Arial" w:cs="Arial"/>
            <w:sz w:val="24"/>
            <w:szCs w:val="24"/>
            <w:rPrChange w:id="876" w:author="Sujil Kumar Koottathampathiyil" w:date="2022-06-09T11:27:00Z">
              <w:rPr>
                <w:rFonts w:ascii="Arial" w:hAnsi="Arial" w:cs="Arial"/>
              </w:rPr>
            </w:rPrChange>
          </w:rPr>
          <w:t xml:space="preserve">a </w:t>
        </w:r>
      </w:ins>
      <w:ins w:id="877" w:author="Sujil Kumar Koottathampathiyil" w:date="2022-06-08T19:47:00Z">
        <w:r w:rsidR="00C518DB" w:rsidRPr="0057673D">
          <w:rPr>
            <w:rFonts w:ascii="Arial" w:hAnsi="Arial" w:cs="Arial"/>
            <w:sz w:val="24"/>
            <w:szCs w:val="24"/>
            <w:rPrChange w:id="878" w:author="Sujil Kumar Koottathampathiyil" w:date="2022-06-09T11:27:00Z">
              <w:rPr>
                <w:rFonts w:ascii="Arial" w:hAnsi="Arial" w:cs="Arial"/>
              </w:rPr>
            </w:rPrChange>
          </w:rPr>
          <w:t>framework for achieving important mode</w:t>
        </w:r>
      </w:ins>
      <w:ins w:id="879" w:author="Sujil Kumar Koottathampathiyil" w:date="2022-06-09T01:10:00Z">
        <w:r w:rsidR="00E21F00" w:rsidRPr="0057673D">
          <w:rPr>
            <w:rFonts w:ascii="Arial" w:hAnsi="Arial" w:cs="Arial"/>
            <w:sz w:val="24"/>
            <w:szCs w:val="24"/>
            <w:rPrChange w:id="880" w:author="Sujil Kumar Koottathampathiyil" w:date="2022-06-09T11:27:00Z">
              <w:rPr>
                <w:rFonts w:ascii="Arial" w:hAnsi="Arial" w:cs="Arial"/>
              </w:rPr>
            </w:rPrChange>
          </w:rPr>
          <w:t>l</w:t>
        </w:r>
      </w:ins>
      <w:ins w:id="881" w:author="Sujil Kumar Koottathampathiyil" w:date="2022-06-08T19:48:00Z">
        <w:r w:rsidR="00C518DB" w:rsidRPr="0057673D">
          <w:rPr>
            <w:rFonts w:ascii="Arial" w:hAnsi="Arial" w:cs="Arial"/>
            <w:sz w:val="24"/>
            <w:szCs w:val="24"/>
            <w:rPrChange w:id="882"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883" w:author="Sujil Kumar Koottathampathiyil" w:date="2022-06-09T11:27:00Z">
              <w:rPr>
                <w:rFonts w:ascii="Arial" w:hAnsi="Arial" w:cs="Arial"/>
              </w:rPr>
            </w:rPrChange>
          </w:rPr>
          <w:t>including</w:t>
        </w:r>
      </w:ins>
      <w:ins w:id="884" w:author="Sujil Kumar Koottathampathiyil" w:date="2022-06-08T19:54:00Z">
        <w:r w:rsidR="00C27BA0" w:rsidRPr="0057673D">
          <w:rPr>
            <w:rFonts w:ascii="Arial" w:hAnsi="Arial" w:cs="Arial"/>
            <w:sz w:val="24"/>
            <w:szCs w:val="24"/>
            <w:rPrChange w:id="885"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886" w:author="Sujil Kumar Koottathampathiyil" w:date="2022-06-09T11:27:00Z">
              <w:rPr>
                <w:rFonts w:ascii="Arial" w:hAnsi="Arial" w:cs="Arial"/>
              </w:rPr>
            </w:rPrChange>
          </w:rPr>
          <w:t>Inference</w:t>
        </w:r>
        <w:r w:rsidR="00C27BA0" w:rsidRPr="0057673D">
          <w:rPr>
            <w:rFonts w:ascii="Arial" w:hAnsi="Arial" w:cs="Arial"/>
            <w:sz w:val="24"/>
            <w:szCs w:val="24"/>
            <w:rPrChange w:id="887" w:author="Sujil Kumar Koottathampathiyil" w:date="2022-06-09T11:27:00Z">
              <w:rPr>
                <w:rFonts w:ascii="Arial" w:hAnsi="Arial" w:cs="Arial"/>
              </w:rPr>
            </w:rPrChange>
          </w:rPr>
          <w:t xml:space="preserve">, </w:t>
        </w:r>
      </w:ins>
      <w:ins w:id="888" w:author="Sujil Kumar Koottathampathiyil" w:date="2022-06-09T01:10:00Z">
        <w:r w:rsidR="00E21F00" w:rsidRPr="0057673D">
          <w:rPr>
            <w:rFonts w:ascii="Arial" w:hAnsi="Arial" w:cs="Arial"/>
            <w:sz w:val="24"/>
            <w:szCs w:val="24"/>
            <w:rPrChange w:id="889" w:author="Sujil Kumar Koottathampathiyil" w:date="2022-06-09T11:27:00Z">
              <w:rPr>
                <w:rFonts w:ascii="Arial" w:hAnsi="Arial" w:cs="Arial"/>
              </w:rPr>
            </w:rPrChange>
          </w:rPr>
          <w:t xml:space="preserve">and </w:t>
        </w:r>
      </w:ins>
      <w:ins w:id="890" w:author="Sujil Kumar Koottathampathiyil" w:date="2022-06-08T19:54:00Z">
        <w:r w:rsidR="00C27BA0" w:rsidRPr="0057673D">
          <w:rPr>
            <w:rFonts w:ascii="Arial" w:hAnsi="Arial" w:cs="Arial"/>
            <w:sz w:val="24"/>
            <w:szCs w:val="24"/>
            <w:rPrChange w:id="891" w:author="Sujil Kumar Koottathampathiyil" w:date="2022-06-09T11:27:00Z">
              <w:rPr>
                <w:rFonts w:ascii="Arial" w:hAnsi="Arial" w:cs="Arial"/>
              </w:rPr>
            </w:rPrChange>
          </w:rPr>
          <w:t xml:space="preserve">Policy Analysis. </w:t>
        </w:r>
      </w:ins>
      <w:ins w:id="892" w:author="Sujil Kumar Koottathampathiyil" w:date="2022-06-08T19:50:00Z">
        <w:r w:rsidR="00AB606C" w:rsidRPr="0057673D">
          <w:rPr>
            <w:rFonts w:ascii="Arial" w:hAnsi="Arial" w:cs="Arial"/>
            <w:sz w:val="24"/>
            <w:szCs w:val="24"/>
            <w:rPrChange w:id="893"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8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895" w:author="Sujil Kumar Koottathampathiyil" w:date="2022-06-08T19:51:00Z"/>
          <w:rFonts w:ascii="Arial" w:hAnsi="Arial" w:cs="Arial"/>
          <w:sz w:val="24"/>
          <w:szCs w:val="24"/>
          <w:rPrChange w:id="896" w:author="Sujil Kumar Koottathampathiyil" w:date="2022-06-09T11:27:00Z">
            <w:rPr>
              <w:del w:id="897" w:author="Sujil Kumar Koottathampathiyil" w:date="2022-06-08T19:51:00Z"/>
              <w:rFonts w:ascii="Arial" w:hAnsi="Arial" w:cs="Arial"/>
            </w:rPr>
          </w:rPrChange>
        </w:rPr>
      </w:pPr>
      <w:r w:rsidRPr="0057673D">
        <w:rPr>
          <w:rFonts w:ascii="Arial" w:hAnsi="Arial" w:cs="Arial"/>
          <w:sz w:val="24"/>
          <w:szCs w:val="24"/>
          <w:rPrChange w:id="898" w:author="Sujil Kumar Koottathampathiyil" w:date="2022-06-09T11:27:00Z">
            <w:rPr>
              <w:rFonts w:ascii="Arial" w:hAnsi="Arial" w:cs="Arial"/>
            </w:rPr>
          </w:rPrChange>
        </w:rPr>
        <w:t xml:space="preserve">Thirdly, we need a database server for data to be stored on the server. I will be using PSQL or </w:t>
      </w:r>
      <w:del w:id="899" w:author="Sujil Kumar Koottathampathiyil" w:date="2022-06-12T23:47:00Z">
        <w:r w:rsidRPr="0057673D" w:rsidDel="008A07D6">
          <w:rPr>
            <w:rFonts w:ascii="Arial" w:hAnsi="Arial" w:cs="Arial"/>
            <w:sz w:val="24"/>
            <w:szCs w:val="24"/>
            <w:rPrChange w:id="900" w:author="Sujil Kumar Koottathampathiyil" w:date="2022-06-09T11:27:00Z">
              <w:rPr>
                <w:rFonts w:ascii="Arial" w:hAnsi="Arial" w:cs="Arial"/>
              </w:rPr>
            </w:rPrChange>
          </w:rPr>
          <w:delText>My</w:delText>
        </w:r>
      </w:del>
      <w:proofErr w:type="spellStart"/>
      <w:ins w:id="901" w:author="Sujil Kumar Koottathampathiyil" w:date="2022-06-12T23:47:00Z">
        <w:r w:rsidR="008A07D6">
          <w:rPr>
            <w:rFonts w:ascii="Arial" w:hAnsi="Arial" w:cs="Arial"/>
            <w:sz w:val="24"/>
            <w:szCs w:val="24"/>
          </w:rPr>
          <w:t>This</w:t>
        </w:r>
      </w:ins>
      <w:r w:rsidRPr="0057673D">
        <w:rPr>
          <w:rFonts w:ascii="Arial" w:hAnsi="Arial" w:cs="Arial"/>
          <w:sz w:val="24"/>
          <w:szCs w:val="24"/>
          <w:rPrChange w:id="902" w:author="Sujil Kumar Koottathampathiyil" w:date="2022-06-09T11:27:00Z">
            <w:rPr>
              <w:rFonts w:ascii="Arial" w:hAnsi="Arial" w:cs="Arial"/>
            </w:rPr>
          </w:rPrChange>
        </w:rPr>
        <w:t>SQL</w:t>
      </w:r>
      <w:proofErr w:type="spellEnd"/>
      <w:r w:rsidRPr="0057673D">
        <w:rPr>
          <w:rFonts w:ascii="Arial" w:hAnsi="Arial" w:cs="Arial"/>
          <w:sz w:val="24"/>
          <w:szCs w:val="24"/>
          <w:rPrChange w:id="903" w:author="Sujil Kumar Koottathampathiyil" w:date="2022-06-09T11:27:00Z">
            <w:rPr>
              <w:rFonts w:ascii="Arial" w:hAnsi="Arial" w:cs="Arial"/>
            </w:rPr>
          </w:rPrChange>
        </w:rPr>
        <w:t xml:space="preserve"> servers for data storage and management. I want the data in </w:t>
      </w:r>
      <w:del w:id="904" w:author="Sujil Kumar Koottathampathiyil" w:date="2022-06-12T23:47:00Z">
        <w:r w:rsidRPr="0057673D" w:rsidDel="008A07D6">
          <w:rPr>
            <w:rFonts w:ascii="Arial" w:hAnsi="Arial" w:cs="Arial"/>
            <w:sz w:val="24"/>
            <w:szCs w:val="24"/>
            <w:rPrChange w:id="905" w:author="Sujil Kumar Koottathampathiyil" w:date="2022-06-09T11:27:00Z">
              <w:rPr>
                <w:rFonts w:ascii="Arial" w:hAnsi="Arial" w:cs="Arial"/>
              </w:rPr>
            </w:rPrChange>
          </w:rPr>
          <w:delText>my</w:delText>
        </w:r>
      </w:del>
      <w:ins w:id="906" w:author="Sujil Kumar Koottathampathiyil" w:date="2022-06-12T23:47:00Z">
        <w:r w:rsidR="008A07D6">
          <w:rPr>
            <w:rFonts w:ascii="Arial" w:hAnsi="Arial" w:cs="Arial"/>
            <w:sz w:val="24"/>
            <w:szCs w:val="24"/>
          </w:rPr>
          <w:t>this</w:t>
        </w:r>
      </w:ins>
      <w:r w:rsidRPr="0057673D">
        <w:rPr>
          <w:rFonts w:ascii="Arial" w:hAnsi="Arial" w:cs="Arial"/>
          <w:sz w:val="24"/>
          <w:szCs w:val="24"/>
          <w:rPrChange w:id="907" w:author="Sujil Kumar Koottathampathiyil" w:date="2022-06-09T11:27:00Z">
            <w:rPr>
              <w:rFonts w:ascii="Arial" w:hAnsi="Arial" w:cs="Arial"/>
            </w:rPr>
          </w:rPrChange>
        </w:rPr>
        <w:t xml:space="preserve"> DB to be updated </w:t>
      </w:r>
      <w:ins w:id="908" w:author="Sujil Kumar Koottathampathiyil" w:date="2022-06-09T01:10:00Z">
        <w:r w:rsidR="00E21F00" w:rsidRPr="0057673D">
          <w:rPr>
            <w:rFonts w:ascii="Arial" w:hAnsi="Arial" w:cs="Arial"/>
            <w:sz w:val="24"/>
            <w:szCs w:val="24"/>
            <w:rPrChange w:id="909" w:author="Sujil Kumar Koottathampathiyil" w:date="2022-06-09T11:27:00Z">
              <w:rPr>
                <w:rFonts w:ascii="Arial" w:hAnsi="Arial" w:cs="Arial"/>
              </w:rPr>
            </w:rPrChange>
          </w:rPr>
          <w:t xml:space="preserve">from </w:t>
        </w:r>
      </w:ins>
      <w:r w:rsidRPr="0057673D">
        <w:rPr>
          <w:rFonts w:ascii="Arial" w:hAnsi="Arial" w:cs="Arial"/>
          <w:sz w:val="24"/>
          <w:szCs w:val="24"/>
          <w:rPrChange w:id="910" w:author="Sujil Kumar Koottathampathiyil" w:date="2022-06-09T11:27:00Z">
            <w:rPr>
              <w:rFonts w:ascii="Arial" w:hAnsi="Arial" w:cs="Arial"/>
            </w:rPr>
          </w:rPrChange>
        </w:rPr>
        <w:t xml:space="preserve">time to time and </w:t>
      </w:r>
      <w:del w:id="911" w:author="Sujil Kumar Koottathampathiyil" w:date="2022-06-12T23:47:00Z">
        <w:r w:rsidRPr="0057673D" w:rsidDel="008A07D6">
          <w:rPr>
            <w:rFonts w:ascii="Arial" w:hAnsi="Arial" w:cs="Arial"/>
            <w:sz w:val="24"/>
            <w:szCs w:val="24"/>
            <w:rPrChange w:id="912" w:author="Sujil Kumar Koottathampathiyil" w:date="2022-06-09T11:27:00Z">
              <w:rPr>
                <w:rFonts w:ascii="Arial" w:hAnsi="Arial" w:cs="Arial"/>
              </w:rPr>
            </w:rPrChange>
          </w:rPr>
          <w:delText>my</w:delText>
        </w:r>
      </w:del>
      <w:ins w:id="913" w:author="Sujil Kumar Koottathampathiyil" w:date="2022-06-12T23:47:00Z">
        <w:r w:rsidR="008A07D6">
          <w:rPr>
            <w:rFonts w:ascii="Arial" w:hAnsi="Arial" w:cs="Arial"/>
            <w:sz w:val="24"/>
            <w:szCs w:val="24"/>
          </w:rPr>
          <w:t>this</w:t>
        </w:r>
      </w:ins>
      <w:r w:rsidRPr="0057673D">
        <w:rPr>
          <w:rFonts w:ascii="Arial" w:hAnsi="Arial" w:cs="Arial"/>
          <w:sz w:val="24"/>
          <w:szCs w:val="24"/>
          <w:rPrChange w:id="914" w:author="Sujil Kumar Koottathampathiyil" w:date="2022-06-09T11:27:00Z">
            <w:rPr>
              <w:rFonts w:ascii="Arial" w:hAnsi="Arial" w:cs="Arial"/>
            </w:rPr>
          </w:rPrChange>
        </w:rPr>
        <w:t xml:space="preserve"> model has to be updated based on the new data </w:t>
      </w:r>
      <w:r w:rsidRPr="0057673D">
        <w:rPr>
          <w:rFonts w:ascii="Arial" w:hAnsi="Arial" w:cs="Arial"/>
          <w:sz w:val="24"/>
          <w:szCs w:val="24"/>
          <w:rPrChange w:id="915" w:author="Sujil Kumar Koottathampathiyil" w:date="2022-06-09T11:27:00Z">
            <w:rPr>
              <w:rFonts w:ascii="Arial" w:hAnsi="Arial" w:cs="Arial"/>
            </w:rPr>
          </w:rPrChange>
        </w:rPr>
        <w:lastRenderedPageBreak/>
        <w:t xml:space="preserve">injected in each time. The reason for choosing these DB’s is the flexibility of usage and its syntax matching with Structured Query Language (SQL) minute differences. </w:t>
      </w:r>
    </w:p>
    <w:p w14:paraId="05375F67" w14:textId="76706BD1" w:rsidR="008808DC" w:rsidRPr="0057673D" w:rsidRDefault="008808DC" w:rsidP="008808DC">
      <w:pPr>
        <w:spacing w:line="360" w:lineRule="auto"/>
        <w:jc w:val="both"/>
        <w:rPr>
          <w:moveTo w:id="916" w:author="Sujil Kumar Koottathampathiyil" w:date="2022-06-08T19:51:00Z"/>
          <w:rFonts w:ascii="Arial" w:hAnsi="Arial" w:cs="Arial"/>
          <w:sz w:val="24"/>
          <w:szCs w:val="24"/>
          <w:rPrChange w:id="917" w:author="Sujil Kumar Koottathampathiyil" w:date="2022-06-09T11:27:00Z">
            <w:rPr>
              <w:moveTo w:id="918" w:author="Sujil Kumar Koottathampathiyil" w:date="2022-06-08T19:51:00Z"/>
              <w:rFonts w:ascii="Arial" w:hAnsi="Arial" w:cs="Arial"/>
            </w:rPr>
          </w:rPrChange>
        </w:rPr>
      </w:pPr>
      <w:moveToRangeStart w:id="919" w:author="Sujil Kumar Koottathampathiyil" w:date="2022-06-08T19:51:00Z" w:name="move105610329"/>
      <w:moveTo w:id="920" w:author="Sujil Kumar Koottathampathiyil" w:date="2022-06-08T19:51:00Z">
        <w:r w:rsidRPr="0057673D">
          <w:rPr>
            <w:rFonts w:ascii="Arial" w:hAnsi="Arial" w:cs="Arial"/>
            <w:sz w:val="24"/>
            <w:szCs w:val="24"/>
            <w:rPrChange w:id="921" w:author="Sujil Kumar Koottathampathiyil" w:date="2022-06-09T11:27:00Z">
              <w:rPr>
                <w:rFonts w:ascii="Arial" w:hAnsi="Arial" w:cs="Arial"/>
              </w:rPr>
            </w:rPrChange>
          </w:rPr>
          <w:t xml:space="preserve">Firstly, I want to talk about </w:t>
        </w:r>
      </w:moveTo>
      <w:ins w:id="922" w:author="Sujil Kumar Koottathampathiyil" w:date="2022-06-09T01:10:00Z">
        <w:r w:rsidR="00E21F00" w:rsidRPr="0057673D">
          <w:rPr>
            <w:rFonts w:ascii="Arial" w:hAnsi="Arial" w:cs="Arial"/>
            <w:sz w:val="24"/>
            <w:szCs w:val="24"/>
            <w:rPrChange w:id="923" w:author="Sujil Kumar Koottathampathiyil" w:date="2022-06-09T11:27:00Z">
              <w:rPr>
                <w:rFonts w:ascii="Arial" w:hAnsi="Arial" w:cs="Arial"/>
              </w:rPr>
            </w:rPrChange>
          </w:rPr>
          <w:t xml:space="preserve">the </w:t>
        </w:r>
      </w:ins>
      <w:moveTo w:id="924" w:author="Sujil Kumar Koottathampathiyil" w:date="2022-06-08T19:51:00Z">
        <w:r w:rsidRPr="0057673D">
          <w:rPr>
            <w:rFonts w:ascii="Arial" w:hAnsi="Arial" w:cs="Arial"/>
            <w:sz w:val="24"/>
            <w:szCs w:val="24"/>
            <w:rPrChange w:id="925" w:author="Sujil Kumar Koottathampathiyil" w:date="2022-06-09T11:27:00Z">
              <w:rPr>
                <w:rFonts w:ascii="Arial" w:hAnsi="Arial" w:cs="Arial"/>
              </w:rPr>
            </w:rPrChange>
          </w:rPr>
          <w:t xml:space="preserve">python dashboard. It’s always </w:t>
        </w:r>
        <w:del w:id="926" w:author="Sujil Kumar Koottathampathiyil" w:date="2022-06-08T23:08:00Z">
          <w:r w:rsidRPr="0057673D" w:rsidDel="00340CAB">
            <w:rPr>
              <w:rFonts w:ascii="Arial" w:hAnsi="Arial" w:cs="Arial"/>
              <w:sz w:val="24"/>
              <w:szCs w:val="24"/>
              <w:rPrChange w:id="927" w:author="Sujil Kumar Koottathampathiyil" w:date="2022-06-09T11:27:00Z">
                <w:rPr>
                  <w:rFonts w:ascii="Arial" w:hAnsi="Arial" w:cs="Arial"/>
                </w:rPr>
              </w:rPrChange>
            </w:rPr>
            <w:delText>wonderful</w:delText>
          </w:r>
        </w:del>
      </w:moveTo>
      <w:ins w:id="928" w:author="Sujil Kumar Koottathampathiyil" w:date="2022-06-08T23:08:00Z">
        <w:r w:rsidR="00340CAB" w:rsidRPr="0057673D">
          <w:rPr>
            <w:rFonts w:ascii="Arial" w:hAnsi="Arial" w:cs="Arial"/>
            <w:sz w:val="24"/>
            <w:szCs w:val="24"/>
            <w:rPrChange w:id="929" w:author="Sujil Kumar Koottathampathiyil" w:date="2022-06-09T11:27:00Z">
              <w:rPr>
                <w:rFonts w:ascii="Arial" w:hAnsi="Arial" w:cs="Arial"/>
              </w:rPr>
            </w:rPrChange>
          </w:rPr>
          <w:t>fascinating</w:t>
        </w:r>
      </w:ins>
      <w:moveTo w:id="930" w:author="Sujil Kumar Koottathampathiyil" w:date="2022-06-08T19:51:00Z">
        <w:r w:rsidRPr="0057673D">
          <w:rPr>
            <w:rFonts w:ascii="Arial" w:hAnsi="Arial" w:cs="Arial"/>
            <w:sz w:val="24"/>
            <w:szCs w:val="24"/>
            <w:rPrChange w:id="931" w:author="Sujil Kumar Koottathampathiyil" w:date="2022-06-09T11:27:00Z">
              <w:rPr>
                <w:rFonts w:ascii="Arial" w:hAnsi="Arial" w:cs="Arial"/>
              </w:rPr>
            </w:rPrChange>
          </w:rPr>
          <w:t xml:space="preserve"> to see how we </w:t>
        </w:r>
        <w:del w:id="932" w:author="Sujil Kumar Koottathampathiyil" w:date="2022-06-09T01:10:00Z">
          <w:r w:rsidRPr="0057673D" w:rsidDel="00E21F00">
            <w:rPr>
              <w:rFonts w:ascii="Arial" w:hAnsi="Arial" w:cs="Arial"/>
              <w:sz w:val="24"/>
              <w:szCs w:val="24"/>
              <w:rPrChange w:id="933" w:author="Sujil Kumar Koottathampathiyil" w:date="2022-06-09T11:27:00Z">
                <w:rPr>
                  <w:rFonts w:ascii="Arial" w:hAnsi="Arial" w:cs="Arial"/>
                </w:rPr>
              </w:rPrChange>
            </w:rPr>
            <w:delText>are able to</w:delText>
          </w:r>
        </w:del>
      </w:moveTo>
      <w:ins w:id="934" w:author="Sujil Kumar Koottathampathiyil" w:date="2022-06-09T01:10:00Z">
        <w:r w:rsidR="00E21F00" w:rsidRPr="0057673D">
          <w:rPr>
            <w:rFonts w:ascii="Arial" w:hAnsi="Arial" w:cs="Arial"/>
            <w:sz w:val="24"/>
            <w:szCs w:val="24"/>
            <w:rPrChange w:id="935" w:author="Sujil Kumar Koottathampathiyil" w:date="2022-06-09T11:27:00Z">
              <w:rPr>
                <w:rFonts w:ascii="Arial" w:hAnsi="Arial" w:cs="Arial"/>
              </w:rPr>
            </w:rPrChange>
          </w:rPr>
          <w:t>can</w:t>
        </w:r>
      </w:ins>
      <w:moveTo w:id="936" w:author="Sujil Kumar Koottathampathiyil" w:date="2022-06-08T19:51:00Z">
        <w:r w:rsidRPr="0057673D">
          <w:rPr>
            <w:rFonts w:ascii="Arial" w:hAnsi="Arial" w:cs="Arial"/>
            <w:sz w:val="24"/>
            <w:szCs w:val="24"/>
            <w:rPrChange w:id="937" w:author="Sujil Kumar Koottathampathiyil" w:date="2022-06-09T11:27:00Z">
              <w:rPr>
                <w:rFonts w:ascii="Arial" w:hAnsi="Arial" w:cs="Arial"/>
              </w:rPr>
            </w:rPrChange>
          </w:rPr>
          <w:t xml:space="preserve"> make models and interpret them. But it is also important to note, recently there are </w:t>
        </w:r>
      </w:moveTo>
      <w:ins w:id="938" w:author="Sujil Kumar Koottathampathiyil" w:date="2022-06-09T01:10:00Z">
        <w:r w:rsidR="00E21F00" w:rsidRPr="0057673D">
          <w:rPr>
            <w:rFonts w:ascii="Arial" w:hAnsi="Arial" w:cs="Arial"/>
            <w:sz w:val="24"/>
            <w:szCs w:val="24"/>
            <w:rPrChange w:id="939" w:author="Sujil Kumar Koottathampathiyil" w:date="2022-06-09T11:27:00Z">
              <w:rPr>
                <w:rFonts w:ascii="Arial" w:hAnsi="Arial" w:cs="Arial"/>
              </w:rPr>
            </w:rPrChange>
          </w:rPr>
          <w:t>many</w:t>
        </w:r>
      </w:ins>
      <w:moveTo w:id="940" w:author="Sujil Kumar Koottathampathiyil" w:date="2022-06-08T19:51:00Z">
        <w:del w:id="941" w:author="Sujil Kumar Koottathampathiyil" w:date="2022-06-09T01:10:00Z">
          <w:r w:rsidRPr="0057673D" w:rsidDel="00E21F00">
            <w:rPr>
              <w:rFonts w:ascii="Arial" w:hAnsi="Arial" w:cs="Arial"/>
              <w:sz w:val="24"/>
              <w:szCs w:val="24"/>
              <w:rPrChange w:id="942" w:author="Sujil Kumar Koottathampathiyil" w:date="2022-06-09T11:27:00Z">
                <w:rPr>
                  <w:rFonts w:ascii="Arial" w:hAnsi="Arial" w:cs="Arial"/>
                </w:rPr>
              </w:rPrChange>
            </w:rPr>
            <w:delText>number of</w:delText>
          </w:r>
        </w:del>
        <w:r w:rsidRPr="0057673D">
          <w:rPr>
            <w:rFonts w:ascii="Arial" w:hAnsi="Arial" w:cs="Arial"/>
            <w:sz w:val="24"/>
            <w:szCs w:val="24"/>
            <w:rPrChange w:id="943" w:author="Sujil Kumar Koottathampathiyil" w:date="2022-06-09T11:27:00Z">
              <w:rPr>
                <w:rFonts w:ascii="Arial" w:hAnsi="Arial" w:cs="Arial"/>
              </w:rPr>
            </w:rPrChange>
          </w:rPr>
          <w:t xml:space="preserve"> concerns about how well we </w:t>
        </w:r>
        <w:del w:id="944" w:author="Sujil Kumar Koottathampathiyil" w:date="2022-06-09T01:10:00Z">
          <w:r w:rsidRPr="0057673D" w:rsidDel="00E21F00">
            <w:rPr>
              <w:rFonts w:ascii="Arial" w:hAnsi="Arial" w:cs="Arial"/>
              <w:sz w:val="24"/>
              <w:szCs w:val="24"/>
              <w:rPrChange w:id="945" w:author="Sujil Kumar Koottathampathiyil" w:date="2022-06-09T11:27:00Z">
                <w:rPr>
                  <w:rFonts w:ascii="Arial" w:hAnsi="Arial" w:cs="Arial"/>
                </w:rPr>
              </w:rPrChange>
            </w:rPr>
            <w:delText>are able to</w:delText>
          </w:r>
        </w:del>
      </w:moveTo>
      <w:ins w:id="946" w:author="Sujil Kumar Koottathampathiyil" w:date="2022-06-09T01:10:00Z">
        <w:r w:rsidR="00E21F00" w:rsidRPr="0057673D">
          <w:rPr>
            <w:rFonts w:ascii="Arial" w:hAnsi="Arial" w:cs="Arial"/>
            <w:sz w:val="24"/>
            <w:szCs w:val="24"/>
            <w:rPrChange w:id="947" w:author="Sujil Kumar Koottathampathiyil" w:date="2022-06-09T11:27:00Z">
              <w:rPr>
                <w:rFonts w:ascii="Arial" w:hAnsi="Arial" w:cs="Arial"/>
              </w:rPr>
            </w:rPrChange>
          </w:rPr>
          <w:t>can</w:t>
        </w:r>
      </w:ins>
      <w:moveTo w:id="948" w:author="Sujil Kumar Koottathampathiyil" w:date="2022-06-08T19:51:00Z">
        <w:r w:rsidRPr="0057673D">
          <w:rPr>
            <w:rFonts w:ascii="Arial" w:hAnsi="Arial" w:cs="Arial"/>
            <w:sz w:val="24"/>
            <w:szCs w:val="24"/>
            <w:rPrChange w:id="949" w:author="Sujil Kumar Koottathampathiyil" w:date="2022-06-09T11:27:00Z">
              <w:rPr>
                <w:rFonts w:ascii="Arial" w:hAnsi="Arial" w:cs="Arial"/>
              </w:rPr>
            </w:rPrChange>
          </w:rPr>
          <w:t xml:space="preserve"> make modifications to the existing model and maintain them. So, our model has to work dynamic and make </w:t>
        </w:r>
      </w:moveTo>
      <w:ins w:id="950" w:author="Sujil Kumar Koottathampathiyil" w:date="2022-06-09T01:11:00Z">
        <w:r w:rsidR="00E21F00" w:rsidRPr="0057673D">
          <w:rPr>
            <w:rFonts w:ascii="Arial" w:hAnsi="Arial" w:cs="Arial"/>
            <w:sz w:val="24"/>
            <w:szCs w:val="24"/>
            <w:rPrChange w:id="951" w:author="Sujil Kumar Koottathampathiyil" w:date="2022-06-09T11:27:00Z">
              <w:rPr>
                <w:rFonts w:ascii="Arial" w:hAnsi="Arial" w:cs="Arial"/>
              </w:rPr>
            </w:rPrChange>
          </w:rPr>
          <w:t xml:space="preserve">a </w:t>
        </w:r>
      </w:ins>
      <w:moveTo w:id="952" w:author="Sujil Kumar Koottathampathiyil" w:date="2022-06-08T19:51:00Z">
        <w:r w:rsidRPr="0057673D">
          <w:rPr>
            <w:rFonts w:ascii="Arial" w:hAnsi="Arial" w:cs="Arial"/>
            <w:sz w:val="24"/>
            <w:szCs w:val="24"/>
            <w:rPrChange w:id="953" w:author="Sujil Kumar Koottathampathiyil" w:date="2022-06-09T11:27:00Z">
              <w:rPr>
                <w:rFonts w:ascii="Arial" w:hAnsi="Arial" w:cs="Arial"/>
              </w:rPr>
            </w:rPrChange>
          </w:rPr>
          <w:t xml:space="preserve">prediction based on the available data. In recent years programmers used </w:t>
        </w:r>
      </w:moveTo>
      <w:ins w:id="954" w:author="Sujil Kumar Koottathampathiyil" w:date="2022-06-09T01:11:00Z">
        <w:r w:rsidR="00E21F00" w:rsidRPr="0057673D">
          <w:rPr>
            <w:rFonts w:ascii="Arial" w:hAnsi="Arial" w:cs="Arial"/>
            <w:sz w:val="24"/>
            <w:szCs w:val="24"/>
            <w:rPrChange w:id="955" w:author="Sujil Kumar Koottathampathiyil" w:date="2022-06-09T11:27:00Z">
              <w:rPr>
                <w:rFonts w:ascii="Arial" w:hAnsi="Arial" w:cs="Arial"/>
              </w:rPr>
            </w:rPrChange>
          </w:rPr>
          <w:t xml:space="preserve">to </w:t>
        </w:r>
      </w:ins>
      <w:moveTo w:id="956" w:author="Sujil Kumar Koottathampathiyil" w:date="2022-06-08T19:51:00Z">
        <w:r w:rsidRPr="0057673D">
          <w:rPr>
            <w:rFonts w:ascii="Arial" w:hAnsi="Arial" w:cs="Arial"/>
            <w:sz w:val="24"/>
            <w:szCs w:val="24"/>
            <w:rPrChange w:id="957" w:author="Sujil Kumar Koottathampathiyil" w:date="2022-06-09T11:27:00Z">
              <w:rPr>
                <w:rFonts w:ascii="Arial" w:hAnsi="Arial" w:cs="Arial"/>
              </w:rPr>
            </w:rPrChange>
          </w:rPr>
          <w:t xml:space="preserve">use VueJS or web-based languages for making dashboards, we now have </w:t>
        </w:r>
      </w:moveTo>
      <w:ins w:id="958" w:author="Sujil Kumar Koottathampathiyil" w:date="2022-06-09T01:11:00Z">
        <w:r w:rsidR="00E21F00" w:rsidRPr="0057673D">
          <w:rPr>
            <w:rFonts w:ascii="Arial" w:hAnsi="Arial" w:cs="Arial"/>
            <w:sz w:val="24"/>
            <w:szCs w:val="24"/>
            <w:rPrChange w:id="959" w:author="Sujil Kumar Koottathampathiyil" w:date="2022-06-09T11:27:00Z">
              <w:rPr>
                <w:rFonts w:ascii="Arial" w:hAnsi="Arial" w:cs="Arial"/>
              </w:rPr>
            </w:rPrChange>
          </w:rPr>
          <w:t xml:space="preserve">the </w:t>
        </w:r>
      </w:ins>
      <w:moveTo w:id="960" w:author="Sujil Kumar Koottathampathiyil" w:date="2022-06-08T19:51:00Z">
        <w:r w:rsidRPr="0057673D">
          <w:rPr>
            <w:rFonts w:ascii="Arial" w:hAnsi="Arial" w:cs="Arial"/>
            <w:sz w:val="24"/>
            <w:szCs w:val="24"/>
            <w:rPrChange w:id="961" w:author="Sujil Kumar Koottathampathiyil" w:date="2022-06-09T11:27:00Z">
              <w:rPr>
                <w:rFonts w:ascii="Arial" w:hAnsi="Arial" w:cs="Arial"/>
              </w:rPr>
            </w:rPrChange>
          </w:rPr>
          <w:t>most advanced package</w:t>
        </w:r>
        <w:del w:id="962" w:author="Sujil Kumar Koottathampathiyil" w:date="2022-06-09T01:11:00Z">
          <w:r w:rsidRPr="0057673D" w:rsidDel="00E21F00">
            <w:rPr>
              <w:rFonts w:ascii="Arial" w:hAnsi="Arial" w:cs="Arial"/>
              <w:sz w:val="24"/>
              <w:szCs w:val="24"/>
              <w:rPrChange w:id="963" w:author="Sujil Kumar Koottathampathiyil" w:date="2022-06-09T11:27:00Z">
                <w:rPr>
                  <w:rFonts w:ascii="Arial" w:hAnsi="Arial" w:cs="Arial"/>
                </w:rPr>
              </w:rPrChange>
            </w:rPr>
            <w:delText>d</w:delText>
          </w:r>
        </w:del>
      </w:moveTo>
      <w:ins w:id="964" w:author="Sujil Kumar Koottathampathiyil" w:date="2022-06-09T01:11:00Z">
        <w:r w:rsidR="00E21F00" w:rsidRPr="0057673D">
          <w:rPr>
            <w:rFonts w:ascii="Arial" w:hAnsi="Arial" w:cs="Arial"/>
            <w:sz w:val="24"/>
            <w:szCs w:val="24"/>
            <w:rPrChange w:id="965" w:author="Sujil Kumar Koottathampathiyil" w:date="2022-06-09T11:27:00Z">
              <w:rPr>
                <w:rFonts w:ascii="Arial" w:hAnsi="Arial" w:cs="Arial"/>
              </w:rPr>
            </w:rPrChange>
          </w:rPr>
          <w:t>s</w:t>
        </w:r>
      </w:ins>
      <w:moveTo w:id="966" w:author="Sujil Kumar Koottathampathiyil" w:date="2022-06-08T19:51:00Z">
        <w:r w:rsidRPr="0057673D">
          <w:rPr>
            <w:rFonts w:ascii="Arial" w:hAnsi="Arial" w:cs="Arial"/>
            <w:sz w:val="24"/>
            <w:szCs w:val="24"/>
            <w:rPrChange w:id="967"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r w:rsidR="005531C6" w:rsidRPr="005531C6">
            <w:rPr>
              <w:rFonts w:ascii="Arial" w:hAnsi="Arial" w:cs="Arial"/>
              <w:color w:val="000000"/>
              <w:sz w:val="24"/>
              <w:szCs w:val="24"/>
            </w:rPr>
            <w:t>Streamlit</w:t>
          </w:r>
        </w:sdtContent>
      </w:sdt>
      <w:moveTo w:id="968" w:author="Sujil Kumar Koottathampathiyil" w:date="2022-06-08T19:51:00Z">
        <w:r w:rsidRPr="0057673D">
          <w:rPr>
            <w:rFonts w:ascii="Arial" w:hAnsi="Arial" w:cs="Arial"/>
            <w:sz w:val="24"/>
            <w:szCs w:val="24"/>
            <w:rPrChange w:id="969" w:author="Sujil Kumar Koottathampathiyil" w:date="2022-06-09T11:27:00Z">
              <w:rPr>
                <w:rFonts w:ascii="Arial" w:hAnsi="Arial" w:cs="Arial"/>
              </w:rPr>
            </w:rPrChange>
          </w:rPr>
          <w:t xml:space="preserve"> has made these proces</w:t>
        </w:r>
      </w:moveTo>
      <w:ins w:id="970" w:author="Sujil Kumar Koottathampathiyil" w:date="2022-06-09T01:11:00Z">
        <w:r w:rsidR="00E21F00" w:rsidRPr="0057673D">
          <w:rPr>
            <w:rFonts w:ascii="Arial" w:hAnsi="Arial" w:cs="Arial"/>
            <w:sz w:val="24"/>
            <w:szCs w:val="24"/>
            <w:rPrChange w:id="971" w:author="Sujil Kumar Koottathampathiyil" w:date="2022-06-09T11:27:00Z">
              <w:rPr>
                <w:rFonts w:ascii="Arial" w:hAnsi="Arial" w:cs="Arial"/>
              </w:rPr>
            </w:rPrChange>
          </w:rPr>
          <w:t>se</w:t>
        </w:r>
      </w:ins>
      <w:moveTo w:id="972" w:author="Sujil Kumar Koottathampathiyil" w:date="2022-06-08T19:51:00Z">
        <w:r w:rsidRPr="0057673D">
          <w:rPr>
            <w:rFonts w:ascii="Arial" w:hAnsi="Arial" w:cs="Arial"/>
            <w:sz w:val="24"/>
            <w:szCs w:val="24"/>
            <w:rPrChange w:id="973" w:author="Sujil Kumar Koottathampathiyil" w:date="2022-06-09T11:27:00Z">
              <w:rPr>
                <w:rFonts w:ascii="Arial" w:hAnsi="Arial" w:cs="Arial"/>
              </w:rPr>
            </w:rPrChange>
          </w:rPr>
          <w:t xml:space="preserve">s easier and more efficient. I am going to use some of the python packages like plotly to make </w:t>
        </w:r>
      </w:moveTo>
      <w:ins w:id="974" w:author="Sujil Kumar Koottathampathiyil" w:date="2022-06-09T01:11:00Z">
        <w:r w:rsidR="00E21F00" w:rsidRPr="0057673D">
          <w:rPr>
            <w:rFonts w:ascii="Arial" w:hAnsi="Arial" w:cs="Arial"/>
            <w:sz w:val="24"/>
            <w:szCs w:val="24"/>
            <w:rPrChange w:id="975" w:author="Sujil Kumar Koottathampathiyil" w:date="2022-06-09T11:27:00Z">
              <w:rPr>
                <w:rFonts w:ascii="Arial" w:hAnsi="Arial" w:cs="Arial"/>
              </w:rPr>
            </w:rPrChange>
          </w:rPr>
          <w:t xml:space="preserve">an </w:t>
        </w:r>
      </w:ins>
      <w:moveTo w:id="976" w:author="Sujil Kumar Koottathampathiyil" w:date="2022-06-08T19:51:00Z">
        <w:r w:rsidRPr="0057673D">
          <w:rPr>
            <w:rFonts w:ascii="Arial" w:hAnsi="Arial" w:cs="Arial"/>
            <w:sz w:val="24"/>
            <w:szCs w:val="24"/>
            <w:rPrChange w:id="977" w:author="Sujil Kumar Koottathampathiyil" w:date="2022-06-09T11:27:00Z">
              <w:rPr>
                <w:rFonts w:ascii="Arial" w:hAnsi="Arial" w:cs="Arial"/>
              </w:rPr>
            </w:rPrChange>
          </w:rPr>
          <w:t>interactive dashboard and make models that can make great predictions.</w:t>
        </w:r>
      </w:moveTo>
    </w:p>
    <w:moveToRangeEnd w:id="919"/>
    <w:p w14:paraId="4A2C17A6" w14:textId="765BF90E" w:rsidR="004B3B33" w:rsidRPr="0057673D" w:rsidDel="009B3C63" w:rsidRDefault="00AA62CF" w:rsidP="006B2DF8">
      <w:pPr>
        <w:spacing w:line="360" w:lineRule="auto"/>
        <w:rPr>
          <w:del w:id="978" w:author="Sujil Kumar Koottathampathiyil" w:date="2022-06-08T19:51:00Z"/>
          <w:rFonts w:ascii="Arial" w:hAnsi="Arial" w:cs="Arial"/>
          <w:sz w:val="24"/>
          <w:szCs w:val="24"/>
          <w:rPrChange w:id="979" w:author="Sujil Kumar Koottathampathiyil" w:date="2022-06-09T11:27:00Z">
            <w:rPr>
              <w:del w:id="980" w:author="Sujil Kumar Koottathampathiyil" w:date="2022-06-08T19:51:00Z"/>
              <w:rFonts w:ascii="Arial" w:hAnsi="Arial" w:cs="Arial"/>
            </w:rPr>
          </w:rPrChange>
        </w:rPr>
      </w:pPr>
      <w:ins w:id="981" w:author="Sujil Kumar Koottathampathiyil" w:date="2022-06-09T11:37:00Z">
        <w:r>
          <w:rPr>
            <w:rFonts w:ascii="Arial" w:hAnsi="Arial" w:cs="Arial"/>
            <w:sz w:val="24"/>
            <w:szCs w:val="24"/>
          </w:rPr>
          <w:t>Finally</w:t>
        </w:r>
      </w:ins>
      <w:ins w:id="982" w:author="Sujil Kumar Koottathampathiyil" w:date="2022-06-08T19:52:00Z">
        <w:r w:rsidR="00193A63" w:rsidRPr="0057673D">
          <w:rPr>
            <w:rFonts w:ascii="Arial" w:hAnsi="Arial" w:cs="Arial"/>
            <w:sz w:val="24"/>
            <w:szCs w:val="24"/>
            <w:rPrChange w:id="983" w:author="Sujil Kumar Koottathampathiyil" w:date="2022-06-09T11:27:00Z">
              <w:rPr>
                <w:rFonts w:ascii="Arial" w:hAnsi="Arial" w:cs="Arial"/>
              </w:rPr>
            </w:rPrChange>
          </w:rPr>
          <w:t xml:space="preserve">, I want to talk about </w:t>
        </w:r>
      </w:ins>
      <w:ins w:id="984" w:author="Sujil Kumar Koottathampathiyil" w:date="2022-06-09T01:11:00Z">
        <w:r w:rsidR="00B079B7" w:rsidRPr="0057673D">
          <w:rPr>
            <w:rFonts w:ascii="Arial" w:hAnsi="Arial" w:cs="Arial"/>
            <w:sz w:val="24"/>
            <w:szCs w:val="24"/>
            <w:rPrChange w:id="985" w:author="Sujil Kumar Koottathampathiyil" w:date="2022-06-09T11:27:00Z">
              <w:rPr>
                <w:rFonts w:ascii="Arial" w:hAnsi="Arial" w:cs="Arial"/>
              </w:rPr>
            </w:rPrChange>
          </w:rPr>
          <w:t xml:space="preserve">the </w:t>
        </w:r>
      </w:ins>
      <w:ins w:id="986" w:author="Sujil Kumar Koottathampathiyil" w:date="2022-06-08T19:52:00Z">
        <w:r w:rsidR="00193A63" w:rsidRPr="0057673D">
          <w:rPr>
            <w:rFonts w:ascii="Arial" w:hAnsi="Arial" w:cs="Arial"/>
            <w:sz w:val="24"/>
            <w:szCs w:val="24"/>
            <w:rPrChange w:id="987" w:author="Sujil Kumar Koottathampathiyil" w:date="2022-06-09T11:27:00Z">
              <w:rPr>
                <w:rFonts w:ascii="Arial" w:hAnsi="Arial" w:cs="Arial"/>
              </w:rPr>
            </w:rPrChange>
          </w:rPr>
          <w:t xml:space="preserve">python dashboard. It’s always wonderful to see how we </w:t>
        </w:r>
      </w:ins>
      <w:ins w:id="988" w:author="Sujil Kumar Koottathampathiyil" w:date="2022-06-09T01:11:00Z">
        <w:r w:rsidR="00B079B7" w:rsidRPr="0057673D">
          <w:rPr>
            <w:rFonts w:ascii="Arial" w:hAnsi="Arial" w:cs="Arial"/>
            <w:sz w:val="24"/>
            <w:szCs w:val="24"/>
            <w:rPrChange w:id="989" w:author="Sujil Kumar Koottathampathiyil" w:date="2022-06-09T11:27:00Z">
              <w:rPr>
                <w:rFonts w:ascii="Arial" w:hAnsi="Arial" w:cs="Arial"/>
              </w:rPr>
            </w:rPrChange>
          </w:rPr>
          <w:t>can</w:t>
        </w:r>
      </w:ins>
      <w:ins w:id="990" w:author="Sujil Kumar Koottathampathiyil" w:date="2022-06-08T19:52:00Z">
        <w:r w:rsidR="00193A63" w:rsidRPr="0057673D">
          <w:rPr>
            <w:rFonts w:ascii="Arial" w:hAnsi="Arial" w:cs="Arial"/>
            <w:sz w:val="24"/>
            <w:szCs w:val="24"/>
            <w:rPrChange w:id="991" w:author="Sujil Kumar Koottathampathiyil" w:date="2022-06-09T11:27:00Z">
              <w:rPr>
                <w:rFonts w:ascii="Arial" w:hAnsi="Arial" w:cs="Arial"/>
              </w:rPr>
            </w:rPrChange>
          </w:rPr>
          <w:t xml:space="preserve"> make models and interpret them. But it is also important to note, recently there </w:t>
        </w:r>
      </w:ins>
      <w:ins w:id="992" w:author="Sujil Kumar Koottathampathiyil" w:date="2022-06-09T11:37:00Z">
        <w:r w:rsidR="007135F3">
          <w:rPr>
            <w:rFonts w:ascii="Arial" w:hAnsi="Arial" w:cs="Arial"/>
            <w:sz w:val="24"/>
            <w:szCs w:val="24"/>
          </w:rPr>
          <w:t>were</w:t>
        </w:r>
      </w:ins>
      <w:ins w:id="993" w:author="Sujil Kumar Koottathampathiyil" w:date="2022-06-08T19:52:00Z">
        <w:r w:rsidR="00193A63" w:rsidRPr="0057673D">
          <w:rPr>
            <w:rFonts w:ascii="Arial" w:hAnsi="Arial" w:cs="Arial"/>
            <w:sz w:val="24"/>
            <w:szCs w:val="24"/>
            <w:rPrChange w:id="994" w:author="Sujil Kumar Koottathampathiyil" w:date="2022-06-09T11:27:00Z">
              <w:rPr>
                <w:rFonts w:ascii="Arial" w:hAnsi="Arial" w:cs="Arial"/>
              </w:rPr>
            </w:rPrChange>
          </w:rPr>
          <w:t xml:space="preserve"> </w:t>
        </w:r>
      </w:ins>
      <w:ins w:id="995" w:author="Sujil Kumar Koottathampathiyil" w:date="2022-06-09T01:11:00Z">
        <w:r w:rsidR="00B079B7" w:rsidRPr="0057673D">
          <w:rPr>
            <w:rFonts w:ascii="Arial" w:hAnsi="Arial" w:cs="Arial"/>
            <w:sz w:val="24"/>
            <w:szCs w:val="24"/>
            <w:rPrChange w:id="996" w:author="Sujil Kumar Koottathampathiyil" w:date="2022-06-09T11:27:00Z">
              <w:rPr>
                <w:rFonts w:ascii="Arial" w:hAnsi="Arial" w:cs="Arial"/>
              </w:rPr>
            </w:rPrChange>
          </w:rPr>
          <w:t>some</w:t>
        </w:r>
      </w:ins>
      <w:ins w:id="997" w:author="Sujil Kumar Koottathampathiyil" w:date="2022-06-08T19:52:00Z">
        <w:r w:rsidR="00193A63" w:rsidRPr="0057673D">
          <w:rPr>
            <w:rFonts w:ascii="Arial" w:hAnsi="Arial" w:cs="Arial"/>
            <w:sz w:val="24"/>
            <w:szCs w:val="24"/>
            <w:rPrChange w:id="998" w:author="Sujil Kumar Koottathampathiyil" w:date="2022-06-09T11:27:00Z">
              <w:rPr>
                <w:rFonts w:ascii="Arial" w:hAnsi="Arial" w:cs="Arial"/>
              </w:rPr>
            </w:rPrChange>
          </w:rPr>
          <w:t xml:space="preserve"> concerns about how well we </w:t>
        </w:r>
      </w:ins>
      <w:ins w:id="999" w:author="Sujil Kumar Koottathampathiyil" w:date="2022-06-09T01:11:00Z">
        <w:r w:rsidR="00B079B7" w:rsidRPr="0057673D">
          <w:rPr>
            <w:rFonts w:ascii="Arial" w:hAnsi="Arial" w:cs="Arial"/>
            <w:sz w:val="24"/>
            <w:szCs w:val="24"/>
            <w:rPrChange w:id="1000" w:author="Sujil Kumar Koottathampathiyil" w:date="2022-06-09T11:27:00Z">
              <w:rPr>
                <w:rFonts w:ascii="Arial" w:hAnsi="Arial" w:cs="Arial"/>
              </w:rPr>
            </w:rPrChange>
          </w:rPr>
          <w:t>can</w:t>
        </w:r>
      </w:ins>
      <w:ins w:id="1001" w:author="Sujil Kumar Koottathampathiyil" w:date="2022-06-08T19:52:00Z">
        <w:r w:rsidR="00193A63" w:rsidRPr="0057673D">
          <w:rPr>
            <w:rFonts w:ascii="Arial" w:hAnsi="Arial" w:cs="Arial"/>
            <w:sz w:val="24"/>
            <w:szCs w:val="24"/>
            <w:rPrChange w:id="1002" w:author="Sujil Kumar Koottathampathiyil" w:date="2022-06-09T11:27:00Z">
              <w:rPr>
                <w:rFonts w:ascii="Arial" w:hAnsi="Arial" w:cs="Arial"/>
              </w:rPr>
            </w:rPrChange>
          </w:rPr>
          <w:t xml:space="preserve"> make modifications to the existing model and maintain them. So, our model </w:t>
        </w:r>
        <w:del w:id="1003" w:author="Jack Mc Donnell" w:date="2022-06-09T13:56:00Z">
          <w:r w:rsidR="00193A63" w:rsidRPr="0057673D" w:rsidDel="00082F56">
            <w:rPr>
              <w:rFonts w:ascii="Arial" w:hAnsi="Arial" w:cs="Arial"/>
              <w:sz w:val="24"/>
              <w:szCs w:val="24"/>
              <w:rPrChange w:id="1004" w:author="Sujil Kumar Koottathampathiyil" w:date="2022-06-09T11:27:00Z">
                <w:rPr>
                  <w:rFonts w:ascii="Arial" w:hAnsi="Arial" w:cs="Arial"/>
                </w:rPr>
              </w:rPrChange>
            </w:rPr>
            <w:delText>has to</w:delText>
          </w:r>
        </w:del>
      </w:ins>
      <w:ins w:id="1005" w:author="Jack Mc Donnell" w:date="2022-06-09T13:56:00Z">
        <w:r w:rsidR="00082F56" w:rsidRPr="00082F56">
          <w:rPr>
            <w:rFonts w:ascii="Arial" w:hAnsi="Arial" w:cs="Arial"/>
            <w:sz w:val="24"/>
            <w:szCs w:val="24"/>
          </w:rPr>
          <w:t>must</w:t>
        </w:r>
      </w:ins>
      <w:ins w:id="1006" w:author="Sujil Kumar Koottathampathiyil" w:date="2022-06-08T19:52:00Z">
        <w:r w:rsidR="00193A63" w:rsidRPr="0057673D">
          <w:rPr>
            <w:rFonts w:ascii="Arial" w:hAnsi="Arial" w:cs="Arial"/>
            <w:sz w:val="24"/>
            <w:szCs w:val="24"/>
            <w:rPrChange w:id="1007" w:author="Sujil Kumar Koottathampathiyil" w:date="2022-06-09T11:27:00Z">
              <w:rPr>
                <w:rFonts w:ascii="Arial" w:hAnsi="Arial" w:cs="Arial"/>
              </w:rPr>
            </w:rPrChange>
          </w:rPr>
          <w:t xml:space="preserve"> work dynamic</w:t>
        </w:r>
      </w:ins>
      <w:ins w:id="1008" w:author="Jack Mc Donnell" w:date="2022-06-09T13:56:00Z">
        <w:r w:rsidR="00082F56">
          <w:rPr>
            <w:rFonts w:ascii="Arial" w:hAnsi="Arial" w:cs="Arial"/>
            <w:sz w:val="24"/>
            <w:szCs w:val="24"/>
          </w:rPr>
          <w:t>ally</w:t>
        </w:r>
      </w:ins>
      <w:ins w:id="1009" w:author="Sujil Kumar Koottathampathiyil" w:date="2022-06-08T19:52:00Z">
        <w:r w:rsidR="00193A63" w:rsidRPr="0057673D">
          <w:rPr>
            <w:rFonts w:ascii="Arial" w:hAnsi="Arial" w:cs="Arial"/>
            <w:sz w:val="24"/>
            <w:szCs w:val="24"/>
            <w:rPrChange w:id="1010" w:author="Sujil Kumar Koottathampathiyil" w:date="2022-06-09T11:27:00Z">
              <w:rPr>
                <w:rFonts w:ascii="Arial" w:hAnsi="Arial" w:cs="Arial"/>
              </w:rPr>
            </w:rPrChange>
          </w:rPr>
          <w:t xml:space="preserve"> and make </w:t>
        </w:r>
      </w:ins>
      <w:ins w:id="1011" w:author="Sujil Kumar Koottathampathiyil" w:date="2022-06-09T01:11:00Z">
        <w:r w:rsidR="00B079B7" w:rsidRPr="0057673D">
          <w:rPr>
            <w:rFonts w:ascii="Arial" w:hAnsi="Arial" w:cs="Arial"/>
            <w:sz w:val="24"/>
            <w:szCs w:val="24"/>
            <w:rPrChange w:id="1012" w:author="Sujil Kumar Koottathampathiyil" w:date="2022-06-09T11:27:00Z">
              <w:rPr>
                <w:rFonts w:ascii="Arial" w:hAnsi="Arial" w:cs="Arial"/>
              </w:rPr>
            </w:rPrChange>
          </w:rPr>
          <w:t xml:space="preserve">a </w:t>
        </w:r>
      </w:ins>
      <w:ins w:id="1013" w:author="Sujil Kumar Koottathampathiyil" w:date="2022-06-08T19:52:00Z">
        <w:r w:rsidR="00193A63" w:rsidRPr="0057673D">
          <w:rPr>
            <w:rFonts w:ascii="Arial" w:hAnsi="Arial" w:cs="Arial"/>
            <w:sz w:val="24"/>
            <w:szCs w:val="24"/>
            <w:rPrChange w:id="1014" w:author="Sujil Kumar Koottathampathiyil" w:date="2022-06-09T11:27:00Z">
              <w:rPr>
                <w:rFonts w:ascii="Arial" w:hAnsi="Arial" w:cs="Arial"/>
              </w:rPr>
            </w:rPrChange>
          </w:rPr>
          <w:t xml:space="preserve">prediction based on the available data. In recent years programmers used </w:t>
        </w:r>
      </w:ins>
      <w:ins w:id="1015" w:author="Sujil Kumar Koottathampathiyil" w:date="2022-06-09T01:12:00Z">
        <w:r w:rsidR="00B079B7" w:rsidRPr="0057673D">
          <w:rPr>
            <w:rFonts w:ascii="Arial" w:hAnsi="Arial" w:cs="Arial"/>
            <w:sz w:val="24"/>
            <w:szCs w:val="24"/>
            <w:rPrChange w:id="1016" w:author="Sujil Kumar Koottathampathiyil" w:date="2022-06-09T11:27:00Z">
              <w:rPr>
                <w:rFonts w:ascii="Arial" w:hAnsi="Arial" w:cs="Arial"/>
              </w:rPr>
            </w:rPrChange>
          </w:rPr>
          <w:t xml:space="preserve">to </w:t>
        </w:r>
      </w:ins>
      <w:ins w:id="1017" w:author="Sujil Kumar Koottathampathiyil" w:date="2022-06-08T19:52:00Z">
        <w:r w:rsidR="00193A63" w:rsidRPr="0057673D">
          <w:rPr>
            <w:rFonts w:ascii="Arial" w:hAnsi="Arial" w:cs="Arial"/>
            <w:sz w:val="24"/>
            <w:szCs w:val="24"/>
            <w:rPrChange w:id="1018" w:author="Sujil Kumar Koottathampathiyil" w:date="2022-06-09T11:27:00Z">
              <w:rPr>
                <w:rFonts w:ascii="Arial" w:hAnsi="Arial" w:cs="Arial"/>
              </w:rPr>
            </w:rPrChange>
          </w:rPr>
          <w:t xml:space="preserve">use VueJS or web-based languages for making dashboards, we now have </w:t>
        </w:r>
      </w:ins>
      <w:ins w:id="1019" w:author="Sujil Kumar Koottathampathiyil" w:date="2022-06-09T01:12:00Z">
        <w:r w:rsidR="00B079B7" w:rsidRPr="0057673D">
          <w:rPr>
            <w:rFonts w:ascii="Arial" w:hAnsi="Arial" w:cs="Arial"/>
            <w:sz w:val="24"/>
            <w:szCs w:val="24"/>
            <w:rPrChange w:id="1020" w:author="Sujil Kumar Koottathampathiyil" w:date="2022-06-09T11:27:00Z">
              <w:rPr>
                <w:rFonts w:ascii="Arial" w:hAnsi="Arial" w:cs="Arial"/>
              </w:rPr>
            </w:rPrChange>
          </w:rPr>
          <w:t xml:space="preserve">the </w:t>
        </w:r>
      </w:ins>
      <w:ins w:id="1021" w:author="Sujil Kumar Koottathampathiyil" w:date="2022-06-08T19:52:00Z">
        <w:r w:rsidR="00193A63" w:rsidRPr="0057673D">
          <w:rPr>
            <w:rFonts w:ascii="Arial" w:hAnsi="Arial" w:cs="Arial"/>
            <w:sz w:val="24"/>
            <w:szCs w:val="24"/>
            <w:rPrChange w:id="1022" w:author="Sujil Kumar Koottathampathiyil" w:date="2022-06-09T11:27:00Z">
              <w:rPr>
                <w:rFonts w:ascii="Arial" w:hAnsi="Arial" w:cs="Arial"/>
              </w:rPr>
            </w:rPrChange>
          </w:rPr>
          <w:t>most advanced package</w:t>
        </w:r>
      </w:ins>
      <w:ins w:id="1023" w:author="Sujil Kumar Koottathampathiyil" w:date="2022-06-09T01:12:00Z">
        <w:r w:rsidR="00B079B7" w:rsidRPr="0057673D">
          <w:rPr>
            <w:rFonts w:ascii="Arial" w:hAnsi="Arial" w:cs="Arial"/>
            <w:sz w:val="24"/>
            <w:szCs w:val="24"/>
            <w:rPrChange w:id="1024" w:author="Sujil Kumar Koottathampathiyil" w:date="2022-06-09T11:27:00Z">
              <w:rPr>
                <w:rFonts w:ascii="Arial" w:hAnsi="Arial" w:cs="Arial"/>
              </w:rPr>
            </w:rPrChange>
          </w:rPr>
          <w:t>s</w:t>
        </w:r>
      </w:ins>
      <w:ins w:id="1025" w:author="Sujil Kumar Koottathampathiyil" w:date="2022-06-08T19:52:00Z">
        <w:r w:rsidR="00193A63" w:rsidRPr="0057673D">
          <w:rPr>
            <w:rFonts w:ascii="Arial" w:hAnsi="Arial" w:cs="Arial"/>
            <w:sz w:val="24"/>
            <w:szCs w:val="24"/>
            <w:rPrChange w:id="1026" w:author="Sujil Kumar Koottathampathiyil" w:date="2022-06-09T11:27:00Z">
              <w:rPr>
                <w:rFonts w:ascii="Arial" w:hAnsi="Arial" w:cs="Arial"/>
              </w:rPr>
            </w:rPrChange>
          </w:rPr>
          <w:t xml:space="preserve"> like </w:t>
        </w:r>
      </w:ins>
      <w:customXmlInsRangeStart w:id="1027"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1027"/>
          <w:r w:rsidR="005531C6" w:rsidRPr="005531C6">
            <w:rPr>
              <w:rFonts w:ascii="Arial" w:hAnsi="Arial" w:cs="Arial"/>
              <w:color w:val="000000"/>
              <w:sz w:val="24"/>
              <w:szCs w:val="24"/>
            </w:rPr>
            <w:t>Streamlit</w:t>
          </w:r>
          <w:customXmlInsRangeStart w:id="1028" w:author="Sujil Kumar Koottathampathiyil" w:date="2022-06-08T19:52:00Z"/>
        </w:sdtContent>
      </w:sdt>
      <w:customXmlInsRangeEnd w:id="1028"/>
      <w:ins w:id="1029" w:author="Sujil Kumar Koottathampathiyil" w:date="2022-06-08T19:52:00Z">
        <w:r w:rsidR="00193A63" w:rsidRPr="0057673D">
          <w:rPr>
            <w:rFonts w:ascii="Arial" w:hAnsi="Arial" w:cs="Arial"/>
            <w:sz w:val="24"/>
            <w:szCs w:val="24"/>
            <w:rPrChange w:id="1030" w:author="Sujil Kumar Koottathampathiyil" w:date="2022-06-09T11:27:00Z">
              <w:rPr>
                <w:rFonts w:ascii="Arial" w:hAnsi="Arial" w:cs="Arial"/>
              </w:rPr>
            </w:rPrChange>
          </w:rPr>
          <w:t xml:space="preserve"> has made these proces</w:t>
        </w:r>
      </w:ins>
      <w:ins w:id="1031" w:author="Sujil Kumar Koottathampathiyil" w:date="2022-06-09T01:12:00Z">
        <w:r w:rsidR="00B079B7" w:rsidRPr="0057673D">
          <w:rPr>
            <w:rFonts w:ascii="Arial" w:hAnsi="Arial" w:cs="Arial"/>
            <w:sz w:val="24"/>
            <w:szCs w:val="24"/>
            <w:rPrChange w:id="1032" w:author="Sujil Kumar Koottathampathiyil" w:date="2022-06-09T11:27:00Z">
              <w:rPr>
                <w:rFonts w:ascii="Arial" w:hAnsi="Arial" w:cs="Arial"/>
              </w:rPr>
            </w:rPrChange>
          </w:rPr>
          <w:t>se</w:t>
        </w:r>
      </w:ins>
      <w:ins w:id="1033" w:author="Sujil Kumar Koottathampathiyil" w:date="2022-06-08T19:52:00Z">
        <w:r w:rsidR="00193A63" w:rsidRPr="0057673D">
          <w:rPr>
            <w:rFonts w:ascii="Arial" w:hAnsi="Arial" w:cs="Arial"/>
            <w:sz w:val="24"/>
            <w:szCs w:val="24"/>
            <w:rPrChange w:id="1034" w:author="Sujil Kumar Koottathampathiyil" w:date="2022-06-09T11:27:00Z">
              <w:rPr>
                <w:rFonts w:ascii="Arial" w:hAnsi="Arial" w:cs="Arial"/>
              </w:rPr>
            </w:rPrChange>
          </w:rPr>
          <w:t xml:space="preserve">s easier and more efficient. I am going to use some of the python packages like plotly to make </w:t>
        </w:r>
      </w:ins>
      <w:ins w:id="1035" w:author="Sujil Kumar Koottathampathiyil" w:date="2022-06-09T01:12:00Z">
        <w:r w:rsidR="00B079B7" w:rsidRPr="0057673D">
          <w:rPr>
            <w:rFonts w:ascii="Arial" w:hAnsi="Arial" w:cs="Arial"/>
            <w:sz w:val="24"/>
            <w:szCs w:val="24"/>
            <w:rPrChange w:id="1036" w:author="Sujil Kumar Koottathampathiyil" w:date="2022-06-09T11:27:00Z">
              <w:rPr>
                <w:rFonts w:ascii="Arial" w:hAnsi="Arial" w:cs="Arial"/>
              </w:rPr>
            </w:rPrChange>
          </w:rPr>
          <w:t xml:space="preserve">an </w:t>
        </w:r>
      </w:ins>
      <w:ins w:id="1037" w:author="Sujil Kumar Koottathampathiyil" w:date="2022-06-08T19:52:00Z">
        <w:r w:rsidR="00193A63" w:rsidRPr="0057673D">
          <w:rPr>
            <w:rFonts w:ascii="Arial" w:hAnsi="Arial" w:cs="Arial"/>
            <w:sz w:val="24"/>
            <w:szCs w:val="24"/>
            <w:rPrChange w:id="1038" w:author="Sujil Kumar Koottathampathiyil" w:date="2022-06-09T11:27:00Z">
              <w:rPr>
                <w:rFonts w:ascii="Arial" w:hAnsi="Arial" w:cs="Arial"/>
              </w:rPr>
            </w:rPrChange>
          </w:rPr>
          <w:t>interactive dashboard and make models that can make great predictions.</w:t>
        </w:r>
      </w:ins>
      <w:del w:id="1039" w:author="Sujil Kumar Koottathampathiyil" w:date="2022-06-08T19:51:00Z">
        <w:r w:rsidR="004B3B33" w:rsidRPr="0057673D" w:rsidDel="009B3C63">
          <w:rPr>
            <w:rFonts w:ascii="Arial" w:hAnsi="Arial" w:cs="Arial"/>
            <w:sz w:val="24"/>
            <w:szCs w:val="24"/>
            <w:rPrChange w:id="1040"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041" w:author="Sujil Kumar Koottathampathiyil" w:date="2022-06-09T11:27:00Z">
            <w:rPr>
              <w:rFonts w:ascii="Arial" w:hAnsi="Arial" w:cs="Arial"/>
              <w:b/>
              <w:bCs/>
              <w:sz w:val="32"/>
              <w:szCs w:val="32"/>
            </w:rPr>
          </w:rPrChange>
        </w:rPr>
        <w:pPrChange w:id="1042"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043" w:author="Sujil Kumar Koottathampathiyil" w:date="2022-06-09T08:20:00Z">
        <w:r>
          <w:rPr>
            <w:rFonts w:ascii="Arial" w:hAnsi="Arial" w:cs="Arial"/>
            <w:b/>
            <w:bCs/>
            <w:sz w:val="32"/>
            <w:szCs w:val="32"/>
          </w:rPr>
          <w:t>4</w:t>
        </w:r>
      </w:ins>
      <w:del w:id="1044"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045" w:author="Sujil Kumar Koottathampathiyil" w:date="2022-06-09T08:49:00Z"/>
          <w:rFonts w:ascii="Arial" w:hAnsi="Arial" w:cs="Arial"/>
          <w:sz w:val="24"/>
          <w:szCs w:val="24"/>
          <w:rPrChange w:id="1046" w:author="Sujil Kumar Koottathampathiyil" w:date="2022-06-09T11:27:00Z">
            <w:rPr>
              <w:ins w:id="1047" w:author="Sujil Kumar Koottathampathiyil" w:date="2022-06-09T08:49:00Z"/>
              <w:rFonts w:ascii="Arial" w:hAnsi="Arial" w:cs="Arial"/>
            </w:rPr>
          </w:rPrChange>
        </w:rPr>
      </w:pPr>
      <w:r w:rsidRPr="00A92A54">
        <w:rPr>
          <w:rFonts w:ascii="Arial" w:hAnsi="Arial" w:cs="Arial"/>
          <w:sz w:val="24"/>
          <w:szCs w:val="24"/>
          <w:rPrChange w:id="1048" w:author="Sujil Kumar Koottathampathiyil" w:date="2022-06-09T11:27:00Z">
            <w:rPr>
              <w:rFonts w:ascii="Arial" w:hAnsi="Arial" w:cs="Arial"/>
            </w:rPr>
          </w:rPrChange>
        </w:rPr>
        <w:t xml:space="preserve">In every data analysis, about seventy percentage </w:t>
      </w:r>
      <w:ins w:id="1049" w:author="Sujil Kumar Koottathampathiyil" w:date="2022-06-09T01:12:00Z">
        <w:r w:rsidR="00725DDF" w:rsidRPr="00A92A54">
          <w:rPr>
            <w:rFonts w:ascii="Arial" w:hAnsi="Arial" w:cs="Arial"/>
            <w:sz w:val="24"/>
            <w:szCs w:val="24"/>
            <w:rPrChange w:id="1050" w:author="Sujil Kumar Koottathampathiyil" w:date="2022-06-09T11:27:00Z">
              <w:rPr>
                <w:rFonts w:ascii="Arial" w:hAnsi="Arial" w:cs="Arial"/>
              </w:rPr>
            </w:rPrChange>
          </w:rPr>
          <w:t xml:space="preserve">the </w:t>
        </w:r>
      </w:ins>
      <w:r w:rsidRPr="00A92A54">
        <w:rPr>
          <w:rFonts w:ascii="Arial" w:hAnsi="Arial" w:cs="Arial"/>
          <w:sz w:val="24"/>
          <w:szCs w:val="24"/>
          <w:rPrChange w:id="1051" w:author="Sujil Kumar Koottathampathiyil" w:date="2022-06-09T11:27:00Z">
            <w:rPr>
              <w:rFonts w:ascii="Arial" w:hAnsi="Arial" w:cs="Arial"/>
            </w:rPr>
          </w:rPrChange>
        </w:rPr>
        <w:t>total time is spent on preparing the data</w:t>
      </w:r>
      <w:del w:id="1052" w:author="Sujil Kumar Koottathampathiyil" w:date="2022-06-09T01:15:00Z">
        <w:r w:rsidR="00687BA6" w:rsidRPr="00A92A54" w:rsidDel="001F0ED5">
          <w:rPr>
            <w:rFonts w:ascii="Arial" w:hAnsi="Arial" w:cs="Arial"/>
            <w:sz w:val="24"/>
            <w:szCs w:val="24"/>
            <w:rPrChange w:id="1053" w:author="Sujil Kumar Koottathampathiyil" w:date="2022-06-09T11:27:00Z">
              <w:rPr>
                <w:rFonts w:ascii="Arial" w:hAnsi="Arial" w:cs="Arial"/>
              </w:rPr>
            </w:rPrChange>
          </w:rPr>
          <w:delText>,</w:delText>
        </w:r>
      </w:del>
      <w:r w:rsidR="00687BA6" w:rsidRPr="00A92A54">
        <w:rPr>
          <w:rFonts w:ascii="Arial" w:hAnsi="Arial" w:cs="Arial"/>
          <w:sz w:val="24"/>
          <w:szCs w:val="24"/>
          <w:rPrChange w:id="1054" w:author="Sujil Kumar Koottathampathiyil" w:date="2022-06-09T11:27:00Z">
            <w:rPr>
              <w:rFonts w:ascii="Arial" w:hAnsi="Arial" w:cs="Arial"/>
            </w:rPr>
          </w:rPrChange>
        </w:rPr>
        <w:t xml:space="preserve"> </w:t>
      </w:r>
      <w:ins w:id="1055" w:author="Sujil Kumar Koottathampathiyil" w:date="2022-06-09T01:12:00Z">
        <w:r w:rsidR="00725DDF" w:rsidRPr="00A92A54">
          <w:rPr>
            <w:rFonts w:ascii="Arial" w:hAnsi="Arial" w:cs="Arial"/>
            <w:sz w:val="24"/>
            <w:szCs w:val="24"/>
            <w:rPrChange w:id="1056" w:author="Sujil Kumar Koottathampathiyil" w:date="2022-06-09T11:27:00Z">
              <w:rPr>
                <w:rFonts w:ascii="Arial" w:hAnsi="Arial" w:cs="Arial"/>
              </w:rPr>
            </w:rPrChange>
          </w:rPr>
          <w:t xml:space="preserve">and </w:t>
        </w:r>
      </w:ins>
      <w:del w:id="1057" w:author="Sujil Kumar Koottathampathiyil" w:date="2022-06-09T01:12:00Z">
        <w:r w:rsidR="00687BA6" w:rsidRPr="00A92A54" w:rsidDel="00725DDF">
          <w:rPr>
            <w:rFonts w:ascii="Arial" w:hAnsi="Arial" w:cs="Arial"/>
            <w:sz w:val="24"/>
            <w:szCs w:val="24"/>
            <w:rPrChange w:id="1058" w:author="Sujil Kumar Koottathampathiyil" w:date="2022-06-09T11:27:00Z">
              <w:rPr>
                <w:rFonts w:ascii="Arial" w:hAnsi="Arial" w:cs="Arial"/>
              </w:rPr>
            </w:rPrChange>
          </w:rPr>
          <w:delText>m</w:delText>
        </w:r>
        <w:r w:rsidRPr="00A92A54" w:rsidDel="00725DDF">
          <w:rPr>
            <w:rFonts w:ascii="Arial" w:hAnsi="Arial" w:cs="Arial"/>
            <w:sz w:val="24"/>
            <w:szCs w:val="24"/>
            <w:rPrChange w:id="1059" w:author="Sujil Kumar Koottathampathiyil" w:date="2022-06-09T11:27:00Z">
              <w:rPr>
                <w:rFonts w:ascii="Arial" w:hAnsi="Arial" w:cs="Arial"/>
              </w:rPr>
            </w:rPrChange>
          </w:rPr>
          <w:delText xml:space="preserve">ake </w:delText>
        </w:r>
      </w:del>
      <w:ins w:id="1060" w:author="Sujil Kumar Koottathampathiyil" w:date="2022-06-09T01:12:00Z">
        <w:r w:rsidR="00725DDF" w:rsidRPr="00A92A54">
          <w:rPr>
            <w:rFonts w:ascii="Arial" w:hAnsi="Arial" w:cs="Arial"/>
            <w:sz w:val="24"/>
            <w:szCs w:val="24"/>
            <w:rPrChange w:id="1061" w:author="Sujil Kumar Koottathampathiyil" w:date="2022-06-09T11:27:00Z">
              <w:rPr>
                <w:rFonts w:ascii="Arial" w:hAnsi="Arial" w:cs="Arial"/>
              </w:rPr>
            </w:rPrChange>
          </w:rPr>
          <w:t xml:space="preserve">making </w:t>
        </w:r>
      </w:ins>
      <w:r w:rsidRPr="00A92A54">
        <w:rPr>
          <w:rFonts w:ascii="Arial" w:hAnsi="Arial" w:cs="Arial"/>
          <w:sz w:val="24"/>
          <w:szCs w:val="24"/>
          <w:rPrChange w:id="1062"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063" w:author="Sujil Kumar Koottathampathiyil" w:date="2022-06-09T11:27:00Z">
            <w:rPr>
              <w:rFonts w:ascii="Arial" w:hAnsi="Arial" w:cs="Arial"/>
            </w:rPr>
          </w:rPrChange>
        </w:rPr>
        <w:t xml:space="preserve"> Initially</w:t>
      </w:r>
      <w:ins w:id="1064" w:author="Sujil Kumar Koottathampathiyil" w:date="2022-06-09T01:12:00Z">
        <w:r w:rsidR="00725DDF" w:rsidRPr="00A92A54">
          <w:rPr>
            <w:rFonts w:ascii="Arial" w:hAnsi="Arial" w:cs="Arial"/>
            <w:sz w:val="24"/>
            <w:szCs w:val="24"/>
            <w:rPrChange w:id="1065" w:author="Sujil Kumar Koottathampathiyil" w:date="2022-06-09T11:27:00Z">
              <w:rPr>
                <w:rFonts w:ascii="Arial" w:hAnsi="Arial" w:cs="Arial"/>
              </w:rPr>
            </w:rPrChange>
          </w:rPr>
          <w:t>,</w:t>
        </w:r>
      </w:ins>
      <w:r w:rsidR="005D4551" w:rsidRPr="00A92A54">
        <w:rPr>
          <w:rFonts w:ascii="Arial" w:hAnsi="Arial" w:cs="Arial"/>
          <w:sz w:val="24"/>
          <w:szCs w:val="24"/>
          <w:rPrChange w:id="1066" w:author="Sujil Kumar Koottathampathiyil" w:date="2022-06-09T11:27:00Z">
            <w:rPr>
              <w:rFonts w:ascii="Arial" w:hAnsi="Arial" w:cs="Arial"/>
            </w:rPr>
          </w:rPrChange>
        </w:rPr>
        <w:t xml:space="preserve"> I had to explore the dataset using describe () method</w:t>
      </w:r>
      <w:ins w:id="1067" w:author="Sujil Kumar Koottathampathiyil" w:date="2022-06-09T08:52:00Z">
        <w:r w:rsidR="0071704F" w:rsidRPr="00A92A54">
          <w:rPr>
            <w:rFonts w:ascii="Arial" w:hAnsi="Arial" w:cs="Arial"/>
            <w:sz w:val="24"/>
            <w:szCs w:val="24"/>
            <w:rPrChange w:id="1068"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069"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070" w:author="Sujil Kumar Koottathampathiyil" w:date="2022-06-09T08:49:00Z"/>
          <w:rFonts w:ascii="Arial" w:hAnsi="Arial" w:cs="Arial"/>
          <w:sz w:val="24"/>
          <w:szCs w:val="24"/>
          <w:rPrChange w:id="1071" w:author="Sujil Kumar Koottathampathiyil" w:date="2022-06-09T11:27:00Z">
            <w:rPr>
              <w:ins w:id="1072" w:author="Sujil Kumar Koottathampathiyil" w:date="2022-06-09T08:49:00Z"/>
              <w:rFonts w:ascii="Arial" w:hAnsi="Arial" w:cs="Arial"/>
            </w:rPr>
          </w:rPrChange>
        </w:rPr>
      </w:pPr>
      <w:ins w:id="1073" w:author="Sujil Kumar Koottathampathiyil" w:date="2022-06-09T08:49:00Z">
        <w:r w:rsidRPr="00A92A54">
          <w:rPr>
            <w:noProof/>
            <w:sz w:val="24"/>
            <w:szCs w:val="24"/>
            <w:rPrChange w:id="1074" w:author="Sujil Kumar Koottathampathiyil" w:date="2022-06-09T11:27:00Z">
              <w:rPr>
                <w:noProof/>
              </w:rPr>
            </w:rPrChange>
          </w:rPr>
          <w:lastRenderedPageBreak/>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9"/>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075" w:author="Sujil Kumar Koottathampathiyil" w:date="2022-06-09T08:49:00Z"/>
          <w:rFonts w:ascii="Arial" w:eastAsia="Times New Roman" w:hAnsi="Arial" w:cs="Arial"/>
          <w:i/>
          <w:iCs/>
          <w:sz w:val="24"/>
          <w:szCs w:val="24"/>
          <w:rPrChange w:id="1076" w:author="Sujil Kumar Koottathampathiyil" w:date="2022-06-12T23:22:00Z">
            <w:rPr>
              <w:ins w:id="1077" w:author="Sujil Kumar Koottathampathiyil" w:date="2022-06-09T08:49:00Z"/>
              <w:rFonts w:ascii="Arial" w:eastAsia="Times New Roman" w:hAnsi="Arial" w:cs="Arial"/>
              <w:sz w:val="24"/>
              <w:szCs w:val="24"/>
            </w:rPr>
          </w:rPrChange>
        </w:rPr>
      </w:pPr>
      <w:ins w:id="1078" w:author="Sujil Kumar Koottathampathiyil" w:date="2022-06-09T08:49:00Z">
        <w:r w:rsidRPr="009208FD">
          <w:rPr>
            <w:rFonts w:ascii="Arial" w:eastAsia="Times New Roman" w:hAnsi="Arial" w:cs="Arial"/>
            <w:b/>
            <w:bCs/>
            <w:i/>
            <w:iCs/>
            <w:sz w:val="24"/>
            <w:szCs w:val="24"/>
            <w:rPrChange w:id="1079" w:author="Sujil Kumar Koottathampathiyil" w:date="2022-06-12T23:22:00Z">
              <w:rPr>
                <w:rFonts w:ascii="Arial" w:eastAsia="Times New Roman" w:hAnsi="Arial" w:cs="Arial"/>
                <w:b/>
                <w:bCs/>
                <w:sz w:val="24"/>
                <w:szCs w:val="24"/>
              </w:rPr>
            </w:rPrChange>
          </w:rPr>
          <w:t>Fig. 4.</w:t>
        </w:r>
      </w:ins>
      <w:ins w:id="1080" w:author="Sujil Kumar Koottathampathiyil" w:date="2022-06-09T08:50:00Z">
        <w:r w:rsidR="00250399" w:rsidRPr="009208FD">
          <w:rPr>
            <w:rFonts w:ascii="Arial" w:eastAsia="Times New Roman" w:hAnsi="Arial" w:cs="Arial"/>
            <w:b/>
            <w:bCs/>
            <w:i/>
            <w:iCs/>
            <w:sz w:val="24"/>
            <w:szCs w:val="24"/>
            <w:rPrChange w:id="1081" w:author="Sujil Kumar Koottathampathiyil" w:date="2022-06-12T23:22:00Z">
              <w:rPr>
                <w:rFonts w:ascii="Arial" w:eastAsia="Times New Roman" w:hAnsi="Arial" w:cs="Arial"/>
                <w:b/>
                <w:bCs/>
                <w:sz w:val="24"/>
                <w:szCs w:val="24"/>
              </w:rPr>
            </w:rPrChange>
          </w:rPr>
          <w:t>0</w:t>
        </w:r>
      </w:ins>
      <w:ins w:id="1082" w:author="Sujil Kumar Koottathampathiyil" w:date="2022-06-09T08:49:00Z">
        <w:r w:rsidRPr="009208FD">
          <w:rPr>
            <w:rFonts w:ascii="Arial" w:eastAsia="Times New Roman" w:hAnsi="Arial" w:cs="Arial"/>
            <w:b/>
            <w:bCs/>
            <w:i/>
            <w:iCs/>
            <w:sz w:val="24"/>
            <w:szCs w:val="24"/>
            <w:rPrChange w:id="1083"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084" w:author="Sujil Kumar Koottathampathiyil" w:date="2022-06-12T23:22:00Z">
              <w:rPr>
                <w:rFonts w:ascii="Arial" w:eastAsia="Times New Roman" w:hAnsi="Arial" w:cs="Arial"/>
                <w:sz w:val="24"/>
                <w:szCs w:val="24"/>
              </w:rPr>
            </w:rPrChange>
          </w:rPr>
          <w:t xml:space="preserve"> </w:t>
        </w:r>
      </w:ins>
      <w:ins w:id="1085" w:author="Sujil Kumar Koottathampathiyil" w:date="2022-06-09T08:50:00Z">
        <w:r w:rsidR="00B87FD4" w:rsidRPr="009208FD">
          <w:rPr>
            <w:rFonts w:ascii="Arial" w:eastAsia="Times New Roman" w:hAnsi="Arial" w:cs="Arial"/>
            <w:i/>
            <w:iCs/>
            <w:sz w:val="24"/>
            <w:szCs w:val="24"/>
            <w:rPrChange w:id="1086" w:author="Sujil Kumar Koottathampathiyil" w:date="2022-06-12T23:22:00Z">
              <w:rPr>
                <w:rFonts w:ascii="Arial" w:eastAsia="Times New Roman" w:hAnsi="Arial" w:cs="Arial"/>
                <w:sz w:val="24"/>
                <w:szCs w:val="24"/>
              </w:rPr>
            </w:rPrChange>
          </w:rPr>
          <w:t>showing information abou</w:t>
        </w:r>
      </w:ins>
      <w:ins w:id="1087" w:author="Sujil Kumar Koottathampathiyil" w:date="2022-06-09T08:51:00Z">
        <w:r w:rsidR="00B87FD4" w:rsidRPr="009208FD">
          <w:rPr>
            <w:rFonts w:ascii="Arial" w:eastAsia="Times New Roman" w:hAnsi="Arial" w:cs="Arial"/>
            <w:i/>
            <w:iCs/>
            <w:sz w:val="24"/>
            <w:szCs w:val="24"/>
            <w:rPrChange w:id="1088" w:author="Sujil Kumar Koottathampathiyil" w:date="2022-06-12T23:22:00Z">
              <w:rPr>
                <w:rFonts w:ascii="Arial" w:eastAsia="Times New Roman" w:hAnsi="Arial" w:cs="Arial"/>
                <w:sz w:val="24"/>
                <w:szCs w:val="24"/>
              </w:rPr>
            </w:rPrChange>
          </w:rPr>
          <w:t>t</w:t>
        </w:r>
      </w:ins>
      <w:ins w:id="1089" w:author="Sujil Kumar Koottathampathiyil" w:date="2022-06-09T08:49:00Z">
        <w:r w:rsidRPr="009208FD">
          <w:rPr>
            <w:rFonts w:ascii="Arial" w:eastAsia="Times New Roman" w:hAnsi="Arial" w:cs="Arial"/>
            <w:i/>
            <w:iCs/>
            <w:sz w:val="24"/>
            <w:szCs w:val="24"/>
            <w:rPrChange w:id="1090" w:author="Sujil Kumar Koottathampathiyil" w:date="2022-06-12T23:22:00Z">
              <w:rPr>
                <w:rFonts w:ascii="Arial" w:eastAsia="Times New Roman" w:hAnsi="Arial" w:cs="Arial"/>
                <w:sz w:val="24"/>
                <w:szCs w:val="24"/>
              </w:rPr>
            </w:rPrChange>
          </w:rPr>
          <w:t xml:space="preserve"> </w:t>
        </w:r>
      </w:ins>
      <w:ins w:id="1091" w:author="Sujil Kumar Koottathampathiyil" w:date="2022-06-09T08:51:00Z">
        <w:r w:rsidR="00B87FD4" w:rsidRPr="009208FD">
          <w:rPr>
            <w:rFonts w:ascii="Arial" w:eastAsia="Times New Roman" w:hAnsi="Arial" w:cs="Arial"/>
            <w:i/>
            <w:iCs/>
            <w:sz w:val="24"/>
            <w:szCs w:val="24"/>
            <w:rPrChange w:id="1092" w:author="Sujil Kumar Koottathampathiyil" w:date="2022-06-12T23:22:00Z">
              <w:rPr>
                <w:rFonts w:ascii="Arial" w:eastAsia="Times New Roman" w:hAnsi="Arial" w:cs="Arial"/>
                <w:sz w:val="24"/>
                <w:szCs w:val="24"/>
              </w:rPr>
            </w:rPrChange>
          </w:rPr>
          <w:t xml:space="preserve">the </w:t>
        </w:r>
      </w:ins>
      <w:ins w:id="1093" w:author="Sujil Kumar Koottathampathiyil" w:date="2022-06-09T08:49:00Z">
        <w:r w:rsidRPr="009208FD">
          <w:rPr>
            <w:rFonts w:ascii="Arial" w:eastAsia="Times New Roman" w:hAnsi="Arial" w:cs="Arial"/>
            <w:i/>
            <w:iCs/>
            <w:sz w:val="24"/>
            <w:szCs w:val="24"/>
            <w:rPrChange w:id="1094" w:author="Sujil Kumar Koottathampathiyil" w:date="2022-06-12T23:22:00Z">
              <w:rPr>
                <w:rFonts w:ascii="Arial" w:eastAsia="Times New Roman" w:hAnsi="Arial" w:cs="Arial"/>
                <w:sz w:val="24"/>
                <w:szCs w:val="24"/>
              </w:rPr>
            </w:rPrChange>
          </w:rPr>
          <w:t xml:space="preserve">dataset using </w:t>
        </w:r>
      </w:ins>
      <w:proofErr w:type="gramStart"/>
      <w:ins w:id="1095" w:author="Sujil Kumar Koottathampathiyil" w:date="2022-06-09T08:50:00Z">
        <w:r w:rsidR="00D776FB" w:rsidRPr="009208FD">
          <w:rPr>
            <w:rFonts w:ascii="Arial" w:eastAsia="Times New Roman" w:hAnsi="Arial" w:cs="Arial"/>
            <w:i/>
            <w:iCs/>
            <w:sz w:val="24"/>
            <w:szCs w:val="24"/>
          </w:rPr>
          <w:t>info</w:t>
        </w:r>
      </w:ins>
      <w:ins w:id="1096"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097"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098" w:author="Sujil Kumar Koottathampathiyil" w:date="2022-06-09T08:49:00Z"/>
          <w:rFonts w:ascii="Arial" w:eastAsia="Times New Roman" w:hAnsi="Arial" w:cs="Arial"/>
          <w:sz w:val="24"/>
          <w:szCs w:val="24"/>
          <w:rPrChange w:id="1099" w:author="Sujil Kumar Koottathampathiyil" w:date="2022-06-09T11:27:00Z">
            <w:rPr>
              <w:ins w:id="1100" w:author="Sujil Kumar Koottathampathiyil" w:date="2022-06-09T08:49:00Z"/>
              <w:rFonts w:ascii="Arial" w:hAnsi="Arial" w:cs="Arial"/>
            </w:rPr>
          </w:rPrChange>
        </w:rPr>
        <w:pPrChange w:id="1101"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102" w:author="Sujil Kumar Koottathampathiyil" w:date="2022-06-09T11:27:00Z">
            <w:rPr>
              <w:rFonts w:ascii="Arial" w:hAnsi="Arial" w:cs="Arial"/>
            </w:rPr>
          </w:rPrChange>
        </w:rPr>
        <w:pPrChange w:id="1103" w:author="Sujil Kumar Koottathampathiyil" w:date="2022-06-08T21:15:00Z">
          <w:pPr>
            <w:spacing w:line="360" w:lineRule="auto"/>
          </w:pPr>
        </w:pPrChange>
      </w:pPr>
      <w:del w:id="1104" w:author="Sujil Kumar Koottathampathiyil" w:date="2022-06-12T23:21:00Z">
        <w:r w:rsidRPr="00A92A54" w:rsidDel="00826F5E">
          <w:rPr>
            <w:rFonts w:ascii="Arial" w:hAnsi="Arial" w:cs="Arial"/>
            <w:sz w:val="24"/>
            <w:szCs w:val="24"/>
            <w:rPrChange w:id="1105" w:author="Sujil Kumar Koottathampathiyil" w:date="2022-06-09T11:27:00Z">
              <w:rPr>
                <w:rFonts w:ascii="Arial" w:hAnsi="Arial" w:cs="Arial"/>
              </w:rPr>
            </w:rPrChange>
          </w:rPr>
          <w:delText xml:space="preserve"> </w:delText>
        </w:r>
      </w:del>
      <w:r w:rsidRPr="00A92A54">
        <w:rPr>
          <w:rFonts w:ascii="Arial" w:hAnsi="Arial" w:cs="Arial"/>
          <w:sz w:val="24"/>
          <w:szCs w:val="24"/>
          <w:rPrChange w:id="1106"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107" w:author="Sujil Kumar Koottathampathiyil" w:date="2022-06-09T11:27:00Z">
            <w:rPr>
              <w:rFonts w:ascii="Arial" w:hAnsi="Arial" w:cs="Arial"/>
            </w:rPr>
          </w:rPrChange>
        </w:rPr>
        <w:t>context,</w:t>
      </w:r>
      <w:r w:rsidRPr="00A92A54">
        <w:rPr>
          <w:rFonts w:ascii="Arial" w:hAnsi="Arial" w:cs="Arial"/>
          <w:sz w:val="24"/>
          <w:szCs w:val="24"/>
          <w:rPrChange w:id="1108"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109" w:author="Sujil Kumar Koottathampathiyil" w:date="2022-06-09T11:27:00Z">
            <w:rPr>
              <w:rFonts w:ascii="Arial" w:hAnsi="Arial" w:cs="Arial"/>
            </w:rPr>
          </w:rPrChange>
        </w:rPr>
        <w:t>I have chosen a dataset which was simple and aggregated. But, later on</w:t>
      </w:r>
      <w:ins w:id="1110" w:author="Sujil Kumar Koottathampathiyil" w:date="2022-06-09T01:13:00Z">
        <w:r w:rsidR="00725DDF" w:rsidRPr="00A92A54">
          <w:rPr>
            <w:rFonts w:ascii="Arial" w:hAnsi="Arial" w:cs="Arial"/>
            <w:sz w:val="24"/>
            <w:szCs w:val="24"/>
            <w:rPrChange w:id="1111" w:author="Sujil Kumar Koottathampathiyil" w:date="2022-06-09T11:27:00Z">
              <w:rPr>
                <w:rFonts w:ascii="Arial" w:hAnsi="Arial" w:cs="Arial"/>
              </w:rPr>
            </w:rPrChange>
          </w:rPr>
          <w:t>,</w:t>
        </w:r>
      </w:ins>
      <w:r w:rsidR="005570A9" w:rsidRPr="00A92A54">
        <w:rPr>
          <w:rFonts w:ascii="Arial" w:hAnsi="Arial" w:cs="Arial"/>
          <w:sz w:val="24"/>
          <w:szCs w:val="24"/>
          <w:rPrChange w:id="1112"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113" w:author="Sujil Kumar Koottathampathiyil" w:date="2022-06-09T01:12:00Z">
        <w:r w:rsidR="00725DDF" w:rsidRPr="00A92A54">
          <w:rPr>
            <w:rFonts w:ascii="Arial" w:hAnsi="Arial" w:cs="Arial"/>
            <w:sz w:val="24"/>
            <w:szCs w:val="24"/>
            <w:rPrChange w:id="1114"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115"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116" w:author="Sujil Kumar Koottathampathiyil" w:date="2022-06-09T01:12:00Z">
        <w:r w:rsidR="005570A9" w:rsidRPr="00A92A54" w:rsidDel="00725DDF">
          <w:rPr>
            <w:rFonts w:ascii="Arial" w:hAnsi="Arial" w:cs="Arial"/>
            <w:sz w:val="24"/>
            <w:szCs w:val="24"/>
            <w:rPrChange w:id="1117" w:author="Sujil Kumar Koottathampathiyil" w:date="2022-06-09T11:27:00Z">
              <w:rPr>
                <w:rFonts w:ascii="Arial" w:hAnsi="Arial" w:cs="Arial"/>
              </w:rPr>
            </w:rPrChange>
          </w:rPr>
          <w:delText>with respect to</w:delText>
        </w:r>
      </w:del>
      <w:ins w:id="1118" w:author="Sujil Kumar Koottathampathiyil" w:date="2022-06-09T01:12:00Z">
        <w:r w:rsidR="00725DDF" w:rsidRPr="00A92A54">
          <w:rPr>
            <w:rFonts w:ascii="Arial" w:hAnsi="Arial" w:cs="Arial"/>
            <w:sz w:val="24"/>
            <w:szCs w:val="24"/>
            <w:rPrChange w:id="1119" w:author="Sujil Kumar Koottathampathiyil" w:date="2022-06-09T11:27:00Z">
              <w:rPr>
                <w:rFonts w:ascii="Arial" w:hAnsi="Arial" w:cs="Arial"/>
              </w:rPr>
            </w:rPrChange>
          </w:rPr>
          <w:t>concerning</w:t>
        </w:r>
      </w:ins>
      <w:r w:rsidR="005570A9" w:rsidRPr="00A92A54">
        <w:rPr>
          <w:rFonts w:ascii="Arial" w:hAnsi="Arial" w:cs="Arial"/>
          <w:sz w:val="24"/>
          <w:szCs w:val="24"/>
          <w:rPrChange w:id="1120" w:author="Sujil Kumar Koottathampathiyil" w:date="2022-06-09T11:27:00Z">
            <w:rPr>
              <w:rFonts w:ascii="Arial" w:hAnsi="Arial" w:cs="Arial"/>
            </w:rPr>
          </w:rPrChange>
        </w:rPr>
        <w:t xml:space="preserve"> the context I am working with, for example, I assume there could be </w:t>
      </w:r>
      <w:del w:id="1121" w:author="Sujil Kumar Koottathampathiyil" w:date="2022-06-09T01:13:00Z">
        <w:r w:rsidR="005570A9" w:rsidRPr="00A92A54" w:rsidDel="00725DDF">
          <w:rPr>
            <w:rFonts w:ascii="Arial" w:hAnsi="Arial" w:cs="Arial"/>
            <w:sz w:val="24"/>
            <w:szCs w:val="24"/>
            <w:rPrChange w:id="1122" w:author="Sujil Kumar Koottathampathiyil" w:date="2022-06-09T11:27:00Z">
              <w:rPr>
                <w:rFonts w:ascii="Arial" w:hAnsi="Arial" w:cs="Arial"/>
              </w:rPr>
            </w:rPrChange>
          </w:rPr>
          <w:delText xml:space="preserve">come </w:delText>
        </w:r>
      </w:del>
      <w:ins w:id="1123" w:author="Sujil Kumar Koottathampathiyil" w:date="2022-06-09T01:13:00Z">
        <w:r w:rsidR="00725DDF" w:rsidRPr="00A92A54">
          <w:rPr>
            <w:rFonts w:ascii="Arial" w:hAnsi="Arial" w:cs="Arial"/>
            <w:sz w:val="24"/>
            <w:szCs w:val="24"/>
            <w:rPrChange w:id="1124"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125" w:author="Sujil Kumar Koottathampathiyil" w:date="2022-06-09T11:27:00Z">
            <w:rPr>
              <w:rFonts w:ascii="Arial" w:hAnsi="Arial" w:cs="Arial"/>
            </w:rPr>
          </w:rPrChange>
        </w:rPr>
        <w:t xml:space="preserve">relation between suicide rates and unemployment or </w:t>
      </w:r>
      <w:ins w:id="1126" w:author="Sujil Kumar Koottathampathiyil" w:date="2022-06-09T01:13:00Z">
        <w:r w:rsidR="00725DDF" w:rsidRPr="00A92A54">
          <w:rPr>
            <w:rFonts w:ascii="Arial" w:hAnsi="Arial" w:cs="Arial"/>
            <w:sz w:val="24"/>
            <w:szCs w:val="24"/>
            <w:rPrChange w:id="1127"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128"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129" w:author="Sujil Kumar Koottathampathiyil" w:date="2022-06-08T23:02:00Z"/>
          <w:rFonts w:ascii="Arial" w:hAnsi="Arial" w:cs="Arial"/>
          <w:sz w:val="24"/>
          <w:szCs w:val="24"/>
          <w:rPrChange w:id="1130" w:author="Sujil Kumar Koottathampathiyil" w:date="2022-06-09T11:27:00Z">
            <w:rPr>
              <w:ins w:id="1131" w:author="Sujil Kumar Koottathampathiyil" w:date="2022-06-08T23:02:00Z"/>
              <w:rFonts w:ascii="Arial" w:hAnsi="Arial" w:cs="Arial"/>
            </w:rPr>
          </w:rPrChange>
        </w:rPr>
      </w:pPr>
      <w:r w:rsidRPr="00A92A54">
        <w:rPr>
          <w:rFonts w:ascii="Arial" w:hAnsi="Arial" w:cs="Arial"/>
          <w:noProof/>
          <w:sz w:val="24"/>
          <w:szCs w:val="24"/>
          <w:rPrChange w:id="1132" w:author="Sujil Kumar Koottathampathiyil" w:date="2022-06-09T11:27:00Z">
            <w:rPr>
              <w:rFonts w:ascii="Arial" w:hAnsi="Arial" w:cs="Arial"/>
              <w:noProof/>
            </w:rPr>
          </w:rPrChange>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20"/>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133" w:author="Sujil Kumar Koottathampathiyil" w:date="2022-06-08T23:02:00Z"/>
          <w:rFonts w:ascii="Arial" w:eastAsia="Times New Roman" w:hAnsi="Arial" w:cs="Arial"/>
          <w:i/>
          <w:iCs/>
          <w:sz w:val="24"/>
          <w:szCs w:val="24"/>
          <w:rPrChange w:id="1134" w:author="Sujil Kumar Koottathampathiyil" w:date="2022-06-12T09:33:00Z">
            <w:rPr>
              <w:ins w:id="1135" w:author="Sujil Kumar Koottathampathiyil" w:date="2022-06-08T23:02:00Z"/>
              <w:rFonts w:ascii="Arial" w:eastAsia="Times New Roman" w:hAnsi="Arial" w:cs="Arial"/>
              <w:sz w:val="24"/>
              <w:szCs w:val="24"/>
            </w:rPr>
          </w:rPrChange>
        </w:rPr>
      </w:pPr>
      <w:ins w:id="1136" w:author="Sujil Kumar Koottathampathiyil" w:date="2022-06-09T08:19:00Z">
        <w:r w:rsidRPr="007D1D8E">
          <w:rPr>
            <w:rFonts w:ascii="Arial" w:eastAsia="Times New Roman" w:hAnsi="Arial" w:cs="Arial"/>
            <w:b/>
            <w:bCs/>
            <w:i/>
            <w:iCs/>
            <w:sz w:val="24"/>
            <w:szCs w:val="24"/>
            <w:rPrChange w:id="1137" w:author="Sujil Kumar Koottathampathiyil" w:date="2022-06-12T09:33:00Z">
              <w:rPr>
                <w:rFonts w:ascii="Arial" w:eastAsia="Times New Roman" w:hAnsi="Arial" w:cs="Arial"/>
                <w:b/>
                <w:bCs/>
                <w:sz w:val="24"/>
                <w:szCs w:val="24"/>
              </w:rPr>
            </w:rPrChange>
          </w:rPr>
          <w:t xml:space="preserve">Fig. </w:t>
        </w:r>
      </w:ins>
      <w:ins w:id="1138" w:author="Sujil Kumar Koottathampathiyil" w:date="2022-06-09T08:26:00Z">
        <w:r w:rsidR="00A57FAF" w:rsidRPr="007D1D8E">
          <w:rPr>
            <w:rFonts w:ascii="Arial" w:eastAsia="Times New Roman" w:hAnsi="Arial" w:cs="Arial"/>
            <w:b/>
            <w:bCs/>
            <w:i/>
            <w:iCs/>
            <w:sz w:val="24"/>
            <w:szCs w:val="24"/>
            <w:rPrChange w:id="1139" w:author="Sujil Kumar Koottathampathiyil" w:date="2022-06-12T09:33:00Z">
              <w:rPr>
                <w:rFonts w:ascii="Arial" w:eastAsia="Times New Roman" w:hAnsi="Arial" w:cs="Arial"/>
                <w:b/>
                <w:bCs/>
                <w:sz w:val="24"/>
                <w:szCs w:val="24"/>
              </w:rPr>
            </w:rPrChange>
          </w:rPr>
          <w:t>4</w:t>
        </w:r>
      </w:ins>
      <w:ins w:id="1140" w:author="Sujil Kumar Koottathampathiyil" w:date="2022-06-09T08:19:00Z">
        <w:r w:rsidRPr="007D1D8E">
          <w:rPr>
            <w:rFonts w:ascii="Arial" w:eastAsia="Times New Roman" w:hAnsi="Arial" w:cs="Arial"/>
            <w:b/>
            <w:bCs/>
            <w:i/>
            <w:iCs/>
            <w:sz w:val="24"/>
            <w:szCs w:val="24"/>
            <w:rPrChange w:id="1141" w:author="Sujil Kumar Koottathampathiyil" w:date="2022-06-12T09:33:00Z">
              <w:rPr>
                <w:rFonts w:ascii="Arial" w:eastAsia="Times New Roman" w:hAnsi="Arial" w:cs="Arial"/>
                <w:b/>
                <w:bCs/>
                <w:sz w:val="24"/>
                <w:szCs w:val="24"/>
              </w:rPr>
            </w:rPrChange>
          </w:rPr>
          <w:t>.</w:t>
        </w:r>
      </w:ins>
      <w:ins w:id="1142" w:author="Sujil Kumar Koottathampathiyil" w:date="2022-06-09T08:51:00Z">
        <w:r w:rsidR="00612447" w:rsidRPr="007D1D8E">
          <w:rPr>
            <w:rFonts w:ascii="Arial" w:eastAsia="Times New Roman" w:hAnsi="Arial" w:cs="Arial"/>
            <w:b/>
            <w:bCs/>
            <w:i/>
            <w:iCs/>
            <w:sz w:val="24"/>
            <w:szCs w:val="24"/>
            <w:rPrChange w:id="1143" w:author="Sujil Kumar Koottathampathiyil" w:date="2022-06-12T09:33:00Z">
              <w:rPr>
                <w:rFonts w:ascii="Arial" w:eastAsia="Times New Roman" w:hAnsi="Arial" w:cs="Arial"/>
                <w:b/>
                <w:bCs/>
                <w:sz w:val="24"/>
                <w:szCs w:val="24"/>
              </w:rPr>
            </w:rPrChange>
          </w:rPr>
          <w:t>1</w:t>
        </w:r>
      </w:ins>
      <w:ins w:id="1144" w:author="Sujil Kumar Koottathampathiyil" w:date="2022-06-08T23:02:00Z">
        <w:r w:rsidR="00811B4B" w:rsidRPr="007D1D8E">
          <w:rPr>
            <w:rFonts w:ascii="Arial" w:eastAsia="Times New Roman" w:hAnsi="Arial" w:cs="Arial"/>
            <w:b/>
            <w:bCs/>
            <w:i/>
            <w:iCs/>
            <w:sz w:val="24"/>
            <w:szCs w:val="24"/>
            <w:rPrChange w:id="1145"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146" w:author="Sujil Kumar Koottathampathiyil" w:date="2022-06-12T09:33:00Z">
              <w:rPr>
                <w:rFonts w:ascii="Arial" w:eastAsia="Times New Roman" w:hAnsi="Arial" w:cs="Arial"/>
                <w:sz w:val="24"/>
                <w:szCs w:val="24"/>
              </w:rPr>
            </w:rPrChange>
          </w:rPr>
          <w:t xml:space="preserve"> Describing the dataset</w:t>
        </w:r>
      </w:ins>
      <w:ins w:id="1147" w:author="Sujil Kumar Koottathampathiyil" w:date="2022-06-09T08:27:00Z">
        <w:r w:rsidR="00220E84" w:rsidRPr="007D1D8E">
          <w:rPr>
            <w:rFonts w:ascii="Arial" w:eastAsia="Times New Roman" w:hAnsi="Arial" w:cs="Arial"/>
            <w:i/>
            <w:iCs/>
            <w:sz w:val="24"/>
            <w:szCs w:val="24"/>
            <w:rPrChange w:id="1148"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149"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150"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151"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152" w:author="Sujil Kumar Koottathampathiyil" w:date="2022-06-09T11:27:00Z">
            <w:rPr>
              <w:rFonts w:ascii="Arial" w:hAnsi="Arial" w:cs="Arial"/>
            </w:rPr>
          </w:rPrChange>
        </w:rPr>
        <w:pPrChange w:id="1153" w:author="Sujil Kumar Koottathampathiyil" w:date="2022-06-08T23:02:00Z">
          <w:pPr>
            <w:spacing w:line="360" w:lineRule="auto"/>
            <w:jc w:val="center"/>
          </w:pPr>
        </w:pPrChange>
      </w:pPr>
    </w:p>
    <w:p w14:paraId="0A81DA3C" w14:textId="6777AA97" w:rsidR="00F87141" w:rsidRDefault="00C15E30">
      <w:pPr>
        <w:spacing w:line="360" w:lineRule="auto"/>
        <w:jc w:val="both"/>
        <w:rPr>
          <w:ins w:id="1154" w:author="Sujil Kumar Koottathampathiyil" w:date="2022-06-12T23:37:00Z"/>
          <w:rFonts w:ascii="Arial" w:hAnsi="Arial" w:cs="Arial"/>
          <w:sz w:val="24"/>
          <w:szCs w:val="24"/>
        </w:rPr>
      </w:pPr>
      <w:del w:id="1155" w:author="Sujil Kumar Koottathampathiyil" w:date="2022-06-09T01:13:00Z">
        <w:r w:rsidRPr="00A92A54" w:rsidDel="00661125">
          <w:rPr>
            <w:rFonts w:ascii="Arial" w:hAnsi="Arial" w:cs="Arial"/>
            <w:sz w:val="24"/>
            <w:szCs w:val="24"/>
            <w:rPrChange w:id="1156"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157" w:author="Sujil Kumar Koottathampathiyil" w:date="2022-06-09T11:27:00Z">
              <w:rPr>
                <w:rFonts w:ascii="Arial" w:hAnsi="Arial" w:cs="Arial"/>
              </w:rPr>
            </w:rPrChange>
          </w:rPr>
          <w:delText>were</w:delText>
        </w:r>
        <w:r w:rsidRPr="00A92A54" w:rsidDel="00661125">
          <w:rPr>
            <w:rFonts w:ascii="Arial" w:hAnsi="Arial" w:cs="Arial"/>
            <w:sz w:val="24"/>
            <w:szCs w:val="24"/>
            <w:rPrChange w:id="1158" w:author="Sujil Kumar Koottathampathiyil" w:date="2022-06-09T11:27:00Z">
              <w:rPr>
                <w:rFonts w:ascii="Arial" w:hAnsi="Arial" w:cs="Arial"/>
              </w:rPr>
            </w:rPrChange>
          </w:rPr>
          <w:delText xml:space="preserve"> many such variables</w:delText>
        </w:r>
      </w:del>
      <w:ins w:id="1159" w:author="Sujil Kumar Koottathampathiyil" w:date="2022-06-09T01:13:00Z">
        <w:r w:rsidR="00661125" w:rsidRPr="00A92A54">
          <w:rPr>
            <w:rFonts w:ascii="Arial" w:hAnsi="Arial" w:cs="Arial"/>
            <w:sz w:val="24"/>
            <w:szCs w:val="24"/>
            <w:rPrChange w:id="1160" w:author="Sujil Kumar Koottathampathiyil" w:date="2022-06-09T11:27:00Z">
              <w:rPr>
                <w:rFonts w:ascii="Arial" w:hAnsi="Arial" w:cs="Arial"/>
              </w:rPr>
            </w:rPrChange>
          </w:rPr>
          <w:t>Many such variables were</w:t>
        </w:r>
      </w:ins>
      <w:r w:rsidRPr="00A92A54">
        <w:rPr>
          <w:rFonts w:ascii="Arial" w:hAnsi="Arial" w:cs="Arial"/>
          <w:sz w:val="24"/>
          <w:szCs w:val="24"/>
          <w:rPrChange w:id="1161" w:author="Sujil Kumar Koottathampathiyil" w:date="2022-06-09T11:27:00Z">
            <w:rPr>
              <w:rFonts w:ascii="Arial" w:hAnsi="Arial" w:cs="Arial"/>
            </w:rPr>
          </w:rPrChange>
        </w:rPr>
        <w:t xml:space="preserve"> making </w:t>
      </w:r>
      <w:del w:id="1162" w:author="Sujil Kumar Koottathampathiyil" w:date="2022-06-12T23:47:00Z">
        <w:r w:rsidRPr="00A92A54" w:rsidDel="008A07D6">
          <w:rPr>
            <w:rFonts w:ascii="Arial" w:hAnsi="Arial" w:cs="Arial"/>
            <w:sz w:val="24"/>
            <w:szCs w:val="24"/>
            <w:rPrChange w:id="1163" w:author="Sujil Kumar Koottathampathiyil" w:date="2022-06-09T11:27:00Z">
              <w:rPr>
                <w:rFonts w:ascii="Arial" w:hAnsi="Arial" w:cs="Arial"/>
              </w:rPr>
            </w:rPrChange>
          </w:rPr>
          <w:delText>my</w:delText>
        </w:r>
      </w:del>
      <w:ins w:id="1164" w:author="Sujil Kumar Koottathampathiyil" w:date="2022-06-12T23:47:00Z">
        <w:r w:rsidR="008A07D6">
          <w:rPr>
            <w:rFonts w:ascii="Arial" w:hAnsi="Arial" w:cs="Arial"/>
            <w:sz w:val="24"/>
            <w:szCs w:val="24"/>
          </w:rPr>
          <w:t>this</w:t>
        </w:r>
      </w:ins>
      <w:r w:rsidRPr="00A92A54">
        <w:rPr>
          <w:rFonts w:ascii="Arial" w:hAnsi="Arial" w:cs="Arial"/>
          <w:sz w:val="24"/>
          <w:szCs w:val="24"/>
          <w:rPrChange w:id="1165"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166" w:author="Sujil Kumar Koottathampathiyil" w:date="2022-06-09T11:27:00Z">
            <w:rPr>
              <w:rFonts w:ascii="Arial" w:hAnsi="Arial" w:cs="Arial"/>
            </w:rPr>
          </w:rPrChange>
        </w:rPr>
        <w:t xml:space="preserve"> on the ground in terms of working with useful and meaningful information for machine learning mode</w:t>
      </w:r>
      <w:ins w:id="1167" w:author="Sujil Kumar Koottathampathiyil" w:date="2022-06-09T01:13:00Z">
        <w:r w:rsidR="00661125" w:rsidRPr="00A92A54">
          <w:rPr>
            <w:rFonts w:ascii="Arial" w:hAnsi="Arial" w:cs="Arial"/>
            <w:sz w:val="24"/>
            <w:szCs w:val="24"/>
            <w:rPrChange w:id="1168" w:author="Sujil Kumar Koottathampathiyil" w:date="2022-06-09T11:27:00Z">
              <w:rPr>
                <w:rFonts w:ascii="Arial" w:hAnsi="Arial" w:cs="Arial"/>
              </w:rPr>
            </w:rPrChange>
          </w:rPr>
          <w:t>l</w:t>
        </w:r>
      </w:ins>
      <w:r w:rsidR="00676E8B" w:rsidRPr="00A92A54">
        <w:rPr>
          <w:rFonts w:ascii="Arial" w:hAnsi="Arial" w:cs="Arial"/>
          <w:sz w:val="24"/>
          <w:szCs w:val="24"/>
          <w:rPrChange w:id="1169" w:author="Sujil Kumar Koottathampathiyil" w:date="2022-06-09T11:27:00Z">
            <w:rPr>
              <w:rFonts w:ascii="Arial" w:hAnsi="Arial" w:cs="Arial"/>
            </w:rPr>
          </w:rPrChange>
        </w:rPr>
        <w:t>ling.</w:t>
      </w:r>
      <w:r w:rsidR="00651824" w:rsidRPr="00A92A54">
        <w:rPr>
          <w:rFonts w:ascii="Arial" w:hAnsi="Arial" w:cs="Arial"/>
          <w:sz w:val="24"/>
          <w:szCs w:val="24"/>
          <w:rPrChange w:id="1170" w:author="Sujil Kumar Koottathampathiyil" w:date="2022-06-09T11:27:00Z">
            <w:rPr>
              <w:rFonts w:ascii="Arial" w:hAnsi="Arial" w:cs="Arial"/>
            </w:rPr>
          </w:rPrChange>
        </w:rPr>
        <w:t xml:space="preserve"> </w:t>
      </w:r>
      <w:del w:id="1171" w:author="Sujil Kumar Koottathampathiyil" w:date="2022-06-09T01:13:00Z">
        <w:r w:rsidR="00651824" w:rsidRPr="00A92A54" w:rsidDel="00661125">
          <w:rPr>
            <w:rFonts w:ascii="Arial" w:hAnsi="Arial" w:cs="Arial"/>
            <w:sz w:val="24"/>
            <w:szCs w:val="24"/>
            <w:rPrChange w:id="1172" w:author="Sujil Kumar Koottathampathiyil" w:date="2022-06-09T11:27:00Z">
              <w:rPr>
                <w:rFonts w:ascii="Arial" w:hAnsi="Arial" w:cs="Arial"/>
              </w:rPr>
            </w:rPrChange>
          </w:rPr>
          <w:delText xml:space="preserve">Second </w:delText>
        </w:r>
      </w:del>
      <w:ins w:id="1173" w:author="Sujil Kumar Koottathampathiyil" w:date="2022-06-09T01:13:00Z">
        <w:r w:rsidR="00661125" w:rsidRPr="00A92A54">
          <w:rPr>
            <w:rFonts w:ascii="Arial" w:hAnsi="Arial" w:cs="Arial"/>
            <w:sz w:val="24"/>
            <w:szCs w:val="24"/>
            <w:rPrChange w:id="1174" w:author="Sujil Kumar Koottathampathiyil" w:date="2022-06-09T11:27:00Z">
              <w:rPr>
                <w:rFonts w:ascii="Arial" w:hAnsi="Arial" w:cs="Arial"/>
              </w:rPr>
            </w:rPrChange>
          </w:rPr>
          <w:t xml:space="preserve">The second </w:t>
        </w:r>
      </w:ins>
      <w:del w:id="1175" w:author="Sujil Kumar Koottathampathiyil" w:date="2022-06-09T01:13:00Z">
        <w:r w:rsidR="00651824" w:rsidRPr="00A92A54" w:rsidDel="00661125">
          <w:rPr>
            <w:rFonts w:ascii="Arial" w:hAnsi="Arial" w:cs="Arial"/>
            <w:sz w:val="24"/>
            <w:szCs w:val="24"/>
            <w:rPrChange w:id="1176" w:author="Sujil Kumar Koottathampathiyil" w:date="2022-06-09T11:27:00Z">
              <w:rPr>
                <w:rFonts w:ascii="Arial" w:hAnsi="Arial" w:cs="Arial"/>
              </w:rPr>
            </w:rPrChange>
          </w:rPr>
          <w:delText xml:space="preserve">Main </w:delText>
        </w:r>
      </w:del>
      <w:ins w:id="1177" w:author="Sujil Kumar Koottathampathiyil" w:date="2022-06-09T01:13:00Z">
        <w:r w:rsidR="00661125" w:rsidRPr="00A92A54">
          <w:rPr>
            <w:rFonts w:ascii="Arial" w:hAnsi="Arial" w:cs="Arial"/>
            <w:sz w:val="24"/>
            <w:szCs w:val="24"/>
            <w:rPrChange w:id="1178"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179"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180" w:author="Sujil Kumar Koottathampathiyil" w:date="2022-06-09T11:27:00Z">
            <w:rPr>
              <w:rFonts w:ascii="Arial" w:hAnsi="Arial" w:cs="Arial"/>
            </w:rPr>
          </w:rPrChange>
        </w:rPr>
        <w:t>that</w:t>
      </w:r>
      <w:r w:rsidR="00651824" w:rsidRPr="00A92A54">
        <w:rPr>
          <w:rFonts w:ascii="Arial" w:hAnsi="Arial" w:cs="Arial"/>
          <w:sz w:val="24"/>
          <w:szCs w:val="24"/>
          <w:rPrChange w:id="1181" w:author="Sujil Kumar Koottathampathiyil" w:date="2022-06-09T11:27:00Z">
            <w:rPr>
              <w:rFonts w:ascii="Arial" w:hAnsi="Arial" w:cs="Arial"/>
            </w:rPr>
          </w:rPrChange>
        </w:rPr>
        <w:t xml:space="preserve"> </w:t>
      </w:r>
      <w:ins w:id="1182" w:author="Sujil Kumar Koottathampathiyil" w:date="2022-06-11T23:53:00Z">
        <w:r w:rsidR="00753BE6">
          <w:rPr>
            <w:rFonts w:ascii="Arial" w:hAnsi="Arial" w:cs="Arial"/>
            <w:sz w:val="24"/>
            <w:szCs w:val="24"/>
          </w:rPr>
          <w:t>d</w:t>
        </w:r>
      </w:ins>
      <w:del w:id="1183" w:author="Sujil Kumar Koottathampathiyil" w:date="2022-06-11T23:53:00Z">
        <w:r w:rsidR="00651824" w:rsidRPr="00A92A54" w:rsidDel="00753BE6">
          <w:rPr>
            <w:rFonts w:ascii="Arial" w:hAnsi="Arial" w:cs="Arial"/>
            <w:sz w:val="24"/>
            <w:szCs w:val="24"/>
            <w:rPrChange w:id="1184" w:author="Sujil Kumar Koottathampathiyil" w:date="2022-06-09T11:27:00Z">
              <w:rPr>
                <w:rFonts w:ascii="Arial" w:hAnsi="Arial" w:cs="Arial"/>
              </w:rPr>
            </w:rPrChange>
          </w:rPr>
          <w:delText>D</w:delText>
        </w:r>
      </w:del>
      <w:r w:rsidR="00651824" w:rsidRPr="00A92A54">
        <w:rPr>
          <w:rFonts w:ascii="Arial" w:hAnsi="Arial" w:cs="Arial"/>
          <w:sz w:val="24"/>
          <w:szCs w:val="24"/>
          <w:rPrChange w:id="1185" w:author="Sujil Kumar Koottathampathiyil" w:date="2022-06-09T11:27:00Z">
            <w:rPr>
              <w:rFonts w:ascii="Arial" w:hAnsi="Arial" w:cs="Arial"/>
            </w:rPr>
          </w:rPrChange>
        </w:rPr>
        <w:t xml:space="preserve">ata </w:t>
      </w:r>
      <w:ins w:id="1186" w:author="Sujil Kumar Koottathampathiyil" w:date="2022-06-11T23:53:00Z">
        <w:r w:rsidR="00753BE6">
          <w:rPr>
            <w:rFonts w:ascii="Arial" w:hAnsi="Arial" w:cs="Arial"/>
            <w:sz w:val="24"/>
            <w:szCs w:val="24"/>
          </w:rPr>
          <w:t>v</w:t>
        </w:r>
      </w:ins>
      <w:del w:id="1187" w:author="Sujil Kumar Koottathampathiyil" w:date="2022-06-11T23:53:00Z">
        <w:r w:rsidR="00651824" w:rsidRPr="00A92A54" w:rsidDel="00753BE6">
          <w:rPr>
            <w:rFonts w:ascii="Arial" w:hAnsi="Arial" w:cs="Arial"/>
            <w:sz w:val="24"/>
            <w:szCs w:val="24"/>
            <w:rPrChange w:id="1188" w:author="Sujil Kumar Koottathampathiyil" w:date="2022-06-09T11:27:00Z">
              <w:rPr>
                <w:rFonts w:ascii="Arial" w:hAnsi="Arial" w:cs="Arial"/>
              </w:rPr>
            </w:rPrChange>
          </w:rPr>
          <w:delText>V</w:delText>
        </w:r>
      </w:del>
      <w:r w:rsidR="00651824" w:rsidRPr="00A92A54">
        <w:rPr>
          <w:rFonts w:ascii="Arial" w:hAnsi="Arial" w:cs="Arial"/>
          <w:sz w:val="24"/>
          <w:szCs w:val="24"/>
          <w:rPrChange w:id="1189" w:author="Sujil Kumar Koottathampathiyil" w:date="2022-06-09T11:27:00Z">
            <w:rPr>
              <w:rFonts w:ascii="Arial" w:hAnsi="Arial" w:cs="Arial"/>
            </w:rPr>
          </w:rPrChange>
        </w:rPr>
        <w:t>isuali</w:t>
      </w:r>
      <w:ins w:id="1190" w:author="Sujil Kumar Koottathampathiyil" w:date="2022-06-11T23:53:00Z">
        <w:r w:rsidR="00753BE6">
          <w:rPr>
            <w:rFonts w:ascii="Arial" w:hAnsi="Arial" w:cs="Arial"/>
            <w:sz w:val="24"/>
            <w:szCs w:val="24"/>
          </w:rPr>
          <w:t>s</w:t>
        </w:r>
      </w:ins>
      <w:del w:id="1191" w:author="Sujil Kumar Koottathampathiyil" w:date="2022-06-11T23:53:00Z">
        <w:r w:rsidR="00651824" w:rsidRPr="00A92A54" w:rsidDel="00753BE6">
          <w:rPr>
            <w:rFonts w:ascii="Arial" w:hAnsi="Arial" w:cs="Arial"/>
            <w:sz w:val="24"/>
            <w:szCs w:val="24"/>
            <w:rPrChange w:id="1192" w:author="Sujil Kumar Koottathampathiyil" w:date="2022-06-09T11:27:00Z">
              <w:rPr>
                <w:rFonts w:ascii="Arial" w:hAnsi="Arial" w:cs="Arial"/>
              </w:rPr>
            </w:rPrChange>
          </w:rPr>
          <w:delText>z</w:delText>
        </w:r>
      </w:del>
      <w:r w:rsidR="00651824" w:rsidRPr="00A92A54">
        <w:rPr>
          <w:rFonts w:ascii="Arial" w:hAnsi="Arial" w:cs="Arial"/>
          <w:sz w:val="24"/>
          <w:szCs w:val="24"/>
          <w:rPrChange w:id="1193" w:author="Sujil Kumar Koottathampathiyil" w:date="2022-06-09T11:27:00Z">
            <w:rPr>
              <w:rFonts w:ascii="Arial" w:hAnsi="Arial" w:cs="Arial"/>
            </w:rPr>
          </w:rPrChange>
        </w:rPr>
        <w:t xml:space="preserve">ation is a major part of </w:t>
      </w:r>
      <w:del w:id="1194" w:author="Sujil Kumar Koottathampathiyil" w:date="2022-06-12T23:47:00Z">
        <w:r w:rsidR="00651824" w:rsidRPr="00A92A54" w:rsidDel="008A07D6">
          <w:rPr>
            <w:rFonts w:ascii="Arial" w:hAnsi="Arial" w:cs="Arial"/>
            <w:sz w:val="24"/>
            <w:szCs w:val="24"/>
            <w:rPrChange w:id="1195" w:author="Sujil Kumar Koottathampathiyil" w:date="2022-06-09T11:27:00Z">
              <w:rPr>
                <w:rFonts w:ascii="Arial" w:hAnsi="Arial" w:cs="Arial"/>
              </w:rPr>
            </w:rPrChange>
          </w:rPr>
          <w:delText>my</w:delText>
        </w:r>
      </w:del>
      <w:ins w:id="1196"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197"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198"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199" w:author="Sujil Kumar Koottathampathiyil" w:date="2022-06-09T11:27:00Z">
            <w:rPr>
              <w:rFonts w:ascii="Arial" w:hAnsi="Arial" w:cs="Arial"/>
            </w:rPr>
          </w:rPrChange>
        </w:rPr>
        <w:t>a greater</w:t>
      </w:r>
      <w:r w:rsidR="006977B0" w:rsidRPr="00A92A54">
        <w:rPr>
          <w:rFonts w:ascii="Arial" w:hAnsi="Arial" w:cs="Arial"/>
          <w:sz w:val="24"/>
          <w:szCs w:val="24"/>
          <w:rPrChange w:id="1200"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201" w:author="Sujil Kumar Koottathampathiyil" w:date="2022-06-09T11:27:00Z">
            <w:rPr>
              <w:rFonts w:ascii="Arial" w:hAnsi="Arial" w:cs="Arial"/>
            </w:rPr>
          </w:rPrChange>
        </w:rPr>
        <w:t>visualizations</w:t>
      </w:r>
      <w:r w:rsidR="006977B0" w:rsidRPr="00A92A54">
        <w:rPr>
          <w:rFonts w:ascii="Arial" w:hAnsi="Arial" w:cs="Arial"/>
          <w:sz w:val="24"/>
          <w:szCs w:val="24"/>
          <w:rPrChange w:id="1202" w:author="Sujil Kumar Koottathampathiyil" w:date="2022-06-09T11:27:00Z">
            <w:rPr>
              <w:rFonts w:ascii="Arial" w:hAnsi="Arial" w:cs="Arial"/>
            </w:rPr>
          </w:rPrChange>
        </w:rPr>
        <w:t>.</w:t>
      </w:r>
      <w:r w:rsidR="00A643A0" w:rsidRPr="00A92A54">
        <w:rPr>
          <w:rFonts w:ascii="Arial" w:hAnsi="Arial" w:cs="Arial"/>
          <w:sz w:val="24"/>
          <w:szCs w:val="24"/>
          <w:rPrChange w:id="1203" w:author="Sujil Kumar Koottathampathiyil" w:date="2022-06-09T11:27:00Z">
            <w:rPr>
              <w:rFonts w:ascii="Arial" w:hAnsi="Arial" w:cs="Arial"/>
            </w:rPr>
          </w:rPrChange>
        </w:rPr>
        <w:t xml:space="preserve"> Outliers in the data are </w:t>
      </w:r>
      <w:del w:id="1204" w:author="Sujil Kumar Koottathampathiyil" w:date="2022-06-09T01:13:00Z">
        <w:r w:rsidR="00A643A0" w:rsidRPr="00A92A54" w:rsidDel="00661125">
          <w:rPr>
            <w:rFonts w:ascii="Arial" w:hAnsi="Arial" w:cs="Arial"/>
            <w:sz w:val="24"/>
            <w:szCs w:val="24"/>
            <w:rPrChange w:id="1205"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206" w:author="Sujil Kumar Koottathampathiyil" w:date="2022-06-09T11:27:00Z">
            <w:rPr>
              <w:rFonts w:ascii="Arial" w:hAnsi="Arial" w:cs="Arial"/>
            </w:rPr>
          </w:rPrChange>
        </w:rPr>
        <w:t xml:space="preserve">one main thing we need to carefully do. Replacing the outliers without thinking </w:t>
      </w:r>
      <w:ins w:id="1207" w:author="Sujil Kumar Koottathampathiyil" w:date="2022-06-09T01:13:00Z">
        <w:r w:rsidR="00661125" w:rsidRPr="00A92A54">
          <w:rPr>
            <w:rFonts w:ascii="Arial" w:hAnsi="Arial" w:cs="Arial"/>
            <w:sz w:val="24"/>
            <w:szCs w:val="24"/>
            <w:rPrChange w:id="1208"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209"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210"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211" w:author="Sujil Kumar Koottathampathiyil" w:date="2022-06-09T01:13:00Z"/>
          <w:rFonts w:ascii="Arial" w:hAnsi="Arial" w:cs="Arial"/>
          <w:sz w:val="24"/>
          <w:szCs w:val="24"/>
          <w:rPrChange w:id="1212" w:author="Sujil Kumar Koottathampathiyil" w:date="2022-06-09T11:27:00Z">
            <w:rPr>
              <w:ins w:id="1213" w:author="Sujil Kumar Koottathampathiyil" w:date="2022-06-09T01:13:00Z"/>
              <w:rFonts w:ascii="Arial" w:hAnsi="Arial" w:cs="Arial"/>
            </w:rPr>
          </w:rPrChange>
        </w:rPr>
        <w:pPrChange w:id="1214" w:author="Sujil Kumar Koottathampathiyil" w:date="2022-06-09T11:28:00Z">
          <w:pPr>
            <w:spacing w:line="360" w:lineRule="auto"/>
          </w:pPr>
        </w:pPrChange>
      </w:pPr>
      <w:r w:rsidRPr="00A92A54">
        <w:rPr>
          <w:rFonts w:ascii="Arial" w:hAnsi="Arial" w:cs="Arial"/>
          <w:noProof/>
          <w:sz w:val="24"/>
          <w:szCs w:val="24"/>
          <w:rPrChange w:id="1215"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1"/>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216" w:author="Sujil Kumar Koottathampathiyil" w:date="2022-06-09T01:13:00Z"/>
          <w:rFonts w:ascii="Arial" w:eastAsia="Times New Roman" w:hAnsi="Arial" w:cs="Arial"/>
          <w:i/>
          <w:iCs/>
          <w:sz w:val="24"/>
          <w:szCs w:val="24"/>
          <w:rPrChange w:id="1217" w:author="Sujil Kumar Koottathampathiyil" w:date="2022-06-12T09:33:00Z">
            <w:rPr>
              <w:ins w:id="1218" w:author="Sujil Kumar Koottathampathiyil" w:date="2022-06-09T01:13:00Z"/>
              <w:rFonts w:ascii="Arial" w:eastAsia="Times New Roman" w:hAnsi="Arial" w:cs="Arial"/>
              <w:sz w:val="24"/>
              <w:szCs w:val="24"/>
            </w:rPr>
          </w:rPrChange>
        </w:rPr>
      </w:pPr>
      <w:ins w:id="1219" w:author="Sujil Kumar Koottathampathiyil" w:date="2022-06-09T08:19:00Z">
        <w:r w:rsidRPr="00A517B4">
          <w:rPr>
            <w:rFonts w:ascii="Arial" w:eastAsia="Times New Roman" w:hAnsi="Arial" w:cs="Arial"/>
            <w:b/>
            <w:bCs/>
            <w:i/>
            <w:iCs/>
            <w:sz w:val="24"/>
            <w:szCs w:val="24"/>
            <w:rPrChange w:id="1220" w:author="Sujil Kumar Koottathampathiyil" w:date="2022-06-12T09:33:00Z">
              <w:rPr>
                <w:rFonts w:ascii="Arial" w:eastAsia="Times New Roman" w:hAnsi="Arial" w:cs="Arial"/>
                <w:b/>
                <w:bCs/>
                <w:sz w:val="24"/>
                <w:szCs w:val="24"/>
              </w:rPr>
            </w:rPrChange>
          </w:rPr>
          <w:t xml:space="preserve">Fig. </w:t>
        </w:r>
      </w:ins>
      <w:ins w:id="1221" w:author="Sujil Kumar Koottathampathiyil" w:date="2022-06-09T08:26:00Z">
        <w:r w:rsidR="000917DD" w:rsidRPr="00A517B4">
          <w:rPr>
            <w:rFonts w:ascii="Arial" w:eastAsia="Times New Roman" w:hAnsi="Arial" w:cs="Arial"/>
            <w:b/>
            <w:bCs/>
            <w:i/>
            <w:iCs/>
            <w:sz w:val="24"/>
            <w:szCs w:val="24"/>
            <w:rPrChange w:id="1222" w:author="Sujil Kumar Koottathampathiyil" w:date="2022-06-12T09:33:00Z">
              <w:rPr>
                <w:rFonts w:ascii="Arial" w:eastAsia="Times New Roman" w:hAnsi="Arial" w:cs="Arial"/>
                <w:b/>
                <w:bCs/>
                <w:sz w:val="24"/>
                <w:szCs w:val="24"/>
              </w:rPr>
            </w:rPrChange>
          </w:rPr>
          <w:t>4</w:t>
        </w:r>
      </w:ins>
      <w:ins w:id="1223" w:author="Sujil Kumar Koottathampathiyil" w:date="2022-06-09T08:19:00Z">
        <w:r w:rsidRPr="00A517B4">
          <w:rPr>
            <w:rFonts w:ascii="Arial" w:eastAsia="Times New Roman" w:hAnsi="Arial" w:cs="Arial"/>
            <w:b/>
            <w:bCs/>
            <w:i/>
            <w:iCs/>
            <w:sz w:val="24"/>
            <w:szCs w:val="24"/>
            <w:rPrChange w:id="1224" w:author="Sujil Kumar Koottathampathiyil" w:date="2022-06-12T09:33:00Z">
              <w:rPr>
                <w:rFonts w:ascii="Arial" w:eastAsia="Times New Roman" w:hAnsi="Arial" w:cs="Arial"/>
                <w:b/>
                <w:bCs/>
                <w:sz w:val="24"/>
                <w:szCs w:val="24"/>
              </w:rPr>
            </w:rPrChange>
          </w:rPr>
          <w:t>.</w:t>
        </w:r>
      </w:ins>
      <w:ins w:id="1225" w:author="Sujil Kumar Koottathampathiyil" w:date="2022-06-09T08:51:00Z">
        <w:r w:rsidR="00612447" w:rsidRPr="00A517B4">
          <w:rPr>
            <w:rFonts w:ascii="Arial" w:eastAsia="Times New Roman" w:hAnsi="Arial" w:cs="Arial"/>
            <w:b/>
            <w:bCs/>
            <w:i/>
            <w:iCs/>
            <w:sz w:val="24"/>
            <w:szCs w:val="24"/>
            <w:rPrChange w:id="1226" w:author="Sujil Kumar Koottathampathiyil" w:date="2022-06-12T09:33:00Z">
              <w:rPr>
                <w:rFonts w:ascii="Arial" w:eastAsia="Times New Roman" w:hAnsi="Arial" w:cs="Arial"/>
                <w:b/>
                <w:bCs/>
                <w:sz w:val="24"/>
                <w:szCs w:val="24"/>
              </w:rPr>
            </w:rPrChange>
          </w:rPr>
          <w:t>2</w:t>
        </w:r>
      </w:ins>
      <w:ins w:id="1227" w:author="Sujil Kumar Koottathampathiyil" w:date="2022-06-09T01:13:00Z">
        <w:r w:rsidR="004F5CC8" w:rsidRPr="00A517B4">
          <w:rPr>
            <w:rFonts w:ascii="Arial" w:eastAsia="Times New Roman" w:hAnsi="Arial" w:cs="Arial"/>
            <w:b/>
            <w:bCs/>
            <w:i/>
            <w:iCs/>
            <w:sz w:val="24"/>
            <w:szCs w:val="24"/>
            <w:rPrChange w:id="1228"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229" w:author="Sujil Kumar Koottathampathiyil" w:date="2022-06-12T09:33:00Z">
              <w:rPr>
                <w:rFonts w:ascii="Arial" w:eastAsia="Times New Roman" w:hAnsi="Arial" w:cs="Arial"/>
                <w:sz w:val="24"/>
                <w:szCs w:val="24"/>
              </w:rPr>
            </w:rPrChange>
          </w:rPr>
          <w:t xml:space="preserve"> Checking for </w:t>
        </w:r>
      </w:ins>
      <w:ins w:id="1230" w:author="Sujil Kumar Koottathampathiyil" w:date="2022-06-09T01:14:00Z">
        <w:r w:rsidR="004F5CC8" w:rsidRPr="00A517B4">
          <w:rPr>
            <w:rFonts w:ascii="Arial" w:eastAsia="Times New Roman" w:hAnsi="Arial" w:cs="Arial"/>
            <w:i/>
            <w:iCs/>
            <w:sz w:val="24"/>
            <w:szCs w:val="24"/>
            <w:rPrChange w:id="1231"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232"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233"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234"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235" w:author="Sujil Kumar Koottathampathiyil" w:date="2022-06-09T11:27:00Z">
            <w:rPr>
              <w:rFonts w:ascii="Arial" w:hAnsi="Arial" w:cs="Arial"/>
            </w:rPr>
          </w:rPrChange>
        </w:rPr>
        <w:pPrChange w:id="1236" w:author="Sujil Kumar Koottathampathiyil" w:date="2022-06-09T11:28:00Z">
          <w:pPr>
            <w:spacing w:line="360" w:lineRule="auto"/>
          </w:pPr>
        </w:pPrChange>
      </w:pPr>
      <w:del w:id="1237" w:author="Sujil Kumar Koottathampathiyil" w:date="2022-06-09T01:14:00Z">
        <w:r w:rsidRPr="00A92A54" w:rsidDel="00462D43">
          <w:rPr>
            <w:rFonts w:ascii="Arial" w:hAnsi="Arial" w:cs="Arial"/>
            <w:sz w:val="24"/>
            <w:szCs w:val="24"/>
            <w:rPrChange w:id="1238" w:author="Sujil Kumar Koottathampathiyil" w:date="2022-06-09T11:27:00Z">
              <w:rPr>
                <w:rFonts w:ascii="Arial" w:hAnsi="Arial" w:cs="Arial"/>
              </w:rPr>
            </w:rPrChange>
          </w:rPr>
          <w:lastRenderedPageBreak/>
          <w:delText xml:space="preserve">Above </w:delText>
        </w:r>
      </w:del>
      <w:ins w:id="1239" w:author="Sujil Kumar Koottathampathiyil" w:date="2022-06-09T08:26:00Z">
        <w:r w:rsidR="00220E84" w:rsidRPr="00A92A54">
          <w:rPr>
            <w:rFonts w:ascii="Arial" w:hAnsi="Arial" w:cs="Arial"/>
            <w:sz w:val="24"/>
            <w:szCs w:val="24"/>
            <w:rPrChange w:id="1240" w:author="Sujil Kumar Koottathampathiyil" w:date="2022-06-09T11:27:00Z">
              <w:rPr>
                <w:rFonts w:ascii="Arial" w:hAnsi="Arial" w:cs="Arial"/>
              </w:rPr>
            </w:rPrChange>
          </w:rPr>
          <w:t>F</w:t>
        </w:r>
      </w:ins>
      <w:del w:id="1241" w:author="Sujil Kumar Koottathampathiyil" w:date="2022-06-09T08:26:00Z">
        <w:r w:rsidRPr="00A92A54" w:rsidDel="00220E84">
          <w:rPr>
            <w:rFonts w:ascii="Arial" w:hAnsi="Arial" w:cs="Arial"/>
            <w:sz w:val="24"/>
            <w:szCs w:val="24"/>
            <w:rPrChange w:id="1242" w:author="Sujil Kumar Koottathampathiyil" w:date="2022-06-09T11:27:00Z">
              <w:rPr>
                <w:rFonts w:ascii="Arial" w:hAnsi="Arial" w:cs="Arial"/>
              </w:rPr>
            </w:rPrChange>
          </w:rPr>
          <w:delText>f</w:delText>
        </w:r>
      </w:del>
      <w:r w:rsidRPr="00A92A54">
        <w:rPr>
          <w:rFonts w:ascii="Arial" w:hAnsi="Arial" w:cs="Arial"/>
          <w:sz w:val="24"/>
          <w:szCs w:val="24"/>
          <w:rPrChange w:id="1243" w:author="Sujil Kumar Koottathampathiyil" w:date="2022-06-09T11:27:00Z">
            <w:rPr>
              <w:rFonts w:ascii="Arial" w:hAnsi="Arial" w:cs="Arial"/>
            </w:rPr>
          </w:rPrChange>
        </w:rPr>
        <w:t>igure</w:t>
      </w:r>
      <w:ins w:id="1244" w:author="Sujil Kumar Koottathampathiyil" w:date="2022-06-09T08:26:00Z">
        <w:r w:rsidR="00220E84" w:rsidRPr="00A92A54">
          <w:rPr>
            <w:rFonts w:ascii="Arial" w:hAnsi="Arial" w:cs="Arial"/>
            <w:sz w:val="24"/>
            <w:szCs w:val="24"/>
            <w:rPrChange w:id="1245" w:author="Sujil Kumar Koottathampathiyil" w:date="2022-06-09T11:27:00Z">
              <w:rPr>
                <w:rFonts w:ascii="Arial" w:hAnsi="Arial" w:cs="Arial"/>
              </w:rPr>
            </w:rPrChange>
          </w:rPr>
          <w:t xml:space="preserve"> 4.</w:t>
        </w:r>
      </w:ins>
      <w:ins w:id="1246" w:author="Sujil Kumar Koottathampathiyil" w:date="2022-06-09T08:51:00Z">
        <w:r w:rsidR="00ED3C0C" w:rsidRPr="00A92A54">
          <w:rPr>
            <w:rFonts w:ascii="Arial" w:hAnsi="Arial" w:cs="Arial"/>
            <w:sz w:val="24"/>
            <w:szCs w:val="24"/>
            <w:rPrChange w:id="1247" w:author="Sujil Kumar Koottathampathiyil" w:date="2022-06-09T11:27:00Z">
              <w:rPr>
                <w:rFonts w:ascii="Arial" w:hAnsi="Arial" w:cs="Arial"/>
              </w:rPr>
            </w:rPrChange>
          </w:rPr>
          <w:t>2</w:t>
        </w:r>
      </w:ins>
      <w:r w:rsidRPr="00A92A54">
        <w:rPr>
          <w:rFonts w:ascii="Arial" w:hAnsi="Arial" w:cs="Arial"/>
          <w:sz w:val="24"/>
          <w:szCs w:val="24"/>
          <w:rPrChange w:id="1248"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249" w:author="Sujil Kumar Koottathampathiyil" w:date="2022-06-09T11:27:00Z">
            <w:rPr>
              <w:rFonts w:ascii="Arial" w:hAnsi="Arial" w:cs="Arial"/>
            </w:rPr>
          </w:rPrChange>
        </w:rPr>
        <w:t xml:space="preserve"> </w:t>
      </w:r>
      <w:r w:rsidR="00AB5498" w:rsidRPr="00A92A54">
        <w:rPr>
          <w:rFonts w:ascii="Arial" w:hAnsi="Arial" w:cs="Arial"/>
          <w:sz w:val="24"/>
          <w:szCs w:val="24"/>
          <w:rPrChange w:id="1250" w:author="Sujil Kumar Koottathampathiyil" w:date="2022-06-09T11:27:00Z">
            <w:rPr>
              <w:rFonts w:ascii="Arial" w:hAnsi="Arial" w:cs="Arial"/>
            </w:rPr>
          </w:rPrChange>
        </w:rPr>
        <w:t>Also used v</w:t>
      </w:r>
      <w:r w:rsidR="002D5605" w:rsidRPr="00A92A54">
        <w:rPr>
          <w:rFonts w:ascii="Arial" w:hAnsi="Arial" w:cs="Arial"/>
          <w:sz w:val="24"/>
          <w:szCs w:val="24"/>
          <w:rPrChange w:id="1251"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252" w:author="Sujil Kumar Koottathampathiyil" w:date="2022-06-11T23:40:00Z"/>
          <w:rFonts w:ascii="Arial" w:hAnsi="Arial" w:cs="Arial"/>
          <w:b/>
          <w:bCs/>
          <w:sz w:val="32"/>
          <w:szCs w:val="32"/>
        </w:rPr>
      </w:pPr>
      <w:ins w:id="1253" w:author="Sujil Kumar Koottathampathiyil" w:date="2022-06-09T08:20:00Z">
        <w:r>
          <w:rPr>
            <w:rFonts w:ascii="Arial" w:hAnsi="Arial" w:cs="Arial"/>
            <w:b/>
            <w:bCs/>
            <w:sz w:val="32"/>
            <w:szCs w:val="32"/>
          </w:rPr>
          <w:t>4</w:t>
        </w:r>
      </w:ins>
      <w:del w:id="1254"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71B44022" w:rsidR="001F79F6" w:rsidRPr="001F79F6" w:rsidDel="00D9210E" w:rsidRDefault="001F79F6" w:rsidP="005D4B76">
      <w:pPr>
        <w:spacing w:line="360" w:lineRule="auto"/>
        <w:rPr>
          <w:del w:id="1255" w:author="Sujil Kumar Koottathampathiyil" w:date="2022-06-11T23:44:00Z"/>
          <w:rFonts w:ascii="Arial" w:hAnsi="Arial" w:cs="Arial"/>
          <w:sz w:val="24"/>
          <w:szCs w:val="24"/>
          <w:rPrChange w:id="1256" w:author="Sujil Kumar Koottathampathiyil" w:date="2022-06-11T23:40:00Z">
            <w:rPr>
              <w:del w:id="1257" w:author="Sujil Kumar Koottathampathiyil" w:date="2022-06-11T23:44:00Z"/>
              <w:rFonts w:ascii="Arial" w:hAnsi="Arial" w:cs="Arial"/>
              <w:b/>
              <w:bCs/>
              <w:sz w:val="32"/>
              <w:szCs w:val="32"/>
            </w:rPr>
          </w:rPrChange>
        </w:rPr>
      </w:pPr>
      <w:ins w:id="1258" w:author="Sujil Kumar Koottathampathiyil" w:date="2022-06-11T23:40:00Z">
        <w:r w:rsidRPr="001F79F6">
          <w:rPr>
            <w:rFonts w:ascii="Arial" w:hAnsi="Arial" w:cs="Arial"/>
            <w:sz w:val="24"/>
            <w:szCs w:val="24"/>
            <w:rPrChange w:id="1259" w:author="Sujil Kumar Koottathampathiyil" w:date="2022-06-11T23:40:00Z">
              <w:rPr>
                <w:rFonts w:ascii="Arial" w:hAnsi="Arial" w:cs="Arial"/>
                <w:b/>
                <w:bCs/>
                <w:sz w:val="32"/>
                <w:szCs w:val="32"/>
              </w:rPr>
            </w:rPrChange>
          </w:rPr>
          <w:t>The dashboard about suicide was inspired by</w:t>
        </w:r>
      </w:ins>
      <w:ins w:id="1260" w:author="Sujil Kumar Koottathampathiyil" w:date="2022-06-11T23:41:00Z">
        <w:r w:rsidR="00D214FD" w:rsidRPr="00D214FD">
          <w:t xml:space="preserve"> </w:t>
        </w:r>
      </w:ins>
      <w:ins w:id="1261" w:author="Sujil Kumar Koottathampathiyil" w:date="2022-06-11T23:42:00Z">
        <w:r w:rsidR="00D214FD" w:rsidRPr="00D214FD">
          <w:rPr>
            <w:rFonts w:ascii="Arial" w:hAnsi="Arial" w:cs="Arial"/>
            <w:sz w:val="24"/>
            <w:szCs w:val="24"/>
          </w:rPr>
          <w:t xml:space="preserve">Johns Hopkins </w:t>
        </w:r>
      </w:ins>
      <w:ins w:id="1262" w:author="Sujil Kumar Koottathampathiyil" w:date="2022-06-11T23:41:00Z">
        <w:r w:rsidR="00D214FD" w:rsidRPr="00D214FD">
          <w:rPr>
            <w:rFonts w:ascii="Arial" w:hAnsi="Arial" w:cs="Arial"/>
            <w:sz w:val="24"/>
            <w:szCs w:val="24"/>
          </w:rPr>
          <w:t xml:space="preserve">COVID-19 </w:t>
        </w:r>
      </w:ins>
      <w:ins w:id="1263" w:author="Sujil Kumar Koottathampathiyil" w:date="2022-06-11T23:42:00Z">
        <w:r w:rsidR="00D214FD">
          <w:rPr>
            <w:rFonts w:ascii="Arial" w:hAnsi="Arial" w:cs="Arial"/>
            <w:sz w:val="24"/>
            <w:szCs w:val="24"/>
          </w:rPr>
          <w:t>Dashboard</w:t>
        </w:r>
      </w:ins>
      <w:ins w:id="1264" w:author="Sujil Kumar Koottathampathiyil" w:date="2022-06-11T23:41:00Z">
        <w:r w:rsidR="00D214FD" w:rsidRPr="00D214FD">
          <w:rPr>
            <w:rFonts w:ascii="Arial" w:hAnsi="Arial" w:cs="Arial"/>
            <w:sz w:val="24"/>
            <w:szCs w:val="24"/>
          </w:rPr>
          <w:t xml:space="preserve"> </w:t>
        </w:r>
      </w:ins>
      <w:customXmlInsRangeStart w:id="1265"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265"/>
          <w:r w:rsidR="005531C6" w:rsidRPr="005531C6">
            <w:rPr>
              <w:rFonts w:ascii="Arial" w:hAnsi="Arial" w:cs="Arial"/>
              <w:color w:val="000000"/>
              <w:sz w:val="24"/>
              <w:szCs w:val="24"/>
            </w:rPr>
            <w:t>(Coronavirus Resource Center n.d.)</w:t>
          </w:r>
          <w:customXmlInsRangeStart w:id="1266" w:author="Sujil Kumar Koottathampathiyil" w:date="2022-06-11T23:40:00Z"/>
        </w:sdtContent>
      </w:sdt>
      <w:customXmlInsRangeEnd w:id="1266"/>
      <w:ins w:id="1267" w:author="Sujil Kumar Koottathampathiyil" w:date="2022-06-11T23:40:00Z">
        <w:r w:rsidRPr="001F79F6">
          <w:rPr>
            <w:rFonts w:ascii="Arial" w:hAnsi="Arial" w:cs="Arial"/>
            <w:sz w:val="24"/>
            <w:szCs w:val="24"/>
            <w:rPrChange w:id="1268"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593C41FF" w:rsidR="009A3A86" w:rsidRDefault="00E46067" w:rsidP="00E816F1">
      <w:pPr>
        <w:spacing w:line="360" w:lineRule="auto"/>
        <w:jc w:val="both"/>
        <w:rPr>
          <w:ins w:id="1269" w:author="Sujil Kumar Koottathampathiyil" w:date="2022-06-12T09:34:00Z"/>
          <w:rFonts w:ascii="Arial" w:hAnsi="Arial" w:cs="Arial"/>
          <w:sz w:val="24"/>
          <w:szCs w:val="24"/>
        </w:rPr>
      </w:pPr>
      <w:ins w:id="1270"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271" w:author="Sujil Kumar Koottathampathiyil" w:date="2022-06-11T23:50:00Z">
        <w:r w:rsidR="00E816F1" w:rsidRPr="00E816F1">
          <w:rPr>
            <w:rFonts w:ascii="Arial" w:hAnsi="Arial" w:cs="Arial"/>
            <w:sz w:val="24"/>
            <w:szCs w:val="24"/>
          </w:rPr>
          <w:t xml:space="preserve">Python dash and </w:t>
        </w:r>
      </w:ins>
      <w:ins w:id="1272"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273"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274"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275" w:author="Sujil Kumar Koottathampathiyil" w:date="2022-06-11T23:44:00Z">
        <w:r w:rsidR="009A3A86" w:rsidRPr="00CD75CE" w:rsidDel="00D9210E">
          <w:rPr>
            <w:rFonts w:ascii="Arial" w:hAnsi="Arial" w:cs="Arial"/>
            <w:sz w:val="24"/>
            <w:szCs w:val="24"/>
            <w:rPrChange w:id="1276"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277" w:author="Sujil Kumar Koottathampathiyil" w:date="2022-06-09T11:28:00Z">
              <w:rPr>
                <w:rFonts w:ascii="Arial" w:hAnsi="Arial" w:cs="Arial"/>
              </w:rPr>
            </w:rPrChange>
          </w:rPr>
          <w:delText xml:space="preserve">. </w:delText>
        </w:r>
      </w:del>
      <w:del w:id="1278" w:author="Sujil Kumar Koottathampathiyil" w:date="2022-06-11T23:42:00Z">
        <w:r w:rsidR="009A3A86" w:rsidRPr="00CD75CE" w:rsidDel="00D9210E">
          <w:rPr>
            <w:rFonts w:ascii="Arial" w:hAnsi="Arial" w:cs="Arial"/>
            <w:sz w:val="24"/>
            <w:szCs w:val="24"/>
            <w:rPrChange w:id="1279" w:author="Sujil Kumar Koottathampathiyil" w:date="2022-06-09T11:28:00Z">
              <w:rPr>
                <w:rFonts w:ascii="Arial" w:hAnsi="Arial" w:cs="Arial"/>
              </w:rPr>
            </w:rPrChange>
          </w:rPr>
          <w:delText xml:space="preserve">It’s always wonderful to see how we </w:delText>
        </w:r>
      </w:del>
      <w:del w:id="1280" w:author="Sujil Kumar Koottathampathiyil" w:date="2022-06-09T01:14:00Z">
        <w:r w:rsidR="009A3A86" w:rsidRPr="00CD75CE" w:rsidDel="001F0ED5">
          <w:rPr>
            <w:rFonts w:ascii="Arial" w:hAnsi="Arial" w:cs="Arial"/>
            <w:sz w:val="24"/>
            <w:szCs w:val="24"/>
            <w:rPrChange w:id="1281" w:author="Sujil Kumar Koottathampathiyil" w:date="2022-06-09T11:28:00Z">
              <w:rPr>
                <w:rFonts w:ascii="Arial" w:hAnsi="Arial" w:cs="Arial"/>
              </w:rPr>
            </w:rPrChange>
          </w:rPr>
          <w:delText>are able to</w:delText>
        </w:r>
      </w:del>
      <w:del w:id="1282" w:author="Sujil Kumar Koottathampathiyil" w:date="2022-06-11T23:42:00Z">
        <w:r w:rsidR="009A3A86" w:rsidRPr="00CD75CE" w:rsidDel="00D9210E">
          <w:rPr>
            <w:rFonts w:ascii="Arial" w:hAnsi="Arial" w:cs="Arial"/>
            <w:sz w:val="24"/>
            <w:szCs w:val="24"/>
            <w:rPrChange w:id="1283" w:author="Sujil Kumar Koottathampathiyil" w:date="2022-06-09T11:28:00Z">
              <w:rPr>
                <w:rFonts w:ascii="Arial" w:hAnsi="Arial" w:cs="Arial"/>
              </w:rPr>
            </w:rPrChange>
          </w:rPr>
          <w:delText xml:space="preserve"> make models and interpret them. </w:delText>
        </w:r>
      </w:del>
      <w:commentRangeStart w:id="1284"/>
      <w:del w:id="1285" w:author="Sujil Kumar Koottathampathiyil" w:date="2022-06-11T23:48:00Z">
        <w:r w:rsidR="0053628C" w:rsidRPr="00CD75CE" w:rsidDel="00D713D2">
          <w:rPr>
            <w:rFonts w:ascii="Arial" w:hAnsi="Arial" w:cs="Arial"/>
            <w:sz w:val="24"/>
            <w:szCs w:val="24"/>
            <w:rPrChange w:id="1286"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287" w:author="Sujil Kumar Koottathampathiyil" w:date="2022-06-09T11:28:00Z">
              <w:rPr>
                <w:rFonts w:ascii="Arial" w:hAnsi="Arial" w:cs="Arial"/>
              </w:rPr>
            </w:rPrChange>
          </w:rPr>
          <w:delText xml:space="preserve"> it is also important to note, recently there </w:delText>
        </w:r>
      </w:del>
      <w:del w:id="1288" w:author="Sujil Kumar Koottathampathiyil" w:date="2022-06-09T01:14:00Z">
        <w:r w:rsidR="009A3A86" w:rsidRPr="00CD75CE" w:rsidDel="001F0ED5">
          <w:rPr>
            <w:rFonts w:ascii="Arial" w:hAnsi="Arial" w:cs="Arial"/>
            <w:sz w:val="24"/>
            <w:szCs w:val="24"/>
            <w:rPrChange w:id="1289" w:author="Sujil Kumar Koottathampathiyil" w:date="2022-06-09T11:28:00Z">
              <w:rPr>
                <w:rFonts w:ascii="Arial" w:hAnsi="Arial" w:cs="Arial"/>
              </w:rPr>
            </w:rPrChange>
          </w:rPr>
          <w:delText>are number of</w:delText>
        </w:r>
      </w:del>
      <w:del w:id="1290" w:author="Sujil Kumar Koottathampathiyil" w:date="2022-06-11T23:48:00Z">
        <w:r w:rsidR="009A3A86" w:rsidRPr="00CD75CE" w:rsidDel="00D713D2">
          <w:rPr>
            <w:rFonts w:ascii="Arial" w:hAnsi="Arial" w:cs="Arial"/>
            <w:sz w:val="24"/>
            <w:szCs w:val="24"/>
            <w:rPrChange w:id="1291" w:author="Sujil Kumar Koottathampathiyil" w:date="2022-06-09T11:28:00Z">
              <w:rPr>
                <w:rFonts w:ascii="Arial" w:hAnsi="Arial" w:cs="Arial"/>
              </w:rPr>
            </w:rPrChange>
          </w:rPr>
          <w:delText xml:space="preserve"> concerns about how well we </w:delText>
        </w:r>
      </w:del>
      <w:del w:id="1292" w:author="Sujil Kumar Koottathampathiyil" w:date="2022-06-09T01:14:00Z">
        <w:r w:rsidR="009A3A86" w:rsidRPr="00CD75CE" w:rsidDel="001F0ED5">
          <w:rPr>
            <w:rFonts w:ascii="Arial" w:hAnsi="Arial" w:cs="Arial"/>
            <w:sz w:val="24"/>
            <w:szCs w:val="24"/>
            <w:rPrChange w:id="1293" w:author="Sujil Kumar Koottathampathiyil" w:date="2022-06-09T11:28:00Z">
              <w:rPr>
                <w:rFonts w:ascii="Arial" w:hAnsi="Arial" w:cs="Arial"/>
              </w:rPr>
            </w:rPrChange>
          </w:rPr>
          <w:delText>are able to</w:delText>
        </w:r>
      </w:del>
      <w:del w:id="1294" w:author="Sujil Kumar Koottathampathiyil" w:date="2022-06-11T23:48:00Z">
        <w:r w:rsidR="009A3A86" w:rsidRPr="00CD75CE" w:rsidDel="00D713D2">
          <w:rPr>
            <w:rFonts w:ascii="Arial" w:hAnsi="Arial" w:cs="Arial"/>
            <w:sz w:val="24"/>
            <w:szCs w:val="24"/>
            <w:rPrChange w:id="1295"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296"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297" w:author="Sujil Kumar Koottathampathiyil" w:date="2022-06-09T11:28:00Z">
              <w:rPr>
                <w:rFonts w:ascii="Arial" w:hAnsi="Arial" w:cs="Arial"/>
              </w:rPr>
            </w:rPrChange>
          </w:rPr>
          <w:delText xml:space="preserve"> our model has to</w:delText>
        </w:r>
      </w:del>
      <w:ins w:id="1298" w:author="Jack Mc Donnell" w:date="2022-06-09T13:57:00Z">
        <w:del w:id="1299" w:author="Sujil Kumar Koottathampathiyil" w:date="2022-06-11T23:48:00Z">
          <w:r w:rsidR="00FA1925" w:rsidDel="00D713D2">
            <w:rPr>
              <w:rFonts w:ascii="Arial" w:hAnsi="Arial" w:cs="Arial"/>
              <w:sz w:val="24"/>
              <w:szCs w:val="24"/>
            </w:rPr>
            <w:delText>mu</w:delText>
          </w:r>
        </w:del>
      </w:ins>
      <w:ins w:id="1300" w:author="Jack Mc Donnell" w:date="2022-06-09T13:58:00Z">
        <w:del w:id="1301" w:author="Sujil Kumar Koottathampathiyil" w:date="2022-06-11T23:48:00Z">
          <w:r w:rsidR="00FA1925" w:rsidDel="00D713D2">
            <w:rPr>
              <w:rFonts w:ascii="Arial" w:hAnsi="Arial" w:cs="Arial"/>
              <w:sz w:val="24"/>
              <w:szCs w:val="24"/>
            </w:rPr>
            <w:delText>st</w:delText>
          </w:r>
        </w:del>
      </w:ins>
      <w:del w:id="1302" w:author="Sujil Kumar Koottathampathiyil" w:date="2022-06-11T23:48:00Z">
        <w:r w:rsidR="009A3A86" w:rsidRPr="00CD75CE" w:rsidDel="00D713D2">
          <w:rPr>
            <w:rFonts w:ascii="Arial" w:hAnsi="Arial" w:cs="Arial"/>
            <w:sz w:val="24"/>
            <w:szCs w:val="24"/>
            <w:rPrChange w:id="1303" w:author="Sujil Kumar Koottathampathiyil" w:date="2022-06-09T11:28:00Z">
              <w:rPr>
                <w:rFonts w:ascii="Arial" w:hAnsi="Arial" w:cs="Arial"/>
              </w:rPr>
            </w:rPrChange>
          </w:rPr>
          <w:delText xml:space="preserve"> work dynamic</w:delText>
        </w:r>
      </w:del>
      <w:ins w:id="1304" w:author="Jack Mc Donnell" w:date="2022-06-09T13:58:00Z">
        <w:del w:id="1305" w:author="Sujil Kumar Koottathampathiyil" w:date="2022-06-11T23:48:00Z">
          <w:r w:rsidR="00FA1925" w:rsidDel="00D713D2">
            <w:rPr>
              <w:rFonts w:ascii="Arial" w:hAnsi="Arial" w:cs="Arial"/>
              <w:sz w:val="24"/>
              <w:szCs w:val="24"/>
            </w:rPr>
            <w:delText>ally</w:delText>
          </w:r>
        </w:del>
      </w:ins>
      <w:del w:id="1306" w:author="Sujil Kumar Koottathampathiyil" w:date="2022-06-11T23:48:00Z">
        <w:r w:rsidR="009A3A86" w:rsidRPr="00CD75CE" w:rsidDel="00D713D2">
          <w:rPr>
            <w:rFonts w:ascii="Arial" w:hAnsi="Arial" w:cs="Arial"/>
            <w:sz w:val="24"/>
            <w:szCs w:val="24"/>
            <w:rPrChange w:id="1307"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308"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309"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310" w:author="Sujil Kumar Koottathampathiyil" w:date="2022-06-09T11:28:00Z">
              <w:rPr>
                <w:rFonts w:ascii="Arial" w:hAnsi="Arial" w:cs="Arial"/>
              </w:rPr>
            </w:rPrChange>
          </w:rPr>
          <w:delText xml:space="preserve"> languages for making dashboards, we now have most advanced </w:delText>
        </w:r>
      </w:del>
      <w:del w:id="1311" w:author="Sujil Kumar Koottathampathiyil" w:date="2022-06-09T01:15:00Z">
        <w:r w:rsidR="0041093B" w:rsidRPr="00CD75CE" w:rsidDel="001F0ED5">
          <w:rPr>
            <w:rFonts w:ascii="Arial" w:hAnsi="Arial" w:cs="Arial"/>
            <w:sz w:val="24"/>
            <w:szCs w:val="24"/>
            <w:rPrChange w:id="1312" w:author="Sujil Kumar Koottathampathiyil" w:date="2022-06-09T11:28:00Z">
              <w:rPr>
                <w:rFonts w:ascii="Arial" w:hAnsi="Arial" w:cs="Arial"/>
              </w:rPr>
            </w:rPrChange>
          </w:rPr>
          <w:delText xml:space="preserve">packaged </w:delText>
        </w:r>
      </w:del>
      <w:del w:id="1313" w:author="Sujil Kumar Koottathampathiyil" w:date="2022-06-11T23:48:00Z">
        <w:r w:rsidR="0041093B" w:rsidRPr="00CD75CE" w:rsidDel="00D713D2">
          <w:rPr>
            <w:rFonts w:ascii="Arial" w:hAnsi="Arial" w:cs="Arial"/>
            <w:sz w:val="24"/>
            <w:szCs w:val="24"/>
            <w:rPrChange w:id="1314" w:author="Sujil Kumar Koottathampathiyil" w:date="2022-06-09T11:28:00Z">
              <w:rPr>
                <w:rFonts w:ascii="Arial" w:hAnsi="Arial" w:cs="Arial"/>
              </w:rPr>
            </w:rPrChange>
          </w:rPr>
          <w:delText xml:space="preserve">like </w:delText>
        </w:r>
      </w:del>
      <w:customXmlDelRangeStart w:id="1315"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howingPlcHdr/>
        </w:sdtPr>
        <w:sdtContent>
          <w:customXmlDelRangeEnd w:id="1315"/>
          <w:r w:rsidR="005531C6" w:rsidRPr="005531C6">
            <w:rPr>
              <w:rStyle w:val="PlaceholderText"/>
              <w:color w:val="000000"/>
            </w:rPr>
            <w:t>Click or tap here to enter text.</w:t>
          </w:r>
          <w:customXmlDelRangeStart w:id="1316" w:author="Sujil Kumar Koottathampathiyil" w:date="2022-06-11T23:48:00Z"/>
        </w:sdtContent>
      </w:sdt>
      <w:customXmlDelRangeEnd w:id="1316"/>
      <w:del w:id="1317" w:author="Sujil Kumar Koottathampathiyil" w:date="2022-06-11T23:48:00Z">
        <w:r w:rsidR="0041093B" w:rsidRPr="00CD75CE" w:rsidDel="00D713D2">
          <w:rPr>
            <w:rFonts w:ascii="Arial" w:hAnsi="Arial" w:cs="Arial"/>
            <w:color w:val="000000"/>
            <w:sz w:val="24"/>
            <w:szCs w:val="24"/>
            <w:rPrChange w:id="1318"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319"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320"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284"/>
        <w:r w:rsidR="00FA1925" w:rsidDel="00D713D2">
          <w:rPr>
            <w:rStyle w:val="CommentReference"/>
          </w:rPr>
          <w:commentReference w:id="1284"/>
        </w:r>
      </w:del>
    </w:p>
    <w:p w14:paraId="7B587B28" w14:textId="77777777" w:rsidR="0095328C" w:rsidRDefault="0095328C" w:rsidP="00E816F1">
      <w:pPr>
        <w:spacing w:line="360" w:lineRule="auto"/>
        <w:jc w:val="both"/>
        <w:rPr>
          <w:ins w:id="1321"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322" w:author="Sujil Kumar Koottathampathiyil" w:date="2022-06-11T23:58:00Z">
            <w:rPr>
              <w:rFonts w:ascii="Arial" w:hAnsi="Arial" w:cs="Arial"/>
              <w:color w:val="000000"/>
            </w:rPr>
          </w:rPrChange>
        </w:rPr>
        <w:pPrChange w:id="1323" w:author="Sujil Kumar Koottathampathiyil" w:date="2022-06-11T23:58:00Z">
          <w:pPr>
            <w:spacing w:line="360" w:lineRule="auto"/>
            <w:jc w:val="both"/>
          </w:pPr>
        </w:pPrChange>
      </w:pPr>
      <w:ins w:id="1324" w:author="Sujil Kumar Koottathampathiyil" w:date="2022-06-11T23:58:00Z">
        <w:r w:rsidRPr="004E08F8">
          <w:rPr>
            <w:rFonts w:ascii="Arial" w:hAnsi="Arial" w:cs="Arial"/>
            <w:b/>
            <w:bCs/>
            <w:sz w:val="24"/>
            <w:szCs w:val="24"/>
            <w:rPrChange w:id="1325"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326" w:author="Sujil Kumar Koottathampathiyil" w:date="2022-06-09T01:16:00Z"/>
          <w:rFonts w:ascii="Arial" w:hAnsi="Arial" w:cs="Arial"/>
          <w:color w:val="000000"/>
          <w:sz w:val="24"/>
          <w:szCs w:val="24"/>
          <w:rPrChange w:id="1327" w:author="Sujil Kumar Koottathampathiyil" w:date="2022-06-09T11:28:00Z">
            <w:rPr>
              <w:ins w:id="1328" w:author="Sujil Kumar Koottathampathiyil" w:date="2022-06-09T01:16:00Z"/>
              <w:rFonts w:ascii="Arial" w:hAnsi="Arial" w:cs="Arial"/>
              <w:color w:val="000000"/>
            </w:rPr>
          </w:rPrChange>
        </w:rPr>
      </w:pPr>
      <w:r w:rsidRPr="00CD75CE">
        <w:rPr>
          <w:rFonts w:ascii="Arial" w:hAnsi="Arial" w:cs="Arial"/>
          <w:noProof/>
          <w:sz w:val="24"/>
          <w:szCs w:val="24"/>
          <w:rPrChange w:id="1329"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2"/>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330" w:author="Sujil Kumar Koottathampathiyil" w:date="2022-06-09T01:16:00Z"/>
          <w:rFonts w:ascii="Arial" w:eastAsia="Times New Roman" w:hAnsi="Arial" w:cs="Arial"/>
          <w:i/>
          <w:iCs/>
          <w:sz w:val="24"/>
          <w:szCs w:val="24"/>
          <w:rPrChange w:id="1331" w:author="Sujil Kumar Koottathampathiyil" w:date="2022-06-12T23:22:00Z">
            <w:rPr>
              <w:ins w:id="1332" w:author="Sujil Kumar Koottathampathiyil" w:date="2022-06-09T01:16:00Z"/>
              <w:rFonts w:ascii="Arial" w:eastAsia="Times New Roman" w:hAnsi="Arial" w:cs="Arial"/>
              <w:sz w:val="24"/>
              <w:szCs w:val="24"/>
            </w:rPr>
          </w:rPrChange>
        </w:rPr>
      </w:pPr>
      <w:ins w:id="1333" w:author="Sujil Kumar Koottathampathiyil" w:date="2022-06-09T01:16:00Z">
        <w:r w:rsidRPr="00997D8C">
          <w:rPr>
            <w:rFonts w:ascii="Arial" w:eastAsia="Times New Roman" w:hAnsi="Arial" w:cs="Arial"/>
            <w:b/>
            <w:bCs/>
            <w:i/>
            <w:iCs/>
            <w:sz w:val="24"/>
            <w:szCs w:val="24"/>
            <w:rPrChange w:id="1334" w:author="Sujil Kumar Koottathampathiyil" w:date="2022-06-12T23:22:00Z">
              <w:rPr>
                <w:rFonts w:ascii="Arial" w:eastAsia="Times New Roman" w:hAnsi="Arial" w:cs="Arial"/>
                <w:b/>
                <w:bCs/>
                <w:sz w:val="24"/>
                <w:szCs w:val="24"/>
              </w:rPr>
            </w:rPrChange>
          </w:rPr>
          <w:t xml:space="preserve">Fig. </w:t>
        </w:r>
      </w:ins>
      <w:ins w:id="1335" w:author="Sujil Kumar Koottathampathiyil" w:date="2022-06-09T08:29:00Z">
        <w:r w:rsidR="00D234A8" w:rsidRPr="00997D8C">
          <w:rPr>
            <w:rFonts w:ascii="Arial" w:eastAsia="Times New Roman" w:hAnsi="Arial" w:cs="Arial"/>
            <w:b/>
            <w:bCs/>
            <w:i/>
            <w:iCs/>
            <w:sz w:val="24"/>
            <w:szCs w:val="24"/>
            <w:rPrChange w:id="1336"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337" w:author="Sujil Kumar Koottathampathiyil" w:date="2022-06-09T01:16:00Z">
        <w:r w:rsidRPr="00997D8C">
          <w:rPr>
            <w:rFonts w:ascii="Arial" w:eastAsia="Times New Roman" w:hAnsi="Arial" w:cs="Arial"/>
            <w:b/>
            <w:bCs/>
            <w:i/>
            <w:iCs/>
            <w:sz w:val="24"/>
            <w:szCs w:val="24"/>
            <w:rPrChange w:id="1338"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339"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340"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341"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342" w:author="Sujil Kumar Koottathampathiyil" w:date="2022-06-09T11:28:00Z">
            <w:rPr>
              <w:rFonts w:ascii="Arial" w:hAnsi="Arial" w:cs="Arial"/>
              <w:color w:val="000000"/>
            </w:rPr>
          </w:rPrChange>
        </w:rPr>
        <w:pPrChange w:id="1343"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344"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345" w:author="Sujil Kumar Koottathampathiyil" w:date="2022-06-12T09:37:00Z">
            <w:rPr>
              <w:rFonts w:ascii="Arial" w:hAnsi="Arial" w:cs="Arial"/>
              <w:noProof/>
            </w:rPr>
          </w:rPrChange>
        </w:rPr>
        <w:pPrChange w:id="1346" w:author="Sujil Kumar Koottathampathiyil" w:date="2022-06-12T09:37:00Z">
          <w:pPr>
            <w:spacing w:line="360" w:lineRule="auto"/>
            <w:jc w:val="both"/>
          </w:pPr>
        </w:pPrChange>
      </w:pPr>
      <w:ins w:id="1347"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348" w:author="Sujil Kumar Koottathampathiyil" w:date="2022-06-09T01:17:00Z"/>
          <w:rFonts w:ascii="Arial" w:hAnsi="Arial" w:cs="Arial"/>
          <w:color w:val="000000"/>
          <w:sz w:val="24"/>
          <w:szCs w:val="24"/>
          <w:rPrChange w:id="1349" w:author="Sujil Kumar Koottathampathiyil" w:date="2022-06-09T11:28:00Z">
            <w:rPr>
              <w:ins w:id="1350" w:author="Sujil Kumar Koottathampathiyil" w:date="2022-06-09T01:17:00Z"/>
              <w:rFonts w:ascii="Arial" w:hAnsi="Arial" w:cs="Arial"/>
              <w:color w:val="000000"/>
            </w:rPr>
          </w:rPrChange>
        </w:rPr>
      </w:pPr>
      <w:r w:rsidRPr="00CD75CE">
        <w:rPr>
          <w:rFonts w:ascii="Arial" w:hAnsi="Arial" w:cs="Arial"/>
          <w:noProof/>
          <w:sz w:val="24"/>
          <w:szCs w:val="24"/>
          <w:rPrChange w:id="1351"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352" w:author="Sujil Kumar Koottathampathiyil" w:date="2022-06-12T09:45:00Z">
            <w:rPr>
              <w:rFonts w:ascii="Arial" w:hAnsi="Arial" w:cs="Arial"/>
              <w:color w:val="000000"/>
            </w:rPr>
          </w:rPrChange>
        </w:rPr>
      </w:pPr>
      <w:ins w:id="1353" w:author="Sujil Kumar Koottathampathiyil" w:date="2022-06-09T01:17:00Z">
        <w:r w:rsidRPr="00F55E15">
          <w:rPr>
            <w:rFonts w:ascii="Arial" w:eastAsia="Times New Roman" w:hAnsi="Arial" w:cs="Arial"/>
            <w:b/>
            <w:bCs/>
            <w:i/>
            <w:iCs/>
            <w:sz w:val="24"/>
            <w:szCs w:val="24"/>
            <w:rPrChange w:id="1354" w:author="Sujil Kumar Koottathampathiyil" w:date="2022-06-12T09:45:00Z">
              <w:rPr>
                <w:rFonts w:ascii="Arial" w:eastAsia="Times New Roman" w:hAnsi="Arial" w:cs="Arial"/>
                <w:b/>
                <w:bCs/>
                <w:sz w:val="24"/>
                <w:szCs w:val="24"/>
              </w:rPr>
            </w:rPrChange>
          </w:rPr>
          <w:t xml:space="preserve">Fig. </w:t>
        </w:r>
      </w:ins>
      <w:ins w:id="1355" w:author="Sujil Kumar Koottathampathiyil" w:date="2022-06-09T08:30:00Z">
        <w:r w:rsidR="00287EA4" w:rsidRPr="00F55E15">
          <w:rPr>
            <w:rFonts w:ascii="Arial" w:eastAsia="Times New Roman" w:hAnsi="Arial" w:cs="Arial"/>
            <w:b/>
            <w:bCs/>
            <w:i/>
            <w:iCs/>
            <w:sz w:val="24"/>
            <w:szCs w:val="24"/>
            <w:rPrChange w:id="1356"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357" w:author="Sujil Kumar Koottathampathiyil" w:date="2022-06-09T01:17:00Z">
        <w:r w:rsidRPr="00F55E15">
          <w:rPr>
            <w:rFonts w:ascii="Arial" w:eastAsia="Times New Roman" w:hAnsi="Arial" w:cs="Arial"/>
            <w:b/>
            <w:bCs/>
            <w:i/>
            <w:iCs/>
            <w:sz w:val="24"/>
            <w:szCs w:val="24"/>
            <w:rPrChange w:id="1358"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359" w:author="Sujil Kumar Koottathampathiyil" w:date="2022-06-12T09:45:00Z">
              <w:rPr>
                <w:rFonts w:ascii="Arial" w:eastAsia="Times New Roman" w:hAnsi="Arial" w:cs="Arial"/>
                <w:sz w:val="24"/>
                <w:szCs w:val="24"/>
              </w:rPr>
            </w:rPrChange>
          </w:rPr>
          <w:t xml:space="preserve"> Suicide per hundred </w:t>
        </w:r>
      </w:ins>
      <w:ins w:id="1360" w:author="Sujil Kumar Koottathampathiyil" w:date="2022-06-09T08:30:00Z">
        <w:r w:rsidR="002252DC" w:rsidRPr="00F55E15">
          <w:rPr>
            <w:rFonts w:ascii="Arial" w:eastAsia="Times New Roman" w:hAnsi="Arial" w:cs="Arial"/>
            <w:i/>
            <w:iCs/>
            <w:sz w:val="24"/>
            <w:szCs w:val="24"/>
            <w:rPrChange w:id="1361" w:author="Sujil Kumar Koottathampathiyil" w:date="2022-06-12T09:45:00Z">
              <w:rPr>
                <w:rFonts w:ascii="Arial" w:eastAsia="Times New Roman" w:hAnsi="Arial" w:cs="Arial"/>
                <w:sz w:val="24"/>
                <w:szCs w:val="24"/>
              </w:rPr>
            </w:rPrChange>
          </w:rPr>
          <w:t>k</w:t>
        </w:r>
      </w:ins>
      <w:ins w:id="1362" w:author="Sujil Kumar Koottathampathiyil" w:date="2022-06-09T01:17:00Z">
        <w:r w:rsidRPr="00F55E15">
          <w:rPr>
            <w:rFonts w:ascii="Arial" w:eastAsia="Times New Roman" w:hAnsi="Arial" w:cs="Arial"/>
            <w:i/>
            <w:iCs/>
            <w:sz w:val="24"/>
            <w:szCs w:val="24"/>
            <w:rPrChange w:id="1363"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364" w:author="Sujil Kumar Koottathampathiyil" w:date="2022-06-12T09:45:00Z">
              <w:rPr>
                <w:rFonts w:ascii="Arial" w:eastAsia="Times New Roman" w:hAnsi="Arial" w:cs="Arial"/>
                <w:sz w:val="24"/>
                <w:szCs w:val="24"/>
              </w:rPr>
            </w:rPrChange>
          </w:rPr>
          <w:t>among males and females in different age groups</w:t>
        </w:r>
      </w:ins>
      <w:ins w:id="1365" w:author="Sujil Kumar Koottathampathiyil" w:date="2022-06-12T09:39:00Z">
        <w:r w:rsidR="003A479E" w:rsidRPr="00F55E15">
          <w:rPr>
            <w:rFonts w:ascii="Arial" w:eastAsia="Times New Roman" w:hAnsi="Arial" w:cs="Arial"/>
            <w:i/>
            <w:iCs/>
            <w:sz w:val="24"/>
            <w:szCs w:val="24"/>
            <w:rPrChange w:id="1366"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367" w:author="Sujil Kumar Koottathampathiyil" w:date="2022-06-12T09:40:00Z"/>
          <w:rFonts w:ascii="Arial" w:hAnsi="Arial" w:cs="Arial"/>
          <w:color w:val="000000"/>
          <w:sz w:val="24"/>
          <w:szCs w:val="24"/>
        </w:rPr>
      </w:pPr>
      <w:r w:rsidRPr="00CD75CE">
        <w:rPr>
          <w:rFonts w:ascii="Arial" w:hAnsi="Arial" w:cs="Arial"/>
          <w:color w:val="000000"/>
          <w:sz w:val="24"/>
          <w:szCs w:val="24"/>
          <w:rPrChange w:id="1368" w:author="Sujil Kumar Koottathampathiyil" w:date="2022-06-09T11:28:00Z">
            <w:rPr>
              <w:rFonts w:ascii="Arial" w:hAnsi="Arial" w:cs="Arial"/>
              <w:color w:val="000000"/>
            </w:rPr>
          </w:rPrChange>
        </w:rPr>
        <w:t>As per</w:t>
      </w:r>
      <w:ins w:id="1369" w:author="Sujil Kumar Koottathampathiyil" w:date="2022-06-09T01:18:00Z">
        <w:r w:rsidR="008651A2" w:rsidRPr="00CD75CE">
          <w:rPr>
            <w:rFonts w:ascii="Arial" w:hAnsi="Arial" w:cs="Arial"/>
            <w:color w:val="000000"/>
            <w:sz w:val="24"/>
            <w:szCs w:val="24"/>
            <w:rPrChange w:id="1370" w:author="Sujil Kumar Koottathampathiyil" w:date="2022-06-09T11:28:00Z">
              <w:rPr>
                <w:rFonts w:ascii="Arial" w:hAnsi="Arial" w:cs="Arial"/>
                <w:color w:val="000000"/>
              </w:rPr>
            </w:rPrChange>
          </w:rPr>
          <w:t xml:space="preserve"> </w:t>
        </w:r>
      </w:ins>
      <w:del w:id="1371" w:author="Sujil Kumar Koottathampathiyil" w:date="2022-06-09T01:18:00Z">
        <w:r w:rsidRPr="00CD75CE" w:rsidDel="008651A2">
          <w:rPr>
            <w:rFonts w:ascii="Arial" w:hAnsi="Arial" w:cs="Arial"/>
            <w:color w:val="000000"/>
            <w:sz w:val="24"/>
            <w:szCs w:val="24"/>
            <w:rPrChange w:id="1372" w:author="Sujil Kumar Koottathampathiyil" w:date="2022-06-09T11:28:00Z">
              <w:rPr>
                <w:rFonts w:ascii="Arial" w:hAnsi="Arial" w:cs="Arial"/>
                <w:color w:val="000000"/>
              </w:rPr>
            </w:rPrChange>
          </w:rPr>
          <w:delText xml:space="preserve"> </w:delText>
        </w:r>
      </w:del>
      <w:del w:id="1373" w:author="Sujil Kumar Koottathampathiyil" w:date="2022-06-09T01:17:00Z">
        <w:r w:rsidRPr="00CD75CE" w:rsidDel="008651A2">
          <w:rPr>
            <w:rFonts w:ascii="Arial" w:hAnsi="Arial" w:cs="Arial"/>
            <w:color w:val="000000"/>
            <w:sz w:val="24"/>
            <w:szCs w:val="24"/>
            <w:rPrChange w:id="1374"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375" w:author="Sujil Kumar Koottathampathiyil" w:date="2022-06-09T11:28:00Z">
            <w:rPr>
              <w:rFonts w:ascii="Arial" w:hAnsi="Arial" w:cs="Arial"/>
              <w:color w:val="000000"/>
            </w:rPr>
          </w:rPrChange>
        </w:rPr>
        <w:t>fig</w:t>
      </w:r>
      <w:ins w:id="1376" w:author="Sujil Kumar Koottathampathiyil" w:date="2022-06-09T08:30:00Z">
        <w:r w:rsidR="007B2F84" w:rsidRPr="00CD75CE">
          <w:rPr>
            <w:rFonts w:ascii="Arial" w:hAnsi="Arial" w:cs="Arial"/>
            <w:color w:val="000000"/>
            <w:sz w:val="24"/>
            <w:szCs w:val="24"/>
            <w:rPrChange w:id="1377"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378" w:author="Sujil Kumar Koottathampathiyil" w:date="2022-06-09T01:18:00Z">
        <w:r w:rsidR="009E2B38" w:rsidRPr="00CD75CE">
          <w:rPr>
            <w:rFonts w:ascii="Arial" w:hAnsi="Arial" w:cs="Arial"/>
            <w:color w:val="000000"/>
            <w:sz w:val="24"/>
            <w:szCs w:val="24"/>
            <w:rPrChange w:id="1379" w:author="Sujil Kumar Koottathampathiyil" w:date="2022-06-09T11:28:00Z">
              <w:rPr>
                <w:rFonts w:ascii="Arial" w:hAnsi="Arial" w:cs="Arial"/>
                <w:color w:val="000000"/>
              </w:rPr>
            </w:rPrChange>
          </w:rPr>
          <w:t>,</w:t>
        </w:r>
      </w:ins>
      <w:del w:id="1380" w:author="Sujil Kumar Koottathampathiyil" w:date="2022-06-09T01:18:00Z">
        <w:r w:rsidRPr="00CD75CE" w:rsidDel="009E2B38">
          <w:rPr>
            <w:rFonts w:ascii="Arial" w:hAnsi="Arial" w:cs="Arial"/>
            <w:color w:val="000000"/>
            <w:sz w:val="24"/>
            <w:szCs w:val="24"/>
            <w:rPrChange w:id="1381"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382" w:author="Sujil Kumar Koottathampathiyil" w:date="2022-06-09T11:28:00Z">
            <w:rPr>
              <w:rFonts w:ascii="Arial" w:hAnsi="Arial" w:cs="Arial"/>
              <w:color w:val="000000"/>
            </w:rPr>
          </w:rPrChange>
        </w:rPr>
        <w:t xml:space="preserve"> </w:t>
      </w:r>
      <w:del w:id="1383" w:author="Sujil Kumar Koottathampathiyil" w:date="2022-06-09T01:17:00Z">
        <w:r w:rsidRPr="00CD75CE" w:rsidDel="008651A2">
          <w:rPr>
            <w:rFonts w:ascii="Arial" w:hAnsi="Arial" w:cs="Arial"/>
            <w:color w:val="000000"/>
            <w:sz w:val="24"/>
            <w:szCs w:val="24"/>
            <w:rPrChange w:id="1384" w:author="Sujil Kumar Koottathampathiyil" w:date="2022-06-09T11:28:00Z">
              <w:rPr>
                <w:rFonts w:ascii="Arial" w:hAnsi="Arial" w:cs="Arial"/>
                <w:color w:val="000000"/>
              </w:rPr>
            </w:rPrChange>
          </w:rPr>
          <w:delText>It’s very evident that m</w:delText>
        </w:r>
      </w:del>
      <w:ins w:id="1385" w:author="Sujil Kumar Koottathampathiyil" w:date="2022-06-09T01:17:00Z">
        <w:r w:rsidR="008651A2" w:rsidRPr="00CD75CE">
          <w:rPr>
            <w:rFonts w:ascii="Arial" w:hAnsi="Arial" w:cs="Arial"/>
            <w:color w:val="000000"/>
            <w:sz w:val="24"/>
            <w:szCs w:val="24"/>
            <w:rPrChange w:id="1386"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387" w:author="Sujil Kumar Koottathampathiyil" w:date="2022-06-09T11:28:00Z">
            <w:rPr>
              <w:rFonts w:ascii="Arial" w:hAnsi="Arial" w:cs="Arial"/>
              <w:color w:val="000000"/>
            </w:rPr>
          </w:rPrChange>
        </w:rPr>
        <w:t xml:space="preserve">ost </w:t>
      </w:r>
      <w:del w:id="1388" w:author="Sujil Kumar Koottathampathiyil" w:date="2022-06-09T01:18:00Z">
        <w:r w:rsidRPr="00CD75CE" w:rsidDel="00AE070A">
          <w:rPr>
            <w:rFonts w:ascii="Arial" w:hAnsi="Arial" w:cs="Arial"/>
            <w:color w:val="000000"/>
            <w:sz w:val="24"/>
            <w:szCs w:val="24"/>
            <w:rPrChange w:id="1389"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390" w:author="Sujil Kumar Koottathampathiyil" w:date="2022-06-09T11:28:00Z">
            <w:rPr>
              <w:rFonts w:ascii="Arial" w:hAnsi="Arial" w:cs="Arial"/>
              <w:color w:val="000000"/>
            </w:rPr>
          </w:rPrChange>
        </w:rPr>
        <w:t>suicides are happening between the age of 35 and 54. And out of the</w:t>
      </w:r>
      <w:del w:id="1391" w:author="Sujil Kumar Koottathampathiyil" w:date="2022-06-09T01:18:00Z">
        <w:r w:rsidRPr="00CD75CE" w:rsidDel="00AE070A">
          <w:rPr>
            <w:rFonts w:ascii="Arial" w:hAnsi="Arial" w:cs="Arial"/>
            <w:color w:val="000000"/>
            <w:sz w:val="24"/>
            <w:szCs w:val="24"/>
            <w:rPrChange w:id="1392"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393"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394"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395"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396"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397"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398"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399"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400" w:author="Sujil Kumar Koottathampathiyil" w:date="2022-06-12T09:40:00Z">
            <w:rPr>
              <w:rFonts w:ascii="Arial" w:hAnsi="Arial" w:cs="Arial"/>
              <w:color w:val="000000"/>
            </w:rPr>
          </w:rPrChange>
        </w:rPr>
        <w:pPrChange w:id="1401" w:author="Sujil Kumar Koottathampathiyil" w:date="2022-06-12T09:40:00Z">
          <w:pPr>
            <w:spacing w:line="360" w:lineRule="auto"/>
            <w:jc w:val="both"/>
          </w:pPr>
        </w:pPrChange>
      </w:pPr>
      <w:ins w:id="1402"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403" w:author="Sujil Kumar Koottathampathiyil" w:date="2022-06-09T01:18:00Z"/>
          <w:rFonts w:ascii="Arial" w:hAnsi="Arial" w:cs="Arial"/>
          <w:color w:val="000000"/>
          <w:sz w:val="24"/>
          <w:szCs w:val="24"/>
          <w:rPrChange w:id="1404" w:author="Sujil Kumar Koottathampathiyil" w:date="2022-06-09T11:28:00Z">
            <w:rPr>
              <w:ins w:id="1405" w:author="Sujil Kumar Koottathampathiyil" w:date="2022-06-09T01:18:00Z"/>
              <w:rFonts w:ascii="Arial" w:hAnsi="Arial" w:cs="Arial"/>
              <w:color w:val="000000"/>
            </w:rPr>
          </w:rPrChange>
        </w:rPr>
      </w:pPr>
      <w:ins w:id="1406"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407" w:author="Sujil Kumar Koottathampathiyil" w:date="2022-06-12T09:42:00Z">
            <w:rPr>
              <w:rFonts w:ascii="Arial" w:hAnsi="Arial" w:cs="Arial"/>
              <w:color w:val="000000"/>
            </w:rPr>
          </w:rPrChange>
        </w:rPr>
      </w:pPr>
      <w:ins w:id="1408" w:author="Sujil Kumar Koottathampathiyil" w:date="2022-06-09T01:18:00Z">
        <w:r w:rsidRPr="00E72602">
          <w:rPr>
            <w:rFonts w:ascii="Arial" w:eastAsia="Times New Roman" w:hAnsi="Arial" w:cs="Arial"/>
            <w:b/>
            <w:bCs/>
            <w:i/>
            <w:iCs/>
            <w:sz w:val="24"/>
            <w:szCs w:val="24"/>
            <w:rPrChange w:id="1409" w:author="Sujil Kumar Koottathampathiyil" w:date="2022-06-12T09:42:00Z">
              <w:rPr>
                <w:rFonts w:ascii="Arial" w:eastAsia="Times New Roman" w:hAnsi="Arial" w:cs="Arial"/>
                <w:b/>
                <w:bCs/>
                <w:sz w:val="24"/>
                <w:szCs w:val="24"/>
              </w:rPr>
            </w:rPrChange>
          </w:rPr>
          <w:t xml:space="preserve">Fig. </w:t>
        </w:r>
      </w:ins>
      <w:ins w:id="1410" w:author="Sujil Kumar Koottathampathiyil" w:date="2022-06-09T08:30:00Z">
        <w:r w:rsidR="00375DF6" w:rsidRPr="00E72602">
          <w:rPr>
            <w:rFonts w:ascii="Arial" w:eastAsia="Times New Roman" w:hAnsi="Arial" w:cs="Arial"/>
            <w:b/>
            <w:bCs/>
            <w:i/>
            <w:iCs/>
            <w:sz w:val="24"/>
            <w:szCs w:val="24"/>
            <w:rPrChange w:id="1411"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412" w:author="Sujil Kumar Koottathampathiyil" w:date="2022-06-09T01:18:00Z">
        <w:r w:rsidRPr="00E72602">
          <w:rPr>
            <w:rFonts w:ascii="Arial" w:eastAsia="Times New Roman" w:hAnsi="Arial" w:cs="Arial"/>
            <w:b/>
            <w:bCs/>
            <w:i/>
            <w:iCs/>
            <w:sz w:val="24"/>
            <w:szCs w:val="24"/>
            <w:rPrChange w:id="1413"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414"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415" w:author="Sujil Kumar Koottathampathiyil" w:date="2022-06-12T09:42:00Z">
              <w:rPr>
                <w:rFonts w:ascii="Arial" w:hAnsi="Arial" w:cs="Arial"/>
                <w:noProof/>
              </w:rPr>
            </w:rPrChange>
          </w:rPr>
          <w:t xml:space="preserve"> </w:t>
        </w:r>
      </w:ins>
      <w:commentRangeStart w:id="1416"/>
      <w:del w:id="1417" w:author="Sujil Kumar Koottathampathiyil" w:date="2022-06-08T23:11:00Z">
        <w:r w:rsidR="00C11755" w:rsidRPr="00E72602" w:rsidDel="0047568B">
          <w:rPr>
            <w:rFonts w:ascii="Arial" w:hAnsi="Arial" w:cs="Arial"/>
            <w:i/>
            <w:iCs/>
            <w:noProof/>
            <w:sz w:val="24"/>
            <w:szCs w:val="24"/>
            <w:rPrChange w:id="1418"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943600" cy="2338705"/>
                      </a:xfrm>
                      <a:prstGeom prst="rect">
                        <a:avLst/>
                      </a:prstGeom>
                    </pic:spPr>
                  </pic:pic>
                </a:graphicData>
              </a:graphic>
            </wp:inline>
          </w:drawing>
        </w:r>
      </w:del>
      <w:commentRangeEnd w:id="1416"/>
      <w:r w:rsidR="00FC6EEA" w:rsidRPr="00E72602">
        <w:rPr>
          <w:rStyle w:val="CommentReference"/>
          <w:rFonts w:ascii="Arial" w:hAnsi="Arial" w:cs="Arial"/>
          <w:i/>
          <w:iCs/>
          <w:sz w:val="24"/>
          <w:szCs w:val="24"/>
          <w:rPrChange w:id="1419" w:author="Sujil Kumar Koottathampathiyil" w:date="2022-06-12T09:42:00Z">
            <w:rPr>
              <w:rStyle w:val="CommentReference"/>
            </w:rPr>
          </w:rPrChange>
        </w:rPr>
        <w:commentReference w:id="1416"/>
      </w:r>
    </w:p>
    <w:p w14:paraId="71109267" w14:textId="6DC87150" w:rsidR="00BE4396" w:rsidRPr="00CD75CE" w:rsidDel="00B149CB" w:rsidRDefault="00BE4396" w:rsidP="005D4B76">
      <w:pPr>
        <w:spacing w:line="360" w:lineRule="auto"/>
        <w:jc w:val="both"/>
        <w:rPr>
          <w:del w:id="1420" w:author="Sujil Kumar Koottathampathiyil" w:date="2022-06-12T09:46:00Z"/>
          <w:rFonts w:ascii="Arial" w:hAnsi="Arial" w:cs="Arial"/>
          <w:color w:val="000000"/>
          <w:sz w:val="24"/>
          <w:szCs w:val="24"/>
          <w:rPrChange w:id="1421" w:author="Sujil Kumar Koottathampathiyil" w:date="2022-06-09T11:28:00Z">
            <w:rPr>
              <w:del w:id="1422" w:author="Sujil Kumar Koottathampathiyil" w:date="2022-06-12T09:46:00Z"/>
              <w:rFonts w:ascii="Arial" w:hAnsi="Arial" w:cs="Arial"/>
              <w:color w:val="000000"/>
            </w:rPr>
          </w:rPrChange>
        </w:rPr>
      </w:pPr>
      <w:del w:id="1423" w:author="Sujil Kumar Koottathampathiyil" w:date="2022-06-12T09:45:00Z">
        <w:r w:rsidRPr="00CD75CE" w:rsidDel="004669B1">
          <w:rPr>
            <w:rFonts w:ascii="Arial" w:hAnsi="Arial" w:cs="Arial"/>
            <w:color w:val="000000"/>
            <w:sz w:val="24"/>
            <w:szCs w:val="24"/>
            <w:rPrChange w:id="1424"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425"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426" w:author="Sujil Kumar Koottathampathiyil" w:date="2022-06-09T11:28:00Z">
              <w:rPr>
                <w:rFonts w:ascii="Arial" w:hAnsi="Arial" w:cs="Arial"/>
                <w:color w:val="000000"/>
              </w:rPr>
            </w:rPrChange>
          </w:rPr>
          <w:delText xml:space="preserve"> Ukraine and Hungary </w:delText>
        </w:r>
      </w:del>
      <w:del w:id="1427" w:author="Sujil Kumar Koottathampathiyil" w:date="2022-06-09T08:10:00Z">
        <w:r w:rsidRPr="00CD75CE" w:rsidDel="00FC33DE">
          <w:rPr>
            <w:rFonts w:ascii="Arial" w:hAnsi="Arial" w:cs="Arial"/>
            <w:color w:val="000000"/>
            <w:sz w:val="24"/>
            <w:szCs w:val="24"/>
            <w:rPrChange w:id="1428" w:author="Sujil Kumar Koottathampathiyil" w:date="2022-06-09T11:28:00Z">
              <w:rPr>
                <w:rFonts w:ascii="Arial" w:hAnsi="Arial" w:cs="Arial"/>
                <w:color w:val="000000"/>
              </w:rPr>
            </w:rPrChange>
          </w:rPr>
          <w:delText xml:space="preserve">having </w:delText>
        </w:r>
      </w:del>
      <w:del w:id="1429" w:author="Sujil Kumar Koottathampathiyil" w:date="2022-06-12T09:45:00Z">
        <w:r w:rsidRPr="00CD75CE" w:rsidDel="004669B1">
          <w:rPr>
            <w:rFonts w:ascii="Arial" w:hAnsi="Arial" w:cs="Arial"/>
            <w:color w:val="000000"/>
            <w:sz w:val="24"/>
            <w:szCs w:val="24"/>
            <w:rPrChange w:id="1430"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431"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432"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433" w:author="Sujil Kumar Koottathampathiyil" w:date="2022-06-09T11:28:00Z">
              <w:rPr>
                <w:rFonts w:ascii="Arial" w:hAnsi="Arial" w:cs="Arial"/>
                <w:color w:val="000000"/>
              </w:rPr>
            </w:rPrChange>
          </w:rPr>
          <w:delText xml:space="preserve"> As per the report from</w:delText>
        </w:r>
      </w:del>
      <w:del w:id="1434" w:author="Sujil Kumar Koottathampathiyil" w:date="2022-06-12T09:44:00Z">
        <w:r w:rsidR="007E1A18" w:rsidRPr="00CD75CE" w:rsidDel="00EA5F9E">
          <w:rPr>
            <w:rFonts w:ascii="Arial" w:hAnsi="Arial" w:cs="Arial"/>
            <w:color w:val="000000"/>
            <w:sz w:val="24"/>
            <w:szCs w:val="24"/>
            <w:rPrChange w:id="1435" w:author="Sujil Kumar Koottathampathiyil" w:date="2022-06-09T11:28:00Z">
              <w:rPr>
                <w:rFonts w:ascii="Arial" w:hAnsi="Arial" w:cs="Arial"/>
                <w:color w:val="000000"/>
              </w:rPr>
            </w:rPrChange>
          </w:rPr>
          <w:delText xml:space="preserve"> </w:delText>
        </w:r>
      </w:del>
      <w:customXmlDelRangeStart w:id="1436" w:author="Sujil Kumar Koottathampathiyil" w:date="2022-06-12T09:44:00Z"/>
      <w:sdt>
        <w:sdtPr>
          <w:rPr>
            <w:rFonts w:ascii="Arial" w:hAnsi="Arial" w:cs="Arial"/>
            <w:color w:val="000000"/>
            <w:sz w:val="24"/>
            <w:szCs w:val="24"/>
          </w:rPr>
          <w:tag w:val="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
          <w:id w:val="-1948448665"/>
          <w:placeholder>
            <w:docPart w:val="DefaultPlaceholder_-1854013440"/>
          </w:placeholder>
          <w:showingPlcHdr/>
        </w:sdtPr>
        <w:sdtContent>
          <w:customXmlDelRangeEnd w:id="1436"/>
          <w:r w:rsidR="005531C6" w:rsidRPr="005531C6">
            <w:rPr>
              <w:rStyle w:val="PlaceholderText"/>
              <w:color w:val="000000"/>
            </w:rPr>
            <w:t>Click or tap here to enter text.</w:t>
          </w:r>
          <w:customXmlDelRangeStart w:id="1437" w:author="Sujil Kumar Koottathampathiyil" w:date="2022-06-12T09:44:00Z"/>
        </w:sdtContent>
      </w:sdt>
      <w:customXmlDelRangeEnd w:id="1437"/>
      <w:del w:id="1438" w:author="Sujil Kumar Koottathampathiyil" w:date="2022-06-12T09:45:00Z">
        <w:r w:rsidR="007E1A18" w:rsidRPr="00CD75CE" w:rsidDel="004669B1">
          <w:rPr>
            <w:rFonts w:ascii="Arial" w:hAnsi="Arial" w:cs="Arial"/>
            <w:color w:val="000000"/>
            <w:sz w:val="24"/>
            <w:szCs w:val="24"/>
            <w:rPrChange w:id="1439" w:author="Sujil Kumar Koottathampathiyil" w:date="2022-06-09T11:28:00Z">
              <w:rPr>
                <w:rFonts w:ascii="Arial" w:hAnsi="Arial" w:cs="Arial"/>
                <w:color w:val="000000"/>
              </w:rPr>
            </w:rPrChange>
          </w:rPr>
          <w:delText xml:space="preserve">, the reasons for suicides in Ukraine </w:delText>
        </w:r>
      </w:del>
      <w:del w:id="1440" w:author="Sujil Kumar Koottathampathiyil" w:date="2022-06-09T08:10:00Z">
        <w:r w:rsidR="007E1A18" w:rsidRPr="00CD75CE" w:rsidDel="00FC33DE">
          <w:rPr>
            <w:rFonts w:ascii="Arial" w:hAnsi="Arial" w:cs="Arial"/>
            <w:color w:val="000000"/>
            <w:sz w:val="24"/>
            <w:szCs w:val="24"/>
            <w:rPrChange w:id="1441" w:author="Sujil Kumar Koottathampathiyil" w:date="2022-06-09T11:28:00Z">
              <w:rPr>
                <w:rFonts w:ascii="Arial" w:hAnsi="Arial" w:cs="Arial"/>
                <w:color w:val="000000"/>
              </w:rPr>
            </w:rPrChange>
          </w:rPr>
          <w:delText xml:space="preserve">is </w:delText>
        </w:r>
      </w:del>
      <w:del w:id="1442" w:author="Sujil Kumar Koottathampathiyil" w:date="2022-06-09T08:11:00Z">
        <w:r w:rsidR="007E1A18" w:rsidRPr="00CD75CE" w:rsidDel="00FC33DE">
          <w:rPr>
            <w:rFonts w:ascii="Arial" w:hAnsi="Arial" w:cs="Arial"/>
            <w:color w:val="000000"/>
            <w:sz w:val="24"/>
            <w:szCs w:val="24"/>
            <w:rPrChange w:id="1443" w:author="Sujil Kumar Koottathampathiyil" w:date="2022-06-09T11:28:00Z">
              <w:rPr>
                <w:rFonts w:ascii="Arial" w:hAnsi="Arial" w:cs="Arial"/>
                <w:color w:val="000000"/>
              </w:rPr>
            </w:rPrChange>
          </w:rPr>
          <w:delText xml:space="preserve">an </w:delText>
        </w:r>
      </w:del>
      <w:del w:id="1444" w:author="Sujil Kumar Koottathampathiyil" w:date="2022-06-12T09:45:00Z">
        <w:r w:rsidR="007E1A18" w:rsidRPr="00CD75CE" w:rsidDel="004669B1">
          <w:rPr>
            <w:rFonts w:ascii="Arial" w:hAnsi="Arial" w:cs="Arial"/>
            <w:color w:val="000000"/>
            <w:sz w:val="24"/>
            <w:szCs w:val="24"/>
            <w:rPrChange w:id="1445" w:author="Sujil Kumar Koottathampathiyil" w:date="2022-06-09T11:28:00Z">
              <w:rPr>
                <w:rFonts w:ascii="Arial" w:hAnsi="Arial" w:cs="Arial"/>
                <w:color w:val="000000"/>
              </w:rPr>
            </w:rPrChange>
          </w:rPr>
          <w:delText>after</w:delText>
        </w:r>
      </w:del>
      <w:del w:id="1446" w:author="Sujil Kumar Koottathampathiyil" w:date="2022-06-09T08:10:00Z">
        <w:r w:rsidR="007E1A18" w:rsidRPr="00CD75CE" w:rsidDel="00FC33DE">
          <w:rPr>
            <w:rFonts w:ascii="Arial" w:hAnsi="Arial" w:cs="Arial"/>
            <w:color w:val="000000"/>
            <w:sz w:val="24"/>
            <w:szCs w:val="24"/>
            <w:rPrChange w:id="1447" w:author="Sujil Kumar Koottathampathiyil" w:date="2022-06-09T11:28:00Z">
              <w:rPr>
                <w:rFonts w:ascii="Arial" w:hAnsi="Arial" w:cs="Arial"/>
                <w:color w:val="000000"/>
              </w:rPr>
            </w:rPrChange>
          </w:rPr>
          <w:delText xml:space="preserve"> </w:delText>
        </w:r>
      </w:del>
      <w:del w:id="1448" w:author="Sujil Kumar Koottathampathiyil" w:date="2022-06-12T09:45:00Z">
        <w:r w:rsidR="007E1A18" w:rsidRPr="00CD75CE" w:rsidDel="004669B1">
          <w:rPr>
            <w:rFonts w:ascii="Arial" w:hAnsi="Arial" w:cs="Arial"/>
            <w:color w:val="000000"/>
            <w:sz w:val="24"/>
            <w:szCs w:val="24"/>
            <w:rPrChange w:id="1449"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450" w:author="Sujil Kumar Koottathampathiyil" w:date="2022-06-09T11:28:00Z">
              <w:rPr>
                <w:rFonts w:ascii="Arial" w:hAnsi="Arial" w:cs="Arial"/>
                <w:color w:val="000000"/>
              </w:rPr>
            </w:rPrChange>
          </w:rPr>
          <w:delText xml:space="preserve">Our data clearly </w:delText>
        </w:r>
      </w:del>
      <w:del w:id="1451" w:author="Sujil Kumar Koottathampathiyil" w:date="2022-06-09T08:10:00Z">
        <w:r w:rsidR="00A03543" w:rsidRPr="00CD75CE" w:rsidDel="00FC33DE">
          <w:rPr>
            <w:rFonts w:ascii="Arial" w:hAnsi="Arial" w:cs="Arial"/>
            <w:color w:val="000000"/>
            <w:sz w:val="24"/>
            <w:szCs w:val="24"/>
            <w:rPrChange w:id="1452" w:author="Sujil Kumar Koottathampathiyil" w:date="2022-06-09T11:28:00Z">
              <w:rPr>
                <w:rFonts w:ascii="Arial" w:hAnsi="Arial" w:cs="Arial"/>
                <w:color w:val="000000"/>
              </w:rPr>
            </w:rPrChange>
          </w:rPr>
          <w:delText xml:space="preserve">shown </w:delText>
        </w:r>
      </w:del>
      <w:del w:id="1453" w:author="Sujil Kumar Koottathampathiyil" w:date="2022-06-09T08:11:00Z">
        <w:r w:rsidR="00A03543" w:rsidRPr="00CD75CE" w:rsidDel="00FC33DE">
          <w:rPr>
            <w:rFonts w:ascii="Arial" w:hAnsi="Arial" w:cs="Arial"/>
            <w:color w:val="000000"/>
            <w:sz w:val="24"/>
            <w:szCs w:val="24"/>
            <w:rPrChange w:id="1454" w:author="Sujil Kumar Koottathampathiyil" w:date="2022-06-09T11:28:00Z">
              <w:rPr>
                <w:rFonts w:ascii="Arial" w:hAnsi="Arial" w:cs="Arial"/>
                <w:color w:val="000000"/>
              </w:rPr>
            </w:rPrChange>
          </w:rPr>
          <w:delText xml:space="preserve">the </w:delText>
        </w:r>
      </w:del>
      <w:del w:id="1455" w:author="Sujil Kumar Koottathampathiyil" w:date="2022-06-12T09:45:00Z">
        <w:r w:rsidR="00A03543" w:rsidRPr="00CD75CE" w:rsidDel="004669B1">
          <w:rPr>
            <w:rFonts w:ascii="Arial" w:hAnsi="Arial" w:cs="Arial"/>
            <w:color w:val="000000"/>
            <w:sz w:val="24"/>
            <w:szCs w:val="24"/>
            <w:rPrChange w:id="1456"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457"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458" w:author="Sujil Kumar Koottathampathiyil" w:date="2022-06-09T11:28:00Z">
              <w:rPr>
                <w:rFonts w:ascii="Arial" w:hAnsi="Arial" w:cs="Arial"/>
                <w:color w:val="000000"/>
              </w:rPr>
            </w:rPrChange>
          </w:rPr>
          <w:delText xml:space="preserve"> in terms of suicide </w:delText>
        </w:r>
      </w:del>
      <w:del w:id="1459" w:author="Sujil Kumar Koottathampathiyil" w:date="2022-06-09T08:12:00Z">
        <w:r w:rsidR="00A03543" w:rsidRPr="00CD75CE" w:rsidDel="00FC33DE">
          <w:rPr>
            <w:rFonts w:ascii="Arial" w:hAnsi="Arial" w:cs="Arial"/>
            <w:color w:val="000000"/>
            <w:sz w:val="24"/>
            <w:szCs w:val="24"/>
            <w:rPrChange w:id="1460" w:author="Sujil Kumar Koottathampathiyil" w:date="2022-06-09T11:28:00Z">
              <w:rPr>
                <w:rFonts w:ascii="Arial" w:hAnsi="Arial" w:cs="Arial"/>
                <w:color w:val="000000"/>
              </w:rPr>
            </w:rPrChange>
          </w:rPr>
          <w:delText xml:space="preserve">as </w:delText>
        </w:r>
      </w:del>
      <w:del w:id="1461" w:author="Sujil Kumar Koottathampathiyil" w:date="2022-06-12T09:45:00Z">
        <w:r w:rsidR="00A03543" w:rsidRPr="00CD75CE" w:rsidDel="004669B1">
          <w:rPr>
            <w:rFonts w:ascii="Arial" w:hAnsi="Arial" w:cs="Arial"/>
            <w:color w:val="000000"/>
            <w:sz w:val="24"/>
            <w:szCs w:val="24"/>
            <w:rPrChange w:id="1462" w:author="Sujil Kumar Koottathampathiyil" w:date="2022-06-09T11:28:00Z">
              <w:rPr>
                <w:rFonts w:ascii="Arial" w:hAnsi="Arial" w:cs="Arial"/>
                <w:color w:val="000000"/>
              </w:rPr>
            </w:rPrChange>
          </w:rPr>
          <w:delText>Ukraine.</w:delText>
        </w:r>
      </w:del>
      <w:ins w:id="1463"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464"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w:t>
        </w:r>
        <w:r w:rsidR="009006A9" w:rsidRPr="009006A9">
          <w:rPr>
            <w:rFonts w:ascii="Arial" w:hAnsi="Arial" w:cs="Arial"/>
            <w:color w:val="000000"/>
            <w:sz w:val="24"/>
            <w:szCs w:val="24"/>
          </w:rPr>
          <w:lastRenderedPageBreak/>
          <w:t xml:space="preserve">people. According to a </w:t>
        </w:r>
      </w:ins>
      <w:customXmlInsRangeStart w:id="1465" w:author="Sujil Kumar Koottathampathiyil" w:date="2022-06-12T09:44:00Z"/>
      <w:sdt>
        <w:sdtPr>
          <w:rPr>
            <w:rFonts w:ascii="Arial" w:hAnsi="Arial" w:cs="Arial"/>
            <w:color w:val="000000"/>
            <w:sz w:val="24"/>
            <w:szCs w:val="24"/>
          </w:rPr>
          <w:tag w:val="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465"/>
          <w:r w:rsidR="005531C6" w:rsidRPr="005531C6">
            <w:rPr>
              <w:rFonts w:ascii="Arial" w:hAnsi="Arial" w:cs="Arial"/>
              <w:color w:val="000000"/>
              <w:sz w:val="24"/>
              <w:szCs w:val="24"/>
            </w:rPr>
            <w:t>BBC News</w:t>
          </w:r>
          <w:customXmlInsRangeStart w:id="1466" w:author="Sujil Kumar Koottathampathiyil" w:date="2022-06-12T09:44:00Z"/>
        </w:sdtContent>
      </w:sdt>
      <w:customXmlInsRangeEnd w:id="1466"/>
      <w:ins w:id="1467"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468"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469" w:author="Sujil Kumar Koottathampathiyil" w:date="2022-06-12T09:50:00Z"/>
          <w:rFonts w:ascii="Arial" w:eastAsia="Times New Roman" w:hAnsi="Arial" w:cs="Arial"/>
          <w:b/>
          <w:bCs/>
          <w:sz w:val="24"/>
          <w:szCs w:val="24"/>
        </w:rPr>
      </w:pPr>
      <w:ins w:id="1470" w:author="Sujil Kumar Koottathampathiyil" w:date="2022-06-12T09:47:00Z">
        <w:r w:rsidRPr="00B149CB">
          <w:rPr>
            <w:rFonts w:ascii="Arial" w:eastAsia="Times New Roman" w:hAnsi="Arial" w:cs="Arial"/>
            <w:b/>
            <w:bCs/>
            <w:sz w:val="24"/>
            <w:szCs w:val="24"/>
            <w:rPrChange w:id="1471" w:author="Sujil Kumar Koottathampathiyil" w:date="2022-06-12T09:47:00Z">
              <w:rPr>
                <w:rFonts w:ascii="Arial" w:eastAsia="Times New Roman" w:hAnsi="Arial" w:cs="Arial"/>
                <w:i/>
                <w:iCs/>
                <w:sz w:val="24"/>
                <w:szCs w:val="24"/>
              </w:rPr>
            </w:rPrChange>
          </w:rPr>
          <w:t xml:space="preserve">Top ten countries with the highest suicide </w:t>
        </w:r>
      </w:ins>
      <w:ins w:id="1472"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473" w:author="Sujil Kumar Koottathampathiyil" w:date="2022-06-12T09:51:00Z"/>
          <w:rFonts w:ascii="Arial" w:hAnsi="Arial" w:cs="Arial"/>
          <w:b/>
          <w:bCs/>
          <w:color w:val="000000"/>
          <w:sz w:val="24"/>
          <w:szCs w:val="24"/>
          <w:rPrChange w:id="1474" w:author="Sujil Kumar Koottathampathiyil" w:date="2022-06-12T09:47:00Z">
            <w:rPr>
              <w:ins w:id="1475"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476" w:author="Sujil Kumar Koottathampathiyil" w:date="2022-06-09T01:19:00Z"/>
          <w:rFonts w:ascii="Arial" w:hAnsi="Arial" w:cs="Arial"/>
          <w:color w:val="000000"/>
          <w:sz w:val="24"/>
          <w:szCs w:val="24"/>
          <w:rPrChange w:id="1477" w:author="Sujil Kumar Koottathampathiyil" w:date="2022-06-09T11:28:00Z">
            <w:rPr>
              <w:ins w:id="1478" w:author="Sujil Kumar Koottathampathiyil" w:date="2022-06-09T01:19:00Z"/>
              <w:rFonts w:ascii="Arial" w:hAnsi="Arial" w:cs="Arial"/>
              <w:color w:val="000000"/>
            </w:rPr>
          </w:rPrChange>
        </w:rPr>
      </w:pPr>
      <w:r w:rsidRPr="00CD75CE">
        <w:rPr>
          <w:rFonts w:ascii="Arial" w:hAnsi="Arial" w:cs="Arial"/>
          <w:noProof/>
          <w:sz w:val="24"/>
          <w:szCs w:val="24"/>
          <w:rPrChange w:id="1479"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480" w:author="Sujil Kumar Koottathampathiyil" w:date="2022-06-09T08:33:00Z"/>
          <w:rFonts w:ascii="Arial" w:hAnsi="Arial" w:cs="Arial"/>
          <w:i/>
          <w:iCs/>
          <w:color w:val="000000"/>
          <w:sz w:val="24"/>
          <w:szCs w:val="24"/>
          <w:rPrChange w:id="1481" w:author="Sujil Kumar Koottathampathiyil" w:date="2022-06-12T09:45:00Z">
            <w:rPr>
              <w:del w:id="1482" w:author="Sujil Kumar Koottathampathiyil" w:date="2022-06-09T08:33:00Z"/>
              <w:rFonts w:ascii="Arial" w:hAnsi="Arial" w:cs="Arial"/>
              <w:color w:val="000000"/>
            </w:rPr>
          </w:rPrChange>
        </w:rPr>
      </w:pPr>
      <w:ins w:id="1483" w:author="Sujil Kumar Koottathampathiyil" w:date="2022-06-09T01:19:00Z">
        <w:r w:rsidRPr="000041E9">
          <w:rPr>
            <w:rFonts w:ascii="Arial" w:eastAsia="Times New Roman" w:hAnsi="Arial" w:cs="Arial"/>
            <w:b/>
            <w:bCs/>
            <w:i/>
            <w:iCs/>
            <w:sz w:val="24"/>
            <w:szCs w:val="24"/>
            <w:rPrChange w:id="1484" w:author="Sujil Kumar Koottathampathiyil" w:date="2022-06-12T09:45:00Z">
              <w:rPr>
                <w:rFonts w:ascii="Arial" w:eastAsia="Times New Roman" w:hAnsi="Arial" w:cs="Arial"/>
                <w:b/>
                <w:bCs/>
                <w:sz w:val="24"/>
                <w:szCs w:val="24"/>
              </w:rPr>
            </w:rPrChange>
          </w:rPr>
          <w:t xml:space="preserve">Fig. </w:t>
        </w:r>
      </w:ins>
      <w:ins w:id="1485" w:author="Sujil Kumar Koottathampathiyil" w:date="2022-06-09T08:31:00Z">
        <w:r w:rsidR="00104050" w:rsidRPr="000041E9">
          <w:rPr>
            <w:rFonts w:ascii="Arial" w:eastAsia="Times New Roman" w:hAnsi="Arial" w:cs="Arial"/>
            <w:b/>
            <w:bCs/>
            <w:i/>
            <w:iCs/>
            <w:sz w:val="24"/>
            <w:szCs w:val="24"/>
            <w:rPrChange w:id="1486"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487" w:author="Sujil Kumar Koottathampathiyil" w:date="2022-06-09T01:19:00Z">
        <w:r w:rsidRPr="000041E9">
          <w:rPr>
            <w:rFonts w:ascii="Arial" w:eastAsia="Times New Roman" w:hAnsi="Arial" w:cs="Arial"/>
            <w:b/>
            <w:bCs/>
            <w:i/>
            <w:iCs/>
            <w:sz w:val="24"/>
            <w:szCs w:val="24"/>
            <w:rPrChange w:id="1488"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489"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490" w:author="Sujil Kumar Koottathampathiyil" w:date="2022-06-12T09:45:00Z">
            <w:rPr>
              <w:rFonts w:ascii="Arial" w:hAnsi="Arial" w:cs="Arial"/>
              <w:color w:val="000000"/>
            </w:rPr>
          </w:rPrChange>
        </w:rPr>
        <w:pPrChange w:id="1491" w:author="Sujil Kumar Koottathampathiyil" w:date="2022-06-12T23:38:00Z">
          <w:pPr>
            <w:spacing w:line="360" w:lineRule="auto"/>
            <w:jc w:val="both"/>
          </w:pPr>
        </w:pPrChange>
      </w:pPr>
    </w:p>
    <w:p w14:paraId="713F344B" w14:textId="1B23A6B7" w:rsidR="00D409D9" w:rsidRPr="00902F35" w:rsidRDefault="00D82E28" w:rsidP="00D409D9">
      <w:pPr>
        <w:spacing w:line="360" w:lineRule="auto"/>
        <w:jc w:val="both"/>
        <w:rPr>
          <w:ins w:id="1492" w:author="Sujil Kumar Koottathampathiyil" w:date="2022-06-12T10:16:00Z"/>
          <w:rFonts w:ascii="Arial" w:hAnsi="Arial" w:cs="Arial"/>
          <w:color w:val="000000"/>
          <w:sz w:val="24"/>
          <w:szCs w:val="24"/>
        </w:rPr>
      </w:pPr>
      <w:commentRangeStart w:id="1493"/>
      <w:del w:id="1494" w:author="Sujil Kumar Koottathampathiyil" w:date="2022-06-12T10:16:00Z">
        <w:r w:rsidRPr="00CD75CE" w:rsidDel="00D409D9">
          <w:rPr>
            <w:rFonts w:ascii="Arial" w:hAnsi="Arial" w:cs="Arial"/>
            <w:color w:val="000000"/>
            <w:sz w:val="24"/>
            <w:szCs w:val="24"/>
            <w:rPrChange w:id="1495" w:author="Sujil Kumar Koottathampathiyil" w:date="2022-06-09T11:28:00Z">
              <w:rPr>
                <w:rFonts w:ascii="Arial" w:hAnsi="Arial" w:cs="Arial"/>
                <w:color w:val="000000"/>
              </w:rPr>
            </w:rPrChange>
          </w:rPr>
          <w:delText xml:space="preserve">The above figure shows the scale of suicides </w:delText>
        </w:r>
      </w:del>
      <w:del w:id="1496" w:author="Sujil Kumar Koottathampathiyil" w:date="2022-06-09T08:09:00Z">
        <w:r w:rsidRPr="00CD75CE" w:rsidDel="00D9566B">
          <w:rPr>
            <w:rFonts w:ascii="Arial" w:hAnsi="Arial" w:cs="Arial"/>
            <w:color w:val="000000"/>
            <w:sz w:val="24"/>
            <w:szCs w:val="24"/>
            <w:rPrChange w:id="1497" w:author="Sujil Kumar Koottathampathiyil" w:date="2022-06-09T11:28:00Z">
              <w:rPr>
                <w:rFonts w:ascii="Arial" w:hAnsi="Arial" w:cs="Arial"/>
                <w:color w:val="000000"/>
              </w:rPr>
            </w:rPrChange>
          </w:rPr>
          <w:delText xml:space="preserve">among </w:delText>
        </w:r>
      </w:del>
      <w:del w:id="1498" w:author="Sujil Kumar Koottathampathiyil" w:date="2022-06-12T10:16:00Z">
        <w:r w:rsidRPr="00CD75CE" w:rsidDel="00D409D9">
          <w:rPr>
            <w:rFonts w:ascii="Arial" w:hAnsi="Arial" w:cs="Arial"/>
            <w:color w:val="000000"/>
            <w:sz w:val="24"/>
            <w:szCs w:val="24"/>
            <w:rPrChange w:id="1499" w:author="Sujil Kumar Koottathampathiyil" w:date="2022-06-09T11:28:00Z">
              <w:rPr>
                <w:rFonts w:ascii="Arial" w:hAnsi="Arial" w:cs="Arial"/>
                <w:color w:val="000000"/>
              </w:rPr>
            </w:rPrChange>
          </w:rPr>
          <w:delText xml:space="preserve">different countries. It is very clear to see that Russian </w:delText>
        </w:r>
      </w:del>
      <w:del w:id="1500" w:author="Sujil Kumar Koottathampathiyil" w:date="2022-06-09T08:09:00Z">
        <w:r w:rsidRPr="00CD75CE" w:rsidDel="00D9566B">
          <w:rPr>
            <w:rFonts w:ascii="Arial" w:hAnsi="Arial" w:cs="Arial"/>
            <w:color w:val="000000"/>
            <w:sz w:val="24"/>
            <w:szCs w:val="24"/>
            <w:rPrChange w:id="1501" w:author="Sujil Kumar Koottathampathiyil" w:date="2022-06-09T11:28:00Z">
              <w:rPr>
                <w:rFonts w:ascii="Arial" w:hAnsi="Arial" w:cs="Arial"/>
                <w:color w:val="000000"/>
              </w:rPr>
            </w:rPrChange>
          </w:rPr>
          <w:delText xml:space="preserve">federation </w:delText>
        </w:r>
      </w:del>
      <w:del w:id="1502" w:author="Sujil Kumar Koottathampathiyil" w:date="2022-06-12T10:16:00Z">
        <w:r w:rsidRPr="00CD75CE" w:rsidDel="00D409D9">
          <w:rPr>
            <w:rFonts w:ascii="Arial" w:hAnsi="Arial" w:cs="Arial"/>
            <w:color w:val="000000"/>
            <w:sz w:val="24"/>
            <w:szCs w:val="24"/>
            <w:rPrChange w:id="1503"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504" w:author="Sujil Kumar Koottathampathiyil" w:date="2022-06-09T11:28:00Z">
              <w:rPr>
                <w:rFonts w:ascii="Arial" w:hAnsi="Arial" w:cs="Arial"/>
                <w:color w:val="000000"/>
              </w:rPr>
            </w:rPrChange>
          </w:rPr>
          <w:delText xml:space="preserve"> As per the previous studies </w:delText>
        </w:r>
      </w:del>
      <w:del w:id="1505" w:author="Sujil Kumar Koottathampathiyil" w:date="2022-06-09T08:10:00Z">
        <w:r w:rsidR="00E13179" w:rsidRPr="00CD75CE" w:rsidDel="00FC33DE">
          <w:rPr>
            <w:rFonts w:ascii="Arial" w:hAnsi="Arial" w:cs="Arial"/>
            <w:color w:val="000000"/>
            <w:sz w:val="24"/>
            <w:szCs w:val="24"/>
            <w:rPrChange w:id="1506" w:author="Sujil Kumar Koottathampathiyil" w:date="2022-06-09T11:28:00Z">
              <w:rPr>
                <w:rFonts w:ascii="Arial" w:hAnsi="Arial" w:cs="Arial"/>
                <w:color w:val="000000"/>
              </w:rPr>
            </w:rPrChange>
          </w:rPr>
          <w:delText xml:space="preserve">like </w:delText>
        </w:r>
      </w:del>
      <w:customXmlDelRangeStart w:id="1507" w:author="Sujil Kumar Koottathampathiyil" w:date="2022-06-12T10:16:00Z"/>
      <w:sdt>
        <w:sdtPr>
          <w:rPr>
            <w:rFonts w:ascii="Arial" w:hAnsi="Arial" w:cs="Arial"/>
            <w:color w:val="000000"/>
            <w:sz w:val="24"/>
            <w:szCs w:val="24"/>
          </w:rPr>
          <w:tag w:val="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howingPlcHdr/>
        </w:sdtPr>
        <w:sdtContent>
          <w:customXmlDelRangeEnd w:id="1507"/>
          <w:r w:rsidR="005531C6" w:rsidRPr="005531C6">
            <w:rPr>
              <w:rStyle w:val="PlaceholderText"/>
              <w:color w:val="000000"/>
            </w:rPr>
            <w:t>Click or tap here to enter text.</w:t>
          </w:r>
          <w:customXmlDelRangeStart w:id="1508" w:author="Sujil Kumar Koottathampathiyil" w:date="2022-06-12T10:16:00Z"/>
        </w:sdtContent>
      </w:sdt>
      <w:customXmlDelRangeEnd w:id="1508"/>
      <w:del w:id="1509" w:author="Sujil Kumar Koottathampathiyil" w:date="2022-06-12T10:16:00Z">
        <w:r w:rsidR="00E13179" w:rsidRPr="00CD75CE" w:rsidDel="00D409D9">
          <w:rPr>
            <w:rFonts w:ascii="Arial" w:hAnsi="Arial" w:cs="Arial"/>
            <w:color w:val="000000"/>
            <w:sz w:val="24"/>
            <w:szCs w:val="24"/>
            <w:rPrChange w:id="1510"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511"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512" w:author="Sujil Kumar Koottathampathiyil" w:date="2022-06-09T11:28:00Z">
              <w:rPr>
                <w:rFonts w:ascii="Arial" w:hAnsi="Arial" w:cs="Arial"/>
                <w:color w:val="000000"/>
              </w:rPr>
            </w:rPrChange>
          </w:rPr>
          <w:delText>drinking habits have significant effect on leading them to commit suicide.</w:delText>
        </w:r>
        <w:commentRangeEnd w:id="1493"/>
        <w:r w:rsidR="00FA1925" w:rsidDel="00D409D9">
          <w:rPr>
            <w:rStyle w:val="CommentReference"/>
          </w:rPr>
          <w:commentReference w:id="1493"/>
        </w:r>
      </w:del>
      <w:ins w:id="1513"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514"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515" w:author="Sujil Kumar Koottathampathiyil" w:date="2022-06-12T10:16:00Z"/>
      <w:sdt>
        <w:sdtPr>
          <w:rPr>
            <w:rFonts w:ascii="Arial" w:hAnsi="Arial" w:cs="Arial"/>
            <w:color w:val="000000"/>
            <w:sz w:val="24"/>
            <w:szCs w:val="24"/>
          </w:rPr>
          <w:tag w:val="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Content>
          <w:customXmlInsRangeEnd w:id="1515"/>
          <w:r w:rsidR="005531C6" w:rsidRPr="005531C6">
            <w:rPr>
              <w:rFonts w:ascii="Arial" w:hAnsi="Arial" w:cs="Arial"/>
              <w:color w:val="000000"/>
              <w:sz w:val="24"/>
              <w:szCs w:val="24"/>
            </w:rPr>
            <w:t>(2022)</w:t>
          </w:r>
          <w:customXmlInsRangeStart w:id="1516" w:author="Sujil Kumar Koottathampathiyil" w:date="2022-06-12T10:16:00Z"/>
        </w:sdtContent>
      </w:sdt>
      <w:customXmlInsRangeEnd w:id="1516"/>
      <w:ins w:id="1517"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518"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519" w:author="Sujil Kumar Koottathampathiyil" w:date="2022-06-12T23:38:00Z"/>
          <w:rFonts w:ascii="Arial" w:eastAsia="Times New Roman" w:hAnsi="Arial" w:cs="Arial"/>
          <w:b/>
          <w:bCs/>
          <w:sz w:val="24"/>
          <w:szCs w:val="24"/>
        </w:rPr>
      </w:pPr>
      <w:ins w:id="1520" w:author="Sujil Kumar Koottathampathiyil" w:date="2022-06-12T09:51:00Z">
        <w:r>
          <w:rPr>
            <w:rFonts w:ascii="Arial" w:eastAsia="Times New Roman" w:hAnsi="Arial" w:cs="Arial"/>
            <w:b/>
            <w:bCs/>
            <w:sz w:val="24"/>
            <w:szCs w:val="24"/>
          </w:rPr>
          <w:t>Population, Suicide, Suicide in Hundred Thousand</w:t>
        </w:r>
      </w:ins>
      <w:ins w:id="1521"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522" w:author="Sujil Kumar Koottathampathiyil" w:date="2022-06-12T09:51:00Z"/>
          <w:rFonts w:ascii="Arial" w:hAnsi="Arial" w:cs="Arial"/>
          <w:color w:val="000000"/>
          <w:sz w:val="24"/>
          <w:szCs w:val="24"/>
          <w:rPrChange w:id="1523" w:author="Sujil Kumar Koottathampathiyil" w:date="2022-06-09T11:28:00Z">
            <w:rPr>
              <w:del w:id="1524"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525" w:author="Sujil Kumar Koottathampathiyil" w:date="2022-06-09T01:19:00Z"/>
          <w:rFonts w:ascii="Arial" w:hAnsi="Arial" w:cs="Arial"/>
          <w:color w:val="000000"/>
          <w:sz w:val="24"/>
          <w:szCs w:val="24"/>
          <w:rPrChange w:id="1526" w:author="Sujil Kumar Koottathampathiyil" w:date="2022-06-09T11:28:00Z">
            <w:rPr>
              <w:ins w:id="1527" w:author="Sujil Kumar Koottathampathiyil" w:date="2022-06-09T01:19:00Z"/>
              <w:rFonts w:ascii="Arial" w:hAnsi="Arial" w:cs="Arial"/>
              <w:color w:val="000000"/>
            </w:rPr>
          </w:rPrChange>
        </w:rPr>
      </w:pPr>
      <w:r w:rsidRPr="00CD75CE">
        <w:rPr>
          <w:rFonts w:ascii="Arial" w:hAnsi="Arial" w:cs="Arial"/>
          <w:noProof/>
          <w:sz w:val="24"/>
          <w:szCs w:val="24"/>
          <w:rPrChange w:id="1528"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529" w:author="Sujil Kumar Koottathampathiyil" w:date="2022-06-12T09:54:00Z"/>
          <w:rFonts w:ascii="Arial" w:eastAsia="Times New Roman" w:hAnsi="Arial" w:cs="Arial"/>
          <w:i/>
          <w:iCs/>
          <w:sz w:val="24"/>
          <w:szCs w:val="24"/>
        </w:rPr>
      </w:pPr>
      <w:ins w:id="1530" w:author="Sujil Kumar Koottathampathiyil" w:date="2022-06-09T01:19:00Z">
        <w:r w:rsidRPr="00D41F9C">
          <w:rPr>
            <w:rFonts w:ascii="Arial" w:eastAsia="Times New Roman" w:hAnsi="Arial" w:cs="Arial"/>
            <w:b/>
            <w:bCs/>
            <w:i/>
            <w:iCs/>
            <w:sz w:val="24"/>
            <w:szCs w:val="24"/>
            <w:rPrChange w:id="1531" w:author="Sujil Kumar Koottathampathiyil" w:date="2022-06-12T09:52:00Z">
              <w:rPr>
                <w:rFonts w:ascii="Arial" w:eastAsia="Times New Roman" w:hAnsi="Arial" w:cs="Arial"/>
                <w:b/>
                <w:bCs/>
                <w:sz w:val="24"/>
                <w:szCs w:val="24"/>
              </w:rPr>
            </w:rPrChange>
          </w:rPr>
          <w:t xml:space="preserve">Fig. </w:t>
        </w:r>
      </w:ins>
      <w:ins w:id="1532" w:author="Sujil Kumar Koottathampathiyil" w:date="2022-06-09T08:32:00Z">
        <w:r w:rsidR="00025726" w:rsidRPr="00D41F9C">
          <w:rPr>
            <w:rFonts w:ascii="Arial" w:eastAsia="Times New Roman" w:hAnsi="Arial" w:cs="Arial"/>
            <w:b/>
            <w:bCs/>
            <w:i/>
            <w:iCs/>
            <w:sz w:val="24"/>
            <w:szCs w:val="24"/>
            <w:rPrChange w:id="1533"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534" w:author="Sujil Kumar Koottathampathiyil" w:date="2022-06-09T01:19:00Z">
        <w:r w:rsidRPr="00D41F9C">
          <w:rPr>
            <w:rFonts w:ascii="Arial" w:eastAsia="Times New Roman" w:hAnsi="Arial" w:cs="Arial"/>
            <w:b/>
            <w:bCs/>
            <w:i/>
            <w:iCs/>
            <w:sz w:val="24"/>
            <w:szCs w:val="24"/>
            <w:rPrChange w:id="1535"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536" w:author="Sujil Kumar Koottathampathiyil" w:date="2022-06-12T09:52:00Z">
              <w:rPr>
                <w:rFonts w:ascii="Arial" w:eastAsia="Times New Roman" w:hAnsi="Arial" w:cs="Arial"/>
                <w:sz w:val="24"/>
                <w:szCs w:val="24"/>
              </w:rPr>
            </w:rPrChange>
          </w:rPr>
          <w:t xml:space="preserve"> </w:t>
        </w:r>
      </w:ins>
      <w:ins w:id="1537" w:author="Sujil Kumar Koottathampathiyil" w:date="2022-06-12T09:52:00Z">
        <w:r w:rsidR="001D7494">
          <w:rPr>
            <w:rFonts w:ascii="Arial" w:eastAsia="Times New Roman" w:hAnsi="Arial" w:cs="Arial"/>
            <w:i/>
            <w:iCs/>
            <w:sz w:val="24"/>
            <w:szCs w:val="24"/>
          </w:rPr>
          <w:t xml:space="preserve">Suicide, </w:t>
        </w:r>
      </w:ins>
      <w:ins w:id="1538" w:author="Sujil Kumar Koottathampathiyil" w:date="2022-06-09T01:19:00Z">
        <w:r w:rsidRPr="00D41F9C">
          <w:rPr>
            <w:rFonts w:ascii="Arial" w:eastAsia="Times New Roman" w:hAnsi="Arial" w:cs="Arial"/>
            <w:i/>
            <w:iCs/>
            <w:sz w:val="24"/>
            <w:szCs w:val="24"/>
            <w:rPrChange w:id="1539" w:author="Sujil Kumar Koottathampathiyil" w:date="2022-06-12T09:52:00Z">
              <w:rPr>
                <w:rFonts w:ascii="Arial" w:eastAsia="Times New Roman" w:hAnsi="Arial" w:cs="Arial"/>
                <w:sz w:val="24"/>
                <w:szCs w:val="24"/>
              </w:rPr>
            </w:rPrChange>
          </w:rPr>
          <w:t>Suicide per hundred thousand</w:t>
        </w:r>
      </w:ins>
      <w:ins w:id="1540" w:author="Sujil Kumar Koottathampathiyil" w:date="2022-06-12T09:53:00Z">
        <w:r w:rsidR="001D7494">
          <w:rPr>
            <w:rFonts w:ascii="Arial" w:eastAsia="Times New Roman" w:hAnsi="Arial" w:cs="Arial"/>
            <w:i/>
            <w:iCs/>
            <w:sz w:val="24"/>
            <w:szCs w:val="24"/>
          </w:rPr>
          <w:t xml:space="preserve">, Population </w:t>
        </w:r>
      </w:ins>
      <w:ins w:id="1541" w:author="Sujil Kumar Koottathampathiyil" w:date="2022-06-09T01:20:00Z">
        <w:r w:rsidRPr="00D41F9C">
          <w:rPr>
            <w:rFonts w:ascii="Arial" w:eastAsia="Times New Roman" w:hAnsi="Arial" w:cs="Arial"/>
            <w:i/>
            <w:iCs/>
            <w:sz w:val="24"/>
            <w:szCs w:val="24"/>
            <w:rPrChange w:id="1542"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543" w:author="Sujil Kumar Koottathampathiyil" w:date="2022-06-12T09:52:00Z">
              <w:rPr>
                <w:rFonts w:ascii="Arial" w:eastAsia="Times New Roman" w:hAnsi="Arial" w:cs="Arial"/>
                <w:sz w:val="24"/>
                <w:szCs w:val="24"/>
              </w:rPr>
            </w:rPrChange>
          </w:rPr>
          <w:t xml:space="preserve"> and age</w:t>
        </w:r>
      </w:ins>
      <w:ins w:id="1544" w:author="Sujil Kumar Koottathampathiyil" w:date="2022-06-12T09:52:00Z">
        <w:r w:rsidR="004A2EA3" w:rsidRPr="00D41F9C">
          <w:rPr>
            <w:rFonts w:ascii="Arial" w:eastAsia="Times New Roman" w:hAnsi="Arial" w:cs="Arial"/>
            <w:i/>
            <w:iCs/>
            <w:sz w:val="24"/>
            <w:szCs w:val="24"/>
            <w:rPrChange w:id="1545" w:author="Sujil Kumar Koottathampathiyil" w:date="2022-06-12T09:52:00Z">
              <w:rPr>
                <w:rFonts w:ascii="Arial" w:eastAsia="Times New Roman" w:hAnsi="Arial" w:cs="Arial"/>
                <w:sz w:val="24"/>
                <w:szCs w:val="24"/>
              </w:rPr>
            </w:rPrChange>
          </w:rPr>
          <w:t xml:space="preserve"> in </w:t>
        </w:r>
      </w:ins>
      <w:ins w:id="1546" w:author="Sujil Kumar Koottathampathiyil" w:date="2022-06-12T09:53:00Z">
        <w:r w:rsidR="001D7494">
          <w:rPr>
            <w:rFonts w:ascii="Arial" w:eastAsia="Times New Roman" w:hAnsi="Arial" w:cs="Arial"/>
            <w:i/>
            <w:iCs/>
            <w:sz w:val="24"/>
            <w:szCs w:val="24"/>
          </w:rPr>
          <w:t>all</w:t>
        </w:r>
      </w:ins>
      <w:ins w:id="1547" w:author="Sujil Kumar Koottathampathiyil" w:date="2022-06-12T09:52:00Z">
        <w:r w:rsidR="004A2EA3" w:rsidRPr="00D41F9C">
          <w:rPr>
            <w:rFonts w:ascii="Arial" w:eastAsia="Times New Roman" w:hAnsi="Arial" w:cs="Arial"/>
            <w:i/>
            <w:iCs/>
            <w:sz w:val="24"/>
            <w:szCs w:val="24"/>
            <w:rPrChange w:id="1548"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549" w:author="Sujil Kumar Koottathampathiyil" w:date="2022-06-12T09:59:00Z"/>
          <w:rFonts w:ascii="Arial" w:hAnsi="Arial" w:cs="Arial"/>
          <w:color w:val="000000"/>
          <w:sz w:val="24"/>
          <w:szCs w:val="24"/>
          <w:rPrChange w:id="1550" w:author="Sujil Kumar Koottathampathiyil" w:date="2022-06-12T09:56:00Z">
            <w:rPr>
              <w:del w:id="1551" w:author="Sujil Kumar Koottathampathiyil" w:date="2022-06-12T09:59:00Z"/>
              <w:rFonts w:ascii="Arial" w:hAnsi="Arial" w:cs="Arial"/>
              <w:color w:val="000000"/>
            </w:rPr>
          </w:rPrChange>
        </w:rPr>
        <w:pPrChange w:id="1552" w:author="Sujil Kumar Koottathampathiyil" w:date="2022-06-12T10:12:00Z">
          <w:pPr>
            <w:spacing w:line="360" w:lineRule="auto"/>
            <w:jc w:val="center"/>
          </w:pPr>
        </w:pPrChange>
      </w:pPr>
      <w:ins w:id="1553" w:author="Sujil Kumar Koottathampathiyil" w:date="2022-06-12T09:59:00Z">
        <w:r w:rsidRPr="006C2003">
          <w:rPr>
            <w:rFonts w:ascii="Arial" w:eastAsia="Times New Roman" w:hAnsi="Arial" w:cs="Arial"/>
            <w:sz w:val="24"/>
            <w:szCs w:val="24"/>
          </w:rPr>
          <w:t>As seen in fig. 4.</w:t>
        </w:r>
      </w:ins>
      <w:r w:rsidR="00BF1EAB">
        <w:rPr>
          <w:rFonts w:ascii="Arial" w:eastAsia="Times New Roman" w:hAnsi="Arial" w:cs="Arial"/>
          <w:sz w:val="24"/>
          <w:szCs w:val="24"/>
        </w:rPr>
        <w:t>7</w:t>
      </w:r>
      <w:ins w:id="1554"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555" w:author="Sujil Kumar Koottathampathiyil" w:date="2022-06-12T09:54:00Z"/>
          <w:rFonts w:ascii="Arial" w:hAnsi="Arial" w:cs="Arial"/>
          <w:color w:val="000000"/>
          <w:sz w:val="24"/>
          <w:szCs w:val="24"/>
        </w:rPr>
        <w:pPrChange w:id="1556"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557" w:author="Sujil Kumar Koottathampathiyil" w:date="2022-06-12T09:54:00Z">
            <w:rPr>
              <w:rFonts w:ascii="Arial" w:hAnsi="Arial" w:cs="Arial"/>
              <w:color w:val="000000"/>
            </w:rPr>
          </w:rPrChange>
        </w:rPr>
      </w:pPr>
      <w:ins w:id="1558"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559" w:author="Sujil Kumar Koottathampathiyil" w:date="2022-06-09T01:21:00Z"/>
          <w:rFonts w:ascii="Arial" w:hAnsi="Arial" w:cs="Arial"/>
          <w:color w:val="000000"/>
          <w:sz w:val="24"/>
          <w:szCs w:val="24"/>
          <w:rPrChange w:id="1560" w:author="Sujil Kumar Koottathampathiyil" w:date="2022-06-09T11:28:00Z">
            <w:rPr>
              <w:ins w:id="1561" w:author="Sujil Kumar Koottathampathiyil" w:date="2022-06-09T01:21:00Z"/>
              <w:rFonts w:ascii="Arial" w:hAnsi="Arial" w:cs="Arial"/>
              <w:color w:val="000000"/>
            </w:rPr>
          </w:rPrChange>
        </w:rPr>
      </w:pPr>
      <w:r w:rsidRPr="00CD75CE">
        <w:rPr>
          <w:rFonts w:ascii="Arial" w:hAnsi="Arial" w:cs="Arial"/>
          <w:noProof/>
          <w:sz w:val="24"/>
          <w:szCs w:val="24"/>
          <w:rPrChange w:id="1562"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8"/>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563" w:author="Sujil Kumar Koottathampathiyil" w:date="2022-06-09T08:33:00Z"/>
          <w:rFonts w:ascii="Arial" w:eastAsia="Times New Roman" w:hAnsi="Arial" w:cs="Arial"/>
          <w:i/>
          <w:iCs/>
          <w:sz w:val="24"/>
          <w:szCs w:val="24"/>
          <w:rPrChange w:id="1564" w:author="Sujil Kumar Koottathampathiyil" w:date="2022-06-12T09:54:00Z">
            <w:rPr>
              <w:del w:id="1565" w:author="Sujil Kumar Koottathampathiyil" w:date="2022-06-09T08:33:00Z"/>
              <w:rFonts w:ascii="Arial" w:eastAsia="Times New Roman" w:hAnsi="Arial" w:cs="Arial"/>
              <w:sz w:val="24"/>
              <w:szCs w:val="24"/>
            </w:rPr>
          </w:rPrChange>
        </w:rPr>
      </w:pPr>
      <w:ins w:id="1566" w:author="Sujil Kumar Koottathampathiyil" w:date="2022-06-09T01:21:00Z">
        <w:r w:rsidRPr="002F1754">
          <w:rPr>
            <w:rFonts w:ascii="Arial" w:eastAsia="Times New Roman" w:hAnsi="Arial" w:cs="Arial"/>
            <w:b/>
            <w:bCs/>
            <w:i/>
            <w:iCs/>
            <w:sz w:val="24"/>
            <w:szCs w:val="24"/>
            <w:rPrChange w:id="1567" w:author="Sujil Kumar Koottathampathiyil" w:date="2022-06-12T09:54:00Z">
              <w:rPr>
                <w:rFonts w:ascii="Arial" w:eastAsia="Times New Roman" w:hAnsi="Arial" w:cs="Arial"/>
                <w:b/>
                <w:bCs/>
                <w:sz w:val="24"/>
                <w:szCs w:val="24"/>
              </w:rPr>
            </w:rPrChange>
          </w:rPr>
          <w:t xml:space="preserve">Fig. </w:t>
        </w:r>
      </w:ins>
      <w:ins w:id="1568" w:author="Sujil Kumar Koottathampathiyil" w:date="2022-06-09T08:33:00Z">
        <w:r w:rsidR="000358B2" w:rsidRPr="002F1754">
          <w:rPr>
            <w:rFonts w:ascii="Arial" w:eastAsia="Times New Roman" w:hAnsi="Arial" w:cs="Arial"/>
            <w:b/>
            <w:bCs/>
            <w:i/>
            <w:iCs/>
            <w:sz w:val="24"/>
            <w:szCs w:val="24"/>
            <w:rPrChange w:id="1569"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570" w:author="Sujil Kumar Koottathampathiyil" w:date="2022-06-09T01:21:00Z">
        <w:r w:rsidRPr="002F1754">
          <w:rPr>
            <w:rFonts w:ascii="Arial" w:eastAsia="Times New Roman" w:hAnsi="Arial" w:cs="Arial"/>
            <w:b/>
            <w:bCs/>
            <w:i/>
            <w:iCs/>
            <w:sz w:val="24"/>
            <w:szCs w:val="24"/>
            <w:rPrChange w:id="1571"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572"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573" w:author="Sujil Kumar Koottathampathiyil" w:date="2022-06-09T08:41:00Z"/>
          <w:rFonts w:ascii="Arial" w:eastAsia="Times New Roman" w:hAnsi="Arial" w:cs="Arial"/>
          <w:i/>
          <w:iCs/>
          <w:sz w:val="24"/>
          <w:szCs w:val="24"/>
          <w:rPrChange w:id="1574" w:author="Sujil Kumar Koottathampathiyil" w:date="2022-06-12T09:54:00Z">
            <w:rPr>
              <w:ins w:id="1575"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576" w:author="Sujil Kumar Koottathampathiyil" w:date="2022-06-12T23:19:00Z"/>
          <w:rFonts w:ascii="Arial" w:hAnsi="Arial" w:cs="Arial"/>
          <w:color w:val="000000"/>
          <w:sz w:val="24"/>
          <w:szCs w:val="24"/>
          <w:rPrChange w:id="1577" w:author="Sujil Kumar Koottathampathiyil" w:date="2022-06-09T11:28:00Z">
            <w:rPr>
              <w:del w:id="1578" w:author="Sujil Kumar Koottathampathiyil" w:date="2022-06-12T23:19:00Z"/>
              <w:rFonts w:ascii="Arial" w:hAnsi="Arial" w:cs="Arial"/>
              <w:color w:val="000000"/>
            </w:rPr>
          </w:rPrChange>
        </w:rPr>
        <w:pPrChange w:id="1579" w:author="Sujil Kumar Koottathampathiyil" w:date="2022-06-12T23:19:00Z">
          <w:pPr>
            <w:spacing w:line="360" w:lineRule="auto"/>
            <w:jc w:val="center"/>
          </w:pPr>
        </w:pPrChange>
      </w:pPr>
      <w:ins w:id="1580" w:author="Sujil Kumar Koottathampathiyil" w:date="2022-06-09T08:41:00Z">
        <w:r w:rsidRPr="00CD75CE">
          <w:rPr>
            <w:rFonts w:ascii="Arial" w:eastAsia="Times New Roman" w:hAnsi="Arial" w:cs="Arial"/>
            <w:sz w:val="24"/>
            <w:szCs w:val="24"/>
          </w:rPr>
          <w:t>Fig</w:t>
        </w:r>
      </w:ins>
      <w:ins w:id="1581"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582"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583" w:author="Sujil Kumar Koottathampathiyil" w:date="2022-06-09T08:43:00Z">
        <w:r w:rsidRPr="00CD75CE">
          <w:rPr>
            <w:rFonts w:ascii="Arial" w:eastAsia="Times New Roman" w:hAnsi="Arial" w:cs="Arial"/>
            <w:sz w:val="24"/>
            <w:szCs w:val="24"/>
          </w:rPr>
          <w:t>,</w:t>
        </w:r>
      </w:ins>
      <w:ins w:id="1584" w:author="Sujil Kumar Koottathampathiyil" w:date="2022-06-09T08:42:00Z">
        <w:r w:rsidRPr="00CD75CE">
          <w:rPr>
            <w:rFonts w:ascii="Arial" w:eastAsia="Times New Roman" w:hAnsi="Arial" w:cs="Arial"/>
            <w:sz w:val="24"/>
            <w:szCs w:val="24"/>
          </w:rPr>
          <w:t xml:space="preserve"> it continued</w:t>
        </w:r>
      </w:ins>
      <w:ins w:id="1585"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586"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587" w:author="Sujil Kumar Koottathampathiyil" w:date="2022-06-09T08:33:00Z"/>
          <w:rFonts w:ascii="Arial" w:hAnsi="Arial" w:cs="Arial"/>
          <w:color w:val="000000"/>
          <w:sz w:val="24"/>
          <w:szCs w:val="24"/>
          <w:rPrChange w:id="1588" w:author="Sujil Kumar Koottathampathiyil" w:date="2022-06-09T11:28:00Z">
            <w:rPr>
              <w:ins w:id="1589" w:author="Sujil Kumar Koottathampathiyil" w:date="2022-06-09T08:33:00Z"/>
              <w:rFonts w:ascii="Arial" w:hAnsi="Arial" w:cs="Arial"/>
              <w:color w:val="000000"/>
            </w:rPr>
          </w:rPrChange>
        </w:rPr>
        <w:pPrChange w:id="1590" w:author="Sujil Kumar Koottathampathiyil" w:date="2022-06-12T23:19:00Z">
          <w:pPr>
            <w:spacing w:line="360" w:lineRule="auto"/>
            <w:jc w:val="center"/>
          </w:pPr>
        </w:pPrChange>
      </w:pPr>
      <w:del w:id="1591" w:author="Sujil Kumar Koottathampathiyil" w:date="2022-06-12T23:19:00Z">
        <w:r w:rsidRPr="00CD75CE" w:rsidDel="008B3546">
          <w:rPr>
            <w:rFonts w:ascii="Arial" w:hAnsi="Arial" w:cs="Arial"/>
            <w:noProof/>
            <w:sz w:val="24"/>
            <w:szCs w:val="24"/>
            <w:rPrChange w:id="1592"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9"/>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593" w:author="Sujil Kumar Koottathampathiyil" w:date="2022-06-09T08:33:00Z"/>
          <w:rFonts w:ascii="Arial" w:hAnsi="Arial" w:cs="Arial"/>
          <w:color w:val="000000"/>
          <w:sz w:val="24"/>
          <w:szCs w:val="24"/>
          <w:rPrChange w:id="1594" w:author="Sujil Kumar Koottathampathiyil" w:date="2022-06-09T11:28:00Z">
            <w:rPr>
              <w:del w:id="1595" w:author="Sujil Kumar Koottathampathiyil" w:date="2022-06-09T08:33:00Z"/>
              <w:rFonts w:ascii="Arial" w:hAnsi="Arial" w:cs="Arial"/>
              <w:color w:val="000000"/>
            </w:rPr>
          </w:rPrChange>
        </w:rPr>
        <w:pPrChange w:id="1596"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597" w:author="Sujil Kumar Koottathampathiyil" w:date="2022-06-09T08:33:00Z"/>
          <w:rFonts w:ascii="Arial" w:hAnsi="Arial" w:cs="Arial"/>
          <w:color w:val="000000"/>
          <w:sz w:val="24"/>
          <w:szCs w:val="24"/>
          <w:rPrChange w:id="1598" w:author="Sujil Kumar Koottathampathiyil" w:date="2022-06-09T11:28:00Z">
            <w:rPr>
              <w:del w:id="1599" w:author="Sujil Kumar Koottathampathiyil" w:date="2022-06-09T08:33:00Z"/>
              <w:rFonts w:ascii="Arial" w:hAnsi="Arial" w:cs="Arial"/>
              <w:color w:val="000000"/>
            </w:rPr>
          </w:rPrChange>
        </w:rPr>
        <w:pPrChange w:id="1600"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601" w:author="Sujil Kumar Koottathampathiyil" w:date="2022-06-09T11:28:00Z">
            <w:rPr>
              <w:rFonts w:ascii="Arial" w:hAnsi="Arial" w:cs="Arial"/>
              <w:color w:val="000000"/>
            </w:rPr>
          </w:rPrChange>
        </w:rPr>
        <w:pPrChange w:id="1602" w:author="Sujil Kumar Koottathampathiyil" w:date="2022-06-12T23:19:00Z">
          <w:pPr>
            <w:spacing w:line="360" w:lineRule="auto"/>
            <w:jc w:val="center"/>
          </w:pPr>
        </w:pPrChange>
      </w:pPr>
      <w:r w:rsidRPr="00CD75CE">
        <w:rPr>
          <w:rFonts w:ascii="Arial" w:hAnsi="Arial" w:cs="Arial"/>
          <w:noProof/>
          <w:sz w:val="24"/>
          <w:szCs w:val="24"/>
          <w:rPrChange w:id="1603"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604"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605" w:author="Sujil Kumar Koottathampathiyil" w:date="2022-06-09T08:55:00Z"/>
          <w:rFonts w:ascii="Arial" w:eastAsia="Times New Roman" w:hAnsi="Arial" w:cs="Arial"/>
          <w:sz w:val="24"/>
          <w:szCs w:val="24"/>
        </w:rPr>
      </w:pPr>
      <w:ins w:id="1606" w:author="Sujil Kumar Koottathampathiyil" w:date="2022-06-09T08:35:00Z">
        <w:r w:rsidRPr="00CD75CE">
          <w:rPr>
            <w:rFonts w:ascii="Arial" w:eastAsia="Times New Roman" w:hAnsi="Arial" w:cs="Arial"/>
            <w:b/>
            <w:bCs/>
            <w:sz w:val="24"/>
            <w:szCs w:val="24"/>
          </w:rPr>
          <w:t>Fig. 4.</w:t>
        </w:r>
      </w:ins>
      <w:ins w:id="1607" w:author="Sujil Kumar Koottathampathiyil" w:date="2022-06-09T08:46:00Z">
        <w:r w:rsidR="00075BCE" w:rsidRPr="00CD75CE">
          <w:rPr>
            <w:rFonts w:ascii="Arial" w:eastAsia="Times New Roman" w:hAnsi="Arial" w:cs="Arial"/>
            <w:b/>
            <w:bCs/>
            <w:sz w:val="24"/>
            <w:szCs w:val="24"/>
          </w:rPr>
          <w:t>9</w:t>
        </w:r>
      </w:ins>
      <w:ins w:id="1608"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609" w:author="Sujil Kumar Koottathampathiyil" w:date="2022-06-09T08:54:00Z">
        <w:r w:rsidR="00467DB1" w:rsidRPr="00CD75CE">
          <w:rPr>
            <w:rFonts w:ascii="Arial" w:eastAsia="Times New Roman" w:hAnsi="Arial" w:cs="Arial"/>
            <w:sz w:val="24"/>
            <w:szCs w:val="24"/>
          </w:rPr>
          <w:t xml:space="preserve">Global </w:t>
        </w:r>
      </w:ins>
      <w:ins w:id="1610"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611" w:author="Sujil Kumar Koottathampathiyil" w:date="2022-06-09T08:45:00Z"/>
          <w:rFonts w:ascii="Arial" w:eastAsia="Times New Roman" w:hAnsi="Arial" w:cs="Arial"/>
          <w:b/>
          <w:bCs/>
          <w:sz w:val="24"/>
          <w:szCs w:val="24"/>
          <w:rPrChange w:id="1612" w:author="Sujil Kumar Koottathampathiyil" w:date="2022-06-12T23:21:00Z">
            <w:rPr>
              <w:ins w:id="1613" w:author="Sujil Kumar Koottathampathiyil" w:date="2022-06-09T08:45:00Z"/>
              <w:rFonts w:ascii="Arial" w:eastAsia="Times New Roman" w:hAnsi="Arial" w:cs="Arial"/>
              <w:sz w:val="24"/>
              <w:szCs w:val="24"/>
            </w:rPr>
          </w:rPrChange>
        </w:rPr>
        <w:pPrChange w:id="1614" w:author="Sujil Kumar Koottathampathiyil" w:date="2022-06-09T08:55:00Z">
          <w:pPr>
            <w:spacing w:line="360" w:lineRule="auto"/>
            <w:jc w:val="center"/>
          </w:pPr>
        </w:pPrChange>
      </w:pPr>
      <w:ins w:id="1615" w:author="Sujil Kumar Koottathampathiyil" w:date="2022-06-09T08:54:00Z">
        <w:r w:rsidRPr="00CD75CE">
          <w:rPr>
            <w:rFonts w:ascii="Arial" w:eastAsia="Times New Roman" w:hAnsi="Arial" w:cs="Arial"/>
            <w:sz w:val="24"/>
            <w:szCs w:val="24"/>
          </w:rPr>
          <w:t xml:space="preserve"> </w:t>
        </w:r>
      </w:ins>
      <w:ins w:id="1616"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617" w:author="Sujil Kumar Koottathampathiyil" w:date="2022-06-09T08:35:00Z"/>
          <w:rFonts w:ascii="Arial" w:hAnsi="Arial" w:cs="Arial"/>
          <w:color w:val="000000"/>
          <w:sz w:val="24"/>
          <w:szCs w:val="24"/>
          <w:rPrChange w:id="1618" w:author="Sujil Kumar Koottathampathiyil" w:date="2022-06-09T11:28:00Z">
            <w:rPr>
              <w:ins w:id="1619" w:author="Sujil Kumar Koottathampathiyil" w:date="2022-06-09T08:35:00Z"/>
              <w:rFonts w:ascii="Arial" w:hAnsi="Arial" w:cs="Arial"/>
              <w:color w:val="000000"/>
            </w:rPr>
          </w:rPrChange>
        </w:rPr>
      </w:pPr>
      <w:ins w:id="1620" w:author="Sujil Kumar Koottathampathiyil" w:date="2022-06-09T08:45:00Z">
        <w:r w:rsidRPr="00CD75CE">
          <w:rPr>
            <w:noProof/>
            <w:sz w:val="24"/>
            <w:szCs w:val="24"/>
            <w:rPrChange w:id="1621" w:author="Sujil Kumar Koottathampathiyil" w:date="2022-06-09T11:28:00Z">
              <w:rPr>
                <w:noProof/>
              </w:rPr>
            </w:rPrChange>
          </w:rPr>
          <w:lastRenderedPageBreak/>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1"/>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622" w:author="Sujil Kumar Koottathampathiyil" w:date="2022-06-09T08:52:00Z"/>
          <w:rFonts w:ascii="Arial" w:eastAsia="Times New Roman" w:hAnsi="Arial" w:cs="Arial"/>
          <w:i/>
          <w:iCs/>
          <w:sz w:val="24"/>
          <w:szCs w:val="24"/>
          <w:rPrChange w:id="1623" w:author="Sujil Kumar Koottathampathiyil" w:date="2022-06-12T10:11:00Z">
            <w:rPr>
              <w:ins w:id="1624" w:author="Sujil Kumar Koottathampathiyil" w:date="2022-06-09T08:52:00Z"/>
              <w:rFonts w:ascii="Arial" w:eastAsia="Times New Roman" w:hAnsi="Arial" w:cs="Arial"/>
              <w:sz w:val="24"/>
              <w:szCs w:val="24"/>
            </w:rPr>
          </w:rPrChange>
        </w:rPr>
      </w:pPr>
      <w:ins w:id="1625" w:author="Sujil Kumar Koottathampathiyil" w:date="2022-06-09T08:45:00Z">
        <w:r w:rsidRPr="007D6D25">
          <w:rPr>
            <w:rFonts w:ascii="Arial" w:eastAsia="Times New Roman" w:hAnsi="Arial" w:cs="Arial"/>
            <w:b/>
            <w:bCs/>
            <w:i/>
            <w:iCs/>
            <w:sz w:val="24"/>
            <w:szCs w:val="24"/>
            <w:rPrChange w:id="1626" w:author="Sujil Kumar Koottathampathiyil" w:date="2022-06-12T10:11:00Z">
              <w:rPr>
                <w:rFonts w:ascii="Arial" w:eastAsia="Times New Roman" w:hAnsi="Arial" w:cs="Arial"/>
                <w:b/>
                <w:bCs/>
                <w:sz w:val="24"/>
                <w:szCs w:val="24"/>
              </w:rPr>
            </w:rPrChange>
          </w:rPr>
          <w:t>Fig. 4.</w:t>
        </w:r>
      </w:ins>
      <w:ins w:id="1627" w:author="Sujil Kumar Koottathampathiyil" w:date="2022-06-09T08:46:00Z">
        <w:r w:rsidR="00075BCE" w:rsidRPr="007D6D25">
          <w:rPr>
            <w:rFonts w:ascii="Arial" w:eastAsia="Times New Roman" w:hAnsi="Arial" w:cs="Arial"/>
            <w:b/>
            <w:bCs/>
            <w:i/>
            <w:iCs/>
            <w:sz w:val="24"/>
            <w:szCs w:val="24"/>
            <w:rPrChange w:id="1628" w:author="Sujil Kumar Koottathampathiyil" w:date="2022-06-12T10:11:00Z">
              <w:rPr>
                <w:rFonts w:ascii="Arial" w:eastAsia="Times New Roman" w:hAnsi="Arial" w:cs="Arial"/>
                <w:b/>
                <w:bCs/>
                <w:sz w:val="24"/>
                <w:szCs w:val="24"/>
              </w:rPr>
            </w:rPrChange>
          </w:rPr>
          <w:t>10</w:t>
        </w:r>
      </w:ins>
      <w:ins w:id="1629" w:author="Sujil Kumar Koottathampathiyil" w:date="2022-06-09T08:45:00Z">
        <w:r w:rsidRPr="007D6D25">
          <w:rPr>
            <w:rFonts w:ascii="Arial" w:eastAsia="Times New Roman" w:hAnsi="Arial" w:cs="Arial"/>
            <w:b/>
            <w:bCs/>
            <w:i/>
            <w:iCs/>
            <w:sz w:val="24"/>
            <w:szCs w:val="24"/>
            <w:rPrChange w:id="1630"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631"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632"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633" w:author="Sujil Kumar Koottathampathiyil" w:date="2022-06-12T23:39:00Z"/>
          <w:rFonts w:ascii="Arial" w:eastAsia="Times New Roman" w:hAnsi="Arial" w:cs="Arial"/>
          <w:sz w:val="24"/>
          <w:szCs w:val="24"/>
        </w:rPr>
      </w:pPr>
      <w:ins w:id="1634"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635" w:author="Sujil Kumar Koottathampathiyil" w:date="2022-06-12T23:39:00Z"/>
          <w:rFonts w:ascii="Arial" w:eastAsia="Times New Roman" w:hAnsi="Arial" w:cs="Arial"/>
          <w:sz w:val="24"/>
          <w:szCs w:val="24"/>
          <w:rPrChange w:id="1636" w:author="Sujil Kumar Koottathampathiyil" w:date="2022-06-09T11:28:00Z">
            <w:rPr>
              <w:del w:id="1637" w:author="Sujil Kumar Koottathampathiyil" w:date="2022-06-12T23:39:00Z"/>
              <w:rFonts w:ascii="Arial" w:hAnsi="Arial" w:cs="Arial"/>
              <w:color w:val="000000"/>
            </w:rPr>
          </w:rPrChange>
        </w:rPr>
        <w:pPrChange w:id="1638"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639" w:author="Sujil Kumar Koottathampathiyil" w:date="2022-06-09T08:20:00Z">
        <w:r>
          <w:rPr>
            <w:rFonts w:ascii="Arial" w:hAnsi="Arial" w:cs="Arial"/>
            <w:b/>
            <w:bCs/>
            <w:sz w:val="32"/>
            <w:szCs w:val="32"/>
          </w:rPr>
          <w:t>4</w:t>
        </w:r>
      </w:ins>
      <w:del w:id="1640"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4761E680" w:rsidR="00020114" w:rsidRPr="00405362" w:rsidRDefault="00020114" w:rsidP="00020114">
      <w:pPr>
        <w:spacing w:line="360" w:lineRule="auto"/>
        <w:jc w:val="both"/>
        <w:rPr>
          <w:ins w:id="1641" w:author="Sujil Kumar Koottathampathiyil" w:date="2022-06-12T23:23:00Z"/>
          <w:rFonts w:ascii="Arial" w:hAnsi="Arial" w:cs="Arial"/>
          <w:noProof/>
          <w:sz w:val="24"/>
          <w:szCs w:val="24"/>
        </w:rPr>
      </w:pPr>
      <w:ins w:id="1642"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643" w:author="Sujil Kumar Koottathampathiyil" w:date="2022-06-12T23:46:00Z">
        <w:r w:rsidR="005042AF">
          <w:rPr>
            <w:rFonts w:ascii="Arial" w:hAnsi="Arial" w:cs="Arial"/>
            <w:sz w:val="24"/>
            <w:szCs w:val="24"/>
          </w:rPr>
          <w:t xml:space="preserve"> for updating new suicides etc</w:t>
        </w:r>
      </w:ins>
      <w:ins w:id="1644"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645"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645"/>
          <w:r w:rsidR="005531C6" w:rsidRPr="005531C6">
            <w:rPr>
              <w:rFonts w:ascii="Arial" w:hAnsi="Arial" w:cs="Arial"/>
              <w:color w:val="000000"/>
              <w:sz w:val="24"/>
              <w:szCs w:val="24"/>
            </w:rPr>
            <w:t>Brunello et al</w:t>
          </w:r>
          <w:customXmlInsRangeStart w:id="1646" w:author="Sujil Kumar Koottathampathiyil" w:date="2022-06-12T23:23:00Z"/>
        </w:sdtContent>
      </w:sdt>
      <w:customXmlInsRangeEnd w:id="1646"/>
      <w:ins w:id="1647"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1C735A63" w:rsidR="002671A6" w:rsidRPr="006C1800" w:rsidDel="00020114" w:rsidRDefault="004B44DB" w:rsidP="005D4B76">
      <w:pPr>
        <w:spacing w:line="360" w:lineRule="auto"/>
        <w:jc w:val="both"/>
        <w:rPr>
          <w:del w:id="1648" w:author="Sujil Kumar Koottathampathiyil" w:date="2022-06-12T23:23:00Z"/>
          <w:rFonts w:ascii="Arial" w:hAnsi="Arial" w:cs="Arial"/>
          <w:color w:val="000000"/>
          <w:sz w:val="24"/>
          <w:szCs w:val="24"/>
          <w:rPrChange w:id="1649" w:author="Sujil Kumar Koottathampathiyil" w:date="2022-06-09T11:29:00Z">
            <w:rPr>
              <w:del w:id="1650" w:author="Sujil Kumar Koottathampathiyil" w:date="2022-06-12T23:23:00Z"/>
              <w:rFonts w:ascii="Arial" w:hAnsi="Arial" w:cs="Arial"/>
              <w:color w:val="000000"/>
            </w:rPr>
          </w:rPrChange>
        </w:rPr>
      </w:pPr>
      <w:del w:id="1651" w:author="Sujil Kumar Koottathampathiyil" w:date="2022-06-09T10:24:00Z">
        <w:r w:rsidRPr="006C1800" w:rsidDel="007A25D4">
          <w:rPr>
            <w:rFonts w:ascii="Arial" w:hAnsi="Arial" w:cs="Arial"/>
            <w:color w:val="000000"/>
            <w:sz w:val="24"/>
            <w:szCs w:val="24"/>
            <w:rPrChange w:id="1652"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653" w:author="Sujil Kumar Koottathampathiyil" w:date="2022-06-09T11:29:00Z">
              <w:rPr>
                <w:rFonts w:ascii="Arial" w:hAnsi="Arial" w:cs="Arial"/>
              </w:rPr>
            </w:rPrChange>
          </w:rPr>
          <w:delText>w</w:delText>
        </w:r>
      </w:del>
      <w:del w:id="1654" w:author="Sujil Kumar Koottathampathiyil" w:date="2022-06-12T23:23:00Z">
        <w:r w:rsidRPr="006C1800" w:rsidDel="00020114">
          <w:rPr>
            <w:rFonts w:ascii="Arial" w:hAnsi="Arial" w:cs="Arial"/>
            <w:sz w:val="24"/>
            <w:szCs w:val="24"/>
            <w:rPrChange w:id="1655" w:author="Sujil Kumar Koottathampathiyil" w:date="2022-06-09T11:29:00Z">
              <w:rPr>
                <w:rFonts w:ascii="Arial" w:hAnsi="Arial" w:cs="Arial"/>
              </w:rPr>
            </w:rPrChange>
          </w:rPr>
          <w:delText xml:space="preserve">orking with time series forecasting is a crucial part </w:delText>
        </w:r>
      </w:del>
      <w:del w:id="1656" w:author="Sujil Kumar Koottathampathiyil" w:date="2022-06-09T08:07:00Z">
        <w:r w:rsidRPr="006C1800" w:rsidDel="005E1219">
          <w:rPr>
            <w:rFonts w:ascii="Arial" w:hAnsi="Arial" w:cs="Arial"/>
            <w:sz w:val="24"/>
            <w:szCs w:val="24"/>
            <w:rPrChange w:id="1657" w:author="Sujil Kumar Koottathampathiyil" w:date="2022-06-09T11:29:00Z">
              <w:rPr>
                <w:rFonts w:ascii="Arial" w:hAnsi="Arial" w:cs="Arial"/>
              </w:rPr>
            </w:rPrChange>
          </w:rPr>
          <w:delText xml:space="preserve">in </w:delText>
        </w:r>
      </w:del>
      <w:del w:id="1658" w:author="Sujil Kumar Koottathampathiyil" w:date="2022-06-12T23:23:00Z">
        <w:r w:rsidRPr="006C1800" w:rsidDel="00020114">
          <w:rPr>
            <w:rFonts w:ascii="Arial" w:hAnsi="Arial" w:cs="Arial"/>
            <w:sz w:val="24"/>
            <w:szCs w:val="24"/>
            <w:rPrChange w:id="1659" w:author="Sujil Kumar Koottathampathiyil" w:date="2022-06-09T11:29:00Z">
              <w:rPr>
                <w:rFonts w:ascii="Arial" w:hAnsi="Arial" w:cs="Arial"/>
              </w:rPr>
            </w:rPrChange>
          </w:rPr>
          <w:delText xml:space="preserve">my dissertation. </w:delText>
        </w:r>
        <w:commentRangeStart w:id="1660"/>
        <w:r w:rsidRPr="006C1800" w:rsidDel="00020114">
          <w:rPr>
            <w:rFonts w:ascii="Arial" w:hAnsi="Arial" w:cs="Arial"/>
            <w:sz w:val="24"/>
            <w:szCs w:val="24"/>
            <w:rPrChange w:id="1661" w:author="Sujil Kumar Koottathampathiyil" w:date="2022-06-09T11:29:00Z">
              <w:rPr>
                <w:rFonts w:ascii="Arial" w:hAnsi="Arial" w:cs="Arial"/>
              </w:rPr>
            </w:rPrChange>
          </w:rPr>
          <w:delText xml:space="preserve">I have </w:delText>
        </w:r>
      </w:del>
      <w:del w:id="1662" w:author="Sujil Kumar Koottathampathiyil" w:date="2022-06-09T08:08:00Z">
        <w:r w:rsidRPr="006C1800" w:rsidDel="005E1219">
          <w:rPr>
            <w:rFonts w:ascii="Arial" w:hAnsi="Arial" w:cs="Arial"/>
            <w:sz w:val="24"/>
            <w:szCs w:val="24"/>
            <w:rPrChange w:id="1663" w:author="Sujil Kumar Koottathampathiyil" w:date="2022-06-09T11:29:00Z">
              <w:rPr>
                <w:rFonts w:ascii="Arial" w:hAnsi="Arial" w:cs="Arial"/>
              </w:rPr>
            </w:rPrChange>
          </w:rPr>
          <w:delText>number of</w:delText>
        </w:r>
      </w:del>
      <w:del w:id="1664" w:author="Sujil Kumar Koottathampathiyil" w:date="2022-06-12T23:23:00Z">
        <w:r w:rsidRPr="006C1800" w:rsidDel="00020114">
          <w:rPr>
            <w:rFonts w:ascii="Arial" w:hAnsi="Arial" w:cs="Arial"/>
            <w:sz w:val="24"/>
            <w:szCs w:val="24"/>
            <w:rPrChange w:id="1665" w:author="Sujil Kumar Koottathampathiyil" w:date="2022-06-09T11:29:00Z">
              <w:rPr>
                <w:rFonts w:ascii="Arial" w:hAnsi="Arial" w:cs="Arial"/>
              </w:rPr>
            </w:rPrChange>
          </w:rPr>
          <w:delText xml:space="preserve"> different targets in my dissertation. </w:delText>
        </w:r>
        <w:commentRangeEnd w:id="1660"/>
        <w:r w:rsidR="00922BBE" w:rsidDel="00020114">
          <w:rPr>
            <w:rStyle w:val="CommentReference"/>
          </w:rPr>
          <w:commentReference w:id="1660"/>
        </w:r>
      </w:del>
      <w:del w:id="1666" w:author="Sujil Kumar Koottathampathiyil" w:date="2022-06-09T10:25:00Z">
        <w:r w:rsidRPr="006C1800" w:rsidDel="00C85B77">
          <w:rPr>
            <w:rFonts w:ascii="Arial" w:hAnsi="Arial" w:cs="Arial"/>
            <w:sz w:val="24"/>
            <w:szCs w:val="24"/>
            <w:rPrChange w:id="1667"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668" w:author="Sujil Kumar Koottathampathiyil" w:date="2022-06-09T11:29:00Z">
              <w:rPr>
                <w:rFonts w:ascii="Arial" w:hAnsi="Arial" w:cs="Arial"/>
              </w:rPr>
            </w:rPrChange>
          </w:rPr>
          <w:delText xml:space="preserve"> </w:delText>
        </w:r>
      </w:del>
      <w:del w:id="1669" w:author="Sujil Kumar Koottathampathiyil" w:date="2022-06-12T23:23:00Z">
        <w:r w:rsidR="00882352" w:rsidRPr="006C1800" w:rsidDel="00020114">
          <w:rPr>
            <w:rFonts w:ascii="Arial" w:hAnsi="Arial" w:cs="Arial"/>
            <w:sz w:val="24"/>
            <w:szCs w:val="24"/>
            <w:rPrChange w:id="1670"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671" w:author="Sujil Kumar Koottathampathiyil" w:date="2022-06-09T11:29:00Z">
              <w:rPr>
                <w:rFonts w:ascii="Arial" w:hAnsi="Arial" w:cs="Arial"/>
              </w:rPr>
            </w:rPrChange>
          </w:rPr>
          <w:delText xml:space="preserve"> I could see </w:delText>
        </w:r>
      </w:del>
      <w:del w:id="1672" w:author="Sujil Kumar Koottathampathiyil" w:date="2022-06-09T08:08:00Z">
        <w:r w:rsidR="00A825BB" w:rsidRPr="006C1800" w:rsidDel="005E1219">
          <w:rPr>
            <w:rFonts w:ascii="Arial" w:hAnsi="Arial" w:cs="Arial"/>
            <w:sz w:val="24"/>
            <w:szCs w:val="24"/>
            <w:rPrChange w:id="1673" w:author="Sujil Kumar Koottathampathiyil" w:date="2022-06-09T11:29:00Z">
              <w:rPr>
                <w:rFonts w:ascii="Arial" w:hAnsi="Arial" w:cs="Arial"/>
              </w:rPr>
            </w:rPrChange>
          </w:rPr>
          <w:delText xml:space="preserve">the </w:delText>
        </w:r>
      </w:del>
      <w:customXmlDelRangeStart w:id="1674"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
          <w:id w:val="-955317725"/>
          <w:placeholder>
            <w:docPart w:val="DefaultPlaceholder_-1854013440"/>
          </w:placeholder>
          <w:showingPlcHdr/>
        </w:sdtPr>
        <w:sdtContent>
          <w:customXmlDelRangeEnd w:id="1674"/>
          <w:r w:rsidR="005531C6" w:rsidRPr="005531C6">
            <w:rPr>
              <w:rStyle w:val="PlaceholderText"/>
              <w:color w:val="000000"/>
            </w:rPr>
            <w:t>Click or tap here to enter text.</w:t>
          </w:r>
          <w:customXmlDelRangeStart w:id="1675" w:author="Sujil Kumar Koottathampathiyil" w:date="2022-06-12T23:23:00Z"/>
        </w:sdtContent>
      </w:sdt>
      <w:customXmlDelRangeEnd w:id="1675"/>
      <w:del w:id="1676" w:author="Sujil Kumar Koottathampathiyil" w:date="2022-06-12T23:23:00Z">
        <w:r w:rsidR="00A825BB" w:rsidRPr="006C1800" w:rsidDel="00020114">
          <w:rPr>
            <w:rFonts w:ascii="Arial" w:hAnsi="Arial" w:cs="Arial"/>
            <w:color w:val="000000"/>
            <w:sz w:val="24"/>
            <w:szCs w:val="24"/>
            <w:rPrChange w:id="1677" w:author="Sujil Kumar Koottathampathiyil" w:date="2022-06-09T11:29:00Z">
              <w:rPr>
                <w:rFonts w:ascii="Arial" w:hAnsi="Arial" w:cs="Arial"/>
                <w:color w:val="000000"/>
              </w:rPr>
            </w:rPrChange>
          </w:rPr>
          <w:delText xml:space="preserve"> </w:delText>
        </w:r>
      </w:del>
      <w:del w:id="1678" w:author="Sujil Kumar Koottathampathiyil" w:date="2022-06-09T08:08:00Z">
        <w:r w:rsidR="00A825BB" w:rsidRPr="006C1800" w:rsidDel="005E1219">
          <w:rPr>
            <w:rFonts w:ascii="Arial" w:hAnsi="Arial" w:cs="Arial"/>
            <w:color w:val="000000"/>
            <w:sz w:val="24"/>
            <w:szCs w:val="24"/>
            <w:rPrChange w:id="1679" w:author="Sujil Kumar Koottathampathiyil" w:date="2022-06-09T11:29:00Z">
              <w:rPr>
                <w:rFonts w:ascii="Arial" w:hAnsi="Arial" w:cs="Arial"/>
                <w:color w:val="000000"/>
              </w:rPr>
            </w:rPrChange>
          </w:rPr>
          <w:delText xml:space="preserve">has </w:delText>
        </w:r>
      </w:del>
      <w:del w:id="1680" w:author="Sujil Kumar Koottathampathiyil" w:date="2022-06-12T23:23:00Z">
        <w:r w:rsidR="00A825BB" w:rsidRPr="006C1800" w:rsidDel="00020114">
          <w:rPr>
            <w:rFonts w:ascii="Arial" w:hAnsi="Arial" w:cs="Arial"/>
            <w:color w:val="000000"/>
            <w:sz w:val="24"/>
            <w:szCs w:val="24"/>
            <w:rPrChange w:id="1681" w:author="Sujil Kumar Koottathampathiyil" w:date="2022-06-09T11:29:00Z">
              <w:rPr>
                <w:rFonts w:ascii="Arial" w:hAnsi="Arial" w:cs="Arial"/>
                <w:color w:val="000000"/>
              </w:rPr>
            </w:rPrChange>
          </w:rPr>
          <w:delText xml:space="preserve">successfully implemented them in their research which </w:delText>
        </w:r>
      </w:del>
      <w:del w:id="1682" w:author="Sujil Kumar Koottathampathiyil" w:date="2022-06-09T08:08:00Z">
        <w:r w:rsidR="00A825BB" w:rsidRPr="006C1800" w:rsidDel="005E1219">
          <w:rPr>
            <w:rFonts w:ascii="Arial" w:hAnsi="Arial" w:cs="Arial"/>
            <w:color w:val="000000"/>
            <w:sz w:val="24"/>
            <w:szCs w:val="24"/>
            <w:rPrChange w:id="1683" w:author="Sujil Kumar Koottathampathiyil" w:date="2022-06-09T11:29:00Z">
              <w:rPr>
                <w:rFonts w:ascii="Arial" w:hAnsi="Arial" w:cs="Arial"/>
                <w:color w:val="000000"/>
              </w:rPr>
            </w:rPrChange>
          </w:rPr>
          <w:delText xml:space="preserve">really </w:delText>
        </w:r>
      </w:del>
      <w:del w:id="1684" w:author="Sujil Kumar Koottathampathiyil" w:date="2022-06-12T23:23:00Z">
        <w:r w:rsidR="00A825BB" w:rsidRPr="006C1800" w:rsidDel="00020114">
          <w:rPr>
            <w:rFonts w:ascii="Arial" w:hAnsi="Arial" w:cs="Arial"/>
            <w:color w:val="000000"/>
            <w:sz w:val="24"/>
            <w:szCs w:val="24"/>
            <w:rPrChange w:id="1685" w:author="Sujil Kumar Koottathampathiyil" w:date="2022-06-09T11:29:00Z">
              <w:rPr>
                <w:rFonts w:ascii="Arial" w:hAnsi="Arial" w:cs="Arial"/>
                <w:color w:val="000000"/>
              </w:rPr>
            </w:rPrChange>
          </w:rPr>
          <w:delText xml:space="preserve">inspired me to adapt the idea </w:delText>
        </w:r>
      </w:del>
      <w:del w:id="1686" w:author="Sujil Kumar Koottathampathiyil" w:date="2022-06-09T08:08:00Z">
        <w:r w:rsidR="00A825BB" w:rsidRPr="006C1800" w:rsidDel="005E1219">
          <w:rPr>
            <w:rFonts w:ascii="Arial" w:hAnsi="Arial" w:cs="Arial"/>
            <w:color w:val="000000"/>
            <w:sz w:val="24"/>
            <w:szCs w:val="24"/>
            <w:rPrChange w:id="1687" w:author="Sujil Kumar Koottathampathiyil" w:date="2022-06-09T11:29:00Z">
              <w:rPr>
                <w:rFonts w:ascii="Arial" w:hAnsi="Arial" w:cs="Arial"/>
                <w:color w:val="000000"/>
              </w:rPr>
            </w:rPrChange>
          </w:rPr>
          <w:delText xml:space="preserve">in </w:delText>
        </w:r>
      </w:del>
      <w:del w:id="1688" w:author="Sujil Kumar Koottathampathiyil" w:date="2022-06-12T23:23:00Z">
        <w:r w:rsidR="00A825BB" w:rsidRPr="006C1800" w:rsidDel="00020114">
          <w:rPr>
            <w:rFonts w:ascii="Arial" w:hAnsi="Arial" w:cs="Arial"/>
            <w:color w:val="000000"/>
            <w:sz w:val="24"/>
            <w:szCs w:val="24"/>
            <w:rPrChange w:id="1689"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690"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691"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692"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693"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694" w:author="Sujil Kumar Koottathampathiyil" w:date="2022-06-09T09:49:00Z"/>
          <w:rFonts w:ascii="Arial" w:hAnsi="Arial" w:cs="Arial"/>
          <w:color w:val="000000"/>
          <w:sz w:val="24"/>
          <w:szCs w:val="24"/>
          <w:rPrChange w:id="1695" w:author="Sujil Kumar Koottathampathiyil" w:date="2022-06-09T11:29:00Z">
            <w:rPr>
              <w:ins w:id="1696" w:author="Sujil Kumar Koottathampathiyil" w:date="2022-06-09T09:49:00Z"/>
              <w:rFonts w:ascii="Arial" w:hAnsi="Arial" w:cs="Arial"/>
              <w:color w:val="000000"/>
            </w:rPr>
          </w:rPrChange>
        </w:rPr>
      </w:pPr>
      <w:r w:rsidRPr="006C1800">
        <w:rPr>
          <w:rFonts w:ascii="Arial" w:hAnsi="Arial" w:cs="Arial"/>
          <w:noProof/>
          <w:sz w:val="24"/>
          <w:szCs w:val="24"/>
          <w:rPrChange w:id="1697" w:author="Sujil Kumar Koottathampathiyil" w:date="2022-06-09T11:29:00Z">
            <w:rPr>
              <w:rFonts w:ascii="Arial" w:hAnsi="Arial" w:cs="Arial"/>
              <w:noProof/>
            </w:rPr>
          </w:rPrChange>
        </w:rPr>
        <w:lastRenderedPageBreak/>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698" w:author="Sujil Kumar Koottathampathiyil" w:date="2022-06-09T09:52:00Z"/>
          <w:rFonts w:ascii="Arial" w:eastAsia="Times New Roman" w:hAnsi="Arial" w:cs="Arial"/>
          <w:i/>
          <w:iCs/>
          <w:sz w:val="24"/>
          <w:szCs w:val="24"/>
          <w:rPrChange w:id="1699" w:author="Sujil Kumar Koottathampathiyil" w:date="2022-06-12T23:40:00Z">
            <w:rPr>
              <w:ins w:id="1700" w:author="Sujil Kumar Koottathampathiyil" w:date="2022-06-09T09:52:00Z"/>
              <w:rFonts w:ascii="Arial" w:eastAsia="Times New Roman" w:hAnsi="Arial" w:cs="Arial"/>
              <w:sz w:val="24"/>
              <w:szCs w:val="24"/>
            </w:rPr>
          </w:rPrChange>
        </w:rPr>
      </w:pPr>
      <w:ins w:id="1701" w:author="Sujil Kumar Koottathampathiyil" w:date="2022-06-09T09:52:00Z">
        <w:r w:rsidRPr="00BE4E67">
          <w:rPr>
            <w:rFonts w:ascii="Arial" w:eastAsia="Times New Roman" w:hAnsi="Arial" w:cs="Arial"/>
            <w:b/>
            <w:bCs/>
            <w:i/>
            <w:iCs/>
            <w:sz w:val="24"/>
            <w:szCs w:val="24"/>
            <w:rPrChange w:id="1702"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703"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704" w:author="Sujil Kumar Koottathampathiyil" w:date="2022-06-12T23:40:00Z">
              <w:rPr>
                <w:rFonts w:ascii="Arial" w:eastAsia="Times New Roman" w:hAnsi="Arial" w:cs="Arial"/>
                <w:sz w:val="24"/>
                <w:szCs w:val="24"/>
              </w:rPr>
            </w:rPrChange>
          </w:rPr>
          <w:t>ARIMA Forecast and observed value graph</w:t>
        </w:r>
      </w:ins>
      <w:ins w:id="1705"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706" w:author="Sujil Kumar Koottathampathiyil" w:date="2022-06-12T23:23:00Z"/>
          <w:rFonts w:ascii="Arial" w:hAnsi="Arial" w:cs="Arial"/>
          <w:color w:val="000000"/>
          <w:sz w:val="24"/>
          <w:szCs w:val="24"/>
        </w:rPr>
      </w:pPr>
      <w:ins w:id="1707"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708" w:author="Sujil Kumar Koottathampathiyil" w:date="2022-06-12T23:23:00Z">
        <w:r w:rsidRPr="00405362">
          <w:rPr>
            <w:rFonts w:ascii="Arial" w:hAnsi="Arial" w:cs="Arial"/>
            <w:color w:val="000000"/>
            <w:sz w:val="24"/>
            <w:szCs w:val="24"/>
          </w:rPr>
          <w:t xml:space="preserve"> for checking the order of the ARIMA model. In </w:t>
        </w:r>
      </w:ins>
      <w:ins w:id="1709" w:author="Sujil Kumar Koottathampathiyil" w:date="2022-06-12T23:47:00Z">
        <w:r w:rsidR="008A07D6">
          <w:rPr>
            <w:rFonts w:ascii="Arial" w:hAnsi="Arial" w:cs="Arial"/>
            <w:color w:val="000000"/>
            <w:sz w:val="24"/>
            <w:szCs w:val="24"/>
          </w:rPr>
          <w:t>this</w:t>
        </w:r>
      </w:ins>
      <w:ins w:id="1710"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711" w:author="Sujil Kumar Koottathampathiyil" w:date="2022-06-09T09:52:00Z"/>
          <w:rFonts w:ascii="Arial" w:hAnsi="Arial" w:cs="Arial"/>
          <w:color w:val="000000"/>
          <w:sz w:val="24"/>
          <w:szCs w:val="24"/>
          <w:rPrChange w:id="1712" w:author="Sujil Kumar Koottathampathiyil" w:date="2022-06-09T11:29:00Z">
            <w:rPr>
              <w:del w:id="1713" w:author="Sujil Kumar Koottathampathiyil" w:date="2022-06-09T09:52:00Z"/>
              <w:rFonts w:ascii="Arial" w:hAnsi="Arial" w:cs="Arial"/>
              <w:color w:val="000000"/>
            </w:rPr>
          </w:rPrChange>
        </w:rPr>
        <w:pPrChange w:id="1714" w:author="Sujil Kumar Koottathampathiyil" w:date="2022-06-09T10:10:00Z">
          <w:pPr>
            <w:spacing w:line="360" w:lineRule="auto"/>
          </w:pPr>
        </w:pPrChange>
      </w:pPr>
      <w:commentRangeStart w:id="1715"/>
      <w:commentRangeEnd w:id="1715"/>
      <w:del w:id="1716" w:author="Sujil Kumar Koottathampathiyil" w:date="2022-06-12T23:23:00Z">
        <w:r w:rsidDel="002B5111">
          <w:rPr>
            <w:rStyle w:val="CommentReference"/>
          </w:rPr>
          <w:commentReference w:id="1715"/>
        </w:r>
      </w:del>
    </w:p>
    <w:p w14:paraId="15593DE8" w14:textId="77547C10" w:rsidR="00F350B1" w:rsidRPr="006C1800" w:rsidDel="00AA6881" w:rsidRDefault="00F350B1">
      <w:pPr>
        <w:spacing w:line="360" w:lineRule="auto"/>
        <w:rPr>
          <w:del w:id="1717" w:author="Sujil Kumar Koottathampathiyil" w:date="2022-06-09T09:52:00Z"/>
          <w:rFonts w:ascii="Arial" w:hAnsi="Arial" w:cs="Arial"/>
          <w:noProof/>
          <w:sz w:val="24"/>
          <w:szCs w:val="24"/>
          <w:rPrChange w:id="1718" w:author="Sujil Kumar Koottathampathiyil" w:date="2022-06-09T11:29:00Z">
            <w:rPr>
              <w:del w:id="1719" w:author="Sujil Kumar Koottathampathiyil" w:date="2022-06-09T09:52:00Z"/>
              <w:rFonts w:ascii="Arial" w:hAnsi="Arial" w:cs="Arial"/>
              <w:noProof/>
            </w:rPr>
          </w:rPrChange>
        </w:rPr>
        <w:pPrChange w:id="1720"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721" w:author="Sujil Kumar Koottathampathiyil" w:date="2022-06-09T11:29:00Z">
            <w:rPr>
              <w:rFonts w:ascii="Arial" w:hAnsi="Arial" w:cs="Arial"/>
              <w:noProof/>
            </w:rPr>
          </w:rPrChange>
        </w:rPr>
      </w:pPr>
      <w:ins w:id="1722" w:author="Sujil Kumar Koottathampathiyil" w:date="2022-06-09T09:52:00Z">
        <w:r w:rsidRPr="006C1800">
          <w:rPr>
            <w:noProof/>
            <w:sz w:val="24"/>
            <w:szCs w:val="24"/>
            <w:rPrChange w:id="1723"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724" w:author="Sujil Kumar Koottathampathiyil" w:date="2022-06-09T09:53:00Z"/>
          <w:rFonts w:ascii="Arial" w:eastAsia="Times New Roman" w:hAnsi="Arial" w:cs="Arial"/>
          <w:i/>
          <w:iCs/>
          <w:sz w:val="24"/>
          <w:szCs w:val="24"/>
          <w:rPrChange w:id="1725" w:author="Sujil Kumar Koottathampathiyil" w:date="2022-06-12T23:40:00Z">
            <w:rPr>
              <w:ins w:id="1726" w:author="Sujil Kumar Koottathampathiyil" w:date="2022-06-09T09:53:00Z"/>
              <w:rFonts w:ascii="Arial" w:eastAsia="Times New Roman" w:hAnsi="Arial" w:cs="Arial"/>
              <w:sz w:val="24"/>
              <w:szCs w:val="24"/>
            </w:rPr>
          </w:rPrChange>
        </w:rPr>
      </w:pPr>
      <w:ins w:id="1727" w:author="Sujil Kumar Koottathampathiyil" w:date="2022-06-09T09:53:00Z">
        <w:r w:rsidRPr="0052500F">
          <w:rPr>
            <w:rFonts w:ascii="Arial" w:eastAsia="Times New Roman" w:hAnsi="Arial" w:cs="Arial"/>
            <w:b/>
            <w:bCs/>
            <w:i/>
            <w:iCs/>
            <w:sz w:val="24"/>
            <w:szCs w:val="24"/>
            <w:rPrChange w:id="1728"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729"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730" w:author="Sujil Kumar Koottathampathiyil" w:date="2022-06-12T23:40:00Z">
              <w:rPr>
                <w:rFonts w:ascii="Arial" w:eastAsia="Times New Roman" w:hAnsi="Arial" w:cs="Arial"/>
                <w:sz w:val="24"/>
                <w:szCs w:val="24"/>
              </w:rPr>
            </w:rPrChange>
          </w:rPr>
          <w:t>AIC and BIC Score in ascending order</w:t>
        </w:r>
      </w:ins>
      <w:ins w:id="1731"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732" w:author="Sujil Kumar Koottathampathiyil" w:date="2022-06-09T09:53:00Z"/>
          <w:rFonts w:ascii="Arial" w:hAnsi="Arial" w:cs="Arial"/>
          <w:noProof/>
          <w:sz w:val="24"/>
          <w:szCs w:val="24"/>
          <w:rPrChange w:id="1733" w:author="Sujil Kumar Koottathampathiyil" w:date="2022-06-09T11:29:00Z">
            <w:rPr>
              <w:del w:id="1734"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735"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736" w:author="Sujil Kumar Koottathampathiyil" w:date="2022-06-09T11:29:00Z">
            <w:rPr>
              <w:rFonts w:ascii="Arial" w:hAnsi="Arial" w:cs="Arial"/>
              <w:noProof/>
            </w:rPr>
          </w:rPrChange>
        </w:rPr>
        <w:pPrChange w:id="1737" w:author="Sujil Kumar Koottathampathiyil" w:date="2022-06-09T09:54:00Z">
          <w:pPr>
            <w:spacing w:line="360" w:lineRule="auto"/>
            <w:jc w:val="center"/>
          </w:pPr>
        </w:pPrChange>
      </w:pPr>
      <w:ins w:id="1738" w:author="Sujil Kumar Koottathampathiyil" w:date="2022-06-09T09:54:00Z">
        <w:r w:rsidRPr="006C1800">
          <w:rPr>
            <w:rFonts w:ascii="Arial" w:hAnsi="Arial" w:cs="Arial"/>
            <w:noProof/>
            <w:sz w:val="24"/>
            <w:szCs w:val="24"/>
            <w:rPrChange w:id="1739" w:author="Sujil Kumar Koottathampathiyil" w:date="2022-06-09T11:29:00Z">
              <w:rPr>
                <w:rFonts w:ascii="Arial" w:hAnsi="Arial" w:cs="Arial"/>
                <w:noProof/>
              </w:rPr>
            </w:rPrChange>
          </w:rPr>
          <w:t>Here Fig</w:t>
        </w:r>
      </w:ins>
      <w:ins w:id="1740" w:author="Sujil Kumar Koottathampathiyil" w:date="2022-06-09T09:55:00Z">
        <w:r w:rsidRPr="006C1800">
          <w:rPr>
            <w:rFonts w:ascii="Arial" w:hAnsi="Arial" w:cs="Arial"/>
            <w:noProof/>
            <w:sz w:val="24"/>
            <w:szCs w:val="24"/>
            <w:rPrChange w:id="1741" w:author="Sujil Kumar Koottathampathiyil" w:date="2022-06-09T11:29:00Z">
              <w:rPr>
                <w:rFonts w:ascii="Arial" w:hAnsi="Arial" w:cs="Arial"/>
                <w:noProof/>
              </w:rPr>
            </w:rPrChange>
          </w:rPr>
          <w:t xml:space="preserve"> 4.12,</w:t>
        </w:r>
      </w:ins>
      <w:ins w:id="1742" w:author="Sujil Kumar Koottathampathiyil" w:date="2022-06-09T09:54:00Z">
        <w:r w:rsidRPr="006C1800">
          <w:rPr>
            <w:rFonts w:ascii="Arial" w:hAnsi="Arial" w:cs="Arial"/>
            <w:noProof/>
            <w:sz w:val="24"/>
            <w:szCs w:val="24"/>
            <w:rPrChange w:id="1743" w:author="Sujil Kumar Koottathampathiyil" w:date="2022-06-09T11:29:00Z">
              <w:rPr>
                <w:rFonts w:ascii="Arial" w:hAnsi="Arial" w:cs="Arial"/>
                <w:noProof/>
              </w:rPr>
            </w:rPrChange>
          </w:rPr>
          <w:t xml:space="preserve"> I am looking at a better predicting model so, I will be choosing AIC with </w:t>
        </w:r>
      </w:ins>
      <w:ins w:id="1744" w:author="Sujil Kumar Koottathampathiyil" w:date="2022-06-09T10:24:00Z">
        <w:r w:rsidR="00AB21DB" w:rsidRPr="006C1800">
          <w:rPr>
            <w:rFonts w:ascii="Arial" w:hAnsi="Arial" w:cs="Arial"/>
            <w:noProof/>
            <w:sz w:val="24"/>
            <w:szCs w:val="24"/>
            <w:rPrChange w:id="1745" w:author="Sujil Kumar Koottathampathiyil" w:date="2022-06-09T11:29:00Z">
              <w:rPr>
                <w:rFonts w:ascii="Arial" w:hAnsi="Arial" w:cs="Arial"/>
                <w:noProof/>
              </w:rPr>
            </w:rPrChange>
          </w:rPr>
          <w:t>the</w:t>
        </w:r>
      </w:ins>
      <w:ins w:id="1746" w:author="Sujil Kumar Koottathampathiyil" w:date="2022-06-09T09:54:00Z">
        <w:r w:rsidRPr="006C1800">
          <w:rPr>
            <w:rFonts w:ascii="Arial" w:hAnsi="Arial" w:cs="Arial"/>
            <w:noProof/>
            <w:sz w:val="24"/>
            <w:szCs w:val="24"/>
            <w:rPrChange w:id="1747" w:author="Sujil Kumar Koottathampathiyil" w:date="2022-06-09T11:29:00Z">
              <w:rPr>
                <w:rFonts w:ascii="Arial" w:hAnsi="Arial" w:cs="Arial"/>
                <w:noProof/>
              </w:rPr>
            </w:rPrChange>
          </w:rPr>
          <w:t xml:space="preserve"> least score. This is a</w:t>
        </w:r>
      </w:ins>
      <w:ins w:id="1748" w:author="Sujil Kumar Koottathampathiyil" w:date="2022-06-09T10:24:00Z">
        <w:r w:rsidR="00B3094D" w:rsidRPr="006C1800">
          <w:rPr>
            <w:rFonts w:ascii="Arial" w:hAnsi="Arial" w:cs="Arial"/>
            <w:noProof/>
            <w:sz w:val="24"/>
            <w:szCs w:val="24"/>
            <w:rPrChange w:id="1749" w:author="Sujil Kumar Koottathampathiyil" w:date="2022-06-09T11:29:00Z">
              <w:rPr>
                <w:rFonts w:ascii="Arial" w:hAnsi="Arial" w:cs="Arial"/>
                <w:noProof/>
              </w:rPr>
            </w:rPrChange>
          </w:rPr>
          <w:t>n</w:t>
        </w:r>
      </w:ins>
      <w:ins w:id="1750" w:author="Sujil Kumar Koottathampathiyil" w:date="2022-06-09T09:54:00Z">
        <w:r w:rsidRPr="006C1800">
          <w:rPr>
            <w:rFonts w:ascii="Arial" w:hAnsi="Arial" w:cs="Arial"/>
            <w:noProof/>
            <w:sz w:val="24"/>
            <w:szCs w:val="24"/>
            <w:rPrChange w:id="1751" w:author="Sujil Kumar Koottathampathiyil" w:date="2022-06-09T11:29:00Z">
              <w:rPr>
                <w:rFonts w:ascii="Arial" w:hAnsi="Arial" w:cs="Arial"/>
                <w:noProof/>
              </w:rPr>
            </w:rPrChange>
          </w:rPr>
          <w:t xml:space="preserve"> </w:t>
        </w:r>
      </w:ins>
      <w:ins w:id="1752" w:author="Sujil Kumar Koottathampathiyil" w:date="2022-06-09T10:15:00Z">
        <w:r w:rsidR="0039745A" w:rsidRPr="006C1800">
          <w:rPr>
            <w:rFonts w:ascii="Arial" w:hAnsi="Arial" w:cs="Arial"/>
            <w:noProof/>
            <w:sz w:val="24"/>
            <w:szCs w:val="24"/>
            <w:rPrChange w:id="1753" w:author="Sujil Kumar Koottathampathiyil" w:date="2022-06-09T11:29:00Z">
              <w:rPr>
                <w:rFonts w:ascii="Arial" w:hAnsi="Arial" w:cs="Arial"/>
                <w:noProof/>
              </w:rPr>
            </w:rPrChange>
          </w:rPr>
          <w:t>ARMA</w:t>
        </w:r>
      </w:ins>
      <w:ins w:id="1754" w:author="Sujil Kumar Koottathampathiyil" w:date="2022-06-09T09:54:00Z">
        <w:r w:rsidRPr="006C1800">
          <w:rPr>
            <w:rFonts w:ascii="Arial" w:hAnsi="Arial" w:cs="Arial"/>
            <w:noProof/>
            <w:sz w:val="24"/>
            <w:szCs w:val="24"/>
            <w:rPrChange w:id="1755"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756" w:author="Sujil Kumar Koottathampathiyil" w:date="2022-06-09T09:55:00Z"/>
          <w:rFonts w:ascii="Arial" w:hAnsi="Arial" w:cs="Arial"/>
          <w:color w:val="000000"/>
          <w:sz w:val="24"/>
          <w:szCs w:val="24"/>
          <w:rPrChange w:id="1757" w:author="Sujil Kumar Koottathampathiyil" w:date="2022-06-09T11:29:00Z">
            <w:rPr>
              <w:ins w:id="1758" w:author="Sujil Kumar Koottathampathiyil" w:date="2022-06-09T09:55:00Z"/>
              <w:rFonts w:ascii="Arial" w:hAnsi="Arial" w:cs="Arial"/>
              <w:color w:val="000000"/>
            </w:rPr>
          </w:rPrChange>
        </w:rPr>
      </w:pPr>
      <w:r w:rsidRPr="006C1800">
        <w:rPr>
          <w:rFonts w:ascii="Arial" w:hAnsi="Arial" w:cs="Arial"/>
          <w:noProof/>
          <w:sz w:val="24"/>
          <w:szCs w:val="24"/>
          <w:rPrChange w:id="1759"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760" w:author="Sujil Kumar Koottathampathiyil" w:date="2022-06-09T09:55:00Z"/>
          <w:rFonts w:ascii="Arial" w:eastAsia="Times New Roman" w:hAnsi="Arial" w:cs="Arial"/>
          <w:i/>
          <w:iCs/>
          <w:sz w:val="24"/>
          <w:szCs w:val="24"/>
          <w:rPrChange w:id="1761" w:author="Sujil Kumar Koottathampathiyil" w:date="2022-06-12T23:40:00Z">
            <w:rPr>
              <w:ins w:id="1762" w:author="Sujil Kumar Koottathampathiyil" w:date="2022-06-09T09:55:00Z"/>
              <w:rFonts w:ascii="Arial" w:eastAsia="Times New Roman" w:hAnsi="Arial" w:cs="Arial"/>
              <w:sz w:val="24"/>
              <w:szCs w:val="24"/>
            </w:rPr>
          </w:rPrChange>
        </w:rPr>
      </w:pPr>
      <w:ins w:id="1763" w:author="Sujil Kumar Koottathampathiyil" w:date="2022-06-09T09:55:00Z">
        <w:r w:rsidRPr="007C26EB">
          <w:rPr>
            <w:rFonts w:ascii="Arial" w:eastAsia="Times New Roman" w:hAnsi="Arial" w:cs="Arial"/>
            <w:b/>
            <w:bCs/>
            <w:i/>
            <w:iCs/>
            <w:sz w:val="24"/>
            <w:szCs w:val="24"/>
            <w:rPrChange w:id="1764" w:author="Sujil Kumar Koottathampathiyil" w:date="2022-06-12T23:40:00Z">
              <w:rPr>
                <w:rFonts w:ascii="Arial" w:eastAsia="Times New Roman" w:hAnsi="Arial" w:cs="Arial"/>
                <w:b/>
                <w:bCs/>
                <w:sz w:val="24"/>
                <w:szCs w:val="24"/>
              </w:rPr>
            </w:rPrChange>
          </w:rPr>
          <w:t>Fig. 4.1</w:t>
        </w:r>
      </w:ins>
      <w:ins w:id="1765" w:author="Sujil Kumar Koottathampathiyil" w:date="2022-06-09T09:56:00Z">
        <w:r w:rsidR="00217C1C" w:rsidRPr="007C26EB">
          <w:rPr>
            <w:rFonts w:ascii="Arial" w:eastAsia="Times New Roman" w:hAnsi="Arial" w:cs="Arial"/>
            <w:b/>
            <w:bCs/>
            <w:i/>
            <w:iCs/>
            <w:sz w:val="24"/>
            <w:szCs w:val="24"/>
            <w:rPrChange w:id="1766" w:author="Sujil Kumar Koottathampathiyil" w:date="2022-06-12T23:40:00Z">
              <w:rPr>
                <w:rFonts w:ascii="Arial" w:eastAsia="Times New Roman" w:hAnsi="Arial" w:cs="Arial"/>
                <w:b/>
                <w:bCs/>
                <w:sz w:val="24"/>
                <w:szCs w:val="24"/>
              </w:rPr>
            </w:rPrChange>
          </w:rPr>
          <w:t>3</w:t>
        </w:r>
      </w:ins>
      <w:ins w:id="1767" w:author="Sujil Kumar Koottathampathiyil" w:date="2022-06-09T09:55:00Z">
        <w:r w:rsidRPr="007C26EB">
          <w:rPr>
            <w:rFonts w:ascii="Arial" w:eastAsia="Times New Roman" w:hAnsi="Arial" w:cs="Arial"/>
            <w:b/>
            <w:bCs/>
            <w:i/>
            <w:iCs/>
            <w:sz w:val="24"/>
            <w:szCs w:val="24"/>
            <w:rPrChange w:id="1768"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769" w:author="Sujil Kumar Koottathampathiyil" w:date="2022-06-12T23:40:00Z">
              <w:rPr>
                <w:rFonts w:ascii="Arial" w:eastAsia="Times New Roman" w:hAnsi="Arial" w:cs="Arial"/>
                <w:sz w:val="24"/>
                <w:szCs w:val="24"/>
              </w:rPr>
            </w:rPrChange>
          </w:rPr>
          <w:t xml:space="preserve"> </w:t>
        </w:r>
      </w:ins>
      <w:ins w:id="1770" w:author="Sujil Kumar Koottathampathiyil" w:date="2022-06-09T09:56:00Z">
        <w:r w:rsidRPr="007C26EB">
          <w:rPr>
            <w:rFonts w:ascii="Arial" w:eastAsia="Times New Roman" w:hAnsi="Arial" w:cs="Arial"/>
            <w:i/>
            <w:iCs/>
            <w:sz w:val="24"/>
            <w:szCs w:val="24"/>
            <w:rPrChange w:id="1771"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772" w:author="Sujil Kumar Koottathampathiyil" w:date="2022-06-12T23:40:00Z">
              <w:rPr>
                <w:rFonts w:ascii="Arial" w:eastAsia="Times New Roman" w:hAnsi="Arial" w:cs="Arial"/>
                <w:sz w:val="24"/>
                <w:szCs w:val="24"/>
              </w:rPr>
            </w:rPrChange>
          </w:rPr>
          <w:t xml:space="preserve"> to choose the model in ARIMA</w:t>
        </w:r>
      </w:ins>
      <w:ins w:id="1773" w:author="Sujil Kumar Koottathampathiyil" w:date="2022-06-12T23:43:00Z">
        <w:r w:rsidR="001B14F1">
          <w:rPr>
            <w:rFonts w:ascii="Arial" w:eastAsia="Times New Roman" w:hAnsi="Arial" w:cs="Arial"/>
            <w:i/>
            <w:iCs/>
            <w:sz w:val="24"/>
            <w:szCs w:val="24"/>
          </w:rPr>
          <w:t xml:space="preserve"> on </w:t>
        </w:r>
      </w:ins>
      <w:ins w:id="1774"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775"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776" w:author="Sujil Kumar Koottathampathiyil" w:date="2022-06-09T11:29:00Z">
            <w:rPr>
              <w:rFonts w:ascii="Arial" w:hAnsi="Arial" w:cs="Arial"/>
              <w:noProof/>
            </w:rPr>
          </w:rPrChange>
        </w:rPr>
      </w:pPr>
      <w:del w:id="1777" w:author="Sujil Kumar Koottathampathiyil" w:date="2022-06-09T09:49:00Z">
        <w:r w:rsidRPr="006C1800" w:rsidDel="006431B2">
          <w:rPr>
            <w:rFonts w:ascii="Arial" w:hAnsi="Arial" w:cs="Arial"/>
            <w:color w:val="000000"/>
            <w:sz w:val="24"/>
            <w:szCs w:val="24"/>
            <w:rPrChange w:id="1778" w:author="Sujil Kumar Koottathampathiyil" w:date="2022-06-09T11:29:00Z">
              <w:rPr>
                <w:rFonts w:ascii="Arial" w:hAnsi="Arial" w:cs="Arial"/>
                <w:color w:val="000000"/>
              </w:rPr>
            </w:rPrChange>
          </w:rPr>
          <w:delText xml:space="preserve">AIC and BIC graphs made for checking the order of ARIMA </w:delText>
        </w:r>
      </w:del>
      <w:del w:id="1779" w:author="Sujil Kumar Koottathampathiyil" w:date="2022-06-09T08:29:00Z">
        <w:r w:rsidRPr="006C1800" w:rsidDel="00D25BE4">
          <w:rPr>
            <w:rFonts w:ascii="Arial" w:hAnsi="Arial" w:cs="Arial"/>
            <w:color w:val="000000"/>
            <w:sz w:val="24"/>
            <w:szCs w:val="24"/>
            <w:rPrChange w:id="1780" w:author="Sujil Kumar Koottathampathiyil" w:date="2022-06-09T11:29:00Z">
              <w:rPr>
                <w:rFonts w:ascii="Arial" w:hAnsi="Arial" w:cs="Arial"/>
                <w:color w:val="000000"/>
              </w:rPr>
            </w:rPrChange>
          </w:rPr>
          <w:delText>Model</w:delText>
        </w:r>
      </w:del>
      <w:del w:id="1781" w:author="Sujil Kumar Koottathampathiyil" w:date="2022-06-09T09:49:00Z">
        <w:r w:rsidRPr="006C1800" w:rsidDel="006431B2">
          <w:rPr>
            <w:rFonts w:ascii="Arial" w:hAnsi="Arial" w:cs="Arial"/>
            <w:color w:val="000000"/>
            <w:sz w:val="24"/>
            <w:szCs w:val="24"/>
            <w:rPrChange w:id="1782"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783" w:author="Sujil Kumar Koottathampathiyil" w:date="2022-06-09T11:29:00Z">
            <w:rPr>
              <w:rFonts w:ascii="Arial" w:hAnsi="Arial" w:cs="Arial"/>
              <w:color w:val="000000"/>
            </w:rPr>
          </w:rPrChange>
        </w:rPr>
        <w:t xml:space="preserve">From </w:t>
      </w:r>
      <w:del w:id="1784" w:author="Sujil Kumar Koottathampathiyil" w:date="2022-06-09T10:16:00Z">
        <w:r w:rsidRPr="006C1800" w:rsidDel="0039745A">
          <w:rPr>
            <w:rFonts w:ascii="Arial" w:hAnsi="Arial" w:cs="Arial"/>
            <w:color w:val="000000"/>
            <w:sz w:val="24"/>
            <w:szCs w:val="24"/>
            <w:rPrChange w:id="1785" w:author="Sujil Kumar Koottathampathiyil" w:date="2022-06-09T11:29:00Z">
              <w:rPr>
                <w:rFonts w:ascii="Arial" w:hAnsi="Arial" w:cs="Arial"/>
                <w:color w:val="000000"/>
              </w:rPr>
            </w:rPrChange>
          </w:rPr>
          <w:delText xml:space="preserve">the </w:delText>
        </w:r>
      </w:del>
      <w:del w:id="1786" w:author="Sujil Kumar Koottathampathiyil" w:date="2022-06-09T09:56:00Z">
        <w:r w:rsidRPr="006C1800" w:rsidDel="0013001C">
          <w:rPr>
            <w:rFonts w:ascii="Arial" w:hAnsi="Arial" w:cs="Arial"/>
            <w:color w:val="000000"/>
            <w:sz w:val="24"/>
            <w:szCs w:val="24"/>
            <w:rPrChange w:id="1787" w:author="Sujil Kumar Koottathampathiyil" w:date="2022-06-09T11:29:00Z">
              <w:rPr>
                <w:rFonts w:ascii="Arial" w:hAnsi="Arial" w:cs="Arial"/>
                <w:color w:val="000000"/>
              </w:rPr>
            </w:rPrChange>
          </w:rPr>
          <w:delText>graph</w:delText>
        </w:r>
      </w:del>
      <w:ins w:id="1788" w:author="Sujil Kumar Koottathampathiyil" w:date="2022-06-09T09:56:00Z">
        <w:r w:rsidR="0013001C" w:rsidRPr="006C1800">
          <w:rPr>
            <w:rFonts w:ascii="Arial" w:hAnsi="Arial" w:cs="Arial"/>
            <w:color w:val="000000"/>
            <w:sz w:val="24"/>
            <w:szCs w:val="24"/>
            <w:rPrChange w:id="1789"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790" w:author="Sujil Kumar Koottathampathiyil" w:date="2022-06-09T11:29:00Z">
              <w:rPr>
                <w:rFonts w:ascii="Arial" w:hAnsi="Arial" w:cs="Arial"/>
                <w:color w:val="000000"/>
              </w:rPr>
            </w:rPrChange>
          </w:rPr>
          <w:t>3</w:t>
        </w:r>
      </w:ins>
      <w:ins w:id="1791" w:author="Sujil Kumar Koottathampathiyil" w:date="2022-06-09T08:29:00Z">
        <w:r w:rsidR="00D25BE4" w:rsidRPr="006C1800">
          <w:rPr>
            <w:rFonts w:ascii="Arial" w:hAnsi="Arial" w:cs="Arial"/>
            <w:color w:val="000000"/>
            <w:sz w:val="24"/>
            <w:szCs w:val="24"/>
            <w:rPrChange w:id="1792"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793" w:author="Sujil Kumar Koottathampathiyil" w:date="2022-06-09T11:29:00Z">
            <w:rPr>
              <w:rFonts w:ascii="Arial" w:hAnsi="Arial" w:cs="Arial"/>
              <w:color w:val="000000"/>
            </w:rPr>
          </w:rPrChange>
        </w:rPr>
        <w:t xml:space="preserve"> </w:t>
      </w:r>
      <w:ins w:id="1794" w:author="Sujil Kumar Koottathampathiyil" w:date="2022-06-09T09:47:00Z">
        <w:r w:rsidR="00F734EC" w:rsidRPr="006C1800">
          <w:rPr>
            <w:rFonts w:ascii="Arial" w:hAnsi="Arial" w:cs="Arial"/>
            <w:color w:val="000000"/>
            <w:sz w:val="24"/>
            <w:szCs w:val="24"/>
            <w:rPrChange w:id="1795" w:author="Sujil Kumar Koottathampathiyil" w:date="2022-06-09T11:29:00Z">
              <w:rPr>
                <w:rFonts w:ascii="Arial" w:hAnsi="Arial" w:cs="Arial"/>
                <w:color w:val="000000"/>
              </w:rPr>
            </w:rPrChange>
          </w:rPr>
          <w:t xml:space="preserve">In the above ACF and PACF, we can see ACF </w:t>
        </w:r>
      </w:ins>
      <w:ins w:id="1796" w:author="Sujil Kumar Koottathampathiyil" w:date="2022-06-09T09:49:00Z">
        <w:r w:rsidR="003C1EB7" w:rsidRPr="006C1800">
          <w:rPr>
            <w:rFonts w:ascii="Arial" w:hAnsi="Arial" w:cs="Arial"/>
            <w:color w:val="000000"/>
            <w:sz w:val="24"/>
            <w:szCs w:val="24"/>
            <w:rPrChange w:id="1797" w:author="Sujil Kumar Koottathampathiyil" w:date="2022-06-09T11:29:00Z">
              <w:rPr>
                <w:rFonts w:ascii="Arial" w:hAnsi="Arial" w:cs="Arial"/>
                <w:color w:val="000000"/>
              </w:rPr>
            </w:rPrChange>
          </w:rPr>
          <w:t>tails</w:t>
        </w:r>
      </w:ins>
      <w:ins w:id="1798" w:author="Sujil Kumar Koottathampathiyil" w:date="2022-06-09T09:47:00Z">
        <w:r w:rsidR="00F734EC" w:rsidRPr="006C1800">
          <w:rPr>
            <w:rFonts w:ascii="Arial" w:hAnsi="Arial" w:cs="Arial"/>
            <w:color w:val="000000"/>
            <w:sz w:val="24"/>
            <w:szCs w:val="24"/>
            <w:rPrChange w:id="1799" w:author="Sujil Kumar Koottathampathiyil" w:date="2022-06-09T11:29:00Z">
              <w:rPr>
                <w:rFonts w:ascii="Arial" w:hAnsi="Arial" w:cs="Arial"/>
                <w:color w:val="000000"/>
              </w:rPr>
            </w:rPrChange>
          </w:rPr>
          <w:t xml:space="preserve"> of</w:t>
        </w:r>
      </w:ins>
      <w:ins w:id="1800" w:author="Sujil Kumar Koottathampathiyil" w:date="2022-06-09T10:16:00Z">
        <w:r w:rsidR="002C009B" w:rsidRPr="006C1800">
          <w:rPr>
            <w:rFonts w:ascii="Arial" w:hAnsi="Arial" w:cs="Arial"/>
            <w:color w:val="000000"/>
            <w:sz w:val="24"/>
            <w:szCs w:val="24"/>
            <w:rPrChange w:id="1801" w:author="Sujil Kumar Koottathampathiyil" w:date="2022-06-09T11:29:00Z">
              <w:rPr>
                <w:rFonts w:ascii="Arial" w:hAnsi="Arial" w:cs="Arial"/>
                <w:color w:val="000000"/>
              </w:rPr>
            </w:rPrChange>
          </w:rPr>
          <w:t>f</w:t>
        </w:r>
      </w:ins>
      <w:ins w:id="1802" w:author="Sujil Kumar Koottathampathiyil" w:date="2022-06-09T09:47:00Z">
        <w:r w:rsidR="00F734EC" w:rsidRPr="006C1800">
          <w:rPr>
            <w:rFonts w:ascii="Arial" w:hAnsi="Arial" w:cs="Arial"/>
            <w:color w:val="000000"/>
            <w:sz w:val="24"/>
            <w:szCs w:val="24"/>
            <w:rPrChange w:id="1803" w:author="Sujil Kumar Koottathampathiyil" w:date="2022-06-09T11:29:00Z">
              <w:rPr>
                <w:rFonts w:ascii="Arial" w:hAnsi="Arial" w:cs="Arial"/>
                <w:color w:val="000000"/>
              </w:rPr>
            </w:rPrChange>
          </w:rPr>
          <w:t xml:space="preserve"> and PACF </w:t>
        </w:r>
      </w:ins>
      <w:ins w:id="1804" w:author="Sujil Kumar Koottathampathiyil" w:date="2022-06-09T09:49:00Z">
        <w:r w:rsidR="003C1EB7" w:rsidRPr="006C1800">
          <w:rPr>
            <w:rFonts w:ascii="Arial" w:hAnsi="Arial" w:cs="Arial"/>
            <w:color w:val="000000"/>
            <w:sz w:val="24"/>
            <w:szCs w:val="24"/>
            <w:rPrChange w:id="1805" w:author="Sujil Kumar Koottathampathiyil" w:date="2022-06-09T11:29:00Z">
              <w:rPr>
                <w:rFonts w:ascii="Arial" w:hAnsi="Arial" w:cs="Arial"/>
                <w:color w:val="000000"/>
              </w:rPr>
            </w:rPrChange>
          </w:rPr>
          <w:t>cuts</w:t>
        </w:r>
      </w:ins>
      <w:ins w:id="1806" w:author="Sujil Kumar Koottathampathiyil" w:date="2022-06-09T09:47:00Z">
        <w:r w:rsidR="00F734EC" w:rsidRPr="006C1800">
          <w:rPr>
            <w:rFonts w:ascii="Arial" w:hAnsi="Arial" w:cs="Arial"/>
            <w:color w:val="000000"/>
            <w:sz w:val="24"/>
            <w:szCs w:val="24"/>
            <w:rPrChange w:id="1807" w:author="Sujil Kumar Koottathampathiyil" w:date="2022-06-09T11:29:00Z">
              <w:rPr>
                <w:rFonts w:ascii="Arial" w:hAnsi="Arial" w:cs="Arial"/>
                <w:color w:val="000000"/>
              </w:rPr>
            </w:rPrChange>
          </w:rPr>
          <w:t xml:space="preserve"> off since we have a MA(q) model. So this is a</w:t>
        </w:r>
      </w:ins>
      <w:ins w:id="1808" w:author="Sujil Kumar Koottathampathiyil" w:date="2022-06-09T10:16:00Z">
        <w:r w:rsidR="0039745A" w:rsidRPr="006C1800">
          <w:rPr>
            <w:rFonts w:ascii="Arial" w:hAnsi="Arial" w:cs="Arial"/>
            <w:color w:val="000000"/>
            <w:sz w:val="24"/>
            <w:szCs w:val="24"/>
            <w:rPrChange w:id="1809" w:author="Sujil Kumar Koottathampathiyil" w:date="2022-06-09T11:29:00Z">
              <w:rPr>
                <w:rFonts w:ascii="Arial" w:hAnsi="Arial" w:cs="Arial"/>
                <w:color w:val="000000"/>
              </w:rPr>
            </w:rPrChange>
          </w:rPr>
          <w:t>n</w:t>
        </w:r>
      </w:ins>
      <w:ins w:id="1810" w:author="Sujil Kumar Koottathampathiyil" w:date="2022-06-09T09:47:00Z">
        <w:r w:rsidR="00F734EC" w:rsidRPr="006C1800">
          <w:rPr>
            <w:rFonts w:ascii="Arial" w:hAnsi="Arial" w:cs="Arial"/>
            <w:color w:val="000000"/>
            <w:sz w:val="24"/>
            <w:szCs w:val="24"/>
            <w:rPrChange w:id="1811"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812"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813" w:author="Sujil Kumar Koottathampathiyil" w:date="2022-06-09T11:29:00Z">
              <w:rPr>
                <w:rFonts w:ascii="Arial" w:hAnsi="Arial" w:cs="Arial"/>
                <w:color w:val="000000"/>
              </w:rPr>
            </w:rPrChange>
          </w:rPr>
          <w:t>1) Model</w:t>
        </w:r>
      </w:ins>
      <w:del w:id="1814" w:author="Sujil Kumar Koottathampathiyil" w:date="2022-06-09T09:47:00Z">
        <w:r w:rsidRPr="006C1800" w:rsidDel="00F734EC">
          <w:rPr>
            <w:rFonts w:ascii="Arial" w:hAnsi="Arial" w:cs="Arial"/>
            <w:color w:val="000000"/>
            <w:sz w:val="24"/>
            <w:szCs w:val="24"/>
            <w:rPrChange w:id="1815"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816"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817" w:author="Sujil Kumar Koottathampathiyil" w:date="2022-06-09T11:29:00Z">
            <w:rPr>
              <w:rFonts w:ascii="Arial" w:hAnsi="Arial" w:cs="Arial"/>
              <w:color w:val="000000"/>
            </w:rPr>
          </w:rPrChange>
        </w:rPr>
      </w:pPr>
      <w:r w:rsidRPr="006C1800">
        <w:rPr>
          <w:rFonts w:ascii="Arial" w:hAnsi="Arial" w:cs="Arial"/>
          <w:noProof/>
          <w:sz w:val="24"/>
          <w:szCs w:val="24"/>
          <w:rPrChange w:id="1818"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819" w:author="Sujil Kumar Koottathampathiyil" w:date="2022-06-12T23:40:00Z"/>
          <w:rFonts w:ascii="Arial" w:eastAsia="Times New Roman" w:hAnsi="Arial" w:cs="Arial"/>
          <w:i/>
          <w:iCs/>
          <w:sz w:val="24"/>
          <w:szCs w:val="24"/>
          <w:rPrChange w:id="1820" w:author="Sujil Kumar Koottathampathiyil" w:date="2022-06-12T23:40:00Z">
            <w:rPr>
              <w:del w:id="1821" w:author="Sujil Kumar Koottathampathiyil" w:date="2022-06-12T23:40:00Z"/>
              <w:rFonts w:ascii="Arial" w:hAnsi="Arial" w:cs="Arial"/>
              <w:color w:val="000000"/>
            </w:rPr>
          </w:rPrChange>
        </w:rPr>
      </w:pPr>
      <w:ins w:id="1822" w:author="Sujil Kumar Koottathampathiyil" w:date="2022-06-09T09:57:00Z">
        <w:r w:rsidRPr="003311BE">
          <w:rPr>
            <w:rFonts w:ascii="Arial" w:eastAsia="Times New Roman" w:hAnsi="Arial" w:cs="Arial"/>
            <w:b/>
            <w:bCs/>
            <w:i/>
            <w:iCs/>
            <w:sz w:val="24"/>
            <w:szCs w:val="24"/>
            <w:rPrChange w:id="1823"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824" w:author="Sujil Kumar Koottathampathiyil" w:date="2022-06-12T23:40:00Z">
              <w:rPr>
                <w:rFonts w:ascii="Arial" w:eastAsia="Times New Roman" w:hAnsi="Arial" w:cs="Arial"/>
                <w:sz w:val="24"/>
                <w:szCs w:val="24"/>
              </w:rPr>
            </w:rPrChange>
          </w:rPr>
          <w:t xml:space="preserve"> </w:t>
        </w:r>
      </w:ins>
      <w:proofErr w:type="spellStart"/>
      <w:ins w:id="1825" w:author="Sujil Kumar Koottathampathiyil" w:date="2022-06-09T10:07:00Z">
        <w:r w:rsidR="00775B5F" w:rsidRPr="003311BE">
          <w:rPr>
            <w:rFonts w:ascii="Arial" w:eastAsia="Times New Roman" w:hAnsi="Arial" w:cs="Arial"/>
            <w:i/>
            <w:iCs/>
            <w:sz w:val="24"/>
            <w:szCs w:val="24"/>
            <w:rPrChange w:id="1826"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827"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828" w:author="Sujil Kumar Koottathampathiyil" w:date="2022-06-12T23:40:00Z">
              <w:rPr>
                <w:rFonts w:ascii="Arial" w:eastAsia="Times New Roman" w:hAnsi="Arial" w:cs="Arial"/>
                <w:sz w:val="24"/>
                <w:szCs w:val="24"/>
              </w:rPr>
            </w:rPrChange>
          </w:rPr>
          <w:t xml:space="preserve"> Results</w:t>
        </w:r>
      </w:ins>
      <w:ins w:id="1829" w:author="Sujil Kumar Koottathampathiyil" w:date="2022-06-09T10:08:00Z">
        <w:r w:rsidR="00525D52" w:rsidRPr="003311BE">
          <w:rPr>
            <w:rFonts w:ascii="Arial" w:eastAsia="Times New Roman" w:hAnsi="Arial" w:cs="Arial"/>
            <w:i/>
            <w:iCs/>
            <w:sz w:val="24"/>
            <w:szCs w:val="24"/>
            <w:rPrChange w:id="1830"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831"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832"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833" w:author="Sujil Kumar Koottathampathiyil" w:date="2022-06-12T23:40:00Z">
              <w:rPr>
                <w:rFonts w:ascii="Arial" w:eastAsia="Times New Roman" w:hAnsi="Arial" w:cs="Arial"/>
                <w:sz w:val="24"/>
                <w:szCs w:val="24"/>
              </w:rPr>
            </w:rPrChange>
          </w:rPr>
          <w:t>)</w:t>
        </w:r>
      </w:ins>
      <w:ins w:id="1834"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835" w:author="Sujil Kumar Koottathampathiyil" w:date="2022-06-09T09:57:00Z"/>
          <w:rFonts w:ascii="Arial" w:hAnsi="Arial" w:cs="Arial"/>
          <w:b/>
          <w:bCs/>
          <w:sz w:val="24"/>
          <w:szCs w:val="24"/>
        </w:rPr>
      </w:pPr>
      <w:ins w:id="1836" w:author="Sujil Kumar Koottathampathiyil" w:date="2022-06-09T08:20:00Z">
        <w:r>
          <w:rPr>
            <w:rFonts w:ascii="Arial" w:hAnsi="Arial" w:cs="Arial"/>
            <w:b/>
            <w:bCs/>
            <w:sz w:val="24"/>
            <w:szCs w:val="24"/>
          </w:rPr>
          <w:lastRenderedPageBreak/>
          <w:t>4</w:t>
        </w:r>
      </w:ins>
      <w:del w:id="183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838" w:author="Sujil Kumar Koottathampathiyil" w:date="2022-06-09T08:20:00Z">
        <w:r>
          <w:rPr>
            <w:rFonts w:ascii="Arial" w:hAnsi="Arial" w:cs="Arial"/>
            <w:b/>
            <w:bCs/>
            <w:sz w:val="24"/>
            <w:szCs w:val="24"/>
          </w:rPr>
          <w:t>4</w:t>
        </w:r>
      </w:ins>
      <w:del w:id="1839"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840"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841" w:author="Sujil Kumar Koottathampathiyil" w:date="2022-06-09T11:29:00Z">
            <w:rPr>
              <w:rFonts w:ascii="Arial" w:hAnsi="Arial" w:cs="Arial"/>
              <w:color w:val="000000"/>
            </w:rPr>
          </w:rPrChange>
        </w:rPr>
        <w:pPrChange w:id="1842" w:author="Sujil Kumar Koottathampathiyil" w:date="2022-06-09T09:57:00Z">
          <w:pPr>
            <w:spacing w:line="360" w:lineRule="auto"/>
            <w:jc w:val="center"/>
          </w:pPr>
        </w:pPrChange>
      </w:pPr>
      <w:ins w:id="1843" w:author="Sujil Kumar Koottathampathiyil" w:date="2022-06-09T10:03:00Z">
        <w:r w:rsidRPr="00996C49">
          <w:rPr>
            <w:rFonts w:ascii="Arial" w:hAnsi="Arial" w:cs="Arial"/>
            <w:color w:val="000000"/>
            <w:sz w:val="24"/>
            <w:szCs w:val="24"/>
            <w:rPrChange w:id="1844"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845" w:author="Sujil Kumar Koottathampathiyil" w:date="2022-06-09T11:29:00Z">
              <w:rPr>
                <w:rFonts w:ascii="Arial" w:hAnsi="Arial" w:cs="Arial"/>
                <w:color w:val="000000"/>
              </w:rPr>
            </w:rPrChange>
          </w:rPr>
          <w:t xml:space="preserve"> automate the process of training and evaluating the A</w:t>
        </w:r>
      </w:ins>
      <w:ins w:id="1846" w:author="Sujil Kumar Koottathampathiyil" w:date="2022-06-09T10:04:00Z">
        <w:r w:rsidRPr="00996C49">
          <w:rPr>
            <w:rFonts w:ascii="Arial" w:hAnsi="Arial" w:cs="Arial"/>
            <w:color w:val="000000"/>
            <w:sz w:val="24"/>
            <w:szCs w:val="24"/>
            <w:rPrChange w:id="1847" w:author="Sujil Kumar Koottathampathiyil" w:date="2022-06-09T11:29:00Z">
              <w:rPr>
                <w:rFonts w:ascii="Arial" w:hAnsi="Arial" w:cs="Arial"/>
                <w:color w:val="000000"/>
              </w:rPr>
            </w:rPrChange>
          </w:rPr>
          <w:t>RIMA Models on different combinations of model hyperparameters. In machine learning</w:t>
        </w:r>
      </w:ins>
      <w:ins w:id="1848" w:author="Sujil Kumar Koottathampathiyil" w:date="2022-06-09T10:12:00Z">
        <w:r w:rsidR="00E83305" w:rsidRPr="00996C49">
          <w:rPr>
            <w:rFonts w:ascii="Arial" w:hAnsi="Arial" w:cs="Arial"/>
            <w:color w:val="000000"/>
            <w:sz w:val="24"/>
            <w:szCs w:val="24"/>
            <w:rPrChange w:id="1849" w:author="Sujil Kumar Koottathampathiyil" w:date="2022-06-09T11:29:00Z">
              <w:rPr>
                <w:rFonts w:ascii="Arial" w:hAnsi="Arial" w:cs="Arial"/>
                <w:color w:val="000000"/>
              </w:rPr>
            </w:rPrChange>
          </w:rPr>
          <w:t>,</w:t>
        </w:r>
      </w:ins>
      <w:ins w:id="1850" w:author="Sujil Kumar Koottathampathiyil" w:date="2022-06-09T10:04:00Z">
        <w:r w:rsidRPr="00996C49">
          <w:rPr>
            <w:rFonts w:ascii="Arial" w:hAnsi="Arial" w:cs="Arial"/>
            <w:color w:val="000000"/>
            <w:sz w:val="24"/>
            <w:szCs w:val="24"/>
            <w:rPrChange w:id="1851"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852" w:author="Sujil Kumar Koottathampathiyil" w:date="2022-06-09T09:59:00Z"/>
          <w:rFonts w:ascii="Arial" w:hAnsi="Arial" w:cs="Arial"/>
          <w:color w:val="000000"/>
          <w:sz w:val="24"/>
          <w:szCs w:val="24"/>
          <w:rPrChange w:id="1853" w:author="Sujil Kumar Koottathampathiyil" w:date="2022-06-09T11:29:00Z">
            <w:rPr>
              <w:ins w:id="1854" w:author="Sujil Kumar Koottathampathiyil" w:date="2022-06-09T09:59:00Z"/>
              <w:rFonts w:ascii="Arial" w:hAnsi="Arial" w:cs="Arial"/>
              <w:color w:val="000000"/>
            </w:rPr>
          </w:rPrChange>
        </w:rPr>
      </w:pPr>
      <w:r w:rsidRPr="00996C49">
        <w:rPr>
          <w:rFonts w:ascii="Arial" w:hAnsi="Arial" w:cs="Arial"/>
          <w:noProof/>
          <w:sz w:val="24"/>
          <w:szCs w:val="24"/>
          <w:rPrChange w:id="1855"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856" w:author="Sujil Kumar Koottathampathiyil" w:date="2022-06-09T09:59:00Z"/>
          <w:rFonts w:ascii="Arial" w:eastAsia="Times New Roman" w:hAnsi="Arial" w:cs="Arial"/>
          <w:i/>
          <w:iCs/>
          <w:sz w:val="24"/>
          <w:szCs w:val="24"/>
          <w:rPrChange w:id="1857" w:author="Sujil Kumar Koottathampathiyil" w:date="2022-06-12T23:40:00Z">
            <w:rPr>
              <w:ins w:id="1858" w:author="Sujil Kumar Koottathampathiyil" w:date="2022-06-09T09:59:00Z"/>
              <w:rFonts w:ascii="Arial" w:eastAsia="Times New Roman" w:hAnsi="Arial" w:cs="Arial"/>
              <w:sz w:val="24"/>
              <w:szCs w:val="24"/>
            </w:rPr>
          </w:rPrChange>
        </w:rPr>
      </w:pPr>
      <w:ins w:id="1859" w:author="Sujil Kumar Koottathampathiyil" w:date="2022-06-09T09:59:00Z">
        <w:r w:rsidRPr="001508B9">
          <w:rPr>
            <w:rFonts w:ascii="Arial" w:eastAsia="Times New Roman" w:hAnsi="Arial" w:cs="Arial"/>
            <w:b/>
            <w:bCs/>
            <w:i/>
            <w:iCs/>
            <w:sz w:val="24"/>
            <w:szCs w:val="24"/>
            <w:rPrChange w:id="1860" w:author="Sujil Kumar Koottathampathiyil" w:date="2022-06-12T23:40:00Z">
              <w:rPr>
                <w:rFonts w:ascii="Arial" w:eastAsia="Times New Roman" w:hAnsi="Arial" w:cs="Arial"/>
                <w:b/>
                <w:bCs/>
                <w:sz w:val="24"/>
                <w:szCs w:val="24"/>
              </w:rPr>
            </w:rPrChange>
          </w:rPr>
          <w:t>Fig. 4.1</w:t>
        </w:r>
      </w:ins>
      <w:ins w:id="1861" w:author="Sujil Kumar Koottathampathiyil" w:date="2022-06-09T10:01:00Z">
        <w:r w:rsidR="00394A50" w:rsidRPr="001508B9">
          <w:rPr>
            <w:rFonts w:ascii="Arial" w:eastAsia="Times New Roman" w:hAnsi="Arial" w:cs="Arial"/>
            <w:b/>
            <w:bCs/>
            <w:i/>
            <w:iCs/>
            <w:sz w:val="24"/>
            <w:szCs w:val="24"/>
            <w:rPrChange w:id="1862" w:author="Sujil Kumar Koottathampathiyil" w:date="2022-06-12T23:40:00Z">
              <w:rPr>
                <w:rFonts w:ascii="Arial" w:eastAsia="Times New Roman" w:hAnsi="Arial" w:cs="Arial"/>
                <w:b/>
                <w:bCs/>
                <w:sz w:val="24"/>
                <w:szCs w:val="24"/>
              </w:rPr>
            </w:rPrChange>
          </w:rPr>
          <w:t>4</w:t>
        </w:r>
      </w:ins>
      <w:ins w:id="1863" w:author="Sujil Kumar Koottathampathiyil" w:date="2022-06-09T09:59:00Z">
        <w:r w:rsidRPr="001508B9">
          <w:rPr>
            <w:rFonts w:ascii="Arial" w:eastAsia="Times New Roman" w:hAnsi="Arial" w:cs="Arial"/>
            <w:b/>
            <w:bCs/>
            <w:i/>
            <w:iCs/>
            <w:sz w:val="24"/>
            <w:szCs w:val="24"/>
            <w:rPrChange w:id="1864"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865" w:author="Sujil Kumar Koottathampathiyil" w:date="2022-06-12T23:40:00Z">
              <w:rPr>
                <w:rFonts w:ascii="Arial" w:eastAsia="Times New Roman" w:hAnsi="Arial" w:cs="Arial"/>
                <w:sz w:val="24"/>
                <w:szCs w:val="24"/>
              </w:rPr>
            </w:rPrChange>
          </w:rPr>
          <w:t xml:space="preserve"> </w:t>
        </w:r>
      </w:ins>
      <w:ins w:id="1866" w:author="Sujil Kumar Koottathampathiyil" w:date="2022-06-09T10:00:00Z">
        <w:r w:rsidR="003E6CED" w:rsidRPr="001508B9">
          <w:rPr>
            <w:rFonts w:ascii="Arial" w:eastAsia="Times New Roman" w:hAnsi="Arial" w:cs="Arial"/>
            <w:i/>
            <w:iCs/>
            <w:sz w:val="24"/>
            <w:szCs w:val="24"/>
            <w:rPrChange w:id="1867" w:author="Sujil Kumar Koottathampathiyil" w:date="2022-06-12T23:40:00Z">
              <w:rPr>
                <w:rFonts w:ascii="Arial" w:eastAsia="Times New Roman" w:hAnsi="Arial" w:cs="Arial"/>
                <w:sz w:val="24"/>
                <w:szCs w:val="24"/>
              </w:rPr>
            </w:rPrChange>
          </w:rPr>
          <w:t>grid search result from ARIMA Model</w:t>
        </w:r>
      </w:ins>
      <w:ins w:id="1868"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869" w:author="Sujil Kumar Koottathampathiyil" w:date="2022-06-09T11:29:00Z">
            <w:rPr>
              <w:rFonts w:ascii="Arial" w:hAnsi="Arial" w:cs="Arial"/>
              <w:color w:val="000000"/>
            </w:rPr>
          </w:rPrChange>
        </w:rPr>
        <w:pPrChange w:id="1870" w:author="Sujil Kumar Koottathampathiyil" w:date="2022-06-09T10:04:00Z">
          <w:pPr>
            <w:spacing w:line="360" w:lineRule="auto"/>
            <w:jc w:val="center"/>
          </w:pPr>
        </w:pPrChange>
      </w:pPr>
      <w:ins w:id="1871" w:author="Sujil Kumar Koottathampathiyil" w:date="2022-06-09T10:05:00Z">
        <w:r w:rsidRPr="00996C49">
          <w:rPr>
            <w:rFonts w:ascii="Arial" w:hAnsi="Arial" w:cs="Arial"/>
            <w:color w:val="000000"/>
            <w:sz w:val="24"/>
            <w:szCs w:val="24"/>
            <w:rPrChange w:id="1872" w:author="Sujil Kumar Koottathampathiyil" w:date="2022-06-09T11:29:00Z">
              <w:rPr>
                <w:rFonts w:ascii="Arial" w:hAnsi="Arial" w:cs="Arial"/>
                <w:color w:val="000000"/>
              </w:rPr>
            </w:rPrChange>
          </w:rPr>
          <w:t>In fig 4.14, we can see I have implemented the grid search and evaluated the ARIMA Model. Also</w:t>
        </w:r>
      </w:ins>
      <w:ins w:id="1873" w:author="Sujil Kumar Koottathampathiyil" w:date="2022-06-09T10:12:00Z">
        <w:r w:rsidR="00623948" w:rsidRPr="00996C49">
          <w:rPr>
            <w:rFonts w:ascii="Arial" w:hAnsi="Arial" w:cs="Arial"/>
            <w:color w:val="000000"/>
            <w:sz w:val="24"/>
            <w:szCs w:val="24"/>
            <w:rPrChange w:id="1874" w:author="Sujil Kumar Koottathampathiyil" w:date="2022-06-09T11:29:00Z">
              <w:rPr>
                <w:rFonts w:ascii="Arial" w:hAnsi="Arial" w:cs="Arial"/>
                <w:color w:val="000000"/>
              </w:rPr>
            </w:rPrChange>
          </w:rPr>
          <w:t>,</w:t>
        </w:r>
      </w:ins>
      <w:ins w:id="1875" w:author="Sujil Kumar Koottathampathiyil" w:date="2022-06-09T10:05:00Z">
        <w:r w:rsidRPr="00996C49">
          <w:rPr>
            <w:rFonts w:ascii="Arial" w:hAnsi="Arial" w:cs="Arial"/>
            <w:color w:val="000000"/>
            <w:sz w:val="24"/>
            <w:szCs w:val="24"/>
            <w:rPrChange w:id="1876" w:author="Sujil Kumar Koottathampathiyil" w:date="2022-06-09T11:29:00Z">
              <w:rPr>
                <w:rFonts w:ascii="Arial" w:hAnsi="Arial" w:cs="Arial"/>
                <w:color w:val="000000"/>
              </w:rPr>
            </w:rPrChange>
          </w:rPr>
          <w:t xml:space="preserve"> I have </w:t>
        </w:r>
      </w:ins>
      <w:ins w:id="1877" w:author="Sujil Kumar Koottathampathiyil" w:date="2022-06-09T10:12:00Z">
        <w:r w:rsidR="00623948" w:rsidRPr="00996C49">
          <w:rPr>
            <w:rFonts w:ascii="Arial" w:hAnsi="Arial" w:cs="Arial"/>
            <w:color w:val="000000"/>
            <w:sz w:val="24"/>
            <w:szCs w:val="24"/>
            <w:rPrChange w:id="1878" w:author="Sujil Kumar Koottathampathiyil" w:date="2022-06-09T11:29:00Z">
              <w:rPr>
                <w:rFonts w:ascii="Arial" w:hAnsi="Arial" w:cs="Arial"/>
                <w:color w:val="000000"/>
              </w:rPr>
            </w:rPrChange>
          </w:rPr>
          <w:t>evaluated</w:t>
        </w:r>
      </w:ins>
      <w:ins w:id="1879" w:author="Sujil Kumar Koottathampathiyil" w:date="2022-06-09T10:05:00Z">
        <w:r w:rsidRPr="00996C49">
          <w:rPr>
            <w:rFonts w:ascii="Arial" w:hAnsi="Arial" w:cs="Arial"/>
            <w:color w:val="000000"/>
            <w:sz w:val="24"/>
            <w:szCs w:val="24"/>
            <w:rPrChange w:id="1880" w:author="Sujil Kumar Koottathampathiyil" w:date="2022-06-09T11:29:00Z">
              <w:rPr>
                <w:rFonts w:ascii="Arial" w:hAnsi="Arial" w:cs="Arial"/>
                <w:color w:val="000000"/>
              </w:rPr>
            </w:rPrChange>
          </w:rPr>
          <w:t xml:space="preserve"> </w:t>
        </w:r>
      </w:ins>
      <w:ins w:id="1881" w:author="Sujil Kumar Koottathampathiyil" w:date="2022-06-09T10:12:00Z">
        <w:r w:rsidR="00623948" w:rsidRPr="00996C49">
          <w:rPr>
            <w:rFonts w:ascii="Arial" w:hAnsi="Arial" w:cs="Arial"/>
            <w:color w:val="000000"/>
            <w:sz w:val="24"/>
            <w:szCs w:val="24"/>
            <w:rPrChange w:id="1882" w:author="Sujil Kumar Koottathampathiyil" w:date="2022-06-09T11:29:00Z">
              <w:rPr>
                <w:rFonts w:ascii="Arial" w:hAnsi="Arial" w:cs="Arial"/>
                <w:color w:val="000000"/>
              </w:rPr>
            </w:rPrChange>
          </w:rPr>
          <w:t xml:space="preserve">a </w:t>
        </w:r>
      </w:ins>
      <w:ins w:id="1883" w:author="Sujil Kumar Koottathampathiyil" w:date="2022-06-09T10:05:00Z">
        <w:r w:rsidRPr="00996C49">
          <w:rPr>
            <w:rFonts w:ascii="Arial" w:hAnsi="Arial" w:cs="Arial"/>
            <w:color w:val="000000"/>
            <w:sz w:val="24"/>
            <w:szCs w:val="24"/>
            <w:rPrChange w:id="1884"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1885" w:author="Sujil Kumar Koottathampathiyil" w:date="2022-06-09T10:38:00Z"/>
          <w:rFonts w:ascii="Arial" w:eastAsia="Times New Roman" w:hAnsi="Arial" w:cs="Arial"/>
          <w:color w:val="BAC6DB"/>
          <w:sz w:val="24"/>
          <w:szCs w:val="24"/>
        </w:rPr>
      </w:pPr>
      <w:del w:id="1886" w:author="Sujil Kumar Koottathampathiyil" w:date="2022-06-09T08:20:00Z">
        <w:r w:rsidRPr="00BC0780" w:rsidDel="00637E9E">
          <w:rPr>
            <w:rFonts w:ascii="Arial" w:hAnsi="Arial" w:cs="Arial"/>
            <w:b/>
            <w:bCs/>
            <w:sz w:val="24"/>
            <w:szCs w:val="24"/>
          </w:rPr>
          <w:delText>3</w:delText>
        </w:r>
      </w:del>
      <w:ins w:id="188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1888" w:author="Sujil Kumar Koottathampathiyil" w:date="2022-06-09T08:20:00Z">
        <w:r w:rsidRPr="00BC0780" w:rsidDel="00637E9E">
          <w:rPr>
            <w:rFonts w:ascii="Arial" w:hAnsi="Arial" w:cs="Arial"/>
            <w:b/>
            <w:bCs/>
            <w:sz w:val="24"/>
            <w:szCs w:val="24"/>
          </w:rPr>
          <w:delText>3</w:delText>
        </w:r>
      </w:del>
      <w:ins w:id="1889"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1890"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1891" w:author="Sujil Kumar Koottathampathiyil" w:date="2022-06-09T11:29:00Z">
            <w:rPr>
              <w:rFonts w:ascii="Arial" w:eastAsia="Times New Roman" w:hAnsi="Arial" w:cs="Arial"/>
              <w:color w:val="BAC6DB"/>
              <w:sz w:val="6"/>
              <w:szCs w:val="6"/>
            </w:rPr>
          </w:rPrChange>
        </w:rPr>
      </w:pPr>
    </w:p>
    <w:p w14:paraId="307A1176" w14:textId="2C25B908" w:rsidR="00E84DCF" w:rsidRPr="00996C49" w:rsidRDefault="00E84DCF" w:rsidP="005D4B76">
      <w:pPr>
        <w:spacing w:line="360" w:lineRule="auto"/>
        <w:jc w:val="both"/>
        <w:rPr>
          <w:rFonts w:ascii="Arial" w:hAnsi="Arial" w:cs="Arial"/>
          <w:color w:val="000000"/>
          <w:sz w:val="24"/>
          <w:szCs w:val="24"/>
          <w:rPrChange w:id="1892" w:author="Sujil Kumar Koottathampathiyil" w:date="2022-06-09T11:29:00Z">
            <w:rPr>
              <w:rFonts w:ascii="Arial" w:hAnsi="Arial" w:cs="Arial"/>
              <w:color w:val="000000"/>
            </w:rPr>
          </w:rPrChange>
        </w:rPr>
      </w:pPr>
      <w:r w:rsidRPr="00996C49">
        <w:rPr>
          <w:rFonts w:ascii="Arial" w:hAnsi="Arial" w:cs="Arial"/>
          <w:color w:val="000000"/>
          <w:sz w:val="24"/>
          <w:szCs w:val="24"/>
          <w:rPrChange w:id="1893" w:author="Sujil Kumar Koottathampathiyil" w:date="2022-06-09T11:29:00Z">
            <w:rPr>
              <w:rFonts w:ascii="Arial" w:hAnsi="Arial" w:cs="Arial"/>
              <w:color w:val="000000"/>
            </w:rPr>
          </w:rPrChange>
        </w:rPr>
        <w:t xml:space="preserve">Another Model used for the time series data is </w:t>
      </w:r>
      <w:ins w:id="1894" w:author="Sujil Kumar Koottathampathiyil" w:date="2022-06-09T08:29:00Z">
        <w:r w:rsidR="00257C2C" w:rsidRPr="00996C49">
          <w:rPr>
            <w:rFonts w:ascii="Arial" w:hAnsi="Arial" w:cs="Arial"/>
            <w:color w:val="000000"/>
            <w:sz w:val="24"/>
            <w:szCs w:val="24"/>
            <w:rPrChange w:id="1895"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896" w:author="Sujil Kumar Koottathampathiyil" w:date="2022-06-09T11:29:00Z">
            <w:rPr>
              <w:rFonts w:ascii="Arial" w:hAnsi="Arial" w:cs="Arial"/>
              <w:color w:val="000000"/>
            </w:rPr>
          </w:rPrChange>
        </w:rPr>
        <w:t>VAR model</w:t>
      </w:r>
      <w:ins w:id="1897" w:author="Sujil Kumar Koottathampathiyil" w:date="2022-06-12T23:21:00Z">
        <w:r w:rsidR="00843DC9">
          <w:rPr>
            <w:rFonts w:ascii="Arial" w:hAnsi="Arial" w:cs="Arial"/>
            <w:color w:val="000000"/>
            <w:sz w:val="24"/>
            <w:szCs w:val="24"/>
          </w:rPr>
          <w:t xml:space="preserve"> (</w:t>
        </w:r>
      </w:ins>
      <w:del w:id="1898" w:author="Sujil Kumar Koottathampathiyil" w:date="2022-06-12T23:21:00Z">
        <w:r w:rsidRPr="00996C49" w:rsidDel="00843DC9">
          <w:rPr>
            <w:rFonts w:ascii="Arial" w:hAnsi="Arial" w:cs="Arial"/>
            <w:color w:val="000000"/>
            <w:sz w:val="24"/>
            <w:szCs w:val="24"/>
            <w:rPrChange w:id="1899"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900" w:author="Sujil Kumar Koottathampathiyil" w:date="2022-06-09T11:29:00Z">
            <w:rPr>
              <w:rFonts w:ascii="Arial" w:hAnsi="Arial" w:cs="Arial"/>
              <w:color w:val="000000"/>
            </w:rPr>
          </w:rPrChange>
        </w:rPr>
        <w:t>Vector Auto Regression</w:t>
      </w:r>
      <w:ins w:id="1901"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1902"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1903"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1904"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1905"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1906"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1907" w:author="Sujil Kumar Koottathampathiyil" w:date="2022-06-09T11:29:00Z">
            <w:rPr>
              <w:rFonts w:ascii="Arial" w:hAnsi="Arial" w:cs="Arial"/>
              <w:color w:val="000000"/>
            </w:rPr>
          </w:rPrChange>
        </w:rPr>
        <w:t xml:space="preserve"> we use single variable and sequential time for time series </w:t>
      </w:r>
      <w:del w:id="1908" w:author="Sujil Kumar Koottathampathiyil" w:date="2022-06-09T08:07:00Z">
        <w:r w:rsidR="00C84050" w:rsidRPr="00996C49" w:rsidDel="005E1219">
          <w:rPr>
            <w:rFonts w:ascii="Arial" w:hAnsi="Arial" w:cs="Arial"/>
            <w:color w:val="000000"/>
            <w:sz w:val="24"/>
            <w:szCs w:val="24"/>
            <w:rPrChange w:id="1909" w:author="Sujil Kumar Koottathampathiyil" w:date="2022-06-09T11:29:00Z">
              <w:rPr>
                <w:rFonts w:ascii="Arial" w:hAnsi="Arial" w:cs="Arial"/>
                <w:color w:val="000000"/>
              </w:rPr>
            </w:rPrChange>
          </w:rPr>
          <w:delText>Analysis</w:delText>
        </w:r>
      </w:del>
      <w:ins w:id="1910" w:author="Sujil Kumar Koottathampathiyil" w:date="2022-06-09T08:07:00Z">
        <w:r w:rsidR="005E1219" w:rsidRPr="00996C49">
          <w:rPr>
            <w:rFonts w:ascii="Arial" w:hAnsi="Arial" w:cs="Arial"/>
            <w:color w:val="000000"/>
            <w:sz w:val="24"/>
            <w:szCs w:val="24"/>
            <w:rPrChange w:id="1911"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1912"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1913"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r w:rsidR="005531C6" w:rsidRPr="005531C6">
            <w:rPr>
              <w:rFonts w:ascii="Arial" w:hAnsi="Arial" w:cs="Arial"/>
              <w:color w:val="000000"/>
              <w:sz w:val="24"/>
              <w:szCs w:val="24"/>
            </w:rPr>
            <w:t>Vector Autoregressive Models</w:t>
          </w:r>
        </w:sdtContent>
      </w:sdt>
      <w:r w:rsidR="005378B5" w:rsidRPr="00996C49">
        <w:rPr>
          <w:rFonts w:ascii="Arial" w:hAnsi="Arial" w:cs="Arial"/>
          <w:color w:val="000000"/>
          <w:sz w:val="24"/>
          <w:szCs w:val="24"/>
          <w:rPrChange w:id="1914" w:author="Sujil Kumar Koottathampathiyil" w:date="2022-06-09T11:29:00Z">
            <w:rPr>
              <w:rFonts w:ascii="Arial" w:hAnsi="Arial" w:cs="Arial"/>
              <w:color w:val="000000"/>
            </w:rPr>
          </w:rPrChange>
        </w:rPr>
        <w:t xml:space="preserve"> are one of the best models we could use </w:t>
      </w:r>
      <w:ins w:id="1915" w:author="Sujil Kumar Koottathampathiyil" w:date="2022-06-09T08:07:00Z">
        <w:r w:rsidR="005E1219" w:rsidRPr="00996C49">
          <w:rPr>
            <w:rFonts w:ascii="Arial" w:hAnsi="Arial" w:cs="Arial"/>
            <w:color w:val="000000"/>
            <w:sz w:val="24"/>
            <w:szCs w:val="24"/>
            <w:rPrChange w:id="1916"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1917"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1918" w:author="Sujil Kumar Koottathampathiyil" w:date="2022-06-09T10:26:00Z"/>
          <w:rFonts w:ascii="Arial" w:hAnsi="Arial" w:cs="Arial"/>
          <w:color w:val="000000"/>
          <w:sz w:val="24"/>
          <w:szCs w:val="24"/>
          <w:rPrChange w:id="1919" w:author="Sujil Kumar Koottathampathiyil" w:date="2022-06-09T11:29:00Z">
            <w:rPr>
              <w:ins w:id="1920" w:author="Sujil Kumar Koottathampathiyil" w:date="2022-06-09T10:26:00Z"/>
              <w:rFonts w:ascii="Arial" w:hAnsi="Arial" w:cs="Arial"/>
              <w:color w:val="000000"/>
            </w:rPr>
          </w:rPrChange>
        </w:rPr>
      </w:pPr>
      <w:r w:rsidRPr="00996C49">
        <w:rPr>
          <w:rFonts w:ascii="Arial" w:hAnsi="Arial" w:cs="Arial"/>
          <w:noProof/>
          <w:sz w:val="24"/>
          <w:szCs w:val="24"/>
          <w:rPrChange w:id="1921" w:author="Sujil Kumar Koottathampathiyil" w:date="2022-06-09T11:29:00Z">
            <w:rPr>
              <w:rFonts w:ascii="Arial" w:hAnsi="Arial" w:cs="Arial"/>
              <w:noProof/>
            </w:rPr>
          </w:rPrChange>
        </w:rPr>
        <w:lastRenderedPageBreak/>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7"/>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1922" w:author="Sujil Kumar Koottathampathiyil" w:date="2022-06-12T23:40:00Z">
            <w:rPr>
              <w:rFonts w:ascii="Arial" w:hAnsi="Arial" w:cs="Arial"/>
              <w:color w:val="000000"/>
            </w:rPr>
          </w:rPrChange>
        </w:rPr>
        <w:pPrChange w:id="1923" w:author="Sujil Kumar Koottathampathiyil" w:date="2022-06-09T10:26:00Z">
          <w:pPr>
            <w:spacing w:line="360" w:lineRule="auto"/>
            <w:jc w:val="both"/>
          </w:pPr>
        </w:pPrChange>
      </w:pPr>
      <w:ins w:id="1924" w:author="Sujil Kumar Koottathampathiyil" w:date="2022-06-09T10:26:00Z">
        <w:r w:rsidRPr="008F7D64">
          <w:rPr>
            <w:rFonts w:ascii="Arial" w:eastAsia="Times New Roman" w:hAnsi="Arial" w:cs="Arial"/>
            <w:b/>
            <w:bCs/>
            <w:i/>
            <w:iCs/>
            <w:sz w:val="24"/>
            <w:szCs w:val="24"/>
            <w:rPrChange w:id="1925"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926" w:author="Sujil Kumar Koottathampathiyil" w:date="2022-06-12T23:40:00Z">
              <w:rPr>
                <w:rFonts w:ascii="Arial" w:eastAsia="Times New Roman" w:hAnsi="Arial" w:cs="Arial"/>
                <w:sz w:val="24"/>
                <w:szCs w:val="24"/>
              </w:rPr>
            </w:rPrChange>
          </w:rPr>
          <w:t xml:space="preserve"> predic</w:t>
        </w:r>
      </w:ins>
      <w:ins w:id="1927" w:author="Sujil Kumar Koottathampathiyil" w:date="2022-06-09T10:27:00Z">
        <w:r w:rsidR="009705CE" w:rsidRPr="008F7D64">
          <w:rPr>
            <w:rFonts w:ascii="Arial" w:eastAsia="Times New Roman" w:hAnsi="Arial" w:cs="Arial"/>
            <w:i/>
            <w:iCs/>
            <w:sz w:val="24"/>
            <w:szCs w:val="24"/>
            <w:rPrChange w:id="1928" w:author="Sujil Kumar Koottathampathiyil" w:date="2022-06-12T23:40:00Z">
              <w:rPr>
                <w:rFonts w:ascii="Arial" w:eastAsia="Times New Roman" w:hAnsi="Arial" w:cs="Arial"/>
                <w:sz w:val="24"/>
                <w:szCs w:val="24"/>
              </w:rPr>
            </w:rPrChange>
          </w:rPr>
          <w:t>t</w:t>
        </w:r>
      </w:ins>
      <w:ins w:id="1929" w:author="Sujil Kumar Koottathampathiyil" w:date="2022-06-09T10:26:00Z">
        <w:r w:rsidRPr="008F7D64">
          <w:rPr>
            <w:rFonts w:ascii="Arial" w:eastAsia="Times New Roman" w:hAnsi="Arial" w:cs="Arial"/>
            <w:i/>
            <w:iCs/>
            <w:sz w:val="24"/>
            <w:szCs w:val="24"/>
            <w:rPrChange w:id="1930" w:author="Sujil Kumar Koottathampathiyil" w:date="2022-06-12T23:40:00Z">
              <w:rPr>
                <w:rFonts w:ascii="Arial" w:eastAsia="Times New Roman" w:hAnsi="Arial" w:cs="Arial"/>
                <w:sz w:val="24"/>
                <w:szCs w:val="24"/>
              </w:rPr>
            </w:rPrChange>
          </w:rPr>
          <w:t>ing</w:t>
        </w:r>
      </w:ins>
      <w:ins w:id="1931" w:author="Sujil Kumar Koottathampathiyil" w:date="2022-06-09T10:27:00Z">
        <w:r w:rsidRPr="008F7D64">
          <w:rPr>
            <w:rFonts w:ascii="Arial" w:eastAsia="Times New Roman" w:hAnsi="Arial" w:cs="Arial"/>
            <w:i/>
            <w:iCs/>
            <w:sz w:val="24"/>
            <w:szCs w:val="24"/>
            <w:rPrChange w:id="1932" w:author="Sujil Kumar Koottathampathiyil" w:date="2022-06-12T23:40:00Z">
              <w:rPr>
                <w:rFonts w:ascii="Arial" w:eastAsia="Times New Roman" w:hAnsi="Arial" w:cs="Arial"/>
                <w:sz w:val="24"/>
                <w:szCs w:val="24"/>
              </w:rPr>
            </w:rPrChange>
          </w:rPr>
          <w:t xml:space="preserve"> future values in </w:t>
        </w:r>
      </w:ins>
      <w:ins w:id="1933" w:author="Sujil Kumar Koottathampathiyil" w:date="2022-06-09T10:28:00Z">
        <w:r w:rsidR="002279B4" w:rsidRPr="008F7D64">
          <w:rPr>
            <w:rFonts w:ascii="Arial" w:eastAsia="Times New Roman" w:hAnsi="Arial" w:cs="Arial"/>
            <w:i/>
            <w:iCs/>
            <w:sz w:val="24"/>
            <w:szCs w:val="24"/>
            <w:rPrChange w:id="1934" w:author="Sujil Kumar Koottathampathiyil" w:date="2022-06-12T23:40:00Z">
              <w:rPr>
                <w:rFonts w:ascii="Arial" w:eastAsia="Times New Roman" w:hAnsi="Arial" w:cs="Arial"/>
                <w:sz w:val="24"/>
                <w:szCs w:val="24"/>
              </w:rPr>
            </w:rPrChange>
          </w:rPr>
          <w:t>VAR Model</w:t>
        </w:r>
      </w:ins>
      <w:ins w:id="1935"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1936" w:author="Sujil Kumar Koottathampathiyil" w:date="2022-06-09T10:31:00Z"/>
          <w:rFonts w:ascii="Arial" w:hAnsi="Arial" w:cs="Arial"/>
          <w:color w:val="000000"/>
          <w:sz w:val="24"/>
          <w:szCs w:val="24"/>
          <w:rPrChange w:id="1937" w:author="Sujil Kumar Koottathampathiyil" w:date="2022-06-09T11:29:00Z">
            <w:rPr>
              <w:ins w:id="1938" w:author="Sujil Kumar Koottathampathiyil" w:date="2022-06-09T10:31:00Z"/>
              <w:rFonts w:ascii="Arial" w:hAnsi="Arial" w:cs="Arial"/>
              <w:color w:val="000000"/>
            </w:rPr>
          </w:rPrChange>
        </w:rPr>
      </w:pPr>
      <w:r w:rsidRPr="00996C49">
        <w:rPr>
          <w:rFonts w:ascii="Arial" w:hAnsi="Arial" w:cs="Arial"/>
          <w:color w:val="000000"/>
          <w:sz w:val="24"/>
          <w:szCs w:val="24"/>
          <w:rPrChange w:id="1939" w:author="Sujil Kumar Koottathampathiyil" w:date="2022-06-09T11:29:00Z">
            <w:rPr>
              <w:rFonts w:ascii="Arial" w:hAnsi="Arial" w:cs="Arial"/>
              <w:color w:val="000000"/>
            </w:rPr>
          </w:rPrChange>
        </w:rPr>
        <w:t xml:space="preserve">You can see in </w:t>
      </w:r>
      <w:del w:id="1940" w:author="Sujil Kumar Koottathampathiyil" w:date="2022-06-09T10:28:00Z">
        <w:r w:rsidRPr="00996C49" w:rsidDel="004D4E43">
          <w:rPr>
            <w:rFonts w:ascii="Arial" w:hAnsi="Arial" w:cs="Arial"/>
            <w:color w:val="000000"/>
            <w:sz w:val="24"/>
            <w:szCs w:val="24"/>
            <w:rPrChange w:id="1941" w:author="Sujil Kumar Koottathampathiyil" w:date="2022-06-09T11:29:00Z">
              <w:rPr>
                <w:rFonts w:ascii="Arial" w:hAnsi="Arial" w:cs="Arial"/>
                <w:color w:val="000000"/>
              </w:rPr>
            </w:rPrChange>
          </w:rPr>
          <w:delText xml:space="preserve">the </w:delText>
        </w:r>
      </w:del>
      <w:del w:id="1942" w:author="Sujil Kumar Koottathampathiyil" w:date="2022-06-09T10:27:00Z">
        <w:r w:rsidRPr="00996C49" w:rsidDel="00C70663">
          <w:rPr>
            <w:rFonts w:ascii="Arial" w:hAnsi="Arial" w:cs="Arial"/>
            <w:color w:val="000000"/>
            <w:sz w:val="24"/>
            <w:szCs w:val="24"/>
            <w:rPrChange w:id="1943" w:author="Sujil Kumar Koottathampathiyil" w:date="2022-06-09T11:29:00Z">
              <w:rPr>
                <w:rFonts w:ascii="Arial" w:hAnsi="Arial" w:cs="Arial"/>
                <w:color w:val="000000"/>
              </w:rPr>
            </w:rPrChange>
          </w:rPr>
          <w:delText xml:space="preserve">above example </w:delText>
        </w:r>
      </w:del>
      <w:ins w:id="1944" w:author="Sujil Kumar Koottathampathiyil" w:date="2022-06-09T10:27:00Z">
        <w:r w:rsidR="00C70663" w:rsidRPr="00996C49">
          <w:rPr>
            <w:rFonts w:ascii="Arial" w:hAnsi="Arial" w:cs="Arial"/>
            <w:color w:val="000000"/>
            <w:sz w:val="24"/>
            <w:szCs w:val="24"/>
            <w:rPrChange w:id="1945" w:author="Sujil Kumar Koottathampathiyil" w:date="2022-06-09T11:29:00Z">
              <w:rPr>
                <w:rFonts w:ascii="Arial" w:hAnsi="Arial" w:cs="Arial"/>
                <w:color w:val="000000"/>
              </w:rPr>
            </w:rPrChange>
          </w:rPr>
          <w:t>fig 4.15</w:t>
        </w:r>
      </w:ins>
      <w:ins w:id="1946" w:author="Sujil Kumar Koottathampathiyil" w:date="2022-06-09T10:28:00Z">
        <w:r w:rsidR="00C70663" w:rsidRPr="00996C49">
          <w:rPr>
            <w:rFonts w:ascii="Arial" w:hAnsi="Arial" w:cs="Arial"/>
            <w:color w:val="000000"/>
            <w:sz w:val="24"/>
            <w:szCs w:val="24"/>
            <w:rPrChange w:id="1947" w:author="Sujil Kumar Koottathampathiyil" w:date="2022-06-09T11:29:00Z">
              <w:rPr>
                <w:rFonts w:ascii="Arial" w:hAnsi="Arial" w:cs="Arial"/>
                <w:color w:val="000000"/>
              </w:rPr>
            </w:rPrChange>
          </w:rPr>
          <w:t>,</w:t>
        </w:r>
      </w:ins>
      <w:ins w:id="1948" w:author="Sujil Kumar Koottathampathiyil" w:date="2022-06-09T10:27:00Z">
        <w:r w:rsidR="00C70663" w:rsidRPr="00996C49">
          <w:rPr>
            <w:rFonts w:ascii="Arial" w:hAnsi="Arial" w:cs="Arial"/>
            <w:color w:val="000000"/>
            <w:sz w:val="24"/>
            <w:szCs w:val="24"/>
            <w:rPrChange w:id="1949" w:author="Sujil Kumar Koottathampathiyil" w:date="2022-06-09T11:29:00Z">
              <w:rPr>
                <w:rFonts w:ascii="Arial" w:hAnsi="Arial" w:cs="Arial"/>
                <w:color w:val="000000"/>
              </w:rPr>
            </w:rPrChange>
          </w:rPr>
          <w:t xml:space="preserve"> </w:t>
        </w:r>
      </w:ins>
      <w:ins w:id="1950" w:author="Sujil Kumar Koottathampathiyil" w:date="2022-06-09T10:28:00Z">
        <w:r w:rsidR="004D4E43" w:rsidRPr="00996C49">
          <w:rPr>
            <w:rFonts w:ascii="Arial" w:hAnsi="Arial" w:cs="Arial"/>
            <w:color w:val="000000"/>
            <w:sz w:val="24"/>
            <w:szCs w:val="24"/>
            <w:rPrChange w:id="1951"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952"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1953" w:author="Sujil Kumar Koottathampathiyil" w:date="2022-06-09T10:31:00Z"/>
          <w:rFonts w:ascii="Arial" w:hAnsi="Arial" w:cs="Arial"/>
          <w:color w:val="000000"/>
          <w:sz w:val="24"/>
          <w:szCs w:val="24"/>
          <w:rPrChange w:id="1954" w:author="Sujil Kumar Koottathampathiyil" w:date="2022-06-09T11:29:00Z">
            <w:rPr>
              <w:ins w:id="1955" w:author="Sujil Kumar Koottathampathiyil" w:date="2022-06-09T10:31:00Z"/>
              <w:rFonts w:ascii="Arial" w:hAnsi="Arial" w:cs="Arial"/>
              <w:color w:val="000000"/>
            </w:rPr>
          </w:rPrChange>
        </w:rPr>
      </w:pPr>
      <w:ins w:id="1956" w:author="Sujil Kumar Koottathampathiyil" w:date="2022-06-09T10:31:00Z">
        <w:r w:rsidRPr="00996C49">
          <w:rPr>
            <w:noProof/>
            <w:sz w:val="24"/>
            <w:szCs w:val="24"/>
            <w:rPrChange w:id="1957"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1958" w:author="Sujil Kumar Koottathampathiyil" w:date="2022-06-09T10:34:00Z"/>
          <w:rFonts w:ascii="Arial" w:eastAsia="Times New Roman" w:hAnsi="Arial" w:cs="Arial"/>
          <w:i/>
          <w:iCs/>
          <w:sz w:val="24"/>
          <w:szCs w:val="24"/>
          <w:rPrChange w:id="1959" w:author="Sujil Kumar Koottathampathiyil" w:date="2022-06-12T23:40:00Z">
            <w:rPr>
              <w:ins w:id="1960" w:author="Sujil Kumar Koottathampathiyil" w:date="2022-06-09T10:34:00Z"/>
              <w:rFonts w:ascii="Arial" w:eastAsia="Times New Roman" w:hAnsi="Arial" w:cs="Arial"/>
              <w:sz w:val="24"/>
              <w:szCs w:val="24"/>
            </w:rPr>
          </w:rPrChange>
        </w:rPr>
      </w:pPr>
      <w:ins w:id="1961" w:author="Sujil Kumar Koottathampathiyil" w:date="2022-06-09T10:31:00Z">
        <w:r w:rsidRPr="002C465E">
          <w:rPr>
            <w:rFonts w:ascii="Arial" w:eastAsia="Times New Roman" w:hAnsi="Arial" w:cs="Arial"/>
            <w:b/>
            <w:bCs/>
            <w:i/>
            <w:iCs/>
            <w:sz w:val="24"/>
            <w:szCs w:val="24"/>
            <w:rPrChange w:id="1962"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1963"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1964"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1965" w:author="Sujil Kumar Koottathampathiyil" w:date="2022-06-12T23:40:00Z">
              <w:rPr>
                <w:rFonts w:ascii="Arial" w:eastAsia="Times New Roman" w:hAnsi="Arial" w:cs="Arial"/>
                <w:sz w:val="24"/>
                <w:szCs w:val="24"/>
              </w:rPr>
            </w:rPrChange>
          </w:rPr>
          <w:t xml:space="preserve"> </w:t>
        </w:r>
      </w:ins>
      <w:ins w:id="1966" w:author="Sujil Kumar Koottathampathiyil" w:date="2022-06-09T10:32:00Z">
        <w:r w:rsidR="00A57FEB" w:rsidRPr="002C465E">
          <w:rPr>
            <w:rFonts w:ascii="Arial" w:eastAsia="Times New Roman" w:hAnsi="Arial" w:cs="Arial"/>
            <w:i/>
            <w:iCs/>
            <w:sz w:val="24"/>
            <w:szCs w:val="24"/>
            <w:rPrChange w:id="1967" w:author="Sujil Kumar Koottathampathiyil" w:date="2022-06-12T23:40:00Z">
              <w:rPr>
                <w:rFonts w:ascii="Arial" w:eastAsia="Times New Roman" w:hAnsi="Arial" w:cs="Arial"/>
                <w:sz w:val="24"/>
                <w:szCs w:val="24"/>
              </w:rPr>
            </w:rPrChange>
          </w:rPr>
          <w:t>Regression result summary from VAR Models</w:t>
        </w:r>
      </w:ins>
      <w:ins w:id="1968"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1969"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1970" w:author="Sujil Kumar Koottathampathiyil" w:date="2022-06-09T10:33:00Z"/>
          <w:rFonts w:ascii="Arial" w:hAnsi="Arial" w:cs="Arial"/>
          <w:color w:val="000000"/>
          <w:sz w:val="24"/>
          <w:szCs w:val="24"/>
          <w:rPrChange w:id="1971" w:author="Sujil Kumar Koottathampathiyil" w:date="2022-06-09T11:29:00Z">
            <w:rPr>
              <w:ins w:id="1972" w:author="Sujil Kumar Koottathampathiyil" w:date="2022-06-09T10:33:00Z"/>
              <w:rFonts w:ascii="Arial" w:hAnsi="Arial" w:cs="Arial"/>
              <w:color w:val="000000"/>
            </w:rPr>
          </w:rPrChange>
        </w:rPr>
      </w:pPr>
      <w:r w:rsidRPr="00996C49">
        <w:rPr>
          <w:rFonts w:ascii="Arial" w:hAnsi="Arial" w:cs="Arial"/>
          <w:noProof/>
          <w:sz w:val="24"/>
          <w:szCs w:val="24"/>
          <w:rPrChange w:id="1973"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1974" w:author="Sujil Kumar Koottathampathiyil" w:date="2022-06-12T23:40:00Z">
            <w:rPr>
              <w:rFonts w:ascii="Arial" w:hAnsi="Arial" w:cs="Arial"/>
              <w:color w:val="000000"/>
            </w:rPr>
          </w:rPrChange>
        </w:rPr>
      </w:pPr>
      <w:ins w:id="1975" w:author="Sujil Kumar Koottathampathiyil" w:date="2022-06-09T10:33:00Z">
        <w:r w:rsidRPr="00410054">
          <w:rPr>
            <w:rFonts w:ascii="Arial" w:eastAsia="Times New Roman" w:hAnsi="Arial" w:cs="Arial"/>
            <w:b/>
            <w:bCs/>
            <w:i/>
            <w:iCs/>
            <w:sz w:val="24"/>
            <w:szCs w:val="24"/>
            <w:rPrChange w:id="1976" w:author="Sujil Kumar Koottathampathiyil" w:date="2022-06-12T23:40:00Z">
              <w:rPr>
                <w:rFonts w:ascii="Arial" w:eastAsia="Times New Roman" w:hAnsi="Arial" w:cs="Arial"/>
                <w:b/>
                <w:bCs/>
                <w:sz w:val="24"/>
                <w:szCs w:val="24"/>
              </w:rPr>
            </w:rPrChange>
          </w:rPr>
          <w:t>Fig. 4.1</w:t>
        </w:r>
      </w:ins>
      <w:ins w:id="1977" w:author="Sujil Kumar Koottathampathiyil" w:date="2022-06-09T10:36:00Z">
        <w:r w:rsidR="001475F1" w:rsidRPr="00410054">
          <w:rPr>
            <w:rFonts w:ascii="Arial" w:eastAsia="Times New Roman" w:hAnsi="Arial" w:cs="Arial"/>
            <w:b/>
            <w:bCs/>
            <w:i/>
            <w:iCs/>
            <w:sz w:val="24"/>
            <w:szCs w:val="24"/>
            <w:rPrChange w:id="1978" w:author="Sujil Kumar Koottathampathiyil" w:date="2022-06-12T23:40:00Z">
              <w:rPr>
                <w:rFonts w:ascii="Arial" w:eastAsia="Times New Roman" w:hAnsi="Arial" w:cs="Arial"/>
                <w:b/>
                <w:bCs/>
                <w:sz w:val="24"/>
                <w:szCs w:val="24"/>
              </w:rPr>
            </w:rPrChange>
          </w:rPr>
          <w:t>7</w:t>
        </w:r>
      </w:ins>
      <w:ins w:id="1979" w:author="Sujil Kumar Koottathampathiyil" w:date="2022-06-09T10:33:00Z">
        <w:r w:rsidR="00B50267" w:rsidRPr="00410054">
          <w:rPr>
            <w:i/>
            <w:iCs/>
            <w:sz w:val="24"/>
            <w:szCs w:val="24"/>
            <w:rPrChange w:id="1980" w:author="Sujil Kumar Koottathampathiyil" w:date="2022-06-12T23:40:00Z">
              <w:rPr/>
            </w:rPrChange>
          </w:rPr>
          <w:t xml:space="preserve"> </w:t>
        </w:r>
        <w:r w:rsidR="00B50267" w:rsidRPr="00410054">
          <w:rPr>
            <w:rFonts w:ascii="Arial" w:eastAsia="Times New Roman" w:hAnsi="Arial" w:cs="Arial"/>
            <w:i/>
            <w:iCs/>
            <w:sz w:val="24"/>
            <w:szCs w:val="24"/>
            <w:rPrChange w:id="1981"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982" w:author="Sujil Kumar Koottathampathiyil" w:date="2022-06-12T23:40:00Z">
              <w:rPr>
                <w:rFonts w:ascii="Arial" w:eastAsia="Times New Roman" w:hAnsi="Arial" w:cs="Arial"/>
                <w:sz w:val="24"/>
                <w:szCs w:val="24"/>
              </w:rPr>
            </w:rPrChange>
          </w:rPr>
          <w:t xml:space="preserve"> from VAR Models</w:t>
        </w:r>
      </w:ins>
      <w:ins w:id="1983"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1984" w:author="Sujil Kumar Koottathampathiyil" w:date="2022-06-09T10:41:00Z"/>
          <w:rFonts w:ascii="Arial" w:hAnsi="Arial" w:cs="Arial"/>
          <w:color w:val="000000"/>
          <w:sz w:val="24"/>
          <w:szCs w:val="24"/>
          <w:rPrChange w:id="1985" w:author="Sujil Kumar Koottathampathiyil" w:date="2022-06-09T11:29:00Z">
            <w:rPr>
              <w:del w:id="1986" w:author="Sujil Kumar Koottathampathiyil" w:date="2022-06-09T10:41:00Z"/>
              <w:rFonts w:ascii="Arial" w:hAnsi="Arial" w:cs="Arial"/>
              <w:color w:val="000000"/>
            </w:rPr>
          </w:rPrChange>
        </w:rPr>
      </w:pPr>
      <w:ins w:id="1987" w:author="Sujil Kumar Koottathampathiyil" w:date="2022-06-09T10:40:00Z">
        <w:r w:rsidRPr="00996C49">
          <w:rPr>
            <w:rFonts w:ascii="Arial" w:hAnsi="Arial" w:cs="Arial"/>
            <w:color w:val="000000"/>
            <w:sz w:val="24"/>
            <w:szCs w:val="24"/>
            <w:rPrChange w:id="1988" w:author="Sujil Kumar Koottathampathiyil" w:date="2022-06-09T11:29:00Z">
              <w:rPr>
                <w:rFonts w:ascii="Arial" w:hAnsi="Arial" w:cs="Arial"/>
                <w:color w:val="000000"/>
              </w:rPr>
            </w:rPrChange>
          </w:rPr>
          <w:t>From fig 4.17 you can see how the model for</w:t>
        </w:r>
      </w:ins>
      <w:ins w:id="1989" w:author="Sujil Kumar Koottathampathiyil" w:date="2022-06-09T10:41:00Z">
        <w:r w:rsidRPr="00996C49">
          <w:rPr>
            <w:rFonts w:ascii="Arial" w:hAnsi="Arial" w:cs="Arial"/>
            <w:color w:val="000000"/>
            <w:sz w:val="24"/>
            <w:szCs w:val="24"/>
            <w:rPrChange w:id="1990" w:author="Sujil Kumar Koottathampathiyil" w:date="2022-06-09T11:29:00Z">
              <w:rPr>
                <w:rFonts w:ascii="Arial" w:hAnsi="Arial" w:cs="Arial"/>
                <w:color w:val="000000"/>
              </w:rPr>
            </w:rPrChange>
          </w:rPr>
          <w:t>e</w:t>
        </w:r>
      </w:ins>
      <w:ins w:id="1991" w:author="Sujil Kumar Koottathampathiyil" w:date="2022-06-09T10:40:00Z">
        <w:r w:rsidRPr="00996C49">
          <w:rPr>
            <w:rFonts w:ascii="Arial" w:hAnsi="Arial" w:cs="Arial"/>
            <w:color w:val="000000"/>
            <w:sz w:val="24"/>
            <w:szCs w:val="24"/>
            <w:rPrChange w:id="1992" w:author="Sujil Kumar Koottathampathiyil" w:date="2022-06-09T11:29:00Z">
              <w:rPr>
                <w:rFonts w:ascii="Arial" w:hAnsi="Arial" w:cs="Arial"/>
                <w:color w:val="000000"/>
              </w:rPr>
            </w:rPrChange>
          </w:rPr>
          <w:t xml:space="preserve">casted different variables in the </w:t>
        </w:r>
      </w:ins>
      <w:ins w:id="1993" w:author="Sujil Kumar Koottathampathiyil" w:date="2022-06-09T10:41:00Z">
        <w:r w:rsidRPr="00996C49">
          <w:rPr>
            <w:rFonts w:ascii="Arial" w:hAnsi="Arial" w:cs="Arial"/>
            <w:color w:val="000000"/>
            <w:sz w:val="24"/>
            <w:szCs w:val="24"/>
            <w:rPrChange w:id="1994" w:author="Sujil Kumar Koottathampathiyil" w:date="2022-06-09T11:29:00Z">
              <w:rPr>
                <w:rFonts w:ascii="Arial" w:hAnsi="Arial" w:cs="Arial"/>
                <w:color w:val="000000"/>
              </w:rPr>
            </w:rPrChange>
          </w:rPr>
          <w:t>R</w:t>
        </w:r>
      </w:ins>
      <w:ins w:id="1995" w:author="Sujil Kumar Koottathampathiyil" w:date="2022-06-09T10:40:00Z">
        <w:r w:rsidRPr="00996C49">
          <w:rPr>
            <w:rFonts w:ascii="Arial" w:hAnsi="Arial" w:cs="Arial"/>
            <w:color w:val="000000"/>
            <w:sz w:val="24"/>
            <w:szCs w:val="24"/>
            <w:rPrChange w:id="1996" w:author="Sujil Kumar Koottathampathiyil" w:date="2022-06-09T11:29:00Z">
              <w:rPr>
                <w:rFonts w:ascii="Arial" w:hAnsi="Arial" w:cs="Arial"/>
                <w:color w:val="000000"/>
              </w:rPr>
            </w:rPrChange>
          </w:rPr>
          <w:t>ussian suicide datas</w:t>
        </w:r>
      </w:ins>
      <w:ins w:id="1997" w:author="Sujil Kumar Koottathampathiyil" w:date="2022-06-09T10:41:00Z">
        <w:r w:rsidRPr="00996C49">
          <w:rPr>
            <w:rFonts w:ascii="Arial" w:hAnsi="Arial" w:cs="Arial"/>
            <w:color w:val="000000"/>
            <w:sz w:val="24"/>
            <w:szCs w:val="24"/>
            <w:rPrChange w:id="1998" w:author="Sujil Kumar Koottathampathiyil" w:date="2022-06-09T11:29:00Z">
              <w:rPr>
                <w:rFonts w:ascii="Arial" w:hAnsi="Arial" w:cs="Arial"/>
                <w:color w:val="000000"/>
              </w:rPr>
            </w:rPrChange>
          </w:rPr>
          <w:t xml:space="preserve">et </w:t>
        </w:r>
      </w:ins>
      <w:ins w:id="1999" w:author="Sujil Kumar Koottathampathiyil" w:date="2022-06-09T10:56:00Z">
        <w:r w:rsidR="00772583" w:rsidRPr="00996C49">
          <w:rPr>
            <w:rFonts w:ascii="Arial" w:hAnsi="Arial" w:cs="Arial"/>
            <w:color w:val="000000"/>
            <w:sz w:val="24"/>
            <w:szCs w:val="24"/>
            <w:rPrChange w:id="2000" w:author="Sujil Kumar Koottathampathiyil" w:date="2022-06-09T11:29:00Z">
              <w:rPr>
                <w:rFonts w:ascii="Arial" w:hAnsi="Arial" w:cs="Arial"/>
                <w:color w:val="000000"/>
              </w:rPr>
            </w:rPrChange>
          </w:rPr>
          <w:t>concerning</w:t>
        </w:r>
      </w:ins>
      <w:ins w:id="2001" w:author="Sujil Kumar Koottathampathiyil" w:date="2022-06-09T10:41:00Z">
        <w:r w:rsidRPr="00996C49">
          <w:rPr>
            <w:rFonts w:ascii="Arial" w:hAnsi="Arial" w:cs="Arial"/>
            <w:color w:val="000000"/>
            <w:sz w:val="24"/>
            <w:szCs w:val="24"/>
            <w:rPrChange w:id="2002" w:author="Sujil Kumar Koottathampathiyil" w:date="2022-06-09T11:29:00Z">
              <w:rPr>
                <w:rFonts w:ascii="Arial" w:hAnsi="Arial" w:cs="Arial"/>
                <w:color w:val="000000"/>
              </w:rPr>
            </w:rPrChange>
          </w:rPr>
          <w:t xml:space="preserve"> ac</w:t>
        </w:r>
      </w:ins>
      <w:ins w:id="2003" w:author="Sujil Kumar Koottathampathiyil" w:date="2022-06-09T10:56:00Z">
        <w:r w:rsidR="00772583" w:rsidRPr="00996C49">
          <w:rPr>
            <w:rFonts w:ascii="Arial" w:hAnsi="Arial" w:cs="Arial"/>
            <w:color w:val="000000"/>
            <w:sz w:val="24"/>
            <w:szCs w:val="24"/>
            <w:rPrChange w:id="2004" w:author="Sujil Kumar Koottathampathiyil" w:date="2022-06-09T11:29:00Z">
              <w:rPr>
                <w:rFonts w:ascii="Arial" w:hAnsi="Arial" w:cs="Arial"/>
                <w:color w:val="000000"/>
              </w:rPr>
            </w:rPrChange>
          </w:rPr>
          <w:t>t</w:t>
        </w:r>
      </w:ins>
      <w:ins w:id="2005" w:author="Sujil Kumar Koottathampathiyil" w:date="2022-06-09T10:41:00Z">
        <w:r w:rsidRPr="00996C49">
          <w:rPr>
            <w:rFonts w:ascii="Arial" w:hAnsi="Arial" w:cs="Arial"/>
            <w:color w:val="000000"/>
            <w:sz w:val="24"/>
            <w:szCs w:val="24"/>
            <w:rPrChange w:id="2006" w:author="Sujil Kumar Koottathampathiyil" w:date="2022-06-09T11:29:00Z">
              <w:rPr>
                <w:rFonts w:ascii="Arial" w:hAnsi="Arial" w:cs="Arial"/>
                <w:color w:val="000000"/>
              </w:rPr>
            </w:rPrChange>
          </w:rPr>
          <w:t>ual values.</w:t>
        </w:r>
      </w:ins>
      <w:ins w:id="2007" w:author="Sujil Kumar Koottathampathiyil" w:date="2022-06-09T10:59:00Z">
        <w:r w:rsidR="004C3109" w:rsidRPr="00BC0780" w:rsidDel="00F763EA">
          <w:rPr>
            <w:rFonts w:ascii="Arial" w:hAnsi="Arial" w:cs="Arial"/>
            <w:noProof/>
            <w:sz w:val="24"/>
            <w:szCs w:val="24"/>
          </w:rPr>
          <w:t xml:space="preserve"> </w:t>
        </w:r>
      </w:ins>
      <w:del w:id="2008" w:author="Sujil Kumar Koottathampathiyil" w:date="2022-06-09T10:37:00Z">
        <w:r w:rsidR="003B52F5" w:rsidRPr="00996C49" w:rsidDel="00F763EA">
          <w:rPr>
            <w:rFonts w:ascii="Arial" w:hAnsi="Arial" w:cs="Arial"/>
            <w:noProof/>
            <w:sz w:val="24"/>
            <w:szCs w:val="24"/>
            <w:rPrChange w:id="2009"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010" w:author="Sujil Kumar Koottathampathiyil" w:date="2022-06-09T10:57:00Z"/>
          <w:rFonts w:ascii="Arial" w:hAnsi="Arial" w:cs="Arial"/>
          <w:color w:val="000000"/>
          <w:sz w:val="24"/>
          <w:szCs w:val="24"/>
          <w:rPrChange w:id="2011" w:author="Sujil Kumar Koottathampathiyil" w:date="2022-06-09T11:29:00Z">
            <w:rPr>
              <w:ins w:id="2012" w:author="Sujil Kumar Koottathampathiyil" w:date="2022-06-09T10:57:00Z"/>
              <w:rFonts w:ascii="Arial" w:hAnsi="Arial" w:cs="Arial"/>
              <w:color w:val="000000"/>
            </w:rPr>
          </w:rPrChange>
        </w:rPr>
        <w:pPrChange w:id="2013"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014" w:author="Sujil Kumar Koottathampathiyil" w:date="2022-06-09T10:41:00Z"/>
          <w:rFonts w:ascii="Arial" w:hAnsi="Arial" w:cs="Arial"/>
          <w:color w:val="000000"/>
          <w:sz w:val="24"/>
          <w:szCs w:val="24"/>
          <w:rPrChange w:id="2015" w:author="Sujil Kumar Koottathampathiyil" w:date="2022-06-09T11:29:00Z">
            <w:rPr>
              <w:del w:id="2016" w:author="Sujil Kumar Koottathampathiyil" w:date="2022-06-09T10:41:00Z"/>
              <w:rFonts w:ascii="Arial" w:hAnsi="Arial" w:cs="Arial"/>
              <w:color w:val="000000"/>
            </w:rPr>
          </w:rPrChange>
        </w:rPr>
        <w:pPrChange w:id="2017"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018" w:author="Sujil Kumar Koottathampathiyil" w:date="2022-06-09T10:38:00Z"/>
          <w:rFonts w:ascii="Arial" w:hAnsi="Arial" w:cs="Arial"/>
          <w:color w:val="000000"/>
          <w:sz w:val="24"/>
          <w:szCs w:val="24"/>
          <w:rPrChange w:id="2019" w:author="Sujil Kumar Koottathampathiyil" w:date="2022-06-09T11:29:00Z">
            <w:rPr>
              <w:moveFrom w:id="2020" w:author="Sujil Kumar Koottathampathiyil" w:date="2022-06-09T10:38:00Z"/>
              <w:rFonts w:ascii="Arial" w:hAnsi="Arial" w:cs="Arial"/>
              <w:color w:val="000000"/>
            </w:rPr>
          </w:rPrChange>
        </w:rPr>
      </w:pPr>
      <w:moveFromRangeStart w:id="2021" w:author="Sujil Kumar Koottathampathiyil" w:date="2022-06-09T10:38:00Z" w:name="move105663521"/>
      <w:moveFrom w:id="2022" w:author="Sujil Kumar Koottathampathiyil" w:date="2022-06-09T10:38:00Z">
        <w:r w:rsidRPr="00996C49" w:rsidDel="00D234E8">
          <w:rPr>
            <w:rFonts w:ascii="Arial" w:hAnsi="Arial" w:cs="Arial"/>
            <w:color w:val="000000"/>
            <w:sz w:val="24"/>
            <w:szCs w:val="24"/>
            <w:rPrChange w:id="2023"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024" w:author="Sujil Kumar Koottathampathiyil" w:date="2022-06-09T11:29:00Z">
              <w:rPr>
                <w:rFonts w:ascii="Arial" w:hAnsi="Arial" w:cs="Arial"/>
                <w:color w:val="000000"/>
              </w:rPr>
            </w:rPrChange>
          </w:rPr>
          <w:t xml:space="preserve"> This helps us understand how well our model is performing.</w:t>
        </w:r>
      </w:moveFrom>
    </w:p>
    <w:moveFromRangeEnd w:id="2021"/>
    <w:p w14:paraId="2401EA9B" w14:textId="7892037D" w:rsidR="00E502E7" w:rsidRPr="00996C49" w:rsidRDefault="00E502E7" w:rsidP="005D4B76">
      <w:pPr>
        <w:spacing w:line="360" w:lineRule="auto"/>
        <w:jc w:val="both"/>
        <w:rPr>
          <w:rFonts w:ascii="Arial" w:hAnsi="Arial" w:cs="Arial"/>
          <w:color w:val="000000"/>
          <w:sz w:val="24"/>
          <w:szCs w:val="24"/>
          <w:rPrChange w:id="2025"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026" w:author="Sujil Kumar Koottathampathiyil" w:date="2022-06-09T08:21:00Z">
        <w:r>
          <w:rPr>
            <w:rFonts w:ascii="Arial" w:hAnsi="Arial" w:cs="Arial"/>
            <w:b/>
            <w:bCs/>
            <w:sz w:val="24"/>
            <w:szCs w:val="24"/>
          </w:rPr>
          <w:t>4</w:t>
        </w:r>
      </w:ins>
      <w:del w:id="2027"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028" w:author="Sujil Kumar Koottathampathiyil" w:date="2022-06-09T08:21:00Z">
        <w:r w:rsidR="00E502E7" w:rsidRPr="00CB1C7A" w:rsidDel="00637E9E">
          <w:rPr>
            <w:rFonts w:ascii="Arial" w:hAnsi="Arial" w:cs="Arial"/>
            <w:b/>
            <w:bCs/>
            <w:sz w:val="24"/>
            <w:szCs w:val="24"/>
          </w:rPr>
          <w:delText>3</w:delText>
        </w:r>
      </w:del>
      <w:ins w:id="2029"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030" w:author="Sujil Kumar Koottathampathiyil" w:date="2022-06-09T11:29:00Z">
          <w:pPr>
            <w:spacing w:line="360" w:lineRule="auto"/>
          </w:pPr>
        </w:pPrChange>
      </w:pPr>
      <w:del w:id="2031" w:author="Sujil Kumar Koottathampathiyil" w:date="2022-06-09T08:06:00Z">
        <w:r w:rsidRPr="00CB1C7A" w:rsidDel="005E1219">
          <w:rPr>
            <w:rFonts w:ascii="Arial" w:hAnsi="Arial" w:cs="Arial"/>
            <w:sz w:val="24"/>
            <w:szCs w:val="24"/>
          </w:rPr>
          <w:delText xml:space="preserve">Next </w:delText>
        </w:r>
      </w:del>
      <w:ins w:id="2032"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033"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034" w:author="Sujil Kumar Koottathampathiyil" w:date="2022-06-09T08:07:00Z">
        <w:r w:rsidR="00E62BD5" w:rsidRPr="00CB1C7A" w:rsidDel="005E1219">
          <w:rPr>
            <w:rFonts w:ascii="Arial" w:hAnsi="Arial" w:cs="Arial"/>
            <w:sz w:val="24"/>
            <w:szCs w:val="24"/>
          </w:rPr>
          <w:delText xml:space="preserve">was </w:delText>
        </w:r>
      </w:del>
      <w:ins w:id="2035"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036"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037" w:author="Sujil Kumar Koottathampathiyil" w:date="2022-06-09T08:07:00Z">
        <w:r w:rsidR="00E62BD5" w:rsidRPr="00CB1C7A" w:rsidDel="005E1219">
          <w:rPr>
            <w:rFonts w:ascii="Arial" w:hAnsi="Arial" w:cs="Arial"/>
            <w:sz w:val="24"/>
            <w:szCs w:val="24"/>
          </w:rPr>
          <w:delText>percentages</w:delText>
        </w:r>
      </w:del>
      <w:ins w:id="203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039"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040"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041"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042" w:author="Sujil Kumar Koottathampathiyil" w:date="2022-06-09T08:07:00Z">
        <w:r w:rsidR="00E62BD5" w:rsidRPr="00CB1C7A" w:rsidDel="005E1219">
          <w:rPr>
            <w:rFonts w:ascii="Arial" w:hAnsi="Arial" w:cs="Arial"/>
            <w:sz w:val="24"/>
            <w:szCs w:val="24"/>
          </w:rPr>
          <w:delText xml:space="preserve">percentage </w:delText>
        </w:r>
      </w:del>
      <w:ins w:id="204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044"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045" w:author="Sujil Kumar Koottathampathiyil" w:date="2022-06-09T10:45:00Z"/>
          <w:rFonts w:ascii="Arial" w:hAnsi="Arial" w:cs="Arial"/>
          <w:b/>
          <w:bCs/>
          <w:sz w:val="24"/>
          <w:szCs w:val="24"/>
        </w:rPr>
      </w:pPr>
      <w:r w:rsidRPr="00CB1C7A">
        <w:rPr>
          <w:rFonts w:ascii="Arial" w:hAnsi="Arial" w:cs="Arial"/>
          <w:noProof/>
          <w:rPrChange w:id="2046"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047" w:author="Sujil Kumar Koottathampathiyil" w:date="2022-06-12T23:40:00Z">
            <w:rPr>
              <w:rFonts w:ascii="Arial" w:hAnsi="Arial" w:cs="Arial"/>
              <w:b/>
              <w:bCs/>
              <w:sz w:val="24"/>
              <w:szCs w:val="24"/>
            </w:rPr>
          </w:rPrChange>
        </w:rPr>
      </w:pPr>
      <w:ins w:id="2048" w:author="Sujil Kumar Koottathampathiyil" w:date="2022-06-09T10:45:00Z">
        <w:r w:rsidRPr="00043DBD">
          <w:rPr>
            <w:rFonts w:ascii="Arial" w:eastAsia="Times New Roman" w:hAnsi="Arial" w:cs="Arial"/>
            <w:b/>
            <w:bCs/>
            <w:i/>
            <w:iCs/>
            <w:sz w:val="24"/>
            <w:szCs w:val="24"/>
            <w:rPrChange w:id="2049" w:author="Sujil Kumar Koottathampathiyil" w:date="2022-06-12T23:40:00Z">
              <w:rPr>
                <w:rFonts w:ascii="Arial" w:eastAsia="Times New Roman" w:hAnsi="Arial" w:cs="Arial"/>
                <w:b/>
                <w:bCs/>
                <w:sz w:val="24"/>
                <w:szCs w:val="24"/>
              </w:rPr>
            </w:rPrChange>
          </w:rPr>
          <w:t>Fig. 4.18</w:t>
        </w:r>
        <w:r w:rsidRPr="00043DBD">
          <w:rPr>
            <w:i/>
            <w:iCs/>
            <w:sz w:val="24"/>
            <w:szCs w:val="24"/>
            <w:rPrChange w:id="2050" w:author="Sujil Kumar Koottathampathiyil" w:date="2022-06-12T23:40:00Z">
              <w:rPr/>
            </w:rPrChange>
          </w:rPr>
          <w:t xml:space="preserve"> </w:t>
        </w:r>
        <w:r w:rsidRPr="00043DBD">
          <w:rPr>
            <w:rFonts w:ascii="Arial" w:eastAsia="Times New Roman" w:hAnsi="Arial" w:cs="Arial"/>
            <w:i/>
            <w:iCs/>
            <w:sz w:val="24"/>
            <w:szCs w:val="24"/>
            <w:rPrChange w:id="2051" w:author="Sujil Kumar Koottathampathiyil" w:date="2022-06-12T23:40:00Z">
              <w:rPr>
                <w:rFonts w:ascii="Arial" w:eastAsia="Times New Roman" w:hAnsi="Arial" w:cs="Arial"/>
                <w:sz w:val="24"/>
                <w:szCs w:val="24"/>
              </w:rPr>
            </w:rPrChange>
          </w:rPr>
          <w:t>Plot of Forecast vs Actuals from VAR Models</w:t>
        </w:r>
      </w:ins>
      <w:ins w:id="2052"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053" w:author="Sujil Kumar Koottathampathiyil" w:date="2022-06-09T10:12:00Z">
        <w:r w:rsidRPr="00182A7A" w:rsidDel="009C2033">
          <w:rPr>
            <w:rFonts w:ascii="Arial" w:hAnsi="Arial" w:cs="Arial"/>
            <w:sz w:val="24"/>
            <w:szCs w:val="24"/>
          </w:rPr>
          <w:delText xml:space="preserve">is </w:delText>
        </w:r>
      </w:del>
      <w:ins w:id="2054"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055" w:author="Sujil Kumar Koottathampathiyil" w:date="2022-06-09T10:44:00Z">
        <w:r w:rsidR="00530FEE" w:rsidRPr="00182A7A">
          <w:rPr>
            <w:rFonts w:ascii="Arial" w:hAnsi="Arial" w:cs="Arial"/>
            <w:sz w:val="24"/>
            <w:szCs w:val="24"/>
          </w:rPr>
          <w:t xml:space="preserve">in </w:t>
        </w:r>
      </w:ins>
      <w:ins w:id="2056" w:author="Sujil Kumar Koottathampathiyil" w:date="2022-06-09T10:45:00Z">
        <w:r w:rsidR="00530FEE" w:rsidRPr="00182A7A">
          <w:rPr>
            <w:rFonts w:ascii="Arial" w:hAnsi="Arial" w:cs="Arial"/>
            <w:sz w:val="24"/>
            <w:szCs w:val="24"/>
          </w:rPr>
          <w:t>‘</w:t>
        </w:r>
      </w:ins>
      <w:ins w:id="2057" w:author="Sujil Kumar Koottathampathiyil" w:date="2022-06-09T10:44:00Z">
        <w:r w:rsidR="00530FEE" w:rsidRPr="00182A7A">
          <w:rPr>
            <w:rFonts w:ascii="Arial" w:hAnsi="Arial" w:cs="Arial"/>
            <w:sz w:val="24"/>
            <w:szCs w:val="24"/>
          </w:rPr>
          <w:t>Russian Fed</w:t>
        </w:r>
      </w:ins>
      <w:ins w:id="2058"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059" w:author="Sujil Kumar Koottathampathiyil" w:date="2022-06-09T10:46:00Z"/>
          <w:rFonts w:ascii="Arial" w:eastAsia="Times New Roman" w:hAnsi="Arial" w:cs="Arial"/>
          <w:color w:val="BAC6DB"/>
          <w:sz w:val="24"/>
          <w:szCs w:val="24"/>
        </w:rPr>
      </w:pPr>
      <w:r w:rsidRPr="00CB1C7A">
        <w:rPr>
          <w:rFonts w:ascii="Arial" w:hAnsi="Arial" w:cs="Arial"/>
          <w:noProof/>
          <w:rPrChange w:id="2060"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061" w:author="Sujil Kumar Koottathampathiyil" w:date="2022-06-12T23:40:00Z">
            <w:rPr>
              <w:rFonts w:ascii="Arial" w:eastAsia="Times New Roman" w:hAnsi="Arial" w:cs="Arial"/>
              <w:color w:val="BAC6DB"/>
              <w:sz w:val="24"/>
              <w:szCs w:val="24"/>
            </w:rPr>
          </w:rPrChange>
        </w:rPr>
      </w:pPr>
      <w:ins w:id="2062" w:author="Sujil Kumar Koottathampathiyil" w:date="2022-06-09T10:46:00Z">
        <w:r w:rsidRPr="004B30AD">
          <w:rPr>
            <w:rFonts w:ascii="Arial" w:eastAsia="Times New Roman" w:hAnsi="Arial" w:cs="Arial"/>
            <w:b/>
            <w:bCs/>
            <w:i/>
            <w:iCs/>
            <w:sz w:val="24"/>
            <w:szCs w:val="24"/>
            <w:rPrChange w:id="2063" w:author="Sujil Kumar Koottathampathiyil" w:date="2022-06-12T23:40:00Z">
              <w:rPr>
                <w:rFonts w:ascii="Arial" w:eastAsia="Times New Roman" w:hAnsi="Arial" w:cs="Arial"/>
                <w:b/>
                <w:bCs/>
                <w:sz w:val="23"/>
                <w:szCs w:val="23"/>
              </w:rPr>
            </w:rPrChange>
          </w:rPr>
          <w:t>Fig. 4.1</w:t>
        </w:r>
      </w:ins>
      <w:ins w:id="2064" w:author="Sujil Kumar Koottathampathiyil" w:date="2022-06-09T10:47:00Z">
        <w:r w:rsidR="00F30CCA" w:rsidRPr="004B30AD">
          <w:rPr>
            <w:rFonts w:ascii="Arial" w:eastAsia="Times New Roman" w:hAnsi="Arial" w:cs="Arial"/>
            <w:b/>
            <w:bCs/>
            <w:i/>
            <w:iCs/>
            <w:sz w:val="24"/>
            <w:szCs w:val="24"/>
            <w:rPrChange w:id="2065" w:author="Sujil Kumar Koottathampathiyil" w:date="2022-06-12T23:40:00Z">
              <w:rPr>
                <w:rFonts w:ascii="Arial" w:eastAsia="Times New Roman" w:hAnsi="Arial" w:cs="Arial"/>
                <w:b/>
                <w:bCs/>
                <w:sz w:val="23"/>
                <w:szCs w:val="23"/>
              </w:rPr>
            </w:rPrChange>
          </w:rPr>
          <w:t>9</w:t>
        </w:r>
      </w:ins>
      <w:ins w:id="2066" w:author="Sujil Kumar Koottathampathiyil" w:date="2022-06-09T10:46:00Z">
        <w:r w:rsidRPr="004B30AD">
          <w:rPr>
            <w:i/>
            <w:iCs/>
            <w:sz w:val="24"/>
            <w:szCs w:val="24"/>
            <w:rPrChange w:id="2067" w:author="Sujil Kumar Koottathampathiyil" w:date="2022-06-12T23:40:00Z">
              <w:rPr>
                <w:sz w:val="23"/>
                <w:szCs w:val="23"/>
              </w:rPr>
            </w:rPrChange>
          </w:rPr>
          <w:t xml:space="preserve"> </w:t>
        </w:r>
        <w:r w:rsidRPr="004B30AD">
          <w:rPr>
            <w:rFonts w:ascii="Arial" w:eastAsia="Times New Roman" w:hAnsi="Arial" w:cs="Arial"/>
            <w:i/>
            <w:iCs/>
            <w:sz w:val="24"/>
            <w:szCs w:val="24"/>
            <w:rPrChange w:id="2068" w:author="Sujil Kumar Koottathampathiyil" w:date="2022-06-12T23:40:00Z">
              <w:rPr>
                <w:rFonts w:ascii="Arial" w:eastAsia="Times New Roman" w:hAnsi="Arial" w:cs="Arial"/>
                <w:sz w:val="23"/>
                <w:szCs w:val="23"/>
              </w:rPr>
            </w:rPrChange>
          </w:rPr>
          <w:t>Plot of Forecast vs Actuals from AR Models</w:t>
        </w:r>
      </w:ins>
      <w:ins w:id="2069"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070" w:author="Sujil Kumar Koottathampathiyil" w:date="2022-06-09T10:58:00Z">
            <w:rPr>
              <w:rFonts w:ascii="Arial" w:hAnsi="Arial" w:cs="Arial"/>
              <w:color w:val="000000"/>
            </w:rPr>
          </w:rPrChange>
        </w:rPr>
      </w:pPr>
      <w:r w:rsidRPr="00C0457E">
        <w:rPr>
          <w:rFonts w:ascii="Arial" w:hAnsi="Arial" w:cs="Arial"/>
          <w:color w:val="000000"/>
          <w:sz w:val="24"/>
          <w:szCs w:val="24"/>
          <w:rPrChange w:id="2071" w:author="Sujil Kumar Koottathampathiyil" w:date="2022-06-09T10:58:00Z">
            <w:rPr>
              <w:rFonts w:ascii="Arial" w:hAnsi="Arial" w:cs="Arial"/>
              <w:color w:val="000000"/>
            </w:rPr>
          </w:rPrChange>
        </w:rPr>
        <w:t>In this fig</w:t>
      </w:r>
      <w:ins w:id="2072" w:author="Sujil Kumar Koottathampathiyil" w:date="2022-06-09T10:46:00Z">
        <w:r w:rsidR="0000491C" w:rsidRPr="00C0457E">
          <w:rPr>
            <w:rFonts w:ascii="Arial" w:hAnsi="Arial" w:cs="Arial"/>
            <w:color w:val="000000"/>
            <w:sz w:val="24"/>
            <w:szCs w:val="24"/>
            <w:rPrChange w:id="2073"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074"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075"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076" w:author="Sujil Kumar Koottathampathiyil" w:date="2022-06-09T10:58:00Z">
            <w:rPr>
              <w:rFonts w:ascii="Arial" w:hAnsi="Arial" w:cs="Arial"/>
              <w:color w:val="000000"/>
            </w:rPr>
          </w:rPrChange>
        </w:rPr>
        <w:t xml:space="preserve"> and </w:t>
      </w:r>
      <w:ins w:id="2077" w:author="Sujil Kumar Koottathampathiyil" w:date="2022-06-09T10:12:00Z">
        <w:r w:rsidR="00E8169A" w:rsidRPr="00C0457E">
          <w:rPr>
            <w:rFonts w:ascii="Arial" w:hAnsi="Arial" w:cs="Arial"/>
            <w:color w:val="000000"/>
            <w:sz w:val="24"/>
            <w:szCs w:val="24"/>
            <w:rPrChange w:id="2078"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079" w:author="Sujil Kumar Koottathampathiyil" w:date="2022-06-09T10:58:00Z">
            <w:rPr>
              <w:rFonts w:ascii="Arial" w:hAnsi="Arial" w:cs="Arial"/>
              <w:color w:val="000000"/>
            </w:rPr>
          </w:rPrChange>
        </w:rPr>
        <w:t xml:space="preserve">red line is the predicted </w:t>
      </w:r>
      <w:del w:id="2080" w:author="Sujil Kumar Koottathampathiyil" w:date="2022-06-09T10:46:00Z">
        <w:r w:rsidRPr="00C0457E" w:rsidDel="00DC2844">
          <w:rPr>
            <w:rFonts w:ascii="Arial" w:hAnsi="Arial" w:cs="Arial"/>
            <w:color w:val="000000"/>
            <w:sz w:val="24"/>
            <w:szCs w:val="24"/>
            <w:rPrChange w:id="2081" w:author="Sujil Kumar Koottathampathiyil" w:date="2022-06-09T10:58:00Z">
              <w:rPr>
                <w:rFonts w:ascii="Arial" w:hAnsi="Arial" w:cs="Arial"/>
                <w:color w:val="000000"/>
              </w:rPr>
            </w:rPrChange>
          </w:rPr>
          <w:delText>data</w:delText>
        </w:r>
      </w:del>
      <w:ins w:id="2082" w:author="Sujil Kumar Koottathampathiyil" w:date="2022-06-09T10:46:00Z">
        <w:r w:rsidR="00DC2844" w:rsidRPr="00C0457E">
          <w:rPr>
            <w:rFonts w:ascii="Arial" w:hAnsi="Arial" w:cs="Arial"/>
            <w:color w:val="000000"/>
            <w:sz w:val="24"/>
            <w:szCs w:val="24"/>
            <w:rPrChange w:id="2083"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084"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085"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086"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087"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088" w:author="Sujil Kumar Koottathampathiyil" w:date="2022-06-09T08:21:00Z">
        <w:r w:rsidRPr="00CB1C7A" w:rsidDel="00637E9E">
          <w:rPr>
            <w:rFonts w:ascii="Arial" w:hAnsi="Arial" w:cs="Arial"/>
            <w:b/>
            <w:bCs/>
            <w:sz w:val="24"/>
            <w:szCs w:val="24"/>
          </w:rPr>
          <w:delText>3</w:delText>
        </w:r>
      </w:del>
      <w:ins w:id="2089"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090" w:author="Sujil Kumar Koottathampathiyil" w:date="2022-06-09T08:21:00Z">
        <w:r w:rsidRPr="00CB1C7A" w:rsidDel="00637E9E">
          <w:rPr>
            <w:rFonts w:ascii="Arial" w:hAnsi="Arial" w:cs="Arial"/>
            <w:b/>
            <w:bCs/>
            <w:sz w:val="24"/>
            <w:szCs w:val="24"/>
          </w:rPr>
          <w:delText>3</w:delText>
        </w:r>
      </w:del>
      <w:ins w:id="2091"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092"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093"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094"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095" w:author="Sujil Kumar Koottathampathiyil" w:date="2022-06-09T10:48:00Z"/>
          <w:rFonts w:ascii="Arial" w:eastAsia="Times New Roman" w:hAnsi="Arial" w:cs="Arial"/>
          <w:i/>
          <w:iCs/>
          <w:sz w:val="24"/>
          <w:szCs w:val="24"/>
          <w:rPrChange w:id="2096" w:author="Sujil Kumar Koottathampathiyil" w:date="2022-06-12T23:40:00Z">
            <w:rPr>
              <w:ins w:id="2097" w:author="Sujil Kumar Koottathampathiyil" w:date="2022-06-09T10:48:00Z"/>
              <w:rFonts w:ascii="Arial" w:eastAsia="Times New Roman" w:hAnsi="Arial" w:cs="Arial"/>
              <w:sz w:val="23"/>
              <w:szCs w:val="23"/>
            </w:rPr>
          </w:rPrChange>
        </w:rPr>
      </w:pPr>
      <w:ins w:id="2098" w:author="Sujil Kumar Koottathampathiyil" w:date="2022-06-09T10:48:00Z">
        <w:r w:rsidRPr="0022273C">
          <w:rPr>
            <w:rFonts w:ascii="Arial" w:eastAsia="Times New Roman" w:hAnsi="Arial" w:cs="Arial"/>
            <w:b/>
            <w:bCs/>
            <w:i/>
            <w:iCs/>
            <w:sz w:val="24"/>
            <w:szCs w:val="24"/>
            <w:rPrChange w:id="2099" w:author="Sujil Kumar Koottathampathiyil" w:date="2022-06-12T23:40:00Z">
              <w:rPr>
                <w:rFonts w:ascii="Arial" w:eastAsia="Times New Roman" w:hAnsi="Arial" w:cs="Arial"/>
                <w:b/>
                <w:bCs/>
                <w:sz w:val="23"/>
                <w:szCs w:val="23"/>
              </w:rPr>
            </w:rPrChange>
          </w:rPr>
          <w:t>Fig. 4.20</w:t>
        </w:r>
        <w:r w:rsidRPr="0022273C">
          <w:rPr>
            <w:i/>
            <w:iCs/>
            <w:sz w:val="24"/>
            <w:szCs w:val="24"/>
            <w:rPrChange w:id="2100" w:author="Sujil Kumar Koottathampathiyil" w:date="2022-06-12T23:40:00Z">
              <w:rPr>
                <w:sz w:val="23"/>
                <w:szCs w:val="23"/>
              </w:rPr>
            </w:rPrChange>
          </w:rPr>
          <w:t xml:space="preserve"> </w:t>
        </w:r>
        <w:r w:rsidRPr="0022273C">
          <w:rPr>
            <w:rFonts w:ascii="Arial" w:eastAsia="Times New Roman" w:hAnsi="Arial" w:cs="Arial"/>
            <w:i/>
            <w:iCs/>
            <w:sz w:val="24"/>
            <w:szCs w:val="24"/>
            <w:rPrChange w:id="2101" w:author="Sujil Kumar Koottathampathiyil" w:date="2022-06-12T23:40:00Z">
              <w:rPr>
                <w:rFonts w:ascii="Arial" w:eastAsia="Times New Roman" w:hAnsi="Arial" w:cs="Arial"/>
                <w:sz w:val="23"/>
                <w:szCs w:val="23"/>
              </w:rPr>
            </w:rPrChange>
          </w:rPr>
          <w:t>Plot of Forecast vs Actuals from AR Models</w:t>
        </w:r>
      </w:ins>
      <w:ins w:id="2102" w:author="Sujil Kumar Koottathampathiyil" w:date="2022-06-12T23:44:00Z">
        <w:r w:rsidR="009A6707">
          <w:rPr>
            <w:rFonts w:ascii="Arial" w:eastAsia="Times New Roman" w:hAnsi="Arial" w:cs="Arial"/>
            <w:i/>
            <w:iCs/>
            <w:sz w:val="24"/>
            <w:szCs w:val="24"/>
          </w:rPr>
          <w:t xml:space="preserve"> on Russian data</w:t>
        </w:r>
      </w:ins>
    </w:p>
    <w:p w14:paraId="46345069" w14:textId="6695A4A7" w:rsidR="008917BB" w:rsidRPr="00C0457E" w:rsidRDefault="009E447A" w:rsidP="005D4B76">
      <w:pPr>
        <w:spacing w:line="360" w:lineRule="auto"/>
        <w:rPr>
          <w:sz w:val="24"/>
          <w:szCs w:val="24"/>
          <w:rPrChange w:id="2103" w:author="Sujil Kumar Koottathampathiyil" w:date="2022-06-09T10:58:00Z">
            <w:rPr>
              <w:rFonts w:ascii="Arial" w:hAnsi="Arial" w:cs="Arial"/>
              <w:b/>
              <w:bCs/>
              <w:sz w:val="32"/>
              <w:szCs w:val="32"/>
            </w:rPr>
          </w:rPrChange>
        </w:rPr>
      </w:pPr>
      <w:ins w:id="2104" w:author="Sujil Kumar Koottathampathiyil" w:date="2022-06-09T10:48:00Z">
        <w:r w:rsidRPr="00C0457E">
          <w:rPr>
            <w:rFonts w:ascii="Arial" w:hAnsi="Arial" w:cs="Arial"/>
            <w:sz w:val="24"/>
            <w:szCs w:val="24"/>
            <w:rPrChange w:id="2105"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106"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107"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108" w:author="Sujil Kumar Koottathampathiyil" w:date="2022-06-09T10:58:00Z">
              <w:rPr>
                <w:rFonts w:ascii="Arial" w:hAnsi="Arial" w:cs="Arial"/>
                <w:sz w:val="23"/>
                <w:szCs w:val="23"/>
              </w:rPr>
            </w:rPrChange>
          </w:rPr>
          <w:t xml:space="preserve"> </w:t>
        </w:r>
      </w:ins>
      <w:ins w:id="2109"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110"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110"/>
          <w:r w:rsidR="005531C6" w:rsidRPr="005531C6">
            <w:rPr>
              <w:rFonts w:ascii="Arial" w:hAnsi="Arial" w:cs="Arial"/>
              <w:color w:val="000000"/>
              <w:sz w:val="24"/>
              <w:szCs w:val="24"/>
            </w:rPr>
            <w:t>(1996)</w:t>
          </w:r>
          <w:customXmlInsRangeStart w:id="2111" w:author="Sujil Kumar Koottathampathiyil" w:date="2022-06-09T10:59:00Z"/>
        </w:sdtContent>
      </w:sdt>
      <w:customXmlInsRangeEnd w:id="2111"/>
      <w:ins w:id="2112"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113" w:author="Sujil Kumar Koottathampathiyil" w:date="2022-06-12T23:47:00Z">
        <w:r w:rsidR="008A07D6">
          <w:rPr>
            <w:rFonts w:ascii="Arial" w:hAnsi="Arial" w:cs="Arial"/>
            <w:color w:val="000000"/>
            <w:sz w:val="24"/>
            <w:szCs w:val="24"/>
          </w:rPr>
          <w:t>this</w:t>
        </w:r>
      </w:ins>
      <w:ins w:id="2114" w:author="Sujil Kumar Koottathampathiyil" w:date="2022-06-09T10:59:00Z">
        <w:r w:rsidR="004C3109" w:rsidRPr="00344779">
          <w:rPr>
            <w:rFonts w:ascii="Arial" w:hAnsi="Arial" w:cs="Arial"/>
            <w:color w:val="000000"/>
            <w:sz w:val="24"/>
            <w:szCs w:val="24"/>
          </w:rPr>
          <w:t xml:space="preserve"> go</w:t>
        </w:r>
      </w:ins>
      <w:ins w:id="2115" w:author="Sujil Kumar Koottathampathiyil" w:date="2022-06-09T11:31:00Z">
        <w:r w:rsidR="0072488B">
          <w:rPr>
            <w:rFonts w:ascii="Arial" w:hAnsi="Arial" w:cs="Arial"/>
            <w:color w:val="000000"/>
            <w:sz w:val="24"/>
            <w:szCs w:val="24"/>
          </w:rPr>
          <w:t>a</w:t>
        </w:r>
      </w:ins>
      <w:ins w:id="2116"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117"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118" w:author="Sujil Kumar Koottathampathiyil" w:date="2022-06-09T10:59:00Z">
        <w:r w:rsidR="00162991">
          <w:rPr>
            <w:rFonts w:ascii="Arial" w:hAnsi="Arial" w:cs="Arial"/>
            <w:color w:val="000000"/>
            <w:sz w:val="24"/>
            <w:szCs w:val="24"/>
          </w:rPr>
          <w:t xml:space="preserve">testing </w:t>
        </w:r>
      </w:ins>
      <w:ins w:id="2119"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120" w:author="Sujil Kumar Koottathampathiyil" w:date="2022-06-09T08:21:00Z">
        <w:r>
          <w:rPr>
            <w:rFonts w:ascii="Arial" w:hAnsi="Arial" w:cs="Arial"/>
            <w:b/>
            <w:bCs/>
            <w:sz w:val="32"/>
            <w:szCs w:val="32"/>
          </w:rPr>
          <w:t>4</w:t>
        </w:r>
      </w:ins>
      <w:del w:id="2121"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122" w:author="Sujil Kumar Koottathampathiyil" w:date="2022-06-12T23:37:00Z"/>
          <w:rFonts w:ascii="Arial" w:hAnsi="Arial" w:cs="Arial"/>
          <w:noProof/>
        </w:rPr>
      </w:pPr>
      <w:r w:rsidRPr="00CB1C7A">
        <w:rPr>
          <w:rFonts w:ascii="Arial" w:hAnsi="Arial" w:cs="Arial"/>
          <w:sz w:val="24"/>
          <w:szCs w:val="24"/>
        </w:rPr>
        <w:t xml:space="preserve">Evaluation of </w:t>
      </w:r>
      <w:ins w:id="2123"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124"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125"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126" w:author="Sujil Kumar Koottathampathiyil" w:date="2022-06-12T23:47:00Z">
        <w:r w:rsidR="00D6362E" w:rsidRPr="00CB1C7A" w:rsidDel="008A07D6">
          <w:rPr>
            <w:rFonts w:ascii="Arial" w:hAnsi="Arial" w:cs="Arial"/>
            <w:sz w:val="24"/>
            <w:szCs w:val="24"/>
          </w:rPr>
          <w:delText>my</w:delText>
        </w:r>
      </w:del>
      <w:ins w:id="2127"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128" w:author="Sujil Kumar Koottathampathiyil" w:date="2022-06-12T23:37:00Z">
        <w:r w:rsidR="00754564" w:rsidRPr="009B4666">
          <w:rPr>
            <w:rFonts w:ascii="Arial" w:hAnsi="Arial" w:cs="Arial"/>
            <w:sz w:val="24"/>
            <w:szCs w:val="24"/>
          </w:rPr>
          <w:t xml:space="preserve">Despite the fact that the model </w:t>
        </w:r>
        <w:r w:rsidR="00754564" w:rsidRPr="009B4666">
          <w:rPr>
            <w:rFonts w:ascii="Arial" w:hAnsi="Arial" w:cs="Arial"/>
            <w:sz w:val="24"/>
            <w:szCs w:val="24"/>
          </w:rPr>
          <w:lastRenderedPageBreak/>
          <w:t>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129" w:author="Sujil Kumar Koottathampathiyil" w:date="2022-06-12T23:37:00Z">
        <w:r w:rsidRPr="00CB1C7A" w:rsidDel="00754564">
          <w:rPr>
            <w:rFonts w:ascii="Arial" w:hAnsi="Arial" w:cs="Arial"/>
            <w:sz w:val="24"/>
            <w:szCs w:val="24"/>
          </w:rPr>
          <w:delText>Initial modeling was done on time series of “</w:delText>
        </w:r>
      </w:del>
      <w:del w:id="2130" w:author="Sujil Kumar Koottathampathiyil" w:date="2022-06-09T08:04:00Z">
        <w:r w:rsidRPr="00CB1C7A" w:rsidDel="002A0352">
          <w:rPr>
            <w:rFonts w:ascii="Arial" w:hAnsi="Arial" w:cs="Arial"/>
            <w:sz w:val="24"/>
            <w:szCs w:val="24"/>
          </w:rPr>
          <w:delText xml:space="preserve">Republic of </w:delText>
        </w:r>
      </w:del>
      <w:del w:id="2131"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132"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133" w:author="Sujil Kumar Koottathampathiyil" w:date="2022-06-12T23:37:00Z">
            <w:rPr>
              <w:rFonts w:ascii="Arial" w:hAnsi="Arial" w:cs="Arial"/>
              <w:sz w:val="24"/>
              <w:szCs w:val="24"/>
            </w:rPr>
          </w:rPrChange>
        </w:rPr>
      </w:pPr>
      <w:ins w:id="2134" w:author="Sujil Kumar Koottathampathiyil" w:date="2022-06-09T11:00:00Z">
        <w:r w:rsidRPr="00F7198C">
          <w:rPr>
            <w:rFonts w:ascii="Arial" w:eastAsia="Times New Roman" w:hAnsi="Arial" w:cs="Arial"/>
            <w:b/>
            <w:bCs/>
            <w:i/>
            <w:iCs/>
            <w:sz w:val="24"/>
            <w:szCs w:val="24"/>
            <w:rPrChange w:id="2135" w:author="Sujil Kumar Koottathampathiyil" w:date="2022-06-12T23:37:00Z">
              <w:rPr>
                <w:rFonts w:ascii="Arial" w:eastAsia="Times New Roman" w:hAnsi="Arial" w:cs="Arial"/>
                <w:b/>
                <w:bCs/>
                <w:sz w:val="24"/>
                <w:szCs w:val="24"/>
              </w:rPr>
            </w:rPrChange>
          </w:rPr>
          <w:t>Fig. 4.21</w:t>
        </w:r>
        <w:r w:rsidRPr="00F7198C">
          <w:rPr>
            <w:i/>
            <w:iCs/>
            <w:sz w:val="24"/>
            <w:szCs w:val="24"/>
            <w:rPrChange w:id="2136" w:author="Sujil Kumar Koottathampathiyil" w:date="2022-06-12T23:37:00Z">
              <w:rPr>
                <w:sz w:val="24"/>
                <w:szCs w:val="24"/>
              </w:rPr>
            </w:rPrChange>
          </w:rPr>
          <w:t xml:space="preserve"> </w:t>
        </w:r>
      </w:ins>
      <w:ins w:id="2137" w:author="Sujil Kumar Koottathampathiyil" w:date="2022-06-09T11:01:00Z">
        <w:r w:rsidR="00191DC0" w:rsidRPr="00F7198C">
          <w:rPr>
            <w:rFonts w:ascii="Arial" w:eastAsia="Times New Roman" w:hAnsi="Arial" w:cs="Arial"/>
            <w:i/>
            <w:iCs/>
            <w:sz w:val="24"/>
            <w:szCs w:val="24"/>
            <w:rPrChange w:id="2138" w:author="Sujil Kumar Koottathampathiyil" w:date="2022-06-12T23:37:00Z">
              <w:rPr>
                <w:rFonts w:ascii="Arial" w:eastAsia="Times New Roman" w:hAnsi="Arial" w:cs="Arial"/>
                <w:sz w:val="24"/>
                <w:szCs w:val="24"/>
              </w:rPr>
            </w:rPrChange>
          </w:rPr>
          <w:t>ARIMA Diagnostic plots</w:t>
        </w:r>
      </w:ins>
      <w:ins w:id="2139"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140" w:author="Sujil Kumar Koottathampathiyil" w:date="2022-06-09T10:37:00Z"/>
          <w:rFonts w:ascii="Arial" w:hAnsi="Arial" w:cs="Arial"/>
        </w:rPr>
      </w:pPr>
      <w:del w:id="2141" w:author="Sujil Kumar Koottathampathiyil" w:date="2022-06-09T08:03:00Z">
        <w:r w:rsidRPr="00CB1C7A" w:rsidDel="002A0352">
          <w:rPr>
            <w:rFonts w:ascii="Arial" w:hAnsi="Arial" w:cs="Arial"/>
          </w:rPr>
          <w:delText xml:space="preserve">Finalizing </w:delText>
        </w:r>
      </w:del>
      <w:ins w:id="2142"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143" w:author="Sujil Kumar Koottathampathiyil" w:date="2022-06-12T23:47:00Z">
        <w:r w:rsidRPr="00CB1C7A" w:rsidDel="008A07D6">
          <w:rPr>
            <w:rFonts w:ascii="Arial" w:hAnsi="Arial" w:cs="Arial"/>
          </w:rPr>
          <w:delText>my</w:delText>
        </w:r>
      </w:del>
      <w:proofErr w:type="gramStart"/>
      <w:ins w:id="2144"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145" w:author="Sujil Kumar Koottathampathiyil" w:date="2022-06-09T08:03:00Z">
        <w:r w:rsidRPr="00CB1C7A" w:rsidDel="002A0352">
          <w:rPr>
            <w:rFonts w:ascii="Arial" w:hAnsi="Arial" w:cs="Arial"/>
          </w:rPr>
          <w:delText xml:space="preserve">gaussian </w:delText>
        </w:r>
      </w:del>
      <w:ins w:id="2146"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147"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148"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149"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150" w:author="Sujil Kumar Koottathampathiyil" w:date="2022-06-09T10:37:00Z"/>
          <w:rFonts w:ascii="Arial" w:hAnsi="Arial" w:cs="Arial"/>
          <w:color w:val="000000"/>
        </w:rPr>
      </w:pPr>
      <w:ins w:id="2151"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152" w:author="Sujil Kumar Koottathampathiyil" w:date="2022-06-09T10:37:00Z"/>
          <w:rFonts w:ascii="Arial" w:eastAsia="Times New Roman" w:hAnsi="Arial" w:cs="Arial"/>
          <w:i/>
          <w:iCs/>
          <w:sz w:val="24"/>
          <w:szCs w:val="24"/>
          <w:rPrChange w:id="2153" w:author="Sujil Kumar Koottathampathiyil" w:date="2022-06-12T23:37:00Z">
            <w:rPr>
              <w:ins w:id="2154" w:author="Sujil Kumar Koottathampathiyil" w:date="2022-06-09T10:37:00Z"/>
              <w:rFonts w:ascii="Arial" w:eastAsia="Times New Roman" w:hAnsi="Arial" w:cs="Arial"/>
              <w:sz w:val="24"/>
              <w:szCs w:val="24"/>
            </w:rPr>
          </w:rPrChange>
        </w:rPr>
      </w:pPr>
      <w:ins w:id="2155" w:author="Sujil Kumar Koottathampathiyil" w:date="2022-06-09T10:37:00Z">
        <w:r w:rsidRPr="008A1374">
          <w:rPr>
            <w:rFonts w:ascii="Arial" w:eastAsia="Times New Roman" w:hAnsi="Arial" w:cs="Arial"/>
            <w:b/>
            <w:bCs/>
            <w:i/>
            <w:iCs/>
            <w:sz w:val="24"/>
            <w:szCs w:val="24"/>
            <w:rPrChange w:id="2156" w:author="Sujil Kumar Koottathampathiyil" w:date="2022-06-12T23:37:00Z">
              <w:rPr>
                <w:rFonts w:ascii="Arial" w:eastAsia="Times New Roman" w:hAnsi="Arial" w:cs="Arial"/>
                <w:b/>
                <w:bCs/>
                <w:sz w:val="24"/>
                <w:szCs w:val="24"/>
              </w:rPr>
            </w:rPrChange>
          </w:rPr>
          <w:t>Fig. 4.</w:t>
        </w:r>
      </w:ins>
      <w:ins w:id="2157" w:author="Sujil Kumar Koottathampathiyil" w:date="2022-06-09T11:01:00Z">
        <w:r w:rsidR="008F5983" w:rsidRPr="008A1374">
          <w:rPr>
            <w:rFonts w:ascii="Arial" w:eastAsia="Times New Roman" w:hAnsi="Arial" w:cs="Arial"/>
            <w:b/>
            <w:bCs/>
            <w:i/>
            <w:iCs/>
            <w:sz w:val="24"/>
            <w:szCs w:val="24"/>
            <w:rPrChange w:id="2158" w:author="Sujil Kumar Koottathampathiyil" w:date="2022-06-12T23:37:00Z">
              <w:rPr>
                <w:rFonts w:ascii="Arial" w:eastAsia="Times New Roman" w:hAnsi="Arial" w:cs="Arial"/>
                <w:b/>
                <w:bCs/>
                <w:sz w:val="24"/>
                <w:szCs w:val="24"/>
              </w:rPr>
            </w:rPrChange>
          </w:rPr>
          <w:t>22</w:t>
        </w:r>
      </w:ins>
      <w:ins w:id="2159" w:author="Sujil Kumar Koottathampathiyil" w:date="2022-06-09T10:37:00Z">
        <w:r w:rsidRPr="008A1374">
          <w:rPr>
            <w:i/>
            <w:iCs/>
            <w:rPrChange w:id="2160" w:author="Sujil Kumar Koottathampathiyil" w:date="2022-06-12T23:37:00Z">
              <w:rPr/>
            </w:rPrChange>
          </w:rPr>
          <w:t xml:space="preserve"> </w:t>
        </w:r>
        <w:r w:rsidRPr="008A1374">
          <w:rPr>
            <w:rFonts w:ascii="Arial" w:eastAsia="Times New Roman" w:hAnsi="Arial" w:cs="Arial"/>
            <w:i/>
            <w:iCs/>
            <w:sz w:val="24"/>
            <w:szCs w:val="24"/>
            <w:rPrChange w:id="2161" w:author="Sujil Kumar Koottathampathiyil" w:date="2022-06-12T23:37:00Z">
              <w:rPr>
                <w:rFonts w:ascii="Arial" w:eastAsia="Times New Roman" w:hAnsi="Arial" w:cs="Arial"/>
                <w:sz w:val="24"/>
                <w:szCs w:val="24"/>
              </w:rPr>
            </w:rPrChange>
          </w:rPr>
          <w:t>Plot of Forecast vs Actuals from VAR Models</w:t>
        </w:r>
      </w:ins>
      <w:ins w:id="2162"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163" w:author="Sujil Kumar Koottathampathiyil" w:date="2022-06-09T10:38:00Z"/>
          <w:rFonts w:ascii="Arial" w:hAnsi="Arial" w:cs="Arial"/>
          <w:color w:val="000000"/>
        </w:rPr>
      </w:pPr>
      <w:moveToRangeStart w:id="2164" w:author="Sujil Kumar Koottathampathiyil" w:date="2022-06-09T10:38:00Z" w:name="move105663521"/>
      <w:moveTo w:id="2165" w:author="Sujil Kumar Koottathampathiyil" w:date="2022-06-09T10:38:00Z">
        <w:r w:rsidRPr="00CB1C7A">
          <w:rPr>
            <w:rFonts w:ascii="Arial" w:hAnsi="Arial" w:cs="Arial"/>
            <w:color w:val="000000"/>
          </w:rPr>
          <w:t xml:space="preserve">As you can see in </w:t>
        </w:r>
        <w:del w:id="2166"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167" w:author="Sujil Kumar Koottathampathiyil" w:date="2022-06-09T10:38:00Z">
        <w:r>
          <w:rPr>
            <w:rFonts w:ascii="Arial" w:hAnsi="Arial" w:cs="Arial"/>
            <w:color w:val="000000"/>
          </w:rPr>
          <w:t xml:space="preserve"> </w:t>
        </w:r>
      </w:ins>
      <w:ins w:id="2168" w:author="Sujil Kumar Koottathampathiyil" w:date="2022-06-09T11:01:00Z">
        <w:r w:rsidR="008F5983">
          <w:rPr>
            <w:rFonts w:ascii="Arial" w:hAnsi="Arial" w:cs="Arial"/>
            <w:color w:val="000000"/>
          </w:rPr>
          <w:t>4.22</w:t>
        </w:r>
      </w:ins>
      <w:moveTo w:id="2169"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164"/>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170" w:author="Sujil Kumar Koottathampathiyil" w:date="2022-06-09T08:21:00Z">
        <w:r>
          <w:rPr>
            <w:rFonts w:ascii="Arial" w:hAnsi="Arial" w:cs="Arial"/>
            <w:b/>
            <w:bCs/>
            <w:sz w:val="32"/>
            <w:szCs w:val="32"/>
          </w:rPr>
          <w:t>4</w:t>
        </w:r>
      </w:ins>
      <w:del w:id="2171"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172"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173" w:author="Sujil Kumar Koottathampathiyil" w:date="2022-06-12T23:47:00Z">
        <w:r w:rsidRPr="00CB1C7A" w:rsidDel="008A07D6">
          <w:rPr>
            <w:rFonts w:ascii="Arial" w:hAnsi="Arial" w:cs="Arial"/>
          </w:rPr>
          <w:delText>My</w:delText>
        </w:r>
      </w:del>
      <w:proofErr w:type="spellStart"/>
      <w:ins w:id="2174"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175" w:author="Sujil Kumar Koottathampathiyil" w:date="2022-06-12T23:47:00Z">
        <w:r w:rsidRPr="00CB1C7A" w:rsidDel="008A07D6">
          <w:rPr>
            <w:rFonts w:ascii="Arial" w:hAnsi="Arial" w:cs="Arial"/>
          </w:rPr>
          <w:delText>my</w:delText>
        </w:r>
      </w:del>
      <w:ins w:id="2176" w:author="Sujil Kumar Koottathampathiyil" w:date="2022-06-12T23:47:00Z">
        <w:r w:rsidR="008A07D6">
          <w:rPr>
            <w:rFonts w:ascii="Arial" w:hAnsi="Arial" w:cs="Arial"/>
          </w:rPr>
          <w:t>this</w:t>
        </w:r>
      </w:ins>
      <w:r w:rsidRPr="00CB1C7A">
        <w:rPr>
          <w:rFonts w:ascii="Arial" w:hAnsi="Arial" w:cs="Arial"/>
        </w:rPr>
        <w:t xml:space="preserve"> DB to be updated </w:t>
      </w:r>
      <w:ins w:id="2177"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178" w:author="Sujil Kumar Koottathampathiyil" w:date="2022-06-12T23:47:00Z">
        <w:r w:rsidRPr="00CB1C7A" w:rsidDel="008A07D6">
          <w:rPr>
            <w:rFonts w:ascii="Arial" w:hAnsi="Arial" w:cs="Arial"/>
          </w:rPr>
          <w:delText>my</w:delText>
        </w:r>
      </w:del>
      <w:ins w:id="2179"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180" w:author="Sujil Kumar Koottathampathiyil" w:date="2022-06-09T08:03:00Z">
        <w:r w:rsidR="002A0352">
          <w:rPr>
            <w:rFonts w:ascii="Arial" w:hAnsi="Arial" w:cs="Arial"/>
          </w:rPr>
          <w:t>,</w:t>
        </w:r>
      </w:ins>
      <w:r w:rsidRPr="00CB1C7A">
        <w:rPr>
          <w:rFonts w:ascii="Arial" w:hAnsi="Arial" w:cs="Arial"/>
        </w:rPr>
        <w:t xml:space="preserve"> data was stored in the </w:t>
      </w:r>
      <w:del w:id="2181" w:author="Sujil Kumar Koottathampathiyil" w:date="2022-06-09T08:03:00Z">
        <w:r w:rsidRPr="00CB1C7A" w:rsidDel="002A0352">
          <w:rPr>
            <w:rFonts w:ascii="Arial" w:hAnsi="Arial" w:cs="Arial"/>
          </w:rPr>
          <w:delText xml:space="preserve">csv </w:delText>
        </w:r>
      </w:del>
      <w:ins w:id="2182"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183"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184" w:author="Sujil Kumar Koottathampathiyil" w:date="2022-06-09T08:21:00Z">
        <w:r>
          <w:rPr>
            <w:rFonts w:ascii="Arial" w:hAnsi="Arial" w:cs="Arial"/>
            <w:b/>
            <w:bCs/>
            <w:sz w:val="32"/>
            <w:szCs w:val="32"/>
          </w:rPr>
          <w:lastRenderedPageBreak/>
          <w:t>4</w:t>
        </w:r>
      </w:ins>
      <w:del w:id="2185"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1630EE34" w:rsidR="004B44DB" w:rsidRPr="00CB1C7A" w:rsidDel="002A0352" w:rsidRDefault="006942E7" w:rsidP="005D4B76">
      <w:pPr>
        <w:spacing w:line="360" w:lineRule="auto"/>
        <w:jc w:val="both"/>
        <w:rPr>
          <w:del w:id="2186"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r w:rsidR="005531C6" w:rsidRPr="005531C6">
            <w:rPr>
              <w:rFonts w:ascii="Arial" w:hAnsi="Arial" w:cs="Arial"/>
              <w:color w:val="000000"/>
            </w:rPr>
            <w:t xml:space="preserve">Mochahost </w:t>
          </w:r>
        </w:sdtContent>
      </w:sdt>
    </w:p>
    <w:p w14:paraId="568DD4F1" w14:textId="28D4A32E" w:rsidR="00480A32" w:rsidRPr="00CB1C7A" w:rsidRDefault="002A0352" w:rsidP="005D4B76">
      <w:pPr>
        <w:spacing w:line="360" w:lineRule="auto"/>
        <w:jc w:val="both"/>
        <w:rPr>
          <w:rFonts w:ascii="Arial" w:hAnsi="Arial" w:cs="Arial"/>
        </w:rPr>
      </w:pPr>
      <w:ins w:id="2187"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188"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189" w:author="Sujil Kumar Koottathampathiyil" w:date="2022-06-09T08:02:00Z">
        <w:r>
          <w:rPr>
            <w:rFonts w:ascii="Arial" w:hAnsi="Arial" w:cs="Arial"/>
          </w:rPr>
          <w:t>s</w:t>
        </w:r>
      </w:ins>
      <w:r w:rsidR="006942E7" w:rsidRPr="00CB1C7A">
        <w:rPr>
          <w:rFonts w:ascii="Arial" w:hAnsi="Arial" w:cs="Arial"/>
        </w:rPr>
        <w:t xml:space="preserve">. </w:t>
      </w:r>
      <w:del w:id="2190" w:author="Sujil Kumar Koottathampathiyil" w:date="2022-06-12T23:47:00Z">
        <w:r w:rsidR="006942E7" w:rsidRPr="00CB1C7A" w:rsidDel="008A07D6">
          <w:rPr>
            <w:rFonts w:ascii="Arial" w:hAnsi="Arial" w:cs="Arial"/>
          </w:rPr>
          <w:delText>My</w:delText>
        </w:r>
      </w:del>
      <w:ins w:id="2191"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192"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193" w:author="Sujil Kumar Koottathampathiyil" w:date="2022-06-09T08:02:00Z">
        <w:r w:rsidR="006942E7" w:rsidRPr="00CB1C7A" w:rsidDel="002A0352">
          <w:rPr>
            <w:rFonts w:ascii="Arial" w:hAnsi="Arial" w:cs="Arial"/>
          </w:rPr>
          <w:delText>to run</w:delText>
        </w:r>
      </w:del>
      <w:ins w:id="2194"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195" w:author="Sujil Kumar Koottathampathiyil" w:date="2022-06-09T08:02:00Z">
        <w:r w:rsidR="00480A32" w:rsidRPr="00CB1C7A" w:rsidDel="002A0352">
          <w:rPr>
            <w:rFonts w:ascii="Arial" w:hAnsi="Arial" w:cs="Arial"/>
          </w:rPr>
          <w:delText xml:space="preserve">github </w:delText>
        </w:r>
      </w:del>
      <w:proofErr w:type="spellStart"/>
      <w:ins w:id="2196"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197" w:author="Sujil Kumar Koottathampathiyil" w:date="2022-06-12T23:47:00Z">
        <w:r w:rsidR="00480A32" w:rsidRPr="00CB1C7A" w:rsidDel="008A07D6">
          <w:rPr>
            <w:rFonts w:ascii="Arial" w:hAnsi="Arial" w:cs="Arial"/>
          </w:rPr>
          <w:delText>my</w:delText>
        </w:r>
      </w:del>
      <w:ins w:id="2198"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199" w:author="Sujil Kumar Koottathampathiyil" w:date="2022-06-09T08:02:00Z">
        <w:r w:rsidR="00480A32" w:rsidRPr="00CB1C7A" w:rsidDel="002A0352">
          <w:rPr>
            <w:rFonts w:ascii="Arial" w:hAnsi="Arial" w:cs="Arial"/>
          </w:rPr>
          <w:delText xml:space="preserve">wll be </w:delText>
        </w:r>
      </w:del>
      <w:ins w:id="2200"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201"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202" w:author="Sujil Kumar Koottathampathiyil" w:date="2022-06-09T08:02:00Z">
        <w:r w:rsidR="00480A32" w:rsidRPr="00CB1C7A" w:rsidDel="002A0352">
          <w:rPr>
            <w:rFonts w:ascii="Arial" w:hAnsi="Arial" w:cs="Arial"/>
          </w:rPr>
          <w:delText xml:space="preserve">making </w:delText>
        </w:r>
      </w:del>
      <w:ins w:id="2203"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204" w:author="Sujil Kumar Koottathampathiyil" w:date="2022-06-09T08:21:00Z">
        <w:r w:rsidRPr="00CB1C7A" w:rsidDel="00637E9E">
          <w:rPr>
            <w:rFonts w:ascii="Arial" w:hAnsi="Arial" w:cs="Arial"/>
            <w:b/>
            <w:bCs/>
            <w:sz w:val="32"/>
            <w:szCs w:val="32"/>
          </w:rPr>
          <w:delText>3</w:delText>
        </w:r>
      </w:del>
      <w:ins w:id="220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206" w:author="Sujil Kumar Koottathampathiyil" w:date="2022-06-09T08:01:00Z">
        <w:r w:rsidR="00CF49B2" w:rsidRPr="00CB1C7A" w:rsidDel="002A0352">
          <w:rPr>
            <w:rFonts w:ascii="Arial" w:hAnsi="Arial" w:cs="Arial"/>
            <w:sz w:val="24"/>
            <w:szCs w:val="24"/>
          </w:rPr>
          <w:delText xml:space="preserve">Important </w:delText>
        </w:r>
      </w:del>
      <w:ins w:id="2207"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208"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209"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210"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211"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212"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213" w:author="Sujil Kumar Koottathampathiyil" w:date="2022-06-09T08:21:00Z">
        <w:r w:rsidRPr="00CB1C7A" w:rsidDel="00637E9E">
          <w:rPr>
            <w:rFonts w:ascii="Arial" w:hAnsi="Arial" w:cs="Arial"/>
            <w:b/>
            <w:bCs/>
            <w:sz w:val="32"/>
            <w:szCs w:val="32"/>
          </w:rPr>
          <w:delText>3</w:delText>
        </w:r>
      </w:del>
      <w:ins w:id="221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215"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216" w:author="Sujil Kumar Koottathampathiyil" w:date="2022-06-12T23:29:00Z">
            <w:rPr/>
          </w:rPrChange>
        </w:rPr>
        <w:pPrChange w:id="2217" w:author="Sujil Kumar Koottathampathiyil" w:date="2022-06-12T23:29:00Z">
          <w:pPr>
            <w:spacing w:line="360" w:lineRule="auto"/>
          </w:pPr>
        </w:pPrChange>
      </w:pPr>
      <w:ins w:id="2218"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2219" w:author="Sujil Kumar Koottathampathiyil" w:date="2022-06-12T23:30:00Z">
        <w:r w:rsidR="00A51F3E" w:rsidRPr="005B0CCA" w:rsidDel="004C04E4">
          <w:rPr>
            <w:rFonts w:ascii="Arial" w:hAnsi="Arial" w:cs="Arial"/>
            <w:sz w:val="24"/>
            <w:szCs w:val="24"/>
            <w:rPrChange w:id="2220"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221" w:author="Sujil Kumar Koottathampathiyil" w:date="2022-06-09T08:01:00Z">
        <w:r w:rsidR="00A51F3E" w:rsidRPr="005B0CCA" w:rsidDel="002A0352">
          <w:rPr>
            <w:rFonts w:ascii="Arial" w:hAnsi="Arial" w:cs="Arial"/>
            <w:sz w:val="24"/>
            <w:szCs w:val="24"/>
            <w:rPrChange w:id="2222" w:author="Sujil Kumar Koottathampathiyil" w:date="2022-06-12T23:29:00Z">
              <w:rPr/>
            </w:rPrChange>
          </w:rPr>
          <w:delText xml:space="preserve">are </w:delText>
        </w:r>
      </w:del>
      <w:del w:id="2223" w:author="Sujil Kumar Koottathampathiyil" w:date="2022-06-12T23:30:00Z">
        <w:r w:rsidR="00A51F3E" w:rsidRPr="005B0CCA" w:rsidDel="004C04E4">
          <w:rPr>
            <w:rFonts w:ascii="Arial" w:hAnsi="Arial" w:cs="Arial"/>
            <w:sz w:val="24"/>
            <w:szCs w:val="24"/>
            <w:rPrChange w:id="2224" w:author="Sujil Kumar Koottathampathiyil" w:date="2022-06-12T23:29:00Z">
              <w:rPr/>
            </w:rPrChange>
          </w:rPr>
          <w:delText xml:space="preserve">done </w:delText>
        </w:r>
      </w:del>
      <w:del w:id="2225" w:author="Sujil Kumar Koottathampathiyil" w:date="2022-06-09T08:01:00Z">
        <w:r w:rsidR="00A51F3E" w:rsidRPr="005B0CCA" w:rsidDel="002A0352">
          <w:rPr>
            <w:rFonts w:ascii="Arial" w:hAnsi="Arial" w:cs="Arial"/>
            <w:sz w:val="24"/>
            <w:szCs w:val="24"/>
            <w:rPrChange w:id="2226" w:author="Sujil Kumar Koottathampathiyil" w:date="2022-06-12T23:29:00Z">
              <w:rPr/>
            </w:rPrChange>
          </w:rPr>
          <w:delText xml:space="preserve">with </w:delText>
        </w:r>
      </w:del>
      <w:del w:id="2227" w:author="Sujil Kumar Koottathampathiyil" w:date="2022-06-12T23:30:00Z">
        <w:r w:rsidR="00A51F3E" w:rsidRPr="005B0CCA" w:rsidDel="004C04E4">
          <w:rPr>
            <w:rFonts w:ascii="Arial" w:hAnsi="Arial" w:cs="Arial"/>
            <w:sz w:val="24"/>
            <w:szCs w:val="24"/>
            <w:rPrChange w:id="2228"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229" w:author="Sujil Kumar Koottathampathiyil" w:date="2022-06-12T23:29:00Z">
              <w:rPr/>
            </w:rPrChange>
          </w:rPr>
          <w:delText xml:space="preserve"> Microsoft </w:delText>
        </w:r>
      </w:del>
      <w:del w:id="2230" w:author="Sujil Kumar Koottathampathiyil" w:date="2022-06-09T08:01:00Z">
        <w:r w:rsidR="003D7E98" w:rsidRPr="005B0CCA" w:rsidDel="002A0352">
          <w:rPr>
            <w:rFonts w:ascii="Arial" w:hAnsi="Arial" w:cs="Arial"/>
            <w:sz w:val="24"/>
            <w:szCs w:val="24"/>
            <w:rPrChange w:id="2231" w:author="Sujil Kumar Koottathampathiyil" w:date="2022-06-12T23:29:00Z">
              <w:rPr/>
            </w:rPrChange>
          </w:rPr>
          <w:delText xml:space="preserve">excel </w:delText>
        </w:r>
      </w:del>
      <w:del w:id="2232" w:author="Sujil Kumar Koottathampathiyil" w:date="2022-06-12T23:30:00Z">
        <w:r w:rsidR="003D7E98" w:rsidRPr="005B0CCA" w:rsidDel="004C04E4">
          <w:rPr>
            <w:rFonts w:ascii="Arial" w:hAnsi="Arial" w:cs="Arial"/>
            <w:sz w:val="24"/>
            <w:szCs w:val="24"/>
            <w:rPrChange w:id="2233" w:author="Sujil Kumar Koottathampathiyil" w:date="2022-06-12T23:29:00Z">
              <w:rPr/>
            </w:rPrChange>
          </w:rPr>
          <w:delText xml:space="preserve">is also used for minor </w:delText>
        </w:r>
      </w:del>
      <w:del w:id="2234" w:author="Sujil Kumar Koottathampathiyil" w:date="2022-06-09T08:01:00Z">
        <w:r w:rsidR="003D7E98" w:rsidRPr="005B0CCA" w:rsidDel="002A0352">
          <w:rPr>
            <w:rFonts w:ascii="Arial" w:hAnsi="Arial" w:cs="Arial"/>
            <w:sz w:val="24"/>
            <w:szCs w:val="24"/>
            <w:rPrChange w:id="2235" w:author="Sujil Kumar Koottathampathiyil" w:date="2022-06-12T23:29:00Z">
              <w:rPr/>
            </w:rPrChange>
          </w:rPr>
          <w:delText xml:space="preserve">csv </w:delText>
        </w:r>
      </w:del>
      <w:del w:id="2236" w:author="Sujil Kumar Koottathampathiyil" w:date="2022-06-12T23:30:00Z">
        <w:r w:rsidR="003D7E98" w:rsidRPr="005B0CCA" w:rsidDel="004C04E4">
          <w:rPr>
            <w:rFonts w:ascii="Arial" w:hAnsi="Arial" w:cs="Arial"/>
            <w:sz w:val="24"/>
            <w:szCs w:val="24"/>
            <w:rPrChange w:id="2237" w:author="Sujil Kumar Koottathampathiyil" w:date="2022-06-12T23:29:00Z">
              <w:rPr/>
            </w:rPrChange>
          </w:rPr>
          <w:delText>file inspections.</w:delText>
        </w:r>
        <w:r w:rsidR="00E26111" w:rsidRPr="005B0CCA" w:rsidDel="004C04E4">
          <w:rPr>
            <w:rFonts w:ascii="Arial" w:hAnsi="Arial" w:cs="Arial"/>
            <w:sz w:val="24"/>
            <w:szCs w:val="24"/>
            <w:rPrChange w:id="2238"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239" w:author="Sujil Kumar Koottathampathiyil" w:date="2022-06-12T23:29:00Z">
            <w:rPr/>
          </w:rPrChange>
        </w:rPr>
        <w:t xml:space="preserve"> </w:t>
      </w:r>
    </w:p>
    <w:p w14:paraId="6F555AEC" w14:textId="02F839A9" w:rsidR="00A51F3E" w:rsidDel="00E34C0B" w:rsidRDefault="00E34C0B" w:rsidP="005D4B76">
      <w:pPr>
        <w:spacing w:line="360" w:lineRule="auto"/>
        <w:rPr>
          <w:del w:id="2240" w:author="Sujil Kumar Koottathampathiyil" w:date="2022-06-12T23:31:00Z"/>
          <w:rFonts w:ascii="Arial" w:hAnsi="Arial" w:cs="Arial"/>
          <w:sz w:val="24"/>
          <w:szCs w:val="24"/>
        </w:rPr>
      </w:pPr>
      <w:ins w:id="2241" w:author="Sujil Kumar Koottathampathiyil" w:date="2022-06-12T23:31:00Z">
        <w:r w:rsidRPr="00E34C0B">
          <w:rPr>
            <w:rFonts w:ascii="Arial" w:hAnsi="Arial" w:cs="Arial"/>
            <w:sz w:val="24"/>
            <w:szCs w:val="24"/>
          </w:rPr>
          <w:lastRenderedPageBreak/>
          <w:t xml:space="preserve">MS Word and notepad are used for reporting and notes. PowerPoint is a presentation software that allows you to create slides. PDF files are managed with Adobe Acrobat DC. </w:t>
        </w:r>
        <w:proofErr w:type="gramStart"/>
        <w:r w:rsidR="00CA3E87">
          <w:rPr>
            <w:rFonts w:ascii="Arial" w:hAnsi="Arial" w:cs="Arial"/>
            <w:sz w:val="24"/>
            <w:szCs w:val="24"/>
          </w:rPr>
          <w:t>!pip</w:t>
        </w:r>
        <w:proofErr w:type="gramEnd"/>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242"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243"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244" w:author="Sujil Kumar Koottathampathiyil" w:date="2022-06-09T08:21:00Z">
        <w:r>
          <w:rPr>
            <w:rFonts w:ascii="Arial" w:hAnsi="Arial" w:cs="Arial"/>
            <w:b/>
            <w:bCs/>
            <w:sz w:val="32"/>
            <w:szCs w:val="32"/>
          </w:rPr>
          <w:t>5</w:t>
        </w:r>
      </w:ins>
      <w:ins w:id="2245"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69B743B8" w:rsidR="007620C8" w:rsidRPr="00335765" w:rsidRDefault="007620C8" w:rsidP="007620C8">
      <w:pPr>
        <w:pStyle w:val="Default"/>
        <w:numPr>
          <w:ilvl w:val="2"/>
          <w:numId w:val="2"/>
        </w:numPr>
        <w:spacing w:after="22" w:line="360" w:lineRule="auto"/>
        <w:jc w:val="both"/>
        <w:rPr>
          <w:ins w:id="2246" w:author="Sujil Kumar Koottathampathiyil" w:date="2022-06-12T23:27:00Z"/>
          <w:rFonts w:ascii="Arial" w:hAnsi="Arial" w:cs="Arial"/>
          <w:rPrChange w:id="2247" w:author="Sujil Kumar Koottathampathiyil" w:date="2022-06-12T23:41:00Z">
            <w:rPr>
              <w:ins w:id="2248" w:author="Sujil Kumar Koottathampathiyil" w:date="2022-06-12T23:27:00Z"/>
              <w:rFonts w:ascii="Arial" w:hAnsi="Arial" w:cs="Arial"/>
              <w:sz w:val="23"/>
              <w:szCs w:val="23"/>
            </w:rPr>
          </w:rPrChange>
        </w:rPr>
      </w:pPr>
      <w:ins w:id="2249" w:author="Sujil Kumar Koottathampathiyil" w:date="2022-06-12T23:27:00Z">
        <w:r w:rsidRPr="00335765">
          <w:rPr>
            <w:rFonts w:ascii="Arial" w:hAnsi="Arial" w:cs="Arial"/>
            <w:rPrChange w:id="2250"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251" w:author="Sujil Kumar Koottathampathiyil" w:date="2022-06-12T23:27:00Z"/>
      <w:sdt>
        <w:sdtPr>
          <w:rPr>
            <w:rFonts w:ascii="Arial" w:hAnsi="Arial" w:cs="Arial"/>
          </w:rPr>
          <w:tag w:val="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251"/>
          <w:r w:rsidR="005531C6" w:rsidRPr="005531C6">
            <w:rPr>
              <w:rFonts w:ascii="Arial" w:hAnsi="Arial" w:cs="Arial"/>
            </w:rPr>
            <w:t>(2017)</w:t>
          </w:r>
          <w:customXmlInsRangeStart w:id="2252" w:author="Sujil Kumar Koottathampathiyil" w:date="2022-06-12T23:27:00Z"/>
        </w:sdtContent>
      </w:sdt>
      <w:customXmlInsRangeEnd w:id="2252"/>
      <w:ins w:id="2253" w:author="Sujil Kumar Koottathampathiyil" w:date="2022-06-12T23:27:00Z">
        <w:r w:rsidRPr="00335765">
          <w:rPr>
            <w:rFonts w:ascii="Arial" w:hAnsi="Arial" w:cs="Arial"/>
            <w:rPrChange w:id="2254"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255"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255"/>
          <w:r w:rsidR="005531C6" w:rsidRPr="005531C6">
            <w:rPr>
              <w:rFonts w:ascii="Arial" w:hAnsi="Arial" w:cs="Arial"/>
            </w:rPr>
            <w:t>Quaker Oats</w:t>
          </w:r>
          <w:customXmlInsRangeStart w:id="2256" w:author="Sujil Kumar Koottathampathiyil" w:date="2022-06-12T23:27:00Z"/>
        </w:sdtContent>
      </w:sdt>
      <w:customXmlInsRangeEnd w:id="2256"/>
      <w:ins w:id="2257" w:author="Sujil Kumar Koottathampathiyil" w:date="2022-06-12T23:27:00Z">
        <w:r w:rsidRPr="00335765">
          <w:rPr>
            <w:rFonts w:ascii="Arial" w:hAnsi="Arial" w:cs="Arial"/>
            <w:rPrChange w:id="2258"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5984B22D" w:rsidR="007620C8" w:rsidRPr="00335765" w:rsidRDefault="007620C8" w:rsidP="007620C8">
      <w:pPr>
        <w:pStyle w:val="Default"/>
        <w:numPr>
          <w:ilvl w:val="2"/>
          <w:numId w:val="2"/>
        </w:numPr>
        <w:spacing w:after="22" w:line="360" w:lineRule="auto"/>
        <w:jc w:val="both"/>
        <w:rPr>
          <w:ins w:id="2259" w:author="Sujil Kumar Koottathampathiyil" w:date="2022-06-12T23:27:00Z"/>
          <w:rFonts w:ascii="Arial" w:hAnsi="Arial" w:cs="Arial"/>
          <w:rPrChange w:id="2260" w:author="Sujil Kumar Koottathampathiyil" w:date="2022-06-12T23:41:00Z">
            <w:rPr>
              <w:ins w:id="2261" w:author="Sujil Kumar Koottathampathiyil" w:date="2022-06-12T23:27:00Z"/>
              <w:rFonts w:ascii="Arial" w:hAnsi="Arial" w:cs="Arial"/>
              <w:sz w:val="23"/>
              <w:szCs w:val="23"/>
            </w:rPr>
          </w:rPrChange>
        </w:rPr>
      </w:pPr>
      <w:ins w:id="2262" w:author="Sujil Kumar Koottathampathiyil" w:date="2022-06-12T23:27:00Z">
        <w:r w:rsidRPr="00335765">
          <w:rPr>
            <w:rFonts w:ascii="Arial" w:hAnsi="Arial" w:cs="Arial"/>
            <w:rPrChange w:id="2263" w:author="Sujil Kumar Koottathampathiyil" w:date="2022-06-12T23:41:00Z">
              <w:rPr>
                <w:rFonts w:ascii="Arial" w:hAnsi="Arial" w:cs="Arial"/>
                <w:sz w:val="23"/>
                <w:szCs w:val="23"/>
              </w:rPr>
            </w:rPrChange>
          </w:rPr>
          <w:t xml:space="preserve">In </w:t>
        </w:r>
      </w:ins>
      <w:ins w:id="2264" w:author="Sujil Kumar Koottathampathiyil" w:date="2022-06-12T23:47:00Z">
        <w:r w:rsidR="008A07D6">
          <w:rPr>
            <w:rFonts w:ascii="Arial" w:hAnsi="Arial" w:cs="Arial"/>
          </w:rPr>
          <w:t>this</w:t>
        </w:r>
      </w:ins>
      <w:ins w:id="2265" w:author="Sujil Kumar Koottathampathiyil" w:date="2022-06-12T23:27:00Z">
        <w:r w:rsidRPr="00335765">
          <w:rPr>
            <w:rFonts w:ascii="Arial" w:hAnsi="Arial" w:cs="Arial"/>
            <w:rPrChange w:id="2266"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267" w:author="Sujil Kumar Koottathampathiyil" w:date="2022-06-12T23:41:00Z">
              <w:rPr>
                <w:rFonts w:ascii="Arial" w:hAnsi="Arial" w:cs="Arial"/>
                <w:sz w:val="23"/>
                <w:szCs w:val="23"/>
              </w:rPr>
            </w:rPrChange>
          </w:rPr>
          <w:t xml:space="preserve">Study of Benefits of Electric Cars </w:t>
        </w:r>
      </w:ins>
      <w:customXmlInsRangeStart w:id="2268" w:author="Sujil Kumar Koottathampathiyil" w:date="2022-06-12T23:27:00Z"/>
      <w:sdt>
        <w:sdtPr>
          <w:rPr>
            <w:rFonts w:ascii="Arial" w:hAnsi="Arial" w:cs="Arial"/>
          </w:rPr>
          <w:tag w:val="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268"/>
          <w:r w:rsidR="005531C6" w:rsidRPr="005531C6">
            <w:rPr>
              <w:rFonts w:ascii="Arial" w:hAnsi="Arial" w:cs="Arial"/>
            </w:rPr>
            <w:t>(2016)</w:t>
          </w:r>
          <w:customXmlInsRangeStart w:id="2269" w:author="Sujil Kumar Koottathampathiyil" w:date="2022-06-12T23:27:00Z"/>
        </w:sdtContent>
      </w:sdt>
      <w:customXmlInsRangeEnd w:id="2269"/>
      <w:ins w:id="2270" w:author="Sujil Kumar Koottathampathiyil" w:date="2022-06-12T23:27:00Z">
        <w:r w:rsidRPr="00335765">
          <w:rPr>
            <w:rFonts w:ascii="Arial" w:hAnsi="Arial" w:cs="Arial"/>
            <w:rPrChange w:id="2271"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2272" w:author="Sujil Kumar Koottathampathiyil" w:date="2022-06-12T23:46:00Z">
        <w:r w:rsidR="002D5F92">
          <w:rPr>
            <w:rFonts w:ascii="Arial" w:hAnsi="Arial" w:cs="Arial"/>
          </w:rPr>
          <w:t>go</w:t>
        </w:r>
      </w:ins>
      <w:ins w:id="2273" w:author="Sujil Kumar Koottathampathiyil" w:date="2022-06-12T23:47:00Z">
        <w:r w:rsidR="002D5F92">
          <w:rPr>
            <w:rFonts w:ascii="Arial" w:hAnsi="Arial" w:cs="Arial"/>
          </w:rPr>
          <w:t xml:space="preserve">vernment </w:t>
        </w:r>
      </w:ins>
      <w:ins w:id="2274" w:author="Sujil Kumar Koottathampathiyil" w:date="2022-06-12T23:27:00Z">
        <w:r w:rsidRPr="00335765">
          <w:rPr>
            <w:rFonts w:ascii="Arial" w:hAnsi="Arial" w:cs="Arial"/>
            <w:rPrChange w:id="2275" w:author="Sujil Kumar Koottathampathiyil" w:date="2022-06-12T23:41:00Z">
              <w:rPr>
                <w:rFonts w:ascii="Arial" w:hAnsi="Arial" w:cs="Arial"/>
                <w:sz w:val="23"/>
                <w:szCs w:val="23"/>
              </w:rPr>
            </w:rPrChange>
          </w:rPr>
          <w:t xml:space="preserve">to take measures or policies from the outcome of </w:t>
        </w:r>
      </w:ins>
      <w:ins w:id="2276" w:author="Sujil Kumar Koottathampathiyil" w:date="2022-06-12T23:47:00Z">
        <w:r w:rsidR="008A07D6">
          <w:rPr>
            <w:rFonts w:ascii="Arial" w:hAnsi="Arial" w:cs="Arial"/>
          </w:rPr>
          <w:t>this</w:t>
        </w:r>
      </w:ins>
      <w:ins w:id="2277" w:author="Sujil Kumar Koottathampathiyil" w:date="2022-06-12T23:27:00Z">
        <w:r w:rsidRPr="00335765">
          <w:rPr>
            <w:rFonts w:ascii="Arial" w:hAnsi="Arial" w:cs="Arial"/>
            <w:rPrChange w:id="2278"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6DC12022" w:rsidR="004C41EA" w:rsidRPr="00C87FBB" w:rsidDel="007620C8" w:rsidRDefault="00AD1DB3" w:rsidP="004C41EA">
      <w:pPr>
        <w:pStyle w:val="Default"/>
        <w:numPr>
          <w:ilvl w:val="2"/>
          <w:numId w:val="2"/>
        </w:numPr>
        <w:spacing w:after="22" w:line="360" w:lineRule="auto"/>
        <w:jc w:val="both"/>
        <w:rPr>
          <w:del w:id="2279" w:author="Sujil Kumar Koottathampathiyil" w:date="2022-06-12T23:27:00Z"/>
          <w:rFonts w:ascii="Arial" w:hAnsi="Arial" w:cs="Arial"/>
        </w:rPr>
      </w:pPr>
      <w:r w:rsidRPr="00C87FBB">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280" w:author="Sujil Kumar Koottathampathiyil" w:date="2022-06-09T08:00:00Z">
        <w:r w:rsidR="00470EF0" w:rsidRPr="00C87FBB" w:rsidDel="002A0352">
          <w:rPr>
            <w:rFonts w:ascii="Arial" w:hAnsi="Arial" w:cs="Arial"/>
          </w:rPr>
          <w:delText>A h</w:delText>
        </w:r>
      </w:del>
      <w:del w:id="2281"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282" w:author="Sujil Kumar Koottathampathiyil" w:date="2022-06-12T23:27:00Z"/>
      <w:sdt>
        <w:sdtPr>
          <w:rPr>
            <w:rFonts w:ascii="Arial" w:hAnsi="Arial" w:cs="Arial"/>
          </w:rPr>
          <w:tag w:val="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howingPlcHdr/>
        </w:sdtPr>
        <w:sdtContent>
          <w:customXmlDelRangeEnd w:id="2282"/>
          <w:r w:rsidR="005531C6" w:rsidRPr="005531C6">
            <w:rPr>
              <w:rStyle w:val="PlaceholderText"/>
              <w:color w:val="000000"/>
            </w:rPr>
            <w:t>Click or tap here to enter text.</w:t>
          </w:r>
          <w:customXmlDelRangeStart w:id="2283" w:author="Sujil Kumar Koottathampathiyil" w:date="2022-06-12T23:27:00Z"/>
        </w:sdtContent>
      </w:sdt>
      <w:customXmlDelRangeEnd w:id="2283"/>
      <w:del w:id="2284" w:author="Sujil Kumar Koottathampathiyil" w:date="2022-06-12T23:27:00Z">
        <w:r w:rsidR="00470EF0" w:rsidRPr="00C87FBB" w:rsidDel="007620C8">
          <w:rPr>
            <w:rFonts w:ascii="Arial" w:hAnsi="Arial" w:cs="Arial"/>
          </w:rPr>
          <w:delText xml:space="preserve"> was one of the biggest example</w:delText>
        </w:r>
      </w:del>
      <w:del w:id="2285" w:author="Sujil Kumar Koottathampathiyil" w:date="2022-06-09T11:05:00Z">
        <w:r w:rsidR="00470EF0" w:rsidRPr="00C87FBB" w:rsidDel="00A24B81">
          <w:rPr>
            <w:rFonts w:ascii="Arial" w:hAnsi="Arial" w:cs="Arial"/>
          </w:rPr>
          <w:delText>s</w:delText>
        </w:r>
      </w:del>
      <w:del w:id="2286" w:author="Sujil Kumar Koottathampathiyil" w:date="2022-06-12T23:27:00Z">
        <w:r w:rsidR="00470EF0" w:rsidRPr="00C87FBB" w:rsidDel="007620C8">
          <w:rPr>
            <w:rFonts w:ascii="Arial" w:hAnsi="Arial" w:cs="Arial"/>
          </w:rPr>
          <w:delText xml:space="preserve"> of </w:delText>
        </w:r>
      </w:del>
      <w:del w:id="2287" w:author="Sujil Kumar Koottathampathiyil" w:date="2022-06-09T11:05:00Z">
        <w:r w:rsidR="00470EF0" w:rsidRPr="00C87FBB" w:rsidDel="00051B10">
          <w:rPr>
            <w:rFonts w:ascii="Arial" w:hAnsi="Arial" w:cs="Arial"/>
          </w:rPr>
          <w:delText>this</w:delText>
        </w:r>
      </w:del>
      <w:del w:id="2288"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289" w:author="Sujil Kumar Koottathampathiyil" w:date="2022-06-09T08:24:00Z">
        <w:r w:rsidR="00470EF0" w:rsidRPr="00C87FBB" w:rsidDel="00637E9E">
          <w:rPr>
            <w:rFonts w:ascii="Arial" w:hAnsi="Arial" w:cs="Arial"/>
          </w:rPr>
          <w:delText>Quaker</w:delText>
        </w:r>
      </w:del>
      <w:del w:id="2290" w:author="Sujil Kumar Koottathampathiyil" w:date="2022-06-12T23:27:00Z">
        <w:r w:rsidR="00470EF0" w:rsidRPr="00C87FBB" w:rsidDel="007620C8">
          <w:rPr>
            <w:rFonts w:ascii="Arial" w:hAnsi="Arial" w:cs="Arial"/>
          </w:rPr>
          <w:delText xml:space="preserve"> </w:delText>
        </w:r>
      </w:del>
      <w:del w:id="2291" w:author="Sujil Kumar Koottathampathiyil" w:date="2022-06-09T08:24:00Z">
        <w:r w:rsidR="00470EF0" w:rsidRPr="00C87FBB" w:rsidDel="00637E9E">
          <w:rPr>
            <w:rFonts w:ascii="Arial" w:hAnsi="Arial" w:cs="Arial"/>
          </w:rPr>
          <w:delText xml:space="preserve">Oats </w:delText>
        </w:r>
      </w:del>
      <w:del w:id="2292"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2683E8CE" w:rsidR="00ED6A33" w:rsidRPr="00C87FBB" w:rsidDel="007620C8" w:rsidRDefault="00470EF0" w:rsidP="002967AC">
      <w:pPr>
        <w:pStyle w:val="Default"/>
        <w:numPr>
          <w:ilvl w:val="2"/>
          <w:numId w:val="2"/>
        </w:numPr>
        <w:spacing w:after="22" w:line="360" w:lineRule="auto"/>
        <w:jc w:val="both"/>
        <w:rPr>
          <w:del w:id="2293" w:author="Sujil Kumar Koottathampathiyil" w:date="2022-06-12T23:27:00Z"/>
          <w:rFonts w:ascii="Arial" w:hAnsi="Arial" w:cs="Arial"/>
        </w:rPr>
      </w:pPr>
      <w:del w:id="2294"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295" w:author="Sujil Kumar Koottathampathiyil" w:date="2022-06-12T23:27:00Z"/>
      <w:sdt>
        <w:sdtPr>
          <w:rPr>
            <w:rFonts w:ascii="Arial" w:hAnsi="Arial" w:cs="Arial"/>
          </w:rPr>
          <w:tag w:val="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howingPlcHdr/>
        </w:sdtPr>
        <w:sdtContent>
          <w:customXmlDelRangeEnd w:id="2295"/>
          <w:r w:rsidR="005531C6" w:rsidRPr="005531C6">
            <w:rPr>
              <w:rStyle w:val="PlaceholderText"/>
              <w:color w:val="000000"/>
            </w:rPr>
            <w:t>Click or tap here to enter text.</w:t>
          </w:r>
          <w:customXmlDelRangeStart w:id="2296" w:author="Sujil Kumar Koottathampathiyil" w:date="2022-06-12T23:27:00Z"/>
        </w:sdtContent>
      </w:sdt>
      <w:customXmlDelRangeEnd w:id="2296"/>
      <w:del w:id="2297"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298" w:author="Sujil Kumar Koottathampathiyil" w:date="2022-06-12T23:27:00Z"/>
          <w:rFonts w:ascii="Arial" w:hAnsi="Arial" w:cs="Arial"/>
          <w:color w:val="000000"/>
          <w:sz w:val="24"/>
          <w:szCs w:val="24"/>
        </w:rPr>
      </w:pPr>
      <w:del w:id="2299"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300" w:author="Sujil Kumar Koottathampathiyil" w:date="2022-06-09T07:58:00Z">
        <w:r w:rsidRPr="00C87FBB" w:rsidDel="002A0352">
          <w:rPr>
            <w:rFonts w:ascii="Arial" w:hAnsi="Arial" w:cs="Arial"/>
            <w:color w:val="000000"/>
            <w:sz w:val="24"/>
            <w:szCs w:val="24"/>
          </w:rPr>
          <w:delText>s</w:delText>
        </w:r>
      </w:del>
      <w:del w:id="2301"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302" w:author="Sujil Kumar Koottathampathiyil" w:date="2022-06-12T23:09:00Z"/>
          <w:rFonts w:ascii="Arial" w:hAnsi="Arial" w:cs="Arial"/>
          <w:b/>
          <w:bCs/>
          <w:sz w:val="32"/>
          <w:szCs w:val="32"/>
        </w:rPr>
        <w:pPrChange w:id="2303" w:author="Sujil Kumar Koottathampathiyil" w:date="2022-06-12T23:10:00Z">
          <w:pPr>
            <w:pStyle w:val="ListParagraph"/>
            <w:numPr>
              <w:numId w:val="2"/>
            </w:numPr>
            <w:spacing w:line="360" w:lineRule="auto"/>
          </w:pPr>
        </w:pPrChange>
      </w:pPr>
      <w:ins w:id="2304" w:author="Sujil Kumar Koottathampathiyil" w:date="2022-06-12T23:09:00Z">
        <w:r w:rsidRPr="00F400E0">
          <w:rPr>
            <w:rFonts w:ascii="Arial" w:hAnsi="Arial" w:cs="Arial"/>
            <w:b/>
            <w:bCs/>
            <w:sz w:val="32"/>
            <w:szCs w:val="32"/>
          </w:rPr>
          <w:t>5.0.1 SWOT Analysis</w:t>
        </w:r>
      </w:ins>
    </w:p>
    <w:p w14:paraId="65A2C901" w14:textId="46235206" w:rsidR="00F400E0" w:rsidRPr="00E44504" w:rsidRDefault="00F400E0">
      <w:pPr>
        <w:pStyle w:val="ListParagraph"/>
        <w:numPr>
          <w:ilvl w:val="0"/>
          <w:numId w:val="2"/>
        </w:numPr>
        <w:autoSpaceDE w:val="0"/>
        <w:autoSpaceDN w:val="0"/>
        <w:adjustRightInd w:val="0"/>
        <w:spacing w:after="23" w:line="360" w:lineRule="auto"/>
        <w:ind w:left="0"/>
        <w:jc w:val="both"/>
        <w:rPr>
          <w:ins w:id="2305" w:author="Sujil Kumar Koottathampathiyil" w:date="2022-06-12T23:09:00Z"/>
          <w:rFonts w:ascii="Arial" w:hAnsi="Arial" w:cs="Arial"/>
          <w:color w:val="000000"/>
          <w:sz w:val="24"/>
          <w:szCs w:val="24"/>
          <w:rPrChange w:id="2306" w:author="Sujil Kumar Koottathampathiyil" w:date="2022-06-12T23:41:00Z">
            <w:rPr>
              <w:ins w:id="2307" w:author="Sujil Kumar Koottathampathiyil" w:date="2022-06-12T23:09:00Z"/>
              <w:rFonts w:ascii="Arial" w:hAnsi="Arial" w:cs="Arial"/>
              <w:color w:val="000000"/>
              <w:sz w:val="23"/>
              <w:szCs w:val="23"/>
            </w:rPr>
          </w:rPrChange>
        </w:rPr>
        <w:pPrChange w:id="2308" w:author="Sujil Kumar Koottathampathiyil" w:date="2022-06-12T23:10:00Z">
          <w:pPr>
            <w:pStyle w:val="ListParagraph"/>
            <w:numPr>
              <w:numId w:val="2"/>
            </w:numPr>
            <w:autoSpaceDE w:val="0"/>
            <w:autoSpaceDN w:val="0"/>
            <w:adjustRightInd w:val="0"/>
            <w:spacing w:after="23" w:line="360" w:lineRule="auto"/>
            <w:jc w:val="both"/>
          </w:pPr>
        </w:pPrChange>
      </w:pPr>
      <w:ins w:id="2309" w:author="Sujil Kumar Koottathampathiyil" w:date="2022-06-12T23:09:00Z">
        <w:r w:rsidRPr="00E44504">
          <w:rPr>
            <w:rFonts w:ascii="Arial" w:hAnsi="Arial" w:cs="Arial"/>
            <w:color w:val="000000"/>
            <w:sz w:val="24"/>
            <w:szCs w:val="24"/>
            <w:rPrChange w:id="2310"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311" w:author="Sujil Kumar Koottathampathiyil" w:date="2022-06-12T23:09:00Z"/>
      <w:sdt>
        <w:sdtPr>
          <w:rPr>
            <w:color w:val="000000"/>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311"/>
          <w:r w:rsidR="005531C6" w:rsidRPr="005531C6">
            <w:rPr>
              <w:rFonts w:ascii="Arial" w:hAnsi="Arial" w:cs="Arial"/>
              <w:color w:val="000000"/>
              <w:sz w:val="24"/>
              <w:szCs w:val="24"/>
            </w:rPr>
            <w:t>(Facebook Data Breach BBC)</w:t>
          </w:r>
          <w:customXmlInsRangeStart w:id="2312" w:author="Sujil Kumar Koottathampathiyil" w:date="2022-06-12T23:09:00Z"/>
        </w:sdtContent>
      </w:sdt>
      <w:customXmlInsRangeEnd w:id="2312"/>
      <w:ins w:id="2313" w:author="Sujil Kumar Koottathampathiyil" w:date="2022-06-12T23:09:00Z">
        <w:r w:rsidRPr="00E44504">
          <w:rPr>
            <w:rFonts w:ascii="Arial" w:hAnsi="Arial" w:cs="Arial"/>
            <w:color w:val="000000"/>
            <w:sz w:val="24"/>
            <w:szCs w:val="24"/>
            <w:rPrChange w:id="2314"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315" w:author="Sujil Kumar Koottathampathiyil" w:date="2022-06-12T23:09:00Z"/>
      <w:sdt>
        <w:sdtPr>
          <w:rPr>
            <w:color w:val="000000"/>
            <w:sz w:val="24"/>
            <w:szCs w:val="24"/>
          </w:rPr>
          <w:tag w:val="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315"/>
          <w:r w:rsidR="005531C6" w:rsidRPr="005531C6">
            <w:rPr>
              <w:rFonts w:ascii="Arial" w:hAnsi="Arial" w:cs="Arial"/>
              <w:color w:val="000000"/>
              <w:sz w:val="24"/>
              <w:szCs w:val="24"/>
            </w:rPr>
            <w:t>(</w:t>
          </w:r>
          <w:proofErr w:type="spellStart"/>
          <w:r w:rsidR="005531C6" w:rsidRPr="005531C6">
            <w:rPr>
              <w:rFonts w:ascii="Arial" w:hAnsi="Arial" w:cs="Arial"/>
              <w:color w:val="000000"/>
              <w:sz w:val="24"/>
              <w:szCs w:val="24"/>
            </w:rPr>
            <w:t>Bogod</w:t>
          </w:r>
          <w:proofErr w:type="spellEnd"/>
          <w:r w:rsidR="005531C6" w:rsidRPr="005531C6">
            <w:rPr>
              <w:rFonts w:ascii="Arial" w:hAnsi="Arial" w:cs="Arial"/>
              <w:color w:val="000000"/>
              <w:sz w:val="24"/>
              <w:szCs w:val="24"/>
            </w:rPr>
            <w:t xml:space="preserve"> 2004)</w:t>
          </w:r>
          <w:customXmlInsRangeStart w:id="2316" w:author="Sujil Kumar Koottathampathiyil" w:date="2022-06-12T23:09:00Z"/>
        </w:sdtContent>
      </w:sdt>
      <w:customXmlInsRangeEnd w:id="2316"/>
      <w:ins w:id="2317" w:author="Sujil Kumar Koottathampathiyil" w:date="2022-06-12T23:09:00Z">
        <w:r w:rsidRPr="00E44504">
          <w:rPr>
            <w:rFonts w:ascii="Arial" w:hAnsi="Arial" w:cs="Arial"/>
            <w:color w:val="000000"/>
            <w:sz w:val="24"/>
            <w:szCs w:val="24"/>
            <w:rPrChange w:id="2318"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319" w:author="Sujil Kumar Koottathampathiyil" w:date="2022-06-12T23:09:00Z"/>
          <w:rFonts w:ascii="Arial" w:hAnsi="Arial" w:cs="Arial"/>
          <w:color w:val="000000"/>
          <w:sz w:val="24"/>
          <w:szCs w:val="24"/>
          <w:rPrChange w:id="2320" w:author="Sujil Kumar Koottathampathiyil" w:date="2022-06-12T23:41:00Z">
            <w:rPr>
              <w:ins w:id="2321" w:author="Sujil Kumar Koottathampathiyil" w:date="2022-06-12T23:09:00Z"/>
              <w:rFonts w:ascii="Arial" w:hAnsi="Arial" w:cs="Arial"/>
              <w:color w:val="000000"/>
              <w:sz w:val="23"/>
              <w:szCs w:val="23"/>
            </w:rPr>
          </w:rPrChange>
        </w:rPr>
        <w:pPrChange w:id="2322" w:author="Sujil Kumar Koottathampathiyil" w:date="2022-06-12T23:10:00Z">
          <w:pPr>
            <w:pStyle w:val="ListParagraph"/>
            <w:numPr>
              <w:numId w:val="2"/>
            </w:numPr>
            <w:autoSpaceDE w:val="0"/>
            <w:autoSpaceDN w:val="0"/>
            <w:adjustRightInd w:val="0"/>
            <w:spacing w:after="23" w:line="360" w:lineRule="auto"/>
            <w:jc w:val="both"/>
          </w:pPr>
        </w:pPrChange>
      </w:pPr>
      <w:ins w:id="2323" w:author="Sujil Kumar Koottathampathiyil" w:date="2022-06-12T23:09:00Z">
        <w:r w:rsidRPr="00E44504">
          <w:rPr>
            <w:rFonts w:ascii="Arial" w:hAnsi="Arial" w:cs="Arial"/>
            <w:color w:val="000000"/>
            <w:sz w:val="24"/>
            <w:szCs w:val="24"/>
            <w:rPrChange w:id="2324"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325" w:author="Sujil Kumar Koottathampathiyil" w:date="2022-06-12T23:09:00Z"/>
          <w:rFonts w:ascii="Arial" w:hAnsi="Arial" w:cs="Arial"/>
          <w:color w:val="000000"/>
          <w:sz w:val="23"/>
          <w:szCs w:val="23"/>
        </w:rPr>
        <w:pPrChange w:id="2326"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327" w:author="Sujil Kumar Koottathampathiyil" w:date="2022-06-12T23:09:00Z"/>
          <w:rFonts w:ascii="Arial" w:hAnsi="Arial" w:cs="Arial"/>
          <w:color w:val="000000"/>
          <w:sz w:val="24"/>
          <w:szCs w:val="24"/>
          <w:rPrChange w:id="2328" w:author="Sujil Kumar Koottathampathiyil" w:date="2022-06-12T23:41:00Z">
            <w:rPr>
              <w:ins w:id="2329" w:author="Sujil Kumar Koottathampathiyil" w:date="2022-06-12T23:09:00Z"/>
              <w:rFonts w:ascii="Arial" w:hAnsi="Arial" w:cs="Arial"/>
              <w:color w:val="000000"/>
              <w:sz w:val="23"/>
              <w:szCs w:val="23"/>
            </w:rPr>
          </w:rPrChange>
        </w:rPr>
        <w:pPrChange w:id="2330" w:author="Sujil Kumar Koottathampathiyil" w:date="2022-06-12T23:10:00Z">
          <w:pPr>
            <w:pStyle w:val="ListParagraph"/>
            <w:numPr>
              <w:numId w:val="2"/>
            </w:numPr>
            <w:autoSpaceDE w:val="0"/>
            <w:autoSpaceDN w:val="0"/>
            <w:adjustRightInd w:val="0"/>
            <w:spacing w:after="22" w:line="360" w:lineRule="auto"/>
            <w:jc w:val="both"/>
          </w:pPr>
        </w:pPrChange>
      </w:pPr>
      <w:ins w:id="2331" w:author="Sujil Kumar Koottathampathiyil" w:date="2022-06-12T23:09:00Z">
        <w:r w:rsidRPr="00996E27">
          <w:rPr>
            <w:rFonts w:ascii="Arial" w:hAnsi="Arial" w:cs="Arial"/>
            <w:b/>
            <w:bCs/>
            <w:color w:val="000000"/>
            <w:sz w:val="24"/>
            <w:szCs w:val="24"/>
            <w:rPrChange w:id="2332"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333" w:author="Sujil Kumar Koottathampathiyil" w:date="2022-06-12T23:41:00Z">
              <w:rPr>
                <w:rFonts w:ascii="Arial" w:hAnsi="Arial" w:cs="Arial"/>
                <w:color w:val="000000"/>
                <w:sz w:val="23"/>
                <w:szCs w:val="23"/>
              </w:rPr>
            </w:rPrChange>
          </w:rPr>
          <w:t xml:space="preserve"> In </w:t>
        </w:r>
      </w:ins>
      <w:ins w:id="2334" w:author="Sujil Kumar Koottathampathiyil" w:date="2022-06-12T23:47:00Z">
        <w:r w:rsidR="008A07D6">
          <w:rPr>
            <w:rFonts w:ascii="Arial" w:hAnsi="Arial" w:cs="Arial"/>
            <w:color w:val="000000"/>
            <w:sz w:val="24"/>
            <w:szCs w:val="24"/>
          </w:rPr>
          <w:t>this</w:t>
        </w:r>
      </w:ins>
      <w:ins w:id="2335" w:author="Sujil Kumar Koottathampathiyil" w:date="2022-06-12T23:09:00Z">
        <w:r w:rsidRPr="00996E27">
          <w:rPr>
            <w:rFonts w:ascii="Arial" w:hAnsi="Arial" w:cs="Arial"/>
            <w:color w:val="000000"/>
            <w:sz w:val="24"/>
            <w:szCs w:val="24"/>
            <w:rPrChange w:id="2336"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337" w:author="Sujil Kumar Koottathampathiyil" w:date="2022-06-12T23:47:00Z">
        <w:r w:rsidR="008A07D6">
          <w:rPr>
            <w:rFonts w:ascii="Arial" w:hAnsi="Arial" w:cs="Arial"/>
            <w:color w:val="000000"/>
            <w:sz w:val="24"/>
            <w:szCs w:val="24"/>
          </w:rPr>
          <w:t>This</w:t>
        </w:r>
      </w:ins>
      <w:ins w:id="2338" w:author="Sujil Kumar Koottathampathiyil" w:date="2022-06-12T23:09:00Z">
        <w:r w:rsidRPr="00996E27">
          <w:rPr>
            <w:rFonts w:ascii="Arial" w:hAnsi="Arial" w:cs="Arial"/>
            <w:color w:val="000000"/>
            <w:sz w:val="24"/>
            <w:szCs w:val="24"/>
            <w:rPrChange w:id="2339"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2340" w:author="Sujil Kumar Koottathampathiyil" w:date="2022-06-12T23:47:00Z">
        <w:r w:rsidR="008A07D6">
          <w:rPr>
            <w:rFonts w:ascii="Arial" w:hAnsi="Arial" w:cs="Arial"/>
            <w:color w:val="000000"/>
            <w:sz w:val="24"/>
            <w:szCs w:val="24"/>
          </w:rPr>
          <w:t>this</w:t>
        </w:r>
      </w:ins>
      <w:ins w:id="2341" w:author="Sujil Kumar Koottathampathiyil" w:date="2022-06-12T23:09:00Z">
        <w:r w:rsidRPr="00996E27">
          <w:rPr>
            <w:rFonts w:ascii="Arial" w:hAnsi="Arial" w:cs="Arial"/>
            <w:color w:val="000000"/>
            <w:sz w:val="24"/>
            <w:szCs w:val="24"/>
            <w:rPrChange w:id="2342"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343" w:author="Sujil Kumar Koottathampathiyil" w:date="2022-06-12T23:47:00Z">
        <w:r w:rsidR="008A07D6">
          <w:rPr>
            <w:rFonts w:ascii="Arial" w:hAnsi="Arial" w:cs="Arial"/>
            <w:color w:val="000000"/>
            <w:sz w:val="24"/>
            <w:szCs w:val="24"/>
          </w:rPr>
          <w:t>This</w:t>
        </w:r>
      </w:ins>
      <w:ins w:id="2344" w:author="Sujil Kumar Koottathampathiyil" w:date="2022-06-12T23:09:00Z">
        <w:r w:rsidRPr="00996E27">
          <w:rPr>
            <w:rFonts w:ascii="Arial" w:hAnsi="Arial" w:cs="Arial"/>
            <w:color w:val="000000"/>
            <w:sz w:val="24"/>
            <w:szCs w:val="24"/>
            <w:rPrChange w:id="2345"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996E27">
          <w:rPr>
            <w:rFonts w:ascii="Arial" w:hAnsi="Arial" w:cs="Arial"/>
            <w:color w:val="000000"/>
            <w:sz w:val="24"/>
            <w:szCs w:val="24"/>
            <w:rPrChange w:id="2346" w:author="Sujil Kumar Koottathampathiyil" w:date="2022-06-12T23:41:00Z">
              <w:rPr>
                <w:rFonts w:ascii="Arial" w:hAnsi="Arial" w:cs="Arial"/>
                <w:color w:val="000000"/>
                <w:sz w:val="23"/>
                <w:szCs w:val="23"/>
              </w:rPr>
            </w:rPrChange>
          </w:rPr>
          <w:lastRenderedPageBreak/>
          <w:t xml:space="preserve">showcasing covid trends live, </w:t>
        </w:r>
      </w:ins>
      <w:ins w:id="2347" w:author="Sujil Kumar Koottathampathiyil" w:date="2022-06-12T23:47:00Z">
        <w:r w:rsidR="008A07D6">
          <w:rPr>
            <w:rFonts w:ascii="Arial" w:hAnsi="Arial" w:cs="Arial"/>
            <w:color w:val="000000"/>
            <w:sz w:val="24"/>
            <w:szCs w:val="24"/>
          </w:rPr>
          <w:t>this</w:t>
        </w:r>
      </w:ins>
      <w:ins w:id="2348" w:author="Sujil Kumar Koottathampathiyil" w:date="2022-06-12T23:09:00Z">
        <w:r w:rsidRPr="00996E27">
          <w:rPr>
            <w:rFonts w:ascii="Arial" w:hAnsi="Arial" w:cs="Arial"/>
            <w:color w:val="000000"/>
            <w:sz w:val="24"/>
            <w:szCs w:val="24"/>
            <w:rPrChange w:id="2349"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50" w:author="Sujil Kumar Koottathampathiyil" w:date="2022-06-12T23:09:00Z"/>
          <w:rFonts w:ascii="Arial" w:hAnsi="Arial" w:cs="Arial"/>
          <w:color w:val="000000"/>
          <w:sz w:val="24"/>
          <w:szCs w:val="24"/>
          <w:rPrChange w:id="2351" w:author="Sujil Kumar Koottathampathiyil" w:date="2022-06-12T23:41:00Z">
            <w:rPr>
              <w:ins w:id="2352" w:author="Sujil Kumar Koottathampathiyil" w:date="2022-06-12T23:09:00Z"/>
              <w:rFonts w:ascii="Arial" w:hAnsi="Arial" w:cs="Arial"/>
              <w:color w:val="000000"/>
              <w:sz w:val="23"/>
              <w:szCs w:val="23"/>
            </w:rPr>
          </w:rPrChange>
        </w:rPr>
        <w:pPrChange w:id="2353"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354" w:author="Sujil Kumar Koottathampathiyil" w:date="2022-06-12T23:09:00Z"/>
          <w:rFonts w:ascii="Arial" w:hAnsi="Arial" w:cs="Arial"/>
          <w:color w:val="000000"/>
          <w:sz w:val="24"/>
          <w:szCs w:val="24"/>
          <w:rPrChange w:id="2355" w:author="Sujil Kumar Koottathampathiyil" w:date="2022-06-12T23:41:00Z">
            <w:rPr>
              <w:ins w:id="2356" w:author="Sujil Kumar Koottathampathiyil" w:date="2022-06-12T23:09:00Z"/>
              <w:rFonts w:ascii="Arial" w:hAnsi="Arial" w:cs="Arial"/>
              <w:color w:val="000000"/>
              <w:sz w:val="23"/>
              <w:szCs w:val="23"/>
            </w:rPr>
          </w:rPrChange>
        </w:rPr>
        <w:pPrChange w:id="2357" w:author="Sujil Kumar Koottathampathiyil" w:date="2022-06-12T23:10:00Z">
          <w:pPr>
            <w:pStyle w:val="ListParagraph"/>
            <w:numPr>
              <w:numId w:val="2"/>
            </w:numPr>
            <w:autoSpaceDE w:val="0"/>
            <w:autoSpaceDN w:val="0"/>
            <w:adjustRightInd w:val="0"/>
            <w:spacing w:after="22" w:line="360" w:lineRule="auto"/>
            <w:jc w:val="both"/>
          </w:pPr>
        </w:pPrChange>
      </w:pPr>
      <w:ins w:id="2358" w:author="Sujil Kumar Koottathampathiyil" w:date="2022-06-12T23:09:00Z">
        <w:r w:rsidRPr="003660AD">
          <w:rPr>
            <w:rFonts w:ascii="Arial" w:hAnsi="Arial" w:cs="Arial"/>
            <w:b/>
            <w:bCs/>
            <w:color w:val="000000"/>
            <w:sz w:val="24"/>
            <w:szCs w:val="24"/>
            <w:rPrChange w:id="2359"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360"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61" w:author="Sujil Kumar Koottathampathiyil" w:date="2022-06-12T23:09:00Z"/>
          <w:rFonts w:ascii="Arial" w:hAnsi="Arial" w:cs="Arial"/>
          <w:color w:val="000000"/>
          <w:sz w:val="24"/>
          <w:szCs w:val="24"/>
          <w:rPrChange w:id="2362" w:author="Sujil Kumar Koottathampathiyil" w:date="2022-06-12T23:41:00Z">
            <w:rPr>
              <w:ins w:id="2363" w:author="Sujil Kumar Koottathampathiyil" w:date="2022-06-12T23:09:00Z"/>
              <w:rFonts w:ascii="Arial" w:hAnsi="Arial" w:cs="Arial"/>
              <w:color w:val="000000"/>
              <w:sz w:val="23"/>
              <w:szCs w:val="23"/>
            </w:rPr>
          </w:rPrChange>
        </w:rPr>
        <w:pPrChange w:id="2364"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365" w:author="Sujil Kumar Koottathampathiyil" w:date="2022-06-12T23:09:00Z"/>
          <w:rFonts w:ascii="Arial" w:hAnsi="Arial" w:cs="Arial"/>
          <w:color w:val="000000"/>
          <w:sz w:val="24"/>
          <w:szCs w:val="24"/>
          <w:rPrChange w:id="2366" w:author="Sujil Kumar Koottathampathiyil" w:date="2022-06-12T23:41:00Z">
            <w:rPr>
              <w:ins w:id="2367" w:author="Sujil Kumar Koottathampathiyil" w:date="2022-06-12T23:09:00Z"/>
              <w:rFonts w:ascii="Arial" w:hAnsi="Arial" w:cs="Arial"/>
              <w:color w:val="000000"/>
              <w:sz w:val="23"/>
              <w:szCs w:val="23"/>
            </w:rPr>
          </w:rPrChange>
        </w:rPr>
        <w:pPrChange w:id="2368" w:author="Sujil Kumar Koottathampathiyil" w:date="2022-06-12T23:10:00Z">
          <w:pPr>
            <w:pStyle w:val="ListParagraph"/>
            <w:numPr>
              <w:numId w:val="2"/>
            </w:numPr>
            <w:autoSpaceDE w:val="0"/>
            <w:autoSpaceDN w:val="0"/>
            <w:adjustRightInd w:val="0"/>
            <w:spacing w:after="22" w:line="360" w:lineRule="auto"/>
            <w:jc w:val="both"/>
          </w:pPr>
        </w:pPrChange>
      </w:pPr>
      <w:ins w:id="2369" w:author="Sujil Kumar Koottathampathiyil" w:date="2022-06-12T23:09:00Z">
        <w:r w:rsidRPr="00996E27">
          <w:rPr>
            <w:rFonts w:ascii="Arial" w:hAnsi="Arial" w:cs="Arial"/>
            <w:b/>
            <w:bCs/>
            <w:color w:val="000000"/>
            <w:sz w:val="24"/>
            <w:szCs w:val="24"/>
            <w:rPrChange w:id="2370"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371"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72" w:author="Sujil Kumar Koottathampathiyil" w:date="2022-06-12T23:09:00Z"/>
          <w:rFonts w:ascii="Arial" w:hAnsi="Arial" w:cs="Arial"/>
          <w:color w:val="000000"/>
          <w:sz w:val="24"/>
          <w:szCs w:val="24"/>
          <w:rPrChange w:id="2373" w:author="Sujil Kumar Koottathampathiyil" w:date="2022-06-12T23:41:00Z">
            <w:rPr>
              <w:ins w:id="2374" w:author="Sujil Kumar Koottathampathiyil" w:date="2022-06-12T23:09:00Z"/>
              <w:rFonts w:ascii="Arial" w:hAnsi="Arial" w:cs="Arial"/>
              <w:color w:val="000000"/>
              <w:sz w:val="23"/>
              <w:szCs w:val="23"/>
            </w:rPr>
          </w:rPrChange>
        </w:rPr>
        <w:pPrChange w:id="2375"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376" w:author="Sujil Kumar Koottathampathiyil" w:date="2022-06-12T23:09:00Z"/>
          <w:rFonts w:ascii="Arial" w:hAnsi="Arial" w:cs="Arial"/>
          <w:color w:val="000000"/>
          <w:sz w:val="24"/>
          <w:szCs w:val="24"/>
          <w:rPrChange w:id="2377" w:author="Sujil Kumar Koottathampathiyil" w:date="2022-06-12T23:41:00Z">
            <w:rPr>
              <w:ins w:id="2378" w:author="Sujil Kumar Koottathampathiyil" w:date="2022-06-12T23:09:00Z"/>
              <w:rFonts w:ascii="Arial" w:hAnsi="Arial" w:cs="Arial"/>
              <w:color w:val="000000"/>
              <w:sz w:val="23"/>
              <w:szCs w:val="23"/>
            </w:rPr>
          </w:rPrChange>
        </w:rPr>
        <w:pPrChange w:id="2379" w:author="Sujil Kumar Koottathampathiyil" w:date="2022-06-12T23:10:00Z">
          <w:pPr>
            <w:pStyle w:val="ListParagraph"/>
            <w:numPr>
              <w:numId w:val="2"/>
            </w:numPr>
            <w:autoSpaceDE w:val="0"/>
            <w:autoSpaceDN w:val="0"/>
            <w:adjustRightInd w:val="0"/>
            <w:spacing w:after="22" w:line="360" w:lineRule="auto"/>
            <w:jc w:val="both"/>
          </w:pPr>
        </w:pPrChange>
      </w:pPr>
      <w:ins w:id="2380" w:author="Sujil Kumar Koottathampathiyil" w:date="2022-06-12T23:09:00Z">
        <w:r w:rsidRPr="00996E27">
          <w:rPr>
            <w:rFonts w:ascii="Arial" w:hAnsi="Arial" w:cs="Arial"/>
            <w:color w:val="000000"/>
            <w:sz w:val="24"/>
            <w:szCs w:val="24"/>
            <w:rPrChange w:id="2381" w:author="Sujil Kumar Koottathampathiyil" w:date="2022-06-12T23:41:00Z">
              <w:rPr>
                <w:rFonts w:ascii="Arial" w:hAnsi="Arial" w:cs="Arial"/>
                <w:color w:val="000000"/>
                <w:sz w:val="23"/>
                <w:szCs w:val="23"/>
              </w:rPr>
            </w:rPrChange>
          </w:rPr>
          <w:t xml:space="preserve">Now let’s look at </w:t>
        </w:r>
      </w:ins>
      <w:ins w:id="2382" w:author="Sujil Kumar Koottathampathiyil" w:date="2022-06-12T23:47:00Z">
        <w:r w:rsidR="008A07D6">
          <w:rPr>
            <w:rFonts w:ascii="Arial" w:hAnsi="Arial" w:cs="Arial"/>
            <w:color w:val="000000"/>
            <w:sz w:val="24"/>
            <w:szCs w:val="24"/>
          </w:rPr>
          <w:t>this</w:t>
        </w:r>
      </w:ins>
      <w:ins w:id="2383" w:author="Sujil Kumar Koottathampathiyil" w:date="2022-06-12T23:09:00Z">
        <w:r w:rsidRPr="00996E27">
          <w:rPr>
            <w:rFonts w:ascii="Arial" w:hAnsi="Arial" w:cs="Arial"/>
            <w:color w:val="000000"/>
            <w:sz w:val="24"/>
            <w:szCs w:val="24"/>
            <w:rPrChange w:id="2384"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2385" w:author="Sujil Kumar Koottathampathiyil" w:date="2022-06-12T23:09:00Z">
        <w:r w:rsidRPr="00996E27">
          <w:rPr>
            <w:rFonts w:ascii="Arial" w:hAnsi="Arial" w:cs="Arial"/>
            <w:color w:val="000000"/>
            <w:sz w:val="24"/>
            <w:szCs w:val="24"/>
            <w:rPrChange w:id="2386"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996E27">
          <w:rPr>
            <w:rFonts w:ascii="Arial" w:hAnsi="Arial" w:cs="Arial"/>
            <w:color w:val="000000"/>
            <w:sz w:val="24"/>
            <w:szCs w:val="24"/>
            <w:rPrChange w:id="2387"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88" w:author="Sujil Kumar Koottathampathiyil" w:date="2022-06-12T23:09:00Z"/>
          <w:rFonts w:ascii="Arial" w:hAnsi="Arial" w:cs="Arial"/>
          <w:color w:val="000000"/>
          <w:sz w:val="24"/>
          <w:szCs w:val="24"/>
          <w:rPrChange w:id="2389" w:author="Sujil Kumar Koottathampathiyil" w:date="2022-06-12T23:41:00Z">
            <w:rPr>
              <w:ins w:id="2390" w:author="Sujil Kumar Koottathampathiyil" w:date="2022-06-12T23:09:00Z"/>
              <w:rFonts w:ascii="Arial" w:hAnsi="Arial" w:cs="Arial"/>
              <w:color w:val="000000"/>
              <w:sz w:val="23"/>
              <w:szCs w:val="23"/>
            </w:rPr>
          </w:rPrChange>
        </w:rPr>
        <w:pPrChange w:id="2391"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392" w:author="Sujil Kumar Koottathampathiyil" w:date="2022-06-12T23:09:00Z">
        <w:r w:rsidRPr="00BF129A">
          <w:rPr>
            <w:rFonts w:ascii="Arial" w:hAnsi="Arial" w:cs="Arial"/>
            <w:b/>
            <w:bCs/>
            <w:color w:val="000000"/>
            <w:sz w:val="24"/>
            <w:szCs w:val="24"/>
            <w:rPrChange w:id="2393"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394"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395" w:author="Sujil Kumar Koottathampathiyil" w:date="2022-06-12T23:09:00Z"/>
          <w:rFonts w:ascii="Arial" w:hAnsi="Arial" w:cs="Arial"/>
          <w:color w:val="000000"/>
          <w:sz w:val="24"/>
          <w:szCs w:val="24"/>
          <w:rPrChange w:id="2396" w:author="Sujil Kumar Koottathampathiyil" w:date="2022-06-12T23:41:00Z">
            <w:rPr>
              <w:ins w:id="2397"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398" w:author="Sujil Kumar Koottathampathiyil" w:date="2022-06-12T23:09:00Z"/>
          <w:rFonts w:ascii="Arial" w:hAnsi="Arial" w:cs="Arial"/>
          <w:b/>
          <w:bCs/>
          <w:sz w:val="32"/>
          <w:szCs w:val="32"/>
          <w:rPrChange w:id="2399" w:author="Sujil Kumar Koottathampathiyil" w:date="2022-06-09T11:06:00Z">
            <w:rPr>
              <w:del w:id="2400" w:author="Sujil Kumar Koottathampathiyil" w:date="2022-06-12T23:09:00Z"/>
              <w:rFonts w:ascii="Arial" w:hAnsi="Arial" w:cs="Arial"/>
              <w:b/>
              <w:bCs/>
              <w:color w:val="000000"/>
              <w:sz w:val="23"/>
              <w:szCs w:val="23"/>
            </w:rPr>
          </w:rPrChange>
        </w:rPr>
        <w:pPrChange w:id="2401" w:author="Sujil Kumar Koottathampathiyil" w:date="2022-06-09T11:06:00Z">
          <w:pPr>
            <w:autoSpaceDE w:val="0"/>
            <w:autoSpaceDN w:val="0"/>
            <w:adjustRightInd w:val="0"/>
            <w:spacing w:after="22" w:line="360" w:lineRule="auto"/>
            <w:jc w:val="both"/>
          </w:pPr>
        </w:pPrChange>
      </w:pPr>
      <w:del w:id="2402" w:author="Sujil Kumar Koottathampathiyil" w:date="2022-06-12T23:09:00Z">
        <w:r w:rsidRPr="00384426" w:rsidDel="00F400E0">
          <w:rPr>
            <w:rFonts w:ascii="Arial" w:hAnsi="Arial" w:cs="Arial"/>
            <w:b/>
            <w:bCs/>
            <w:sz w:val="32"/>
            <w:szCs w:val="32"/>
            <w:rPrChange w:id="2403" w:author="Sujil Kumar Koottathampathiyil" w:date="2022-06-09T11:06:00Z">
              <w:rPr>
                <w:rFonts w:ascii="Arial" w:hAnsi="Arial" w:cs="Arial"/>
                <w:b/>
                <w:bCs/>
                <w:color w:val="000000"/>
                <w:sz w:val="28"/>
                <w:szCs w:val="28"/>
                <w:u w:val="single"/>
              </w:rPr>
            </w:rPrChange>
          </w:rPr>
          <w:delText>SWOT Analysis</w:delText>
        </w:r>
      </w:del>
      <w:del w:id="2404" w:author="Sujil Kumar Koottathampathiyil" w:date="2022-06-09T11:06:00Z">
        <w:r w:rsidR="007D3EF1" w:rsidRPr="00384426" w:rsidDel="00692B2B">
          <w:rPr>
            <w:rFonts w:ascii="Arial" w:hAnsi="Arial" w:cs="Arial"/>
            <w:b/>
            <w:bCs/>
            <w:sz w:val="32"/>
            <w:szCs w:val="32"/>
            <w:rPrChange w:id="2405" w:author="Sujil Kumar Koottathampathiyil" w:date="2022-06-09T11:06:00Z">
              <w:rPr>
                <w:rFonts w:ascii="Arial" w:hAnsi="Arial" w:cs="Arial"/>
                <w:b/>
                <w:bCs/>
                <w:color w:val="000000"/>
                <w:sz w:val="28"/>
                <w:szCs w:val="28"/>
              </w:rPr>
            </w:rPrChange>
          </w:rPr>
          <w:delText xml:space="preserve">: </w:delText>
        </w:r>
      </w:del>
      <w:del w:id="2406" w:author="Sujil Kumar Koottathampathiyil" w:date="2022-06-09T08:25:00Z">
        <w:r w:rsidR="00B6731A" w:rsidRPr="00384426" w:rsidDel="00DD1CA3">
          <w:rPr>
            <w:rFonts w:ascii="Arial" w:hAnsi="Arial" w:cs="Arial"/>
            <w:b/>
            <w:bCs/>
            <w:sz w:val="32"/>
            <w:szCs w:val="32"/>
            <w:rPrChange w:id="2407"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08"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09"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10"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11"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12" w:author="Sujil Kumar Koottathampathiyil" w:date="2022-06-09T11:06:00Z">
              <w:rPr>
                <w:rFonts w:ascii="Arial" w:hAnsi="Arial" w:cs="Arial"/>
                <w:b/>
                <w:bCs/>
                <w:color w:val="000000"/>
                <w:sz w:val="23"/>
                <w:szCs w:val="23"/>
              </w:rPr>
            </w:rPrChange>
          </w:rPr>
          <w:delText>)</w:delText>
        </w:r>
      </w:del>
    </w:p>
    <w:p w14:paraId="3C0ABFC6" w14:textId="036B7F4B" w:rsidR="00FE47BF" w:rsidRPr="00CB1C7A" w:rsidDel="00F400E0" w:rsidRDefault="00FE47BF" w:rsidP="003C16DF">
      <w:pPr>
        <w:autoSpaceDE w:val="0"/>
        <w:autoSpaceDN w:val="0"/>
        <w:adjustRightInd w:val="0"/>
        <w:spacing w:after="23" w:line="360" w:lineRule="auto"/>
        <w:jc w:val="both"/>
        <w:rPr>
          <w:del w:id="2413" w:author="Sujil Kumar Koottathampathiyil" w:date="2022-06-12T23:09:00Z"/>
          <w:rFonts w:ascii="Arial" w:hAnsi="Arial" w:cs="Arial"/>
          <w:color w:val="000000"/>
          <w:sz w:val="23"/>
          <w:szCs w:val="23"/>
        </w:rPr>
      </w:pPr>
      <w:del w:id="2414"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415" w:author="Sujil Kumar Koottathampathiyil" w:date="2022-06-12T23:09:00Z"/>
      <w:sdt>
        <w:sdtPr>
          <w:rPr>
            <w:rFonts w:ascii="Arial" w:hAnsi="Arial" w:cs="Arial"/>
            <w:color w:val="000000"/>
            <w:sz w:val="23"/>
            <w:szCs w:val="23"/>
          </w:rPr>
          <w:tag w:val="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
          <w:id w:val="-1944216521"/>
          <w:placeholder>
            <w:docPart w:val="FD6590C17A8C4A5DA8992124387FECCA"/>
          </w:placeholder>
          <w:showingPlcHdr/>
        </w:sdtPr>
        <w:sdtContent>
          <w:customXmlDelRangeEnd w:id="2415"/>
          <w:r w:rsidR="005531C6" w:rsidRPr="005531C6">
            <w:rPr>
              <w:rStyle w:val="PlaceholderText"/>
              <w:color w:val="000000"/>
            </w:rPr>
            <w:t>Click or tap here to enter text.</w:t>
          </w:r>
          <w:customXmlDelRangeStart w:id="2416" w:author="Sujil Kumar Koottathampathiyil" w:date="2022-06-12T23:09:00Z"/>
        </w:sdtContent>
      </w:sdt>
      <w:customXmlDelRangeEnd w:id="2416"/>
      <w:del w:id="241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418" w:author="Sujil Kumar Koottathampathiyil" w:date="2022-06-09T11:06:00Z"/>
          <w:rFonts w:ascii="Arial" w:hAnsi="Arial" w:cs="Arial"/>
          <w:color w:val="000000"/>
          <w:sz w:val="23"/>
          <w:szCs w:val="23"/>
        </w:rPr>
      </w:pPr>
      <w:del w:id="241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420" w:author="Sujil Kumar Koottathampathiyil" w:date="2022-06-12T23:09:00Z"/>
          <w:rFonts w:ascii="Arial" w:hAnsi="Arial" w:cs="Arial"/>
          <w:color w:val="000000"/>
          <w:sz w:val="23"/>
          <w:szCs w:val="23"/>
        </w:rPr>
        <w:pPrChange w:id="2421"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422"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423" w:author="Sujil Kumar Koottathampathiyil" w:date="2022-06-12T23:09:00Z"/>
          <w:rFonts w:ascii="Arial" w:hAnsi="Arial" w:cs="Arial"/>
          <w:color w:val="000000"/>
          <w:sz w:val="23"/>
          <w:szCs w:val="23"/>
        </w:rPr>
      </w:pPr>
      <w:del w:id="242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425"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426" w:author="Sujil Kumar Koottathampathiyil" w:date="2022-06-12T23:09:00Z"/>
          <w:rFonts w:ascii="Arial" w:hAnsi="Arial" w:cs="Arial"/>
          <w:color w:val="000000"/>
          <w:sz w:val="23"/>
          <w:szCs w:val="23"/>
        </w:rPr>
      </w:pPr>
      <w:del w:id="242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428" w:author="Sujil Kumar Koottathampathiyil" w:date="2022-06-09T07:58:00Z">
        <w:r w:rsidRPr="00CB1C7A" w:rsidDel="002A0352">
          <w:rPr>
            <w:rFonts w:ascii="Arial" w:hAnsi="Arial" w:cs="Arial"/>
            <w:color w:val="000000"/>
            <w:sz w:val="23"/>
            <w:szCs w:val="23"/>
          </w:rPr>
          <w:delText xml:space="preserve">of </w:delText>
        </w:r>
      </w:del>
      <w:del w:id="242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430" w:author="Sujil Kumar Koottathampathiyil" w:date="2022-06-09T07:57:00Z">
        <w:r w:rsidRPr="00CB1C7A" w:rsidDel="002A0352">
          <w:rPr>
            <w:rFonts w:ascii="Arial" w:hAnsi="Arial" w:cs="Arial"/>
            <w:color w:val="000000"/>
            <w:sz w:val="23"/>
            <w:szCs w:val="23"/>
          </w:rPr>
          <w:delText xml:space="preserve">about </w:delText>
        </w:r>
      </w:del>
      <w:del w:id="2431"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432"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433" w:author="Sujil Kumar Koottathampathiyil" w:date="2022-06-12T23:09:00Z"/>
          <w:rFonts w:ascii="Arial" w:hAnsi="Arial" w:cs="Arial"/>
          <w:color w:val="000000"/>
          <w:sz w:val="23"/>
          <w:szCs w:val="23"/>
        </w:rPr>
      </w:pPr>
      <w:del w:id="243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435"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436" w:author="Sujil Kumar Koottathampathiyil" w:date="2022-06-12T23:09:00Z"/>
          <w:rFonts w:ascii="Arial" w:hAnsi="Arial" w:cs="Arial"/>
          <w:color w:val="000000"/>
          <w:sz w:val="23"/>
          <w:szCs w:val="23"/>
        </w:rPr>
      </w:pPr>
      <w:del w:id="243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438" w:author="Sujil Kumar Koottathampathiyil" w:date="2022-06-09T07:56:00Z">
        <w:r w:rsidRPr="00CB1C7A" w:rsidDel="002A0352">
          <w:rPr>
            <w:rFonts w:ascii="Arial" w:hAnsi="Arial" w:cs="Arial"/>
            <w:color w:val="000000"/>
            <w:sz w:val="23"/>
            <w:szCs w:val="23"/>
          </w:rPr>
          <w:delText xml:space="preserve">Suicide </w:delText>
        </w:r>
      </w:del>
      <w:del w:id="243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440" w:author="Sujil Kumar Koottathampathiyil" w:date="2022-06-09T07:56:00Z">
        <w:r w:rsidRPr="00CB1C7A" w:rsidDel="002A0352">
          <w:rPr>
            <w:rFonts w:ascii="Arial" w:hAnsi="Arial" w:cs="Arial"/>
            <w:color w:val="000000"/>
            <w:sz w:val="23"/>
            <w:szCs w:val="23"/>
          </w:rPr>
          <w:delText xml:space="preserve">are </w:delText>
        </w:r>
      </w:del>
      <w:del w:id="2441" w:author="Sujil Kumar Koottathampathiyil" w:date="2022-06-12T23:09:00Z">
        <w:r w:rsidRPr="00CB1C7A" w:rsidDel="00F400E0">
          <w:rPr>
            <w:rFonts w:ascii="Arial" w:hAnsi="Arial" w:cs="Arial"/>
            <w:color w:val="000000"/>
            <w:sz w:val="23"/>
            <w:szCs w:val="23"/>
          </w:rPr>
          <w:delText>sold at particular season of a year? or may</w:delText>
        </w:r>
      </w:del>
      <w:del w:id="2442" w:author="Sujil Kumar Koottathampathiyil" w:date="2022-06-09T07:56:00Z">
        <w:r w:rsidRPr="00CB1C7A" w:rsidDel="002A0352">
          <w:rPr>
            <w:rFonts w:ascii="Arial" w:hAnsi="Arial" w:cs="Arial"/>
            <w:color w:val="000000"/>
            <w:sz w:val="23"/>
            <w:szCs w:val="23"/>
          </w:rPr>
          <w:delText xml:space="preserve"> </w:delText>
        </w:r>
      </w:del>
      <w:del w:id="2443"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444" w:author="Sujil Kumar Koottathampathiyil" w:date="2022-06-09T07:57:00Z">
        <w:r w:rsidRPr="00CB1C7A" w:rsidDel="002A0352">
          <w:rPr>
            <w:rFonts w:ascii="Arial" w:hAnsi="Arial" w:cs="Arial"/>
            <w:color w:val="000000"/>
            <w:sz w:val="23"/>
            <w:szCs w:val="23"/>
          </w:rPr>
          <w:delText xml:space="preserve"> </w:delText>
        </w:r>
      </w:del>
      <w:del w:id="2445" w:author="Sujil Kumar Koottathampathiyil" w:date="2022-06-12T23:09:00Z">
        <w:r w:rsidRPr="00CB1C7A" w:rsidDel="00F400E0">
          <w:rPr>
            <w:rFonts w:ascii="Arial" w:hAnsi="Arial" w:cs="Arial"/>
            <w:color w:val="000000"/>
            <w:sz w:val="23"/>
            <w:szCs w:val="23"/>
          </w:rPr>
          <w:delText xml:space="preserve">shakes </w:delText>
        </w:r>
      </w:del>
      <w:del w:id="2446" w:author="Sujil Kumar Koottathampathiyil" w:date="2022-06-09T07:57:00Z">
        <w:r w:rsidRPr="00CB1C7A" w:rsidDel="002A0352">
          <w:rPr>
            <w:rFonts w:ascii="Arial" w:hAnsi="Arial" w:cs="Arial"/>
            <w:color w:val="000000"/>
            <w:sz w:val="23"/>
            <w:szCs w:val="23"/>
          </w:rPr>
          <w:delText xml:space="preserve">in </w:delText>
        </w:r>
      </w:del>
      <w:del w:id="244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448" w:author="Sujil Kumar Koottathampathiyil" w:date="2022-06-09T07:57:00Z">
        <w:r w:rsidRPr="00CB1C7A" w:rsidDel="002A0352">
          <w:rPr>
            <w:rFonts w:ascii="Arial" w:hAnsi="Arial" w:cs="Arial"/>
            <w:color w:val="000000"/>
            <w:sz w:val="23"/>
            <w:szCs w:val="23"/>
          </w:rPr>
          <w:delText xml:space="preserve">much </w:delText>
        </w:r>
      </w:del>
      <w:del w:id="244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450"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451" w:author="Sujil Kumar Koottathampathiyil" w:date="2022-06-12T23:09:00Z"/>
          <w:rFonts w:ascii="Arial" w:hAnsi="Arial" w:cs="Arial"/>
          <w:color w:val="000000"/>
          <w:sz w:val="23"/>
          <w:szCs w:val="23"/>
        </w:rPr>
      </w:pPr>
      <w:del w:id="245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453" w:author="Sujil Kumar Koottathampathiyil" w:date="2022-06-09T07:54:00Z">
        <w:r w:rsidRPr="00CB1C7A" w:rsidDel="002A0352">
          <w:rPr>
            <w:rFonts w:ascii="Arial" w:hAnsi="Arial" w:cs="Arial"/>
            <w:color w:val="000000"/>
            <w:sz w:val="23"/>
            <w:szCs w:val="23"/>
          </w:rPr>
          <w:delText xml:space="preserve">Suicide </w:delText>
        </w:r>
      </w:del>
      <w:del w:id="2454"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455" w:author="Sujil Kumar Koottathampathiyil" w:date="2022-06-12T10:10:00Z"/>
          <w:rFonts w:ascii="Arial" w:hAnsi="Arial" w:cs="Arial"/>
          <w:b/>
          <w:bCs/>
          <w:sz w:val="32"/>
          <w:szCs w:val="32"/>
        </w:rPr>
      </w:pPr>
      <w:del w:id="245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457"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458" w:author="Sujil Kumar Koottathampathiyil" w:date="2022-06-12T10:04:00Z"/>
          <w:rFonts w:ascii="Arial" w:hAnsi="Arial" w:cs="Arial"/>
          <w:color w:val="000000"/>
          <w:sz w:val="24"/>
          <w:szCs w:val="24"/>
        </w:rPr>
        <w:pPrChange w:id="2459" w:author="Sujil Kumar Koottathampathiyil" w:date="2022-06-12T10:10:00Z">
          <w:pPr>
            <w:spacing w:line="360" w:lineRule="auto"/>
            <w:jc w:val="both"/>
          </w:pPr>
        </w:pPrChange>
      </w:pPr>
      <w:ins w:id="2460" w:author="Sujil Kumar Koottathampathiyil" w:date="2022-06-12T10:10:00Z">
        <w:r w:rsidRPr="00BB1348">
          <w:rPr>
            <w:rFonts w:ascii="Arial" w:hAnsi="Arial" w:cs="Arial"/>
            <w:color w:val="000000"/>
            <w:sz w:val="24"/>
            <w:szCs w:val="24"/>
            <w:rPrChange w:id="2461"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462" w:author="Sujil Kumar Koottathampathiyil" w:date="2022-06-12T10:03:00Z"/>
          <w:rFonts w:ascii="Arial" w:hAnsi="Arial" w:cs="Arial"/>
          <w:b/>
          <w:bCs/>
        </w:rPr>
      </w:pPr>
      <w:ins w:id="2463"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464" w:author="Sujil Kumar Koottathampathiyil" w:date="2022-06-12T23:12:00Z">
        <w:r w:rsidR="00DD77DD">
          <w:rPr>
            <w:rFonts w:ascii="Arial" w:hAnsi="Arial" w:cs="Arial"/>
            <w:b/>
            <w:bCs/>
            <w:sz w:val="32"/>
            <w:szCs w:val="32"/>
          </w:rPr>
          <w:t>Proposed Future Analysis</w:t>
        </w:r>
      </w:ins>
    </w:p>
    <w:p w14:paraId="63D0452A" w14:textId="767E5D8E"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2465" w:author="Sujil Kumar Koottathampathiyil" w:date="2022-06-12T23:42:00Z">
            <w:rPr>
              <w:rFonts w:ascii="Arial" w:hAnsi="Arial" w:cs="Arial"/>
              <w:color w:val="000000"/>
            </w:rPr>
          </w:rPrChange>
        </w:rPr>
      </w:pPr>
      <w:customXmlInsRangeStart w:id="2466" w:author="Sujil Kumar Koottathampathiyil" w:date="2022-06-12T10:03:00Z"/>
      <w:sdt>
        <w:sdtPr>
          <w:rPr>
            <w:rFonts w:ascii="Arial" w:hAnsi="Arial" w:cs="Arial"/>
            <w:color w:val="000000"/>
          </w:rPr>
          <w:tag w:val="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howingPlcHdr/>
        </w:sdtPr>
        <w:sdtContent>
          <w:customXmlInsRangeEnd w:id="2466"/>
          <w:r w:rsidR="005531C6" w:rsidRPr="005531C6">
            <w:rPr>
              <w:rStyle w:val="PlaceholderText"/>
              <w:color w:val="000000"/>
            </w:rPr>
            <w:t>Click or tap here to enter text.</w:t>
          </w:r>
          <w:customXmlInsRangeStart w:id="2467" w:author="Sujil Kumar Koottathampathiyil" w:date="2022-06-12T10:03:00Z"/>
        </w:sdtContent>
      </w:sdt>
      <w:customXmlInsRangeEnd w:id="2467"/>
      <w:customXmlInsRangeStart w:id="2468" w:author="Sujil Kumar Koottathampathiyil" w:date="2022-06-12T10:03:00Z"/>
      <w:sdt>
        <w:sdtPr>
          <w:rPr>
            <w:rFonts w:ascii="Arial" w:hAnsi="Arial" w:cs="Arial"/>
            <w:color w:val="000000"/>
          </w:rPr>
          <w:tag w:val="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howingPlcHdr/>
        </w:sdtPr>
        <w:sdtContent>
          <w:customXmlInsRangeEnd w:id="2468"/>
          <w:r w:rsidR="005531C6" w:rsidRPr="005531C6">
            <w:rPr>
              <w:rStyle w:val="PlaceholderText"/>
              <w:color w:val="000000"/>
            </w:rPr>
            <w:t>Click or tap here to enter text.</w:t>
          </w:r>
          <w:customXmlInsRangeStart w:id="2469" w:author="Sujil Kumar Koottathampathiyil" w:date="2022-06-12T10:03:00Z"/>
        </w:sdtContent>
      </w:sdt>
      <w:customXmlInsRangeEnd w:id="2469"/>
      <w:customXmlInsRangeStart w:id="2470" w:author="Sujil Kumar Koottathampathiyil" w:date="2022-06-12T10:03:00Z"/>
      <w:sdt>
        <w:sdtPr>
          <w:rPr>
            <w:rFonts w:ascii="Arial" w:hAnsi="Arial" w:cs="Arial"/>
            <w:color w:val="000000"/>
          </w:rPr>
          <w:tag w:val="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howingPlcHdr/>
        </w:sdtPr>
        <w:sdtContent>
          <w:customXmlInsRangeEnd w:id="2470"/>
          <w:r w:rsidR="005531C6" w:rsidRPr="005531C6">
            <w:rPr>
              <w:rStyle w:val="PlaceholderText"/>
              <w:color w:val="000000"/>
            </w:rPr>
            <w:t>Click or tap here to enter text.</w:t>
          </w:r>
          <w:customXmlInsRangeStart w:id="2471" w:author="Sujil Kumar Koottathampathiyil" w:date="2022-06-12T10:03:00Z"/>
        </w:sdtContent>
      </w:sdt>
      <w:customXmlInsRangeEnd w:id="2471"/>
      <w:customXmlInsRangeStart w:id="2472" w:author="Sujil Kumar Koottathampathiyil" w:date="2022-06-12T10:03:00Z"/>
      <w:sdt>
        <w:sdtPr>
          <w:rPr>
            <w:rFonts w:ascii="Arial" w:hAnsi="Arial" w:cs="Arial"/>
            <w:color w:val="000000"/>
          </w:rPr>
          <w:tag w:val="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howingPlcHdr/>
        </w:sdtPr>
        <w:sdtContent>
          <w:customXmlInsRangeEnd w:id="2472"/>
          <w:r w:rsidR="005531C6" w:rsidRPr="005531C6">
            <w:rPr>
              <w:rStyle w:val="PlaceholderText"/>
              <w:color w:val="000000"/>
            </w:rPr>
            <w:t>Click or tap here to enter text.</w:t>
          </w:r>
          <w:customXmlInsRangeStart w:id="2473" w:author="Sujil Kumar Koottathampathiyil" w:date="2022-06-12T10:03:00Z"/>
        </w:sdtContent>
      </w:sdt>
      <w:customXmlInsRangeEnd w:id="2473"/>
      <w:customXmlInsRangeStart w:id="2474" w:author="Sujil Kumar Koottathampathiyil" w:date="2022-06-12T10:03:00Z"/>
      <w:sdt>
        <w:sdtPr>
          <w:rPr>
            <w:rFonts w:ascii="Arial" w:hAnsi="Arial" w:cs="Arial"/>
            <w:color w:val="000000"/>
          </w:rPr>
          <w:tag w:val="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howingPlcHdr/>
        </w:sdtPr>
        <w:sdtContent>
          <w:customXmlInsRangeEnd w:id="2474"/>
          <w:r w:rsidR="005531C6" w:rsidRPr="005531C6">
            <w:rPr>
              <w:rStyle w:val="PlaceholderText"/>
              <w:color w:val="000000"/>
            </w:rPr>
            <w:t>Click or tap here to enter text.</w:t>
          </w:r>
          <w:customXmlInsRangeStart w:id="2475" w:author="Sujil Kumar Koottathampathiyil" w:date="2022-06-12T10:03:00Z"/>
        </w:sdtContent>
      </w:sdt>
      <w:customXmlInsRangeEnd w:id="2475"/>
      <w:customXmlInsRangeStart w:id="2476" w:author="Sujil Kumar Koottathampathiyil" w:date="2022-06-12T10:03:00Z"/>
      <w:sdt>
        <w:sdtPr>
          <w:rPr>
            <w:rFonts w:ascii="Arial" w:hAnsi="Arial" w:cs="Arial"/>
            <w:color w:val="000000"/>
          </w:rPr>
          <w:tag w:val="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Content>
          <w:customXmlInsRangeEnd w:id="2476"/>
          <w:r w:rsidR="005531C6" w:rsidRPr="005531C6">
            <w:rPr>
              <w:rStyle w:val="PlaceholderText"/>
              <w:color w:val="000000"/>
            </w:rPr>
            <w:t>Click or tap here to enter text.</w:t>
          </w:r>
          <w:customXmlInsRangeStart w:id="2477" w:author="Sujil Kumar Koottathampathiyil" w:date="2022-06-12T10:03:00Z"/>
        </w:sdtContent>
      </w:sdt>
      <w:customXmlInsRangeEnd w:id="2477"/>
      <w:ins w:id="2478" w:author="Sujil Kumar Koottathampathiyil" w:date="2022-06-12T10:03:00Z">
        <w:r w:rsidR="00455E0E" w:rsidRPr="00552E51">
          <w:rPr>
            <w:rFonts w:ascii="Arial" w:hAnsi="Arial" w:cs="Arial"/>
            <w:color w:val="000000"/>
            <w:sz w:val="24"/>
            <w:szCs w:val="24"/>
            <w:rPrChange w:id="2479" w:author="Sujil Kumar Koottathampathiyil" w:date="2022-06-12T23:42:00Z">
              <w:rPr>
                <w:rFonts w:ascii="Arial" w:hAnsi="Arial" w:cs="Arial"/>
                <w:color w:val="000000"/>
              </w:rPr>
            </w:rPrChange>
          </w:rPr>
          <w:t xml:space="preserve">The preliminary </w:t>
        </w:r>
        <w:r w:rsidR="00455E0E" w:rsidRPr="00552E51">
          <w:rPr>
            <w:rFonts w:ascii="Arial" w:hAnsi="Arial" w:cs="Arial"/>
            <w:color w:val="000000"/>
            <w:sz w:val="24"/>
            <w:szCs w:val="24"/>
            <w:rPrChange w:id="2480" w:author="Sujil Kumar Koottathampathiyil" w:date="2022-06-12T23:42:00Z">
              <w:rPr>
                <w:rFonts w:ascii="Arial" w:hAnsi="Arial" w:cs="Arial"/>
                <w:color w:val="000000"/>
              </w:rPr>
            </w:rPrChange>
          </w:rPr>
          <w:lastRenderedPageBreak/>
          <w:t>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481"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482"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483"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484"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485" w:author="Sujil Kumar Koottathampathiyil" w:date="2022-06-12T10:04:00Z"/>
          <w:rFonts w:ascii="Arial" w:hAnsi="Arial" w:cs="Arial"/>
          <w:b/>
          <w:bCs/>
        </w:rPr>
        <w:pPrChange w:id="2486"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487" w:author="Sujil Kumar Koottathampathiyil" w:date="2022-06-12T10:04:00Z"/>
          <w:moveFrom w:id="2488" w:author="Sujil Kumar Koottathampathiyil" w:date="2022-06-08T19:43:00Z"/>
          <w:rFonts w:ascii="Arial" w:hAnsi="Arial" w:cs="Arial"/>
          <w:b/>
          <w:bCs/>
        </w:rPr>
      </w:pPr>
      <w:moveFromRangeStart w:id="2489" w:author="Sujil Kumar Koottathampathiyil" w:date="2022-06-08T19:43:00Z" w:name="move105609769"/>
      <w:commentRangeStart w:id="2490"/>
      <w:moveFrom w:id="2491" w:author="Sujil Kumar Koottathampathiyil" w:date="2022-06-08T19:43:00Z">
        <w:del w:id="2492" w:author="Sujil Kumar Koottathampathiyil" w:date="2022-06-12T10:04:00Z">
          <w:r w:rsidRPr="00CB1C7A" w:rsidDel="00B217A8">
            <w:rPr>
              <w:rFonts w:ascii="Arial" w:hAnsi="Arial" w:cs="Arial"/>
              <w:b/>
              <w:bCs/>
            </w:rPr>
            <w:delText>Literature Review</w:delText>
          </w:r>
          <w:commentRangeEnd w:id="2490"/>
          <w:r w:rsidR="00FC6EEA" w:rsidRPr="00CB1C7A" w:rsidDel="00B217A8">
            <w:rPr>
              <w:rStyle w:val="CommentReference"/>
              <w:rFonts w:ascii="Arial" w:hAnsi="Arial" w:cs="Arial"/>
              <w:rPrChange w:id="2493" w:author="Sujil Kumar Koottathampathiyil" w:date="2022-06-08T23:07:00Z">
                <w:rPr>
                  <w:rStyle w:val="CommentReference"/>
                </w:rPr>
              </w:rPrChange>
            </w:rPr>
            <w:commentReference w:id="2490"/>
          </w:r>
        </w:del>
      </w:moveFrom>
    </w:p>
    <w:p w14:paraId="11824C43" w14:textId="6DCE9F66" w:rsidR="00F00D66" w:rsidRPr="00CB1C7A" w:rsidDel="00B217A8" w:rsidRDefault="00F00D66" w:rsidP="005D4B76">
      <w:pPr>
        <w:spacing w:line="360" w:lineRule="auto"/>
        <w:jc w:val="both"/>
        <w:rPr>
          <w:del w:id="2494" w:author="Sujil Kumar Koottathampathiyil" w:date="2022-06-12T10:04:00Z"/>
          <w:moveFrom w:id="2495" w:author="Sujil Kumar Koottathampathiyil" w:date="2022-06-08T19:43:00Z"/>
          <w:rFonts w:ascii="Arial" w:hAnsi="Arial" w:cs="Arial"/>
          <w:color w:val="000000"/>
        </w:rPr>
      </w:pPr>
      <w:moveFrom w:id="2496" w:author="Sujil Kumar Koottathampathiyil" w:date="2022-06-08T19:43:00Z">
        <w:del w:id="2497"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498" w:author="Sujil Kumar Koottathampathiyil" w:date="2022-06-12T10:04:00Z"/>
      <w:sdt>
        <w:sdtPr>
          <w:rPr>
            <w:rFonts w:ascii="Arial" w:hAnsi="Arial" w:cs="Arial"/>
            <w:color w:val="000000"/>
          </w:rPr>
          <w:tag w:val="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howingPlcHdr/>
        </w:sdtPr>
        <w:sdtContent>
          <w:customXmlDelRangeEnd w:id="2498"/>
          <w:r w:rsidR="005531C6" w:rsidRPr="005531C6">
            <w:rPr>
              <w:rStyle w:val="PlaceholderText"/>
              <w:color w:val="000000"/>
            </w:rPr>
            <w:t>Click or tap here to enter text.</w:t>
          </w:r>
          <w:customXmlDelRangeStart w:id="2499" w:author="Sujil Kumar Koottathampathiyil" w:date="2022-06-12T10:04:00Z"/>
        </w:sdtContent>
      </w:sdt>
      <w:customXmlDelRangeEnd w:id="2499"/>
      <w:moveFrom w:id="2500" w:author="Sujil Kumar Koottathampathiyil" w:date="2022-06-08T19:43:00Z">
        <w:del w:id="2501"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502" w:author="Sujil Kumar Koottathampathiyil" w:date="2022-06-12T10:04:00Z"/>
          <w:moveFrom w:id="2503"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504" w:author="Sujil Kumar Koottathampathiyil" w:date="2022-06-12T10:04:00Z"/>
          <w:moveFrom w:id="2505" w:author="Sujil Kumar Koottathampathiyil" w:date="2022-06-08T19:43:00Z"/>
          <w:rFonts w:ascii="Arial" w:hAnsi="Arial" w:cs="Arial"/>
          <w:color w:val="000000"/>
        </w:rPr>
      </w:pPr>
      <w:moveFrom w:id="2506" w:author="Sujil Kumar Koottathampathiyil" w:date="2022-06-08T19:43:00Z">
        <w:del w:id="2507"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08BD49BA" w:rsidR="002F00AF" w:rsidRPr="00CB1C7A" w:rsidDel="00B217A8" w:rsidRDefault="002E29FB" w:rsidP="005D4B76">
      <w:pPr>
        <w:spacing w:line="360" w:lineRule="auto"/>
        <w:jc w:val="both"/>
        <w:rPr>
          <w:del w:id="2508" w:author="Sujil Kumar Koottathampathiyil" w:date="2022-06-12T10:04:00Z"/>
          <w:moveFrom w:id="2509" w:author="Sujil Kumar Koottathampathiyil" w:date="2022-06-08T19:43:00Z"/>
          <w:rFonts w:ascii="Arial" w:hAnsi="Arial" w:cs="Arial"/>
          <w:color w:val="000000"/>
        </w:rPr>
      </w:pPr>
      <w:moveFrom w:id="2510" w:author="Sujil Kumar Koottathampathiyil" w:date="2022-06-08T19:43:00Z">
        <w:del w:id="2511"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512" w:author="Sujil Kumar Koottathampathiyil" w:date="2022-06-12T10:04:00Z"/>
      <w:sdt>
        <w:sdtPr>
          <w:rPr>
            <w:rFonts w:ascii="Arial" w:hAnsi="Arial" w:cs="Arial"/>
            <w:color w:val="000000"/>
          </w:rPr>
          <w:tag w:val="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howingPlcHdr/>
        </w:sdtPr>
        <w:sdtContent>
          <w:customXmlDelRangeEnd w:id="2512"/>
          <w:r w:rsidR="005531C6" w:rsidRPr="005531C6">
            <w:rPr>
              <w:rStyle w:val="PlaceholderText"/>
              <w:color w:val="000000"/>
            </w:rPr>
            <w:t>Click or tap here to enter text.</w:t>
          </w:r>
          <w:customXmlDelRangeStart w:id="2513" w:author="Sujil Kumar Koottathampathiyil" w:date="2022-06-12T10:04:00Z"/>
        </w:sdtContent>
      </w:sdt>
      <w:customXmlDelRangeEnd w:id="2513"/>
      <w:moveFrom w:id="2514" w:author="Sujil Kumar Koottathampathiyil" w:date="2022-06-08T19:43:00Z">
        <w:del w:id="2515"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39ED1B27" w:rsidR="005E5801" w:rsidRPr="00CB1C7A" w:rsidDel="00B217A8" w:rsidRDefault="002F00AF" w:rsidP="005D4B76">
      <w:pPr>
        <w:spacing w:line="360" w:lineRule="auto"/>
        <w:jc w:val="both"/>
        <w:rPr>
          <w:del w:id="2516" w:author="Sujil Kumar Koottathampathiyil" w:date="2022-06-12T10:04:00Z"/>
          <w:moveFrom w:id="2517" w:author="Sujil Kumar Koottathampathiyil" w:date="2022-06-08T19:43:00Z"/>
          <w:rFonts w:ascii="Arial" w:hAnsi="Arial" w:cs="Arial"/>
          <w:color w:val="000000"/>
        </w:rPr>
      </w:pPr>
      <w:moveFrom w:id="2518" w:author="Sujil Kumar Koottathampathiyil" w:date="2022-06-08T19:43:00Z">
        <w:del w:id="2519"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520" w:author="Sujil Kumar Koottathampathiyil" w:date="2022-06-12T10:04:00Z"/>
      <w:sdt>
        <w:sdtPr>
          <w:rPr>
            <w:rFonts w:ascii="Arial" w:hAnsi="Arial" w:cs="Arial"/>
            <w:color w:val="000000"/>
          </w:rPr>
          <w:tag w:val="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howingPlcHdr/>
        </w:sdtPr>
        <w:sdtContent>
          <w:customXmlDelRangeEnd w:id="2520"/>
          <w:r w:rsidR="005531C6" w:rsidRPr="005531C6">
            <w:rPr>
              <w:rStyle w:val="PlaceholderText"/>
              <w:color w:val="000000"/>
            </w:rPr>
            <w:t>Click or tap here to enter text.</w:t>
          </w:r>
          <w:customXmlDelRangeStart w:id="2521" w:author="Sujil Kumar Koottathampathiyil" w:date="2022-06-12T10:04:00Z"/>
        </w:sdtContent>
      </w:sdt>
      <w:customXmlDelRangeEnd w:id="2521"/>
      <w:moveFrom w:id="2522" w:author="Sujil Kumar Koottathampathiyil" w:date="2022-06-08T19:43:00Z">
        <w:del w:id="2523"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524" w:author="Sujil Kumar Koottathampathiyil" w:date="2022-06-12T10:04:00Z"/>
      <w:sdt>
        <w:sdtPr>
          <w:rPr>
            <w:rFonts w:ascii="Arial" w:hAnsi="Arial" w:cs="Arial"/>
            <w:color w:val="000000"/>
          </w:rPr>
          <w:tag w:val="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howingPlcHdr/>
        </w:sdtPr>
        <w:sdtContent>
          <w:customXmlDelRangeEnd w:id="2524"/>
          <w:r w:rsidR="005531C6" w:rsidRPr="005531C6">
            <w:rPr>
              <w:rStyle w:val="PlaceholderText"/>
              <w:color w:val="000000"/>
            </w:rPr>
            <w:t>Click or tap here to enter text.</w:t>
          </w:r>
          <w:customXmlDelRangeStart w:id="2525" w:author="Sujil Kumar Koottathampathiyil" w:date="2022-06-12T10:04:00Z"/>
        </w:sdtContent>
      </w:sdt>
      <w:customXmlDelRangeEnd w:id="2525"/>
      <w:moveFrom w:id="2526" w:author="Sujil Kumar Koottathampathiyil" w:date="2022-06-08T19:43:00Z">
        <w:del w:id="2527"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528" w:author="Sujil Kumar Koottathampathiyil" w:date="2022-06-12T10:04:00Z"/>
          <w:moveFrom w:id="2529" w:author="Sujil Kumar Koottathampathiyil" w:date="2022-06-08T19:43:00Z"/>
          <w:rFonts w:ascii="Arial" w:hAnsi="Arial" w:cs="Arial"/>
          <w:color w:val="000000"/>
        </w:rPr>
      </w:pPr>
    </w:p>
    <w:p w14:paraId="00914CBB" w14:textId="5952888C" w:rsidR="00D459EC" w:rsidRPr="00CB1C7A" w:rsidDel="00B217A8" w:rsidRDefault="00B669AA" w:rsidP="005D4B76">
      <w:pPr>
        <w:spacing w:line="360" w:lineRule="auto"/>
        <w:jc w:val="both"/>
        <w:rPr>
          <w:del w:id="2530" w:author="Sujil Kumar Koottathampathiyil" w:date="2022-06-12T10:04:00Z"/>
          <w:moveFrom w:id="2531" w:author="Sujil Kumar Koottathampathiyil" w:date="2022-06-08T19:43:00Z"/>
          <w:rFonts w:ascii="Arial" w:hAnsi="Arial" w:cs="Arial"/>
          <w:color w:val="000000"/>
        </w:rPr>
      </w:pPr>
      <w:moveFrom w:id="2532" w:author="Sujil Kumar Koottathampathiyil" w:date="2022-06-08T19:43:00Z">
        <w:del w:id="2533"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534" w:author="Sujil Kumar Koottathampathiyil" w:date="2022-06-12T10:04:00Z"/>
      <w:sdt>
        <w:sdtPr>
          <w:rPr>
            <w:rFonts w:ascii="Arial" w:hAnsi="Arial" w:cs="Arial"/>
            <w:color w:val="000000"/>
          </w:rPr>
          <w:tag w:val="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howingPlcHdr/>
        </w:sdtPr>
        <w:sdtContent>
          <w:customXmlDelRangeEnd w:id="2534"/>
          <w:r w:rsidR="005531C6" w:rsidRPr="005531C6">
            <w:rPr>
              <w:rStyle w:val="PlaceholderText"/>
              <w:color w:val="000000"/>
            </w:rPr>
            <w:t>Click or tap here to enter text.</w:t>
          </w:r>
          <w:customXmlDelRangeStart w:id="2535" w:author="Sujil Kumar Koottathampathiyil" w:date="2022-06-12T10:04:00Z"/>
        </w:sdtContent>
      </w:sdt>
      <w:customXmlDelRangeEnd w:id="2535"/>
      <w:moveFrom w:id="2536" w:author="Sujil Kumar Koottathampathiyil" w:date="2022-06-08T19:43:00Z">
        <w:del w:id="2537"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538" w:author="Sujil Kumar Koottathampathiyil" w:date="2022-06-12T10:04:00Z"/>
      <w:sdt>
        <w:sdtPr>
          <w:rPr>
            <w:rFonts w:ascii="Arial" w:hAnsi="Arial" w:cs="Arial"/>
            <w:color w:val="000000"/>
          </w:rPr>
          <w:tag w:val="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howingPlcHdr/>
        </w:sdtPr>
        <w:sdtContent>
          <w:customXmlDelRangeEnd w:id="2538"/>
          <w:r w:rsidR="005531C6" w:rsidRPr="005531C6">
            <w:rPr>
              <w:rStyle w:val="PlaceholderText"/>
              <w:color w:val="000000"/>
            </w:rPr>
            <w:t>Click or tap here to enter text.</w:t>
          </w:r>
          <w:customXmlDelRangeStart w:id="2539" w:author="Sujil Kumar Koottathampathiyil" w:date="2022-06-12T10:04:00Z"/>
        </w:sdtContent>
      </w:sdt>
      <w:customXmlDelRangeEnd w:id="2539"/>
      <w:moveFrom w:id="2540" w:author="Sujil Kumar Koottathampathiyil" w:date="2022-06-08T19:43:00Z">
        <w:del w:id="2541"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046C0D36" w:rsidR="00E52FFE" w:rsidRPr="00CB1C7A" w:rsidDel="00B217A8" w:rsidRDefault="000C1E52" w:rsidP="005D4B76">
      <w:pPr>
        <w:spacing w:line="360" w:lineRule="auto"/>
        <w:jc w:val="both"/>
        <w:rPr>
          <w:del w:id="2542" w:author="Sujil Kumar Koottathampathiyil" w:date="2022-06-12T10:04:00Z"/>
          <w:moveFrom w:id="2543" w:author="Sujil Kumar Koottathampathiyil" w:date="2022-06-08T19:43:00Z"/>
          <w:rFonts w:ascii="Arial" w:hAnsi="Arial" w:cs="Arial"/>
          <w:color w:val="000000"/>
        </w:rPr>
      </w:pPr>
      <w:moveFrom w:id="2544" w:author="Sujil Kumar Koottathampathiyil" w:date="2022-06-08T19:43:00Z">
        <w:del w:id="2545" w:author="Sujil Kumar Koottathampathiyil" w:date="2022-06-12T10:04:00Z">
          <w:r w:rsidRPr="00CB1C7A" w:rsidDel="00B217A8">
            <w:rPr>
              <w:rFonts w:ascii="Arial" w:hAnsi="Arial" w:cs="Arial"/>
              <w:color w:val="000000"/>
            </w:rPr>
            <w:delText xml:space="preserve">PCA-KNN model is used in </w:delText>
          </w:r>
        </w:del>
      </w:moveFrom>
      <w:customXmlDelRangeStart w:id="2546"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howingPlcHdr/>
        </w:sdtPr>
        <w:sdtContent>
          <w:customXmlDelRangeEnd w:id="2546"/>
          <w:r w:rsidR="005531C6" w:rsidRPr="005531C6">
            <w:rPr>
              <w:rStyle w:val="PlaceholderText"/>
              <w:color w:val="000000"/>
            </w:rPr>
            <w:t>Click or tap here to enter text.</w:t>
          </w:r>
          <w:customXmlDelRangeStart w:id="2547" w:author="Sujil Kumar Koottathampathiyil" w:date="2022-06-12T10:04:00Z"/>
        </w:sdtContent>
      </w:sdt>
      <w:customXmlDelRangeEnd w:id="2547"/>
      <w:moveFrom w:id="2548" w:author="Sujil Kumar Koottathampathiyil" w:date="2022-06-08T19:43:00Z">
        <w:del w:id="2549"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79B0B891" w:rsidR="00B76B1A" w:rsidRPr="00CB1C7A" w:rsidDel="005070C6" w:rsidRDefault="00E52FFE" w:rsidP="005D4B76">
      <w:pPr>
        <w:spacing w:line="360" w:lineRule="auto"/>
        <w:jc w:val="both"/>
        <w:rPr>
          <w:moveFrom w:id="2550" w:author="Sujil Kumar Koottathampathiyil" w:date="2022-06-08T19:43:00Z"/>
          <w:rFonts w:ascii="Arial" w:hAnsi="Arial" w:cs="Arial"/>
          <w:color w:val="000000"/>
        </w:rPr>
      </w:pPr>
      <w:moveFrom w:id="2551" w:author="Sujil Kumar Koottathampathiyil" w:date="2022-06-08T19:43:00Z">
        <w:del w:id="2552"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553"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howingPlcHdr/>
        </w:sdtPr>
        <w:sdtContent>
          <w:customXmlDelRangeEnd w:id="2553"/>
          <w:r w:rsidR="005531C6" w:rsidRPr="005531C6">
            <w:rPr>
              <w:rStyle w:val="PlaceholderText"/>
              <w:color w:val="000000"/>
            </w:rPr>
            <w:t>Click or tap here to enter text.</w:t>
          </w:r>
          <w:customXmlDelRangeStart w:id="2554" w:author="Sujil Kumar Koottathampathiyil" w:date="2022-06-12T10:04:00Z"/>
        </w:sdtContent>
      </w:sdt>
      <w:customXmlDelRangeEnd w:id="2554"/>
      <w:moveFrom w:id="2555" w:author="Sujil Kumar Koottathampathiyil" w:date="2022-06-08T19:43:00Z">
        <w:del w:id="2556"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48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557" w:author="Sujil Kumar Koottathampathiyil" w:date="2022-06-09T11:33:00Z">
                <w:rPr>
                  <w:rFonts w:ascii="Arial" w:hAnsi="Arial" w:cs="Arial"/>
                  <w:b/>
                  <w:bCs/>
                  <w:u w:val="single"/>
                </w:rPr>
              </w:rPrChange>
            </w:rPr>
          </w:pPr>
          <w:ins w:id="2558" w:author="Sujil Kumar Koottathampathiyil" w:date="2022-06-12T10:04:00Z">
            <w:r>
              <w:rPr>
                <w:rFonts w:ascii="Arial" w:hAnsi="Arial" w:cs="Arial"/>
                <w:b/>
                <w:bCs/>
                <w:sz w:val="32"/>
                <w:szCs w:val="32"/>
              </w:rPr>
              <w:t>8</w:t>
            </w:r>
          </w:ins>
          <w:ins w:id="2559" w:author="Sujil Kumar Koottathampathiyil" w:date="2022-06-09T11:33:00Z">
            <w:r w:rsidR="009259D7" w:rsidRPr="009259D7">
              <w:rPr>
                <w:rFonts w:ascii="Arial" w:hAnsi="Arial" w:cs="Arial"/>
                <w:b/>
                <w:bCs/>
                <w:sz w:val="32"/>
                <w:szCs w:val="32"/>
                <w:rPrChange w:id="2560" w:author="Sujil Kumar Koottathampathiyil" w:date="2022-06-09T11:33:00Z">
                  <w:rPr>
                    <w:rFonts w:ascii="Arial" w:hAnsi="Arial" w:cs="Arial"/>
                  </w:rPr>
                </w:rPrChange>
              </w:rPr>
              <w:t>.0</w:t>
            </w:r>
            <w:r w:rsidR="009259D7" w:rsidRPr="009259D7">
              <w:rPr>
                <w:rFonts w:ascii="Arial" w:hAnsi="Arial" w:cs="Arial"/>
                <w:sz w:val="32"/>
                <w:szCs w:val="32"/>
                <w:rPrChange w:id="2561"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62"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7ED478F7" w14:textId="77777777" w:rsidR="005531C6" w:rsidRDefault="005531C6">
              <w:pPr>
                <w:divId w:val="195390179"/>
                <w:rPr>
                  <w:rFonts w:eastAsia="Times New Roman"/>
                  <w:sz w:val="24"/>
                  <w:szCs w:val="24"/>
                </w:rPr>
              </w:pPr>
              <w:r>
                <w:rPr>
                  <w:rFonts w:eastAsia="Times New Roman"/>
                  <w:i/>
                  <w:iCs/>
                </w:rPr>
                <w:t>(3) 1/4: What is Streamlit - YouTube</w:t>
              </w:r>
              <w:r>
                <w:rPr>
                  <w:rFonts w:eastAsia="Times New Roman"/>
                </w:rPr>
                <w:t>. Available from: https://www.youtube.com/watch?v=R2nr1uZ8ffc [accessed 4 June 2022].</w:t>
              </w:r>
            </w:p>
            <w:p w14:paraId="3831A945" w14:textId="77777777" w:rsidR="005531C6" w:rsidRDefault="005531C6">
              <w:pPr>
                <w:divId w:val="987981749"/>
                <w:rPr>
                  <w:rFonts w:eastAsia="Times New Roman"/>
                </w:rPr>
              </w:pPr>
              <w:proofErr w:type="spellStart"/>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p>
            <w:p w14:paraId="64379A8D" w14:textId="77777777" w:rsidR="005531C6" w:rsidRDefault="005531C6">
              <w:pPr>
                <w:divId w:val="930772173"/>
                <w:rPr>
                  <w:rFonts w:eastAsia="Times New Roman"/>
                </w:rPr>
              </w:pPr>
              <w:r>
                <w:rPr>
                  <w:rFonts w:eastAsia="Times New Roman"/>
                </w:rPr>
                <w:t xml:space="preserve">Akbari, Z. and </w:t>
              </w:r>
              <w:proofErr w:type="spellStart"/>
              <w:r>
                <w:rPr>
                  <w:rFonts w:eastAsia="Times New Roman"/>
                </w:rPr>
                <w:t>Unland</w:t>
              </w:r>
              <w:proofErr w:type="spellEnd"/>
              <w:r>
                <w:rPr>
                  <w:rFonts w:eastAsia="Times New Roman"/>
                </w:rPr>
                <w:t xml:space="preserve">, R. (2016). Automated determination of the input parameter of DBSCAN based on outlier detection. </w:t>
              </w:r>
              <w:r>
                <w:rPr>
                  <w:rFonts w:eastAsia="Times New Roman"/>
                  <w:i/>
                  <w:iCs/>
                </w:rPr>
                <w:t>IFIP Advances in Information and Communication Technology</w:t>
              </w:r>
              <w:r>
                <w:rPr>
                  <w:rFonts w:eastAsia="Times New Roman"/>
                </w:rPr>
                <w:t xml:space="preserve"> [online], 475, pp.280–291. Available from: https://link.springer.com/chapter/10.1007/978-3-319-44944-9_24 [accessed 21 August 2022].</w:t>
              </w:r>
            </w:p>
            <w:p w14:paraId="4430EEEF" w14:textId="77777777" w:rsidR="005531C6" w:rsidRDefault="005531C6">
              <w:pPr>
                <w:divId w:val="67505563"/>
                <w:rPr>
                  <w:rFonts w:eastAsia="Times New Roman"/>
                </w:rPr>
              </w:pPr>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p>
            <w:p w14:paraId="244B2D41" w14:textId="77777777" w:rsidR="005531C6" w:rsidRDefault="005531C6">
              <w:pPr>
                <w:divId w:val="1877505615"/>
                <w:rPr>
                  <w:rFonts w:eastAsia="Times New Roman"/>
                </w:rPr>
              </w:pPr>
              <w:proofErr w:type="spellStart"/>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p>
            <w:p w14:paraId="7313D5B3" w14:textId="77777777" w:rsidR="005531C6" w:rsidRDefault="005531C6">
              <w:pPr>
                <w:divId w:val="1363021079"/>
                <w:rPr>
                  <w:rFonts w:eastAsia="Times New Roman"/>
                </w:rPr>
              </w:pPr>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p>
            <w:p w14:paraId="5AFA31FB" w14:textId="77777777" w:rsidR="005531C6" w:rsidRDefault="005531C6">
              <w:pPr>
                <w:divId w:val="1117023738"/>
                <w:rPr>
                  <w:rFonts w:eastAsia="Times New Roman"/>
                </w:rPr>
              </w:pPr>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p>
            <w:p w14:paraId="4B5C510F" w14:textId="77777777" w:rsidR="005531C6" w:rsidRDefault="005531C6">
              <w:pPr>
                <w:divId w:val="1054811792"/>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2F9E955A" w14:textId="77777777" w:rsidR="005531C6" w:rsidRDefault="005531C6">
              <w:pPr>
                <w:divId w:val="1749381168"/>
                <w:rPr>
                  <w:rFonts w:eastAsia="Times New Roman"/>
                </w:rPr>
              </w:pPr>
              <w:r>
                <w:rPr>
                  <w:rFonts w:eastAsia="Times New Roman"/>
                  <w:i/>
                  <w:iCs/>
                </w:rPr>
                <w:lastRenderedPageBreak/>
                <w:t>Facebook Files: 5 things leaked documents reveal - BBC News</w:t>
              </w:r>
              <w:r>
                <w:rPr>
                  <w:rFonts w:eastAsia="Times New Roman"/>
                </w:rPr>
                <w:t>. Available from: https://www.bbc.com/news/technology-58678332 [accessed 12 June 2022].</w:t>
              </w:r>
            </w:p>
            <w:p w14:paraId="71D45C8F" w14:textId="77777777" w:rsidR="005531C6" w:rsidRDefault="005531C6">
              <w:pPr>
                <w:divId w:val="56829869"/>
                <w:rPr>
                  <w:rFonts w:eastAsia="Times New Roman"/>
                </w:rPr>
              </w:pPr>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p>
            <w:p w14:paraId="7AEFC2FF" w14:textId="77777777" w:rsidR="005531C6" w:rsidRDefault="005531C6">
              <w:pPr>
                <w:divId w:val="503669212"/>
                <w:rPr>
                  <w:rFonts w:eastAsia="Times New Roman"/>
                </w:rPr>
              </w:pPr>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p>
            <w:p w14:paraId="5B18A3F3" w14:textId="77777777" w:rsidR="005531C6" w:rsidRDefault="005531C6">
              <w:pPr>
                <w:divId w:val="1791195253"/>
                <w:rPr>
                  <w:rFonts w:eastAsia="Times New Roman"/>
                </w:rPr>
              </w:pPr>
              <w:r>
                <w:rPr>
                  <w:rFonts w:eastAsia="Times New Roman"/>
                  <w:i/>
                  <w:iCs/>
                </w:rPr>
                <w:t>How suicide became the hidden toll of the war in Ukraine - BBC News</w:t>
              </w:r>
              <w:r>
                <w:rPr>
                  <w:rFonts w:eastAsia="Times New Roman"/>
                </w:rPr>
                <w:t>. Available from: https://www.bbc.com/news/world-europe-60318298 [accessed 8 June 2022].</w:t>
              </w:r>
            </w:p>
            <w:p w14:paraId="5B569018" w14:textId="77777777" w:rsidR="005531C6" w:rsidRDefault="005531C6">
              <w:pPr>
                <w:divId w:val="1035695958"/>
                <w:rPr>
                  <w:rFonts w:eastAsia="Times New Roman"/>
                </w:rPr>
              </w:pPr>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p>
            <w:p w14:paraId="22E2DB5C" w14:textId="77777777" w:rsidR="005531C6" w:rsidRDefault="005531C6">
              <w:pPr>
                <w:divId w:val="1488010155"/>
                <w:rPr>
                  <w:rFonts w:eastAsia="Times New Roman"/>
                </w:rPr>
              </w:pPr>
              <w:r>
                <w:rPr>
                  <w:rFonts w:eastAsia="Times New Roman"/>
                  <w:i/>
                  <w:iCs/>
                </w:rPr>
                <w:t>Human Radiation Experiments | Atomic Heritage Foundation</w:t>
              </w:r>
              <w:r>
                <w:rPr>
                  <w:rFonts w:eastAsia="Times New Roman"/>
                </w:rPr>
                <w:t>. Available from: https://www.atomicheritage.org/history/human-radiation-experiments [accessed 15 April 2022].</w:t>
              </w:r>
            </w:p>
            <w:p w14:paraId="74062ED0" w14:textId="77777777" w:rsidR="005531C6" w:rsidRDefault="005531C6">
              <w:pPr>
                <w:divId w:val="478570871"/>
                <w:rPr>
                  <w:rFonts w:eastAsia="Times New Roman"/>
                </w:rPr>
              </w:pPr>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p>
            <w:p w14:paraId="2C3ECBF6" w14:textId="77777777" w:rsidR="005531C6" w:rsidRDefault="005531C6">
              <w:pPr>
                <w:divId w:val="516382780"/>
                <w:rPr>
                  <w:rFonts w:eastAsia="Times New Roman"/>
                </w:rPr>
              </w:pPr>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p>
            <w:p w14:paraId="00237383" w14:textId="77777777" w:rsidR="005531C6" w:rsidRDefault="005531C6">
              <w:pPr>
                <w:divId w:val="210309068"/>
                <w:rPr>
                  <w:rFonts w:eastAsia="Times New Roman"/>
                </w:rPr>
              </w:pPr>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6B132594" w14:textId="77777777" w:rsidR="005531C6" w:rsidRDefault="005531C6">
              <w:pPr>
                <w:divId w:val="512304636"/>
                <w:rPr>
                  <w:rFonts w:eastAsia="Times New Roman"/>
                </w:rPr>
              </w:pPr>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5895996C" w14:textId="77777777" w:rsidR="005531C6" w:rsidRDefault="005531C6">
              <w:pPr>
                <w:divId w:val="1457524980"/>
                <w:rPr>
                  <w:rFonts w:eastAsia="Times New Roman"/>
                </w:rPr>
              </w:pPr>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p>
            <w:p w14:paraId="7E2BB9CB" w14:textId="77777777" w:rsidR="005531C6" w:rsidRDefault="005531C6">
              <w:pPr>
                <w:divId w:val="2059166404"/>
                <w:rPr>
                  <w:rFonts w:eastAsia="Times New Roman"/>
                </w:rPr>
              </w:pPr>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p>
            <w:p w14:paraId="6E83A0B9" w14:textId="77777777" w:rsidR="005531C6" w:rsidRDefault="005531C6">
              <w:pPr>
                <w:divId w:val="696008287"/>
                <w:rPr>
                  <w:rFonts w:eastAsia="Times New Roman"/>
                </w:rPr>
              </w:pPr>
              <w:proofErr w:type="spellStart"/>
              <w:r>
                <w:rPr>
                  <w:rFonts w:eastAsia="Times New Roman"/>
                </w:rPr>
                <w:t>Naim</w:t>
              </w:r>
              <w:proofErr w:type="spellEnd"/>
              <w:r>
                <w:rPr>
                  <w:rFonts w:eastAsia="Times New Roman"/>
                </w:rPr>
                <w:t xml:space="preserve">, N.F., </w:t>
              </w:r>
              <w:proofErr w:type="spellStart"/>
              <w:r>
                <w:rPr>
                  <w:rFonts w:eastAsia="Times New Roman"/>
                </w:rPr>
                <w:t>Mohd</w:t>
              </w:r>
              <w:proofErr w:type="spellEnd"/>
              <w:r>
                <w:rPr>
                  <w:rFonts w:eastAsia="Times New Roman"/>
                </w:rPr>
                <w:t xml:space="preserve"> Yassin, A.I., </w:t>
              </w:r>
              <w:proofErr w:type="spellStart"/>
              <w:r>
                <w:rPr>
                  <w:rFonts w:eastAsia="Times New Roman"/>
                </w:rPr>
                <w:t>Zamri</w:t>
              </w:r>
              <w:proofErr w:type="spellEnd"/>
              <w:r>
                <w:rPr>
                  <w:rFonts w:eastAsia="Times New Roman"/>
                </w:rPr>
                <w:t xml:space="preserve">, W.M.A.W. and </w:t>
              </w:r>
              <w:proofErr w:type="spellStart"/>
              <w:r>
                <w:rPr>
                  <w:rFonts w:eastAsia="Times New Roman"/>
                </w:rPr>
                <w:t>Sarnin</w:t>
              </w:r>
              <w:proofErr w:type="spellEnd"/>
              <w:r>
                <w:rPr>
                  <w:rFonts w:eastAsia="Times New Roman"/>
                </w:rPr>
                <w:t xml:space="preserve">, S.S. (2011). MySQL database for storage of fingerprint data. </w:t>
              </w:r>
              <w:r>
                <w:rPr>
                  <w:rFonts w:eastAsia="Times New Roman"/>
                  <w:i/>
                  <w:iCs/>
                </w:rPr>
                <w:t xml:space="preserve">Proceedings - 2011 </w:t>
              </w:r>
              <w:proofErr w:type="spellStart"/>
              <w:r>
                <w:rPr>
                  <w:rFonts w:eastAsia="Times New Roman"/>
                  <w:i/>
                  <w:iCs/>
                </w:rPr>
                <w:t>UKSim</w:t>
              </w:r>
              <w:proofErr w:type="spellEnd"/>
              <w:r>
                <w:rPr>
                  <w:rFonts w:eastAsia="Times New Roman"/>
                  <w:i/>
                  <w:iCs/>
                </w:rPr>
                <w:t xml:space="preserve"> 13th International Conference on Modelling and Simulation, </w:t>
              </w:r>
              <w:proofErr w:type="spellStart"/>
              <w:r>
                <w:rPr>
                  <w:rFonts w:eastAsia="Times New Roman"/>
                  <w:i/>
                  <w:iCs/>
                </w:rPr>
                <w:t>UKSim</w:t>
              </w:r>
              <w:proofErr w:type="spellEnd"/>
              <w:r>
                <w:rPr>
                  <w:rFonts w:eastAsia="Times New Roman"/>
                  <w:i/>
                  <w:iCs/>
                </w:rPr>
                <w:t xml:space="preserve"> 2011</w:t>
              </w:r>
              <w:r>
                <w:rPr>
                  <w:rFonts w:eastAsia="Times New Roman"/>
                </w:rPr>
                <w:t xml:space="preserve"> [online], 2011, pp.293–298.</w:t>
              </w:r>
            </w:p>
            <w:p w14:paraId="4AB9BC56" w14:textId="77777777" w:rsidR="005531C6" w:rsidRDefault="005531C6">
              <w:pPr>
                <w:divId w:val="1551264875"/>
                <w:rPr>
                  <w:rFonts w:eastAsia="Times New Roman"/>
                </w:rPr>
              </w:pPr>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lastRenderedPageBreak/>
                <w:t>PLOS ONE</w:t>
              </w:r>
              <w:r>
                <w:rPr>
                  <w:rFonts w:eastAsia="Times New Roman"/>
                </w:rPr>
                <w:t xml:space="preserve"> [online], 16(1), p.e0245769. Available from: https://journals.plos.org/plosone/article?id=10.1371/journal.pone.0245769 [accessed 8 April 2022].</w:t>
              </w:r>
            </w:p>
            <w:p w14:paraId="527B1512" w14:textId="77777777" w:rsidR="005531C6" w:rsidRDefault="005531C6">
              <w:pPr>
                <w:divId w:val="2022050959"/>
                <w:rPr>
                  <w:rFonts w:eastAsia="Times New Roman"/>
                </w:rPr>
              </w:pPr>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p>
            <w:p w14:paraId="56E4279C" w14:textId="77777777" w:rsidR="005531C6" w:rsidRDefault="005531C6">
              <w:pPr>
                <w:divId w:val="1500150946"/>
                <w:rPr>
                  <w:rFonts w:eastAsia="Times New Roman"/>
                </w:rPr>
              </w:pPr>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p>
            <w:p w14:paraId="09D05DDF" w14:textId="77777777" w:rsidR="005531C6" w:rsidRDefault="005531C6">
              <w:pPr>
                <w:divId w:val="32309652"/>
                <w:rPr>
                  <w:rFonts w:eastAsia="Times New Roman"/>
                </w:rPr>
              </w:pPr>
              <w:r>
                <w:rPr>
                  <w:rFonts w:eastAsia="Times New Roman"/>
                  <w:i/>
                  <w:iCs/>
                </w:rPr>
                <w:t>Suicide Statistics 2011 - CSO - Central Statistics Office</w:t>
              </w:r>
              <w:r>
                <w:rPr>
                  <w:rFonts w:eastAsia="Times New Roman"/>
                </w:rPr>
                <w:t>. Available from: https://www.cso.ie/en/releasesandpublications/er/ss/suicidestatistics2011/ [accessed 7 June 2022].</w:t>
              </w:r>
            </w:p>
            <w:p w14:paraId="19ADF175" w14:textId="77777777" w:rsidR="005531C6" w:rsidRDefault="005531C6">
              <w:pPr>
                <w:divId w:val="98336144"/>
                <w:rPr>
                  <w:rFonts w:eastAsia="Times New Roman"/>
                </w:rPr>
              </w:pPr>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p>
            <w:p w14:paraId="4114C6E2" w14:textId="77777777" w:rsidR="005531C6" w:rsidRDefault="005531C6">
              <w:pPr>
                <w:divId w:val="597953637"/>
                <w:rPr>
                  <w:rFonts w:eastAsia="Times New Roman"/>
                </w:rPr>
              </w:pPr>
              <w:proofErr w:type="spellStart"/>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p>
            <w:p w14:paraId="551E9A7A" w14:textId="77777777" w:rsidR="005531C6" w:rsidRDefault="005531C6">
              <w:pPr>
                <w:divId w:val="2146124295"/>
                <w:rPr>
                  <w:rFonts w:eastAsia="Times New Roman"/>
                </w:rPr>
              </w:pPr>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p>
            <w:p w14:paraId="12191403" w14:textId="77777777" w:rsidR="005531C6" w:rsidRDefault="005531C6">
              <w:pPr>
                <w:divId w:val="786436915"/>
                <w:rPr>
                  <w:rFonts w:eastAsia="Times New Roman"/>
                </w:rPr>
              </w:pPr>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p>
            <w:p w14:paraId="67217AD3" w14:textId="77777777" w:rsidR="005531C6" w:rsidRDefault="005531C6">
              <w:pPr>
                <w:divId w:val="186724429"/>
                <w:rPr>
                  <w:rFonts w:eastAsia="Times New Roman"/>
                </w:rPr>
              </w:pPr>
              <w:proofErr w:type="spellStart"/>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p>
            <w:p w14:paraId="0A71D24A" w14:textId="77777777" w:rsidR="005531C6" w:rsidRDefault="005531C6">
              <w:pPr>
                <w:divId w:val="63455664"/>
                <w:rPr>
                  <w:rFonts w:eastAsia="Times New Roman"/>
                </w:rPr>
              </w:pPr>
              <w:proofErr w:type="spellStart"/>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p>
            <w:p w14:paraId="6D6D7C4C" w14:textId="4B9D07FF" w:rsidR="00DA5B80" w:rsidRPr="00CB1C7A" w:rsidRDefault="005531C6" w:rsidP="005D4B76">
              <w:pPr>
                <w:spacing w:line="360" w:lineRule="auto"/>
                <w:jc w:val="both"/>
                <w:rPr>
                  <w:rFonts w:ascii="Arial" w:hAnsi="Arial" w:cs="Arial"/>
                </w:rPr>
              </w:pPr>
              <w:r>
                <w:rPr>
                  <w:rFonts w:eastAsia="Times New Roman"/>
                </w:rPr>
                <w:t> </w:t>
              </w:r>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16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56" w:author="Jack Mc Donnell" w:date="2022-06-09T13:55:00Z" w:initials="JMD">
    <w:p w14:paraId="2A522704" w14:textId="4EE1E4FB" w:rsidR="0075697C" w:rsidRDefault="0075697C">
      <w:pPr>
        <w:pStyle w:val="CommentText"/>
      </w:pPr>
      <w:r>
        <w:rPr>
          <w:rStyle w:val="CommentReference"/>
        </w:rPr>
        <w:annotationRef/>
      </w:r>
      <w:r>
        <w:t>?</w:t>
      </w:r>
    </w:p>
  </w:comment>
  <w:comment w:id="1284"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416"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493"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660"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715"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49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15745" w14:textId="77777777" w:rsidR="009575F1" w:rsidRDefault="009575F1" w:rsidP="00C518DB">
      <w:pPr>
        <w:spacing w:after="0" w:line="240" w:lineRule="auto"/>
      </w:pPr>
      <w:r>
        <w:separator/>
      </w:r>
    </w:p>
  </w:endnote>
  <w:endnote w:type="continuationSeparator" w:id="0">
    <w:p w14:paraId="7C3499AB" w14:textId="77777777" w:rsidR="009575F1" w:rsidRDefault="009575F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07C82" w14:textId="77777777" w:rsidR="009575F1" w:rsidRDefault="009575F1" w:rsidP="00C518DB">
      <w:pPr>
        <w:spacing w:after="0" w:line="240" w:lineRule="auto"/>
      </w:pPr>
      <w:r>
        <w:separator/>
      </w:r>
    </w:p>
  </w:footnote>
  <w:footnote w:type="continuationSeparator" w:id="0">
    <w:p w14:paraId="6C4F28ED" w14:textId="77777777" w:rsidR="009575F1" w:rsidRDefault="009575F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2F98"/>
    <w:rsid w:val="0001337D"/>
    <w:rsid w:val="0001438F"/>
    <w:rsid w:val="0001527B"/>
    <w:rsid w:val="00016B06"/>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2916"/>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2F26"/>
    <w:rsid w:val="00093A90"/>
    <w:rsid w:val="0009508A"/>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15AEC"/>
    <w:rsid w:val="00120E06"/>
    <w:rsid w:val="001236F5"/>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D0034"/>
    <w:rsid w:val="001D1914"/>
    <w:rsid w:val="001D1E53"/>
    <w:rsid w:val="001D42D5"/>
    <w:rsid w:val="001D51FA"/>
    <w:rsid w:val="001D58B4"/>
    <w:rsid w:val="001D6019"/>
    <w:rsid w:val="001D6AAB"/>
    <w:rsid w:val="001D7494"/>
    <w:rsid w:val="001E3A70"/>
    <w:rsid w:val="001E7A08"/>
    <w:rsid w:val="001F0ED5"/>
    <w:rsid w:val="001F2356"/>
    <w:rsid w:val="001F79F6"/>
    <w:rsid w:val="002014E3"/>
    <w:rsid w:val="00204F91"/>
    <w:rsid w:val="0021592C"/>
    <w:rsid w:val="00216703"/>
    <w:rsid w:val="00216E31"/>
    <w:rsid w:val="002170EC"/>
    <w:rsid w:val="00217C1C"/>
    <w:rsid w:val="00220289"/>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1183C"/>
    <w:rsid w:val="00313F4C"/>
    <w:rsid w:val="00316A73"/>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A50"/>
    <w:rsid w:val="003C16DF"/>
    <w:rsid w:val="003C1EB7"/>
    <w:rsid w:val="003C22C8"/>
    <w:rsid w:val="003C3A75"/>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3F26"/>
    <w:rsid w:val="0051686F"/>
    <w:rsid w:val="0051737B"/>
    <w:rsid w:val="00521420"/>
    <w:rsid w:val="00524BDC"/>
    <w:rsid w:val="00524F0C"/>
    <w:rsid w:val="0052500F"/>
    <w:rsid w:val="00525D52"/>
    <w:rsid w:val="00530FEE"/>
    <w:rsid w:val="0053405B"/>
    <w:rsid w:val="00534B71"/>
    <w:rsid w:val="00535257"/>
    <w:rsid w:val="0053628C"/>
    <w:rsid w:val="005378B5"/>
    <w:rsid w:val="00544B16"/>
    <w:rsid w:val="00545CC4"/>
    <w:rsid w:val="00550D11"/>
    <w:rsid w:val="00551088"/>
    <w:rsid w:val="00552E01"/>
    <w:rsid w:val="00552E51"/>
    <w:rsid w:val="005531C6"/>
    <w:rsid w:val="005570A9"/>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454B"/>
    <w:rsid w:val="005D1686"/>
    <w:rsid w:val="005D4551"/>
    <w:rsid w:val="005D4B76"/>
    <w:rsid w:val="005D786D"/>
    <w:rsid w:val="005E1219"/>
    <w:rsid w:val="005E3721"/>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C9D"/>
    <w:rsid w:val="00725DDF"/>
    <w:rsid w:val="0072770B"/>
    <w:rsid w:val="00731BEE"/>
    <w:rsid w:val="00732EFF"/>
    <w:rsid w:val="007364C4"/>
    <w:rsid w:val="007400B2"/>
    <w:rsid w:val="007452B7"/>
    <w:rsid w:val="007469BE"/>
    <w:rsid w:val="00747372"/>
    <w:rsid w:val="007512DD"/>
    <w:rsid w:val="00753BE6"/>
    <w:rsid w:val="007540B8"/>
    <w:rsid w:val="00754564"/>
    <w:rsid w:val="0075626A"/>
    <w:rsid w:val="0075697C"/>
    <w:rsid w:val="007569C8"/>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0BE5"/>
    <w:rsid w:val="00843DC9"/>
    <w:rsid w:val="00843FB7"/>
    <w:rsid w:val="00844E5B"/>
    <w:rsid w:val="00845229"/>
    <w:rsid w:val="00855DBF"/>
    <w:rsid w:val="00856199"/>
    <w:rsid w:val="00861E3D"/>
    <w:rsid w:val="0086257F"/>
    <w:rsid w:val="008636A2"/>
    <w:rsid w:val="008651A2"/>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86B"/>
    <w:rsid w:val="009E2B38"/>
    <w:rsid w:val="009E447A"/>
    <w:rsid w:val="009E71A5"/>
    <w:rsid w:val="009F14AB"/>
    <w:rsid w:val="009F188F"/>
    <w:rsid w:val="009F2634"/>
    <w:rsid w:val="009F37ED"/>
    <w:rsid w:val="009F49EA"/>
    <w:rsid w:val="00A01004"/>
    <w:rsid w:val="00A01D67"/>
    <w:rsid w:val="00A03543"/>
    <w:rsid w:val="00A038BF"/>
    <w:rsid w:val="00A10BAD"/>
    <w:rsid w:val="00A1221F"/>
    <w:rsid w:val="00A13720"/>
    <w:rsid w:val="00A150D0"/>
    <w:rsid w:val="00A15114"/>
    <w:rsid w:val="00A1585C"/>
    <w:rsid w:val="00A23F4D"/>
    <w:rsid w:val="00A24B81"/>
    <w:rsid w:val="00A31BE9"/>
    <w:rsid w:val="00A3272E"/>
    <w:rsid w:val="00A33B5F"/>
    <w:rsid w:val="00A35DD7"/>
    <w:rsid w:val="00A376D1"/>
    <w:rsid w:val="00A37D5F"/>
    <w:rsid w:val="00A517B4"/>
    <w:rsid w:val="00A51F3E"/>
    <w:rsid w:val="00A53BA4"/>
    <w:rsid w:val="00A540E2"/>
    <w:rsid w:val="00A55FD0"/>
    <w:rsid w:val="00A57FAF"/>
    <w:rsid w:val="00A57FEB"/>
    <w:rsid w:val="00A60AFE"/>
    <w:rsid w:val="00A60DB6"/>
    <w:rsid w:val="00A643A0"/>
    <w:rsid w:val="00A6467D"/>
    <w:rsid w:val="00A65396"/>
    <w:rsid w:val="00A672A3"/>
    <w:rsid w:val="00A70AAD"/>
    <w:rsid w:val="00A72B85"/>
    <w:rsid w:val="00A81605"/>
    <w:rsid w:val="00A825BB"/>
    <w:rsid w:val="00A8439F"/>
    <w:rsid w:val="00A84B1C"/>
    <w:rsid w:val="00A92A54"/>
    <w:rsid w:val="00A93D09"/>
    <w:rsid w:val="00A942C8"/>
    <w:rsid w:val="00A94C64"/>
    <w:rsid w:val="00A9645C"/>
    <w:rsid w:val="00A96683"/>
    <w:rsid w:val="00A97DEB"/>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00E8"/>
    <w:rsid w:val="00AF121B"/>
    <w:rsid w:val="00AF5202"/>
    <w:rsid w:val="00AF60DD"/>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1F47"/>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6A88"/>
    <w:rsid w:val="00C870F4"/>
    <w:rsid w:val="00C87E2E"/>
    <w:rsid w:val="00C87FBB"/>
    <w:rsid w:val="00C91F41"/>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30A4"/>
    <w:rsid w:val="00D05837"/>
    <w:rsid w:val="00D07A71"/>
    <w:rsid w:val="00D1096F"/>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5BCD"/>
    <w:rsid w:val="00D477CD"/>
    <w:rsid w:val="00D50FF3"/>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0EE8"/>
    <w:rsid w:val="00DD123F"/>
    <w:rsid w:val="00DD1CA3"/>
    <w:rsid w:val="00DD1FE6"/>
    <w:rsid w:val="00DD2B38"/>
    <w:rsid w:val="00DD3231"/>
    <w:rsid w:val="00DD5695"/>
    <w:rsid w:val="00DD6D67"/>
    <w:rsid w:val="00DD722E"/>
    <w:rsid w:val="00DD77DD"/>
    <w:rsid w:val="00DE00DC"/>
    <w:rsid w:val="00DE754D"/>
    <w:rsid w:val="00DE7CD5"/>
    <w:rsid w:val="00DF0311"/>
    <w:rsid w:val="00DF1058"/>
    <w:rsid w:val="00DF487E"/>
    <w:rsid w:val="00DF534D"/>
    <w:rsid w:val="00DF7695"/>
    <w:rsid w:val="00DF7D74"/>
    <w:rsid w:val="00E0107B"/>
    <w:rsid w:val="00E02135"/>
    <w:rsid w:val="00E110ED"/>
    <w:rsid w:val="00E1138B"/>
    <w:rsid w:val="00E128F6"/>
    <w:rsid w:val="00E13179"/>
    <w:rsid w:val="00E13697"/>
    <w:rsid w:val="00E15944"/>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689F"/>
    <w:rsid w:val="00E87D5D"/>
    <w:rsid w:val="00E92F09"/>
    <w:rsid w:val="00E96814"/>
    <w:rsid w:val="00E96CC4"/>
    <w:rsid w:val="00EA342E"/>
    <w:rsid w:val="00EA481E"/>
    <w:rsid w:val="00EA4AEB"/>
    <w:rsid w:val="00EA5ADE"/>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40F66"/>
    <w:rsid w:val="00F42C82"/>
    <w:rsid w:val="00F4527E"/>
    <w:rsid w:val="00F55E15"/>
    <w:rsid w:val="00F56D1D"/>
    <w:rsid w:val="00F60021"/>
    <w:rsid w:val="00F6642D"/>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gi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F6527"/>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56DF7"/>
    <w:rsid w:val="00903E7A"/>
    <w:rsid w:val="00905F21"/>
    <w:rsid w:val="00961419"/>
    <w:rsid w:val="009C2039"/>
    <w:rsid w:val="009C7353"/>
    <w:rsid w:val="00A471F2"/>
    <w:rsid w:val="00A57F4D"/>
    <w:rsid w:val="00A64181"/>
    <w:rsid w:val="00A83058"/>
    <w:rsid w:val="00AD3D1D"/>
    <w:rsid w:val="00B52622"/>
    <w:rsid w:val="00B53354"/>
    <w:rsid w:val="00BC65DB"/>
    <w:rsid w:val="00BF13DD"/>
    <w:rsid w:val="00BF4F6A"/>
    <w:rsid w:val="00C25F1A"/>
    <w:rsid w:val="00C624E0"/>
    <w:rsid w:val="00C624FF"/>
    <w:rsid w:val="00C77AFC"/>
    <w:rsid w:val="00C832D3"/>
    <w:rsid w:val="00CA3ACC"/>
    <w:rsid w:val="00D25B89"/>
    <w:rsid w:val="00D42645"/>
    <w:rsid w:val="00DB07DE"/>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079"/>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826F66D37DEC4F62BC91EE3389404B67">
    <w:name w:val="826F66D37DEC4F62BC91EE3389404B67"/>
    <w:rsid w:val="000E1079"/>
  </w:style>
  <w:style w:type="paragraph" w:customStyle="1" w:styleId="ABF12367BA04474E8A41D3DE64F9BE5E">
    <w:name w:val="ABF12367BA04474E8A41D3DE64F9BE5E"/>
    <w:rsid w:val="000E1079"/>
  </w:style>
  <w:style w:type="paragraph" w:customStyle="1" w:styleId="C71B756C3FAC4C90AC9E31D268E303AD">
    <w:name w:val="C71B756C3FAC4C90AC9E31D268E303AD"/>
    <w:rsid w:val="000E1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39</Pages>
  <Words>10936</Words>
  <Characters>62341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327</cp:revision>
  <cp:lastPrinted>2022-06-13T10:51:00Z</cp:lastPrinted>
  <dcterms:created xsi:type="dcterms:W3CDTF">2022-06-11T21:27:00Z</dcterms:created>
  <dcterms:modified xsi:type="dcterms:W3CDTF">2022-08-22T11:06:00Z</dcterms:modified>
</cp:coreProperties>
</file>