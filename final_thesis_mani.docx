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w:t>
      </w:r>
      <w:proofErr w:type="gramStart"/>
      <w:r w:rsidR="00FC0C1D" w:rsidRPr="00307273">
        <w:rPr>
          <w:rFonts w:ascii="Arial" w:hAnsi="Arial" w:cs="Arial"/>
          <w:sz w:val="24"/>
          <w:szCs w:val="24"/>
        </w:rPr>
        <w:t>done  manually</w:t>
      </w:r>
      <w:proofErr w:type="gramEnd"/>
      <w:r w:rsidR="00FC0C1D" w:rsidRPr="00307273">
        <w:rPr>
          <w:rFonts w:ascii="Arial" w:hAnsi="Arial" w:cs="Arial"/>
          <w:sz w:val="24"/>
          <w:szCs w:val="24"/>
        </w:rPr>
        <w:t xml:space="preserve"> as usual practice on Jupyter notebook using two CSV files received from Kuggle. </w:t>
      </w:r>
    </w:p>
    <w:p w14:paraId="01461E2F" w14:textId="1292AC9D"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307273">
        <w:rPr>
          <w:rFonts w:ascii="Arial" w:hAnsi="Arial" w:cs="Arial"/>
          <w:sz w:val="24"/>
          <w:szCs w:val="24"/>
        </w:rPr>
        <w:t>Framework.</w:t>
      </w:r>
    </w:p>
    <w:p w14:paraId="530640A9" w14:textId="4428132A" w:rsidR="00A97DEB" w:rsidRPr="00307273" w:rsidRDefault="00E1138B" w:rsidP="001B0468">
      <w:pPr>
        <w:jc w:val="both"/>
        <w:rPr>
          <w:rFonts w:ascii="Arial" w:hAnsi="Arial" w:cs="Arial"/>
          <w:sz w:val="24"/>
          <w:szCs w:val="24"/>
        </w:rPr>
      </w:pPr>
      <w:r w:rsidRPr="0030727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w:t>
      </w:r>
      <w:r w:rsidR="00D6292C" w:rsidRPr="00307273">
        <w:rPr>
          <w:rFonts w:ascii="Arial" w:hAnsi="Arial" w:cs="Arial"/>
          <w:sz w:val="24"/>
          <w:szCs w:val="24"/>
        </w:rPr>
        <w:t>CRUD (</w:t>
      </w:r>
      <w:r w:rsidR="00A97DEB" w:rsidRPr="00307273">
        <w:rPr>
          <w:rFonts w:ascii="Arial" w:hAnsi="Arial" w:cs="Arial"/>
          <w:sz w:val="24"/>
          <w:szCs w:val="24"/>
        </w:rPr>
        <w:t xml:space="preserve">create, </w:t>
      </w:r>
      <w:r w:rsidR="001E17CA">
        <w:rPr>
          <w:rFonts w:ascii="Arial" w:hAnsi="Arial" w:cs="Arial"/>
          <w:sz w:val="24"/>
          <w:szCs w:val="24"/>
        </w:rPr>
        <w:t>read</w:t>
      </w:r>
      <w:r w:rsidR="00A97DEB" w:rsidRPr="00307273">
        <w:rPr>
          <w:rFonts w:ascii="Arial" w:hAnsi="Arial" w:cs="Arial"/>
          <w:sz w:val="24"/>
          <w:szCs w:val="24"/>
        </w:rPr>
        <w:t xml:space="preserve">, </w:t>
      </w:r>
      <w:r w:rsidR="001E17CA">
        <w:rPr>
          <w:rFonts w:ascii="Arial" w:hAnsi="Arial" w:cs="Arial"/>
          <w:sz w:val="24"/>
          <w:szCs w:val="24"/>
        </w:rPr>
        <w:t>u</w:t>
      </w:r>
      <w:r w:rsidR="00A97DEB" w:rsidRPr="00307273">
        <w:rPr>
          <w:rFonts w:ascii="Arial" w:hAnsi="Arial" w:cs="Arial"/>
          <w:sz w:val="24"/>
          <w:szCs w:val="24"/>
        </w:rPr>
        <w:t xml:space="preserve">pdate, </w:t>
      </w:r>
      <w:r w:rsidR="001E17CA">
        <w:rPr>
          <w:rFonts w:ascii="Arial" w:hAnsi="Arial" w:cs="Arial"/>
          <w:sz w:val="24"/>
          <w:szCs w:val="24"/>
        </w:rPr>
        <w:t>d</w:t>
      </w:r>
      <w:r w:rsidR="00A97DEB" w:rsidRPr="00307273">
        <w:rPr>
          <w:rFonts w:ascii="Arial" w:hAnsi="Arial" w:cs="Arial"/>
          <w:sz w:val="24"/>
          <w:szCs w:val="24"/>
        </w:rPr>
        <w:t>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cron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proofErr w:type="gramStart"/>
      <w:r w:rsidRPr="00FD79BE">
        <w:rPr>
          <w:rFonts w:ascii="Arial" w:hAnsi="Arial" w:cs="Arial"/>
        </w:rPr>
        <w:t>Signat</w:t>
      </w:r>
      <w:r w:rsidR="0072770B" w:rsidRPr="00FD79BE">
        <w:rPr>
          <w:rFonts w:ascii="Arial" w:hAnsi="Arial" w:cs="Arial"/>
        </w:rPr>
        <w:t>u</w:t>
      </w:r>
      <w:r w:rsidRPr="00FD79BE">
        <w:rPr>
          <w:rFonts w:ascii="Arial" w:hAnsi="Arial" w:cs="Arial"/>
        </w:rPr>
        <w:t>re :</w:t>
      </w:r>
      <w:proofErr w:type="gramEnd"/>
      <w:r w:rsidRPr="00FD79BE">
        <w:rPr>
          <w:rFonts w:ascii="Arial" w:hAnsi="Arial" w:cs="Arial"/>
        </w:rPr>
        <w:t xml:space="preserve">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proofErr w:type="gramStart"/>
      <w:r w:rsidRPr="00FD79BE">
        <w:rPr>
          <w:rFonts w:ascii="Arial" w:hAnsi="Arial" w:cs="Arial"/>
        </w:rPr>
        <w:t>Name :</w:t>
      </w:r>
      <w:proofErr w:type="gramEnd"/>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proofErr w:type="gramStart"/>
      <w:r w:rsidRPr="00FD79BE">
        <w:rPr>
          <w:rFonts w:ascii="Arial" w:hAnsi="Arial" w:cs="Arial"/>
        </w:rPr>
        <w:t>Date :</w:t>
      </w:r>
      <w:proofErr w:type="gramEnd"/>
      <w:r w:rsidRPr="00FD79BE">
        <w:rPr>
          <w:rFonts w:ascii="Arial" w:hAnsi="Arial" w:cs="Arial"/>
        </w:rPr>
        <w:t xml:space="preserve">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Without their love, support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My friends around the world for all their love, support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50E9C350"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 xml:space="preserve">a machine learning technique called periodic outlier </w:t>
      </w:r>
      <w:proofErr w:type="gramStart"/>
      <w:r w:rsidRPr="00307273">
        <w:rPr>
          <w:rFonts w:ascii="Arial" w:hAnsi="Arial" w:cs="Arial"/>
          <w:sz w:val="24"/>
          <w:szCs w:val="24"/>
        </w:rPr>
        <w:t>detection</w:t>
      </w:r>
      <w:r w:rsidR="00095B19" w:rsidRPr="00307273">
        <w:rPr>
          <w:rFonts w:ascii="Arial" w:hAnsi="Arial" w:cs="Arial"/>
          <w:sz w:val="24"/>
          <w:szCs w:val="24"/>
        </w:rPr>
        <w:t>(</w:t>
      </w:r>
      <w:proofErr w:type="gramEnd"/>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w:t>
      </w:r>
      <w:proofErr w:type="gramStart"/>
      <w:r w:rsidR="00095B19" w:rsidRPr="00307273">
        <w:rPr>
          <w:rFonts w:ascii="Arial" w:hAnsi="Arial" w:cs="Arial"/>
          <w:sz w:val="24"/>
          <w:szCs w:val="24"/>
        </w:rPr>
        <w:t>DBS</w:t>
      </w:r>
      <w:r w:rsidR="00390349" w:rsidRPr="00307273">
        <w:rPr>
          <w:rFonts w:ascii="Arial" w:hAnsi="Arial" w:cs="Arial"/>
          <w:sz w:val="24"/>
          <w:szCs w:val="24"/>
        </w:rPr>
        <w:t>CAN(</w:t>
      </w:r>
      <w:proofErr w:type="gramEnd"/>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w:t>
      </w:r>
      <w:proofErr w:type="spellStart"/>
      <w:r w:rsidR="00E63CFF" w:rsidRPr="00307273">
        <w:rPr>
          <w:rFonts w:ascii="Arial" w:hAnsi="Arial" w:cs="Arial"/>
          <w:sz w:val="24"/>
          <w:szCs w:val="24"/>
        </w:rPr>
        <w:t>github</w:t>
      </w:r>
      <w:proofErr w:type="spellEnd"/>
      <w:r w:rsidR="00E63CFF" w:rsidRPr="00307273">
        <w:rPr>
          <w:rFonts w:ascii="Arial" w:hAnsi="Arial" w:cs="Arial"/>
          <w:sz w:val="24"/>
          <w:szCs w:val="24"/>
        </w:rPr>
        <w:t xml:space="preserve"> repository for further action.</w:t>
      </w:r>
      <w:r w:rsidR="00A70AAD" w:rsidRPr="00307273">
        <w:rPr>
          <w:rFonts w:ascii="Arial" w:hAnsi="Arial" w:cs="Arial"/>
          <w:sz w:val="24"/>
          <w:szCs w:val="24"/>
        </w:rPr>
        <w:t xml:space="preserve"> Data storage is done to a Relational Database Management </w:t>
      </w:r>
      <w:proofErr w:type="gramStart"/>
      <w:r w:rsidR="00A70AAD" w:rsidRPr="00307273">
        <w:rPr>
          <w:rFonts w:ascii="Arial" w:hAnsi="Arial" w:cs="Arial"/>
          <w:sz w:val="24"/>
          <w:szCs w:val="24"/>
        </w:rPr>
        <w:t>System(</w:t>
      </w:r>
      <w:proofErr w:type="gramEnd"/>
      <w:r w:rsidR="00A70AAD" w:rsidRPr="00307273">
        <w:rPr>
          <w:rFonts w:ascii="Arial" w:hAnsi="Arial" w:cs="Arial"/>
          <w:sz w:val="24"/>
          <w:szCs w:val="24"/>
        </w:rPr>
        <w:t xml:space="preserve">RDBMS) called </w:t>
      </w:r>
      <w:proofErr w:type="spellStart"/>
      <w:r w:rsidR="00A70AAD" w:rsidRPr="00307273">
        <w:rPr>
          <w:rFonts w:ascii="Arial" w:hAnsi="Arial" w:cs="Arial"/>
          <w:sz w:val="24"/>
          <w:szCs w:val="24"/>
        </w:rPr>
        <w:t>Mysql</w:t>
      </w:r>
      <w:proofErr w:type="spellEnd"/>
      <w:r w:rsidR="00A70AAD" w:rsidRPr="00307273">
        <w:rPr>
          <w:rFonts w:ascii="Arial" w:hAnsi="Arial" w:cs="Arial"/>
          <w:sz w:val="24"/>
          <w:szCs w:val="24"/>
        </w:rPr>
        <w:t xml:space="preserve">.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w:t>
      </w:r>
      <w:proofErr w:type="spellStart"/>
      <w:r w:rsidRPr="00307273">
        <w:rPr>
          <w:rFonts w:ascii="Arial" w:hAnsi="Arial" w:cs="Arial"/>
          <w:color w:val="000000"/>
          <w:sz w:val="24"/>
          <w:szCs w:val="24"/>
        </w:rPr>
        <w:t>Sarimax</w:t>
      </w:r>
      <w:proofErr w:type="spellEnd"/>
      <w:r w:rsidRPr="00307273">
        <w:rPr>
          <w:rFonts w:ascii="Arial" w:hAnsi="Arial" w:cs="Arial"/>
          <w:color w:val="000000"/>
          <w:sz w:val="24"/>
          <w:szCs w:val="24"/>
        </w:rPr>
        <w:t xml:space="preserve">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307273">
        <w:rPr>
          <w:rFonts w:ascii="Arial" w:hAnsi="Arial" w:cs="Arial"/>
          <w:color w:val="000000"/>
          <w:sz w:val="24"/>
          <w:szCs w:val="24"/>
        </w:rPr>
        <w:t>inorder</w:t>
      </w:r>
      <w:proofErr w:type="spellEnd"/>
      <w:r w:rsidR="007569C8" w:rsidRPr="00307273">
        <w:rPr>
          <w:rFonts w:ascii="Arial" w:hAnsi="Arial" w:cs="Arial"/>
          <w:color w:val="000000"/>
          <w:sz w:val="24"/>
          <w:szCs w:val="24"/>
        </w:rPr>
        <w:t xml:space="preserve">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proofErr w:type="spellStart"/>
      <w:r w:rsidR="00AF121B" w:rsidRPr="00307273">
        <w:rPr>
          <w:rFonts w:ascii="Arial" w:hAnsi="Arial" w:cs="Arial"/>
          <w:color w:val="000000"/>
          <w:sz w:val="24"/>
          <w:szCs w:val="24"/>
        </w:rPr>
        <w:t>github</w:t>
      </w:r>
      <w:proofErr w:type="spellEnd"/>
      <w:r w:rsidR="00AF121B" w:rsidRPr="00307273">
        <w:rPr>
          <w:rFonts w:ascii="Arial" w:hAnsi="Arial" w:cs="Arial"/>
          <w:color w:val="000000"/>
          <w:sz w:val="24"/>
          <w:szCs w:val="24"/>
        </w:rPr>
        <w:t xml:space="preserve">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xml:space="preserve">. Admin Panel login section is used to do </w:t>
      </w:r>
      <w:proofErr w:type="gramStart"/>
      <w:r w:rsidR="00A55FD0" w:rsidRPr="00307273">
        <w:rPr>
          <w:rFonts w:ascii="Arial" w:hAnsi="Arial" w:cs="Arial"/>
          <w:color w:val="000000"/>
          <w:sz w:val="24"/>
          <w:szCs w:val="24"/>
        </w:rPr>
        <w:t>CRUD(</w:t>
      </w:r>
      <w:proofErr w:type="gramEnd"/>
      <w:r w:rsidR="00A55FD0" w:rsidRPr="00307273">
        <w:rPr>
          <w:rFonts w:ascii="Arial" w:hAnsi="Arial" w:cs="Arial"/>
          <w:color w:val="000000"/>
          <w:sz w:val="24"/>
          <w:szCs w:val="24"/>
        </w:rPr>
        <w:t>create, read, update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5C1E348F" w:rsidR="00B0581D" w:rsidRDefault="00B0581D" w:rsidP="00080F0F">
      <w:pPr>
        <w:spacing w:line="360" w:lineRule="auto"/>
        <w:rPr>
          <w:rFonts w:ascii="Arial" w:hAnsi="Arial" w:cs="Arial"/>
          <w:color w:val="000000"/>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0DD3342F" w14:textId="718C407A" w:rsidR="00FF7FD8" w:rsidRPr="00080F0F" w:rsidRDefault="00FF7FD8" w:rsidP="00080F0F">
      <w:pPr>
        <w:spacing w:line="360" w:lineRule="auto"/>
        <w:rPr>
          <w:rFonts w:ascii="Arial" w:hAnsi="Arial" w:cs="Arial"/>
          <w:b/>
          <w:bCs/>
          <w:sz w:val="24"/>
          <w:szCs w:val="24"/>
        </w:rPr>
      </w:pPr>
      <w:r w:rsidRPr="00287195">
        <w:rPr>
          <w:rFonts w:ascii="Arial" w:hAnsi="Arial" w:cs="Arial"/>
          <w:b/>
          <w:bCs/>
          <w:color w:val="000000"/>
          <w:sz w:val="24"/>
          <w:szCs w:val="24"/>
        </w:rPr>
        <w:t>CRUD</w:t>
      </w:r>
      <w:r>
        <w:rPr>
          <w:rFonts w:ascii="Arial" w:hAnsi="Arial" w:cs="Arial"/>
          <w:color w:val="000000"/>
          <w:sz w:val="24"/>
          <w:szCs w:val="24"/>
        </w:rPr>
        <w:t xml:space="preserve"> – Create, </w:t>
      </w:r>
      <w:r w:rsidR="00287195">
        <w:rPr>
          <w:rFonts w:ascii="Arial" w:hAnsi="Arial" w:cs="Arial"/>
          <w:color w:val="000000"/>
          <w:sz w:val="24"/>
          <w:szCs w:val="24"/>
        </w:rPr>
        <w:t>Read,</w:t>
      </w:r>
      <w:r>
        <w:rPr>
          <w:rFonts w:ascii="Arial" w:hAnsi="Arial" w:cs="Arial"/>
          <w:color w:val="000000"/>
          <w:sz w:val="24"/>
          <w:szCs w:val="24"/>
        </w:rPr>
        <w:t xml:space="preserve"> Update, Delete</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7DDDEF2C" w14:textId="39BB09F4" w:rsidR="00761EF4" w:rsidRPr="001D2990" w:rsidRDefault="0027418A" w:rsidP="001D2990">
      <w:pPr>
        <w:spacing w:line="480" w:lineRule="auto"/>
        <w:jc w:val="center"/>
        <w:rPr>
          <w:rFonts w:ascii="Arial" w:hAnsi="Arial" w:cs="Arial"/>
          <w:b/>
          <w:bCs/>
          <w:sz w:val="47"/>
          <w:szCs w:val="47"/>
        </w:rPr>
      </w:pPr>
      <w:r w:rsidRPr="00FD79BE">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2C02C88E" w:rsidR="00761EF4" w:rsidRDefault="00761EF4" w:rsidP="008D6F2B">
            <w:pPr>
              <w:spacing w:line="360" w:lineRule="auto"/>
              <w:rPr>
                <w:rFonts w:ascii="Arial" w:hAnsi="Arial" w:cs="Arial"/>
                <w:sz w:val="24"/>
                <w:szCs w:val="24"/>
              </w:rPr>
            </w:pPr>
            <w:r w:rsidRPr="00EB7CFA">
              <w:rPr>
                <w:rFonts w:ascii="Arial" w:hAnsi="Arial" w:cs="Arial"/>
                <w:sz w:val="24"/>
                <w:szCs w:val="24"/>
              </w:rPr>
              <w:t>2 Literature Review</w:t>
            </w:r>
          </w:p>
          <w:p w14:paraId="01D4C5D5" w14:textId="1A0CDC6E" w:rsidR="00260F46" w:rsidRDefault="00260F46" w:rsidP="008D6F2B">
            <w:pPr>
              <w:spacing w:line="360" w:lineRule="auto"/>
              <w:rPr>
                <w:rFonts w:ascii="Arial" w:hAnsi="Arial" w:cs="Arial"/>
                <w:sz w:val="24"/>
                <w:szCs w:val="24"/>
              </w:rPr>
            </w:pPr>
            <w:r>
              <w:rPr>
                <w:rFonts w:ascii="Arial" w:hAnsi="Arial" w:cs="Arial"/>
                <w:sz w:val="24"/>
                <w:szCs w:val="24"/>
              </w:rPr>
              <w:t>3 Exploration of data</w:t>
            </w:r>
          </w:p>
          <w:p w14:paraId="7A7114C4" w14:textId="697BEF16" w:rsidR="00260F46" w:rsidRDefault="00260F46" w:rsidP="008D6F2B">
            <w:pPr>
              <w:spacing w:line="360" w:lineRule="auto"/>
              <w:rPr>
                <w:rFonts w:ascii="Arial" w:hAnsi="Arial" w:cs="Arial"/>
                <w:sz w:val="24"/>
                <w:szCs w:val="24"/>
              </w:rPr>
            </w:pPr>
            <w:r>
              <w:rPr>
                <w:rFonts w:ascii="Arial" w:hAnsi="Arial" w:cs="Arial"/>
                <w:sz w:val="24"/>
                <w:szCs w:val="24"/>
              </w:rPr>
              <w:t>4 Design and Implementation</w:t>
            </w:r>
          </w:p>
          <w:p w14:paraId="528FFF33" w14:textId="0BA51747" w:rsidR="007634CD" w:rsidRDefault="007634CD" w:rsidP="008D6F2B">
            <w:pPr>
              <w:spacing w:line="360" w:lineRule="auto"/>
              <w:rPr>
                <w:rFonts w:ascii="Arial" w:hAnsi="Arial" w:cs="Arial"/>
                <w:sz w:val="24"/>
                <w:szCs w:val="24"/>
              </w:rPr>
            </w:pPr>
            <w:r w:rsidRPr="00C42218">
              <w:rPr>
                <w:rFonts w:ascii="Arial" w:hAnsi="Arial" w:cs="Arial"/>
                <w:sz w:val="24"/>
                <w:szCs w:val="24"/>
              </w:rPr>
              <w:t xml:space="preserve">5 </w:t>
            </w:r>
            <w:r w:rsidRPr="00C42218">
              <w:rPr>
                <w:rFonts w:ascii="Arial" w:hAnsi="Arial" w:cs="Arial"/>
                <w:sz w:val="24"/>
                <w:szCs w:val="24"/>
              </w:rPr>
              <w:t>Evaluation and Testing</w:t>
            </w:r>
          </w:p>
          <w:p w14:paraId="577AA801" w14:textId="6A354DFE" w:rsidR="00C42218" w:rsidRDefault="00C42218" w:rsidP="008D6F2B">
            <w:pPr>
              <w:spacing w:line="360" w:lineRule="auto"/>
              <w:rPr>
                <w:rFonts w:ascii="Arial" w:hAnsi="Arial" w:cs="Arial"/>
                <w:sz w:val="24"/>
                <w:szCs w:val="24"/>
              </w:rPr>
            </w:pPr>
            <w:r>
              <w:rPr>
                <w:rFonts w:ascii="Arial" w:hAnsi="Arial" w:cs="Arial"/>
                <w:sz w:val="24"/>
                <w:szCs w:val="24"/>
              </w:rPr>
              <w:t>6. Results</w:t>
            </w:r>
          </w:p>
          <w:p w14:paraId="19FDE836" w14:textId="2C5246DE" w:rsidR="00BF72EE" w:rsidRDefault="00BF72EE" w:rsidP="008D6F2B">
            <w:pPr>
              <w:spacing w:line="360" w:lineRule="auto"/>
              <w:rPr>
                <w:rFonts w:ascii="Arial" w:hAnsi="Arial" w:cs="Arial"/>
                <w:sz w:val="24"/>
                <w:szCs w:val="24"/>
              </w:rPr>
            </w:pPr>
            <w:r>
              <w:rPr>
                <w:rFonts w:ascii="Arial" w:hAnsi="Arial" w:cs="Arial"/>
                <w:sz w:val="24"/>
                <w:szCs w:val="24"/>
              </w:rPr>
              <w:t>7. Conclusion</w:t>
            </w:r>
          </w:p>
          <w:p w14:paraId="6B757DA6" w14:textId="4F23C98C" w:rsidR="00F65521" w:rsidRDefault="00F65521" w:rsidP="008D6F2B">
            <w:pPr>
              <w:spacing w:line="360" w:lineRule="auto"/>
              <w:rPr>
                <w:rFonts w:ascii="Arial" w:hAnsi="Arial" w:cs="Arial"/>
                <w:sz w:val="24"/>
                <w:szCs w:val="24"/>
              </w:rPr>
            </w:pPr>
            <w:r>
              <w:rPr>
                <w:rFonts w:ascii="Arial" w:hAnsi="Arial" w:cs="Arial"/>
                <w:sz w:val="24"/>
                <w:szCs w:val="24"/>
              </w:rPr>
              <w:t>8. Deployment</w:t>
            </w:r>
          </w:p>
          <w:p w14:paraId="0A7F9D58" w14:textId="7AB0C3D5" w:rsidR="009056E1" w:rsidRDefault="009056E1" w:rsidP="008D6F2B">
            <w:pPr>
              <w:spacing w:line="360" w:lineRule="auto"/>
              <w:rPr>
                <w:rFonts w:ascii="Arial" w:hAnsi="Arial" w:cs="Arial"/>
                <w:sz w:val="24"/>
                <w:szCs w:val="24"/>
              </w:rPr>
            </w:pPr>
            <w:r>
              <w:rPr>
                <w:rFonts w:ascii="Arial" w:hAnsi="Arial" w:cs="Arial"/>
                <w:sz w:val="24"/>
                <w:szCs w:val="24"/>
              </w:rPr>
              <w:t>Appendix A</w:t>
            </w:r>
          </w:p>
          <w:p w14:paraId="6A55C68D" w14:textId="4BAEC9DB" w:rsidR="009056E1" w:rsidRDefault="009056E1" w:rsidP="008D6F2B">
            <w:pPr>
              <w:spacing w:line="360" w:lineRule="auto"/>
              <w:rPr>
                <w:rFonts w:ascii="Arial" w:hAnsi="Arial" w:cs="Arial"/>
                <w:sz w:val="24"/>
                <w:szCs w:val="24"/>
              </w:rPr>
            </w:pPr>
            <w:r>
              <w:rPr>
                <w:rFonts w:ascii="Arial" w:hAnsi="Arial" w:cs="Arial"/>
                <w:sz w:val="24"/>
                <w:szCs w:val="24"/>
              </w:rPr>
              <w:t>Appendix B</w:t>
            </w:r>
          </w:p>
          <w:p w14:paraId="0B82A310" w14:textId="61E73205" w:rsidR="009056E1" w:rsidRPr="00EB7CFA" w:rsidRDefault="009056E1" w:rsidP="008D6F2B">
            <w:pPr>
              <w:spacing w:line="360" w:lineRule="auto"/>
              <w:rPr>
                <w:rFonts w:ascii="Arial" w:hAnsi="Arial" w:cs="Arial"/>
                <w:sz w:val="24"/>
                <w:szCs w:val="24"/>
              </w:rPr>
            </w:pPr>
            <w:r>
              <w:rPr>
                <w:rFonts w:ascii="Arial" w:hAnsi="Arial" w:cs="Arial"/>
                <w:sz w:val="24"/>
                <w:szCs w:val="24"/>
              </w:rPr>
              <w:t>Bibliography</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414246">
      <w:pPr>
        <w:spacing w:line="276" w:lineRule="auto"/>
        <w:jc w:val="center"/>
        <w:rPr>
          <w:rFonts w:ascii="Arial" w:hAnsi="Arial" w:cs="Arial"/>
          <w:b/>
          <w:bCs/>
          <w:sz w:val="36"/>
          <w:szCs w:val="36"/>
        </w:rPr>
      </w:pPr>
      <w:r w:rsidRPr="00FD79BE">
        <w:rPr>
          <w:rFonts w:ascii="Arial" w:hAnsi="Arial" w:cs="Arial"/>
          <w:b/>
          <w:bCs/>
          <w:sz w:val="36"/>
          <w:szCs w:val="36"/>
        </w:rPr>
        <w:lastRenderedPageBreak/>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 I will be looking at different aspects of suicides and predicting how much more suicides are going to happen in the coming years in different countries.</w:delText>
        </w:r>
      </w:del>
      <w:ins w:id="60" w:author="Sujil Kumar Koottathampathiyil" w:date="2022-06-11T22:26:00Z">
        <w:r w:rsidRPr="00FD79BE">
          <w:rPr>
            <w:rFonts w:ascii="Arial" w:hAnsi="Arial" w:cs="Arial"/>
            <w:sz w:val="24"/>
            <w:szCs w:val="24"/>
          </w:rPr>
          <w:t xml:space="preserve">This iteration is a deep dive into the suicide dataset to learn much more about </w:t>
        </w:r>
      </w:ins>
      <w:ins w:id="61" w:author="Sujil Kumar Koottathampathiyil" w:date="2022-06-12T23:48:00Z">
        <w:r w:rsidRPr="00FD79BE">
          <w:rPr>
            <w:rFonts w:ascii="Arial" w:hAnsi="Arial" w:cs="Arial"/>
            <w:sz w:val="24"/>
            <w:szCs w:val="24"/>
          </w:rPr>
          <w:t xml:space="preserve">the </w:t>
        </w:r>
      </w:ins>
      <w:ins w:id="62"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3"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4" w:author="Sujil Kumar Koottathampathiyil" w:date="2022-06-11T22:29:00Z">
        <w:r w:rsidRPr="00FD79BE">
          <w:rPr>
            <w:rFonts w:ascii="Arial" w:hAnsi="Arial" w:cs="Arial"/>
            <w:sz w:val="24"/>
            <w:szCs w:val="24"/>
          </w:rPr>
          <w:t xml:space="preserve"> </w:t>
        </w:r>
      </w:ins>
      <w:ins w:id="65" w:author="Sujil Kumar Koottathampathiyil" w:date="2022-06-11T22:31:00Z">
        <w:r w:rsidRPr="00FD79BE">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6"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7" w:author="Sujil Kumar Koottathampathiyil" w:date="2022-06-09T00:18:00Z">
        <w:r w:rsidRPr="00FD79BE" w:rsidDel="005B6A3C">
          <w:rPr>
            <w:rFonts w:ascii="Arial" w:hAnsi="Arial" w:cs="Arial"/>
            <w:sz w:val="24"/>
            <w:szCs w:val="24"/>
            <w:rPrChange w:id="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4A5115" w:rsidR="00944902" w:rsidRDefault="00944902" w:rsidP="006152F4">
      <w:pPr>
        <w:spacing w:line="360" w:lineRule="auto"/>
        <w:ind w:firstLine="720"/>
        <w:jc w:val="both"/>
        <w:rPr>
          <w:rFonts w:ascii="Arial" w:hAnsi="Arial" w:cs="Arial"/>
          <w:sz w:val="24"/>
          <w:szCs w:val="24"/>
        </w:rPr>
      </w:pPr>
      <w:del w:id="69" w:author="Sujil Kumar Koottathampathiyil" w:date="2022-06-09T00:20:00Z">
        <w:r w:rsidRPr="00FD79BE" w:rsidDel="00EF6FD2">
          <w:rPr>
            <w:rFonts w:ascii="Arial" w:hAnsi="Arial" w:cs="Arial"/>
            <w:sz w:val="24"/>
            <w:szCs w:val="24"/>
            <w:rPrChange w:id="70" w:author="Sujil Kumar Koottathampathiyil" w:date="2022-06-09T11:19:00Z">
              <w:rPr>
                <w:rFonts w:ascii="Arial" w:hAnsi="Arial" w:cs="Arial"/>
              </w:rPr>
            </w:rPrChange>
          </w:rPr>
          <w:delText xml:space="preserve">As </w:delText>
        </w:r>
      </w:del>
      <w:del w:id="71" w:author="Sujil Kumar Koottathampathiyil" w:date="2022-06-09T00:19:00Z">
        <w:r w:rsidRPr="00FD79BE" w:rsidDel="00EF6FD2">
          <w:rPr>
            <w:rFonts w:ascii="Arial" w:hAnsi="Arial" w:cs="Arial"/>
            <w:sz w:val="24"/>
            <w:szCs w:val="24"/>
            <w:rPrChange w:id="72" w:author="Sujil Kumar Koottathampathiyil" w:date="2022-06-09T11:19:00Z">
              <w:rPr>
                <w:rFonts w:ascii="Arial" w:hAnsi="Arial" w:cs="Arial"/>
              </w:rPr>
            </w:rPrChange>
          </w:rPr>
          <w:delText xml:space="preserve">we </w:delText>
        </w:r>
      </w:del>
      <w:del w:id="73" w:author="Sujil Kumar Koottathampathiyil" w:date="2022-06-09T00:20:00Z">
        <w:r w:rsidRPr="00FD79BE" w:rsidDel="00EF6FD2">
          <w:rPr>
            <w:rFonts w:ascii="Arial" w:hAnsi="Arial" w:cs="Arial"/>
            <w:sz w:val="24"/>
            <w:szCs w:val="24"/>
            <w:rPrChange w:id="74"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75" w:author="Jack Mc Donnell" w:date="2022-06-09T13:52:00Z">
        <w:del w:id="76" w:author="Sujil Kumar Koottathampathiyil" w:date="2022-06-11T22:35:00Z">
          <w:r w:rsidRPr="00FD79BE" w:rsidDel="008636A2">
            <w:rPr>
              <w:rFonts w:ascii="Arial" w:hAnsi="Arial" w:cs="Arial"/>
              <w:sz w:val="24"/>
              <w:szCs w:val="24"/>
            </w:rPr>
            <w:delText>economic</w:delText>
          </w:r>
        </w:del>
      </w:ins>
      <w:del w:id="77" w:author="Sujil Kumar Koottathampathiyil" w:date="2022-06-11T22:35:00Z">
        <w:r w:rsidRPr="00FD79BE" w:rsidDel="008636A2">
          <w:rPr>
            <w:rFonts w:ascii="Arial" w:hAnsi="Arial" w:cs="Arial"/>
            <w:sz w:val="24"/>
            <w:szCs w:val="24"/>
            <w:rPrChange w:id="78" w:author="Sujil Kumar Koottathampathiyil" w:date="2022-06-09T11:19:00Z">
              <w:rPr>
                <w:rFonts w:ascii="Arial" w:hAnsi="Arial" w:cs="Arial"/>
              </w:rPr>
            </w:rPrChange>
          </w:rPr>
          <w:delText xml:space="preserve">. </w:delText>
        </w:r>
      </w:del>
      <w:ins w:id="79" w:author="Sujil Kumar Koottathampathiyil" w:date="2022-06-11T22:37:00Z">
        <w:r w:rsidRPr="00FD79BE">
          <w:rPr>
            <w:rFonts w:ascii="Arial" w:hAnsi="Arial" w:cs="Arial"/>
            <w:sz w:val="24"/>
            <w:szCs w:val="24"/>
          </w:rPr>
          <w:t xml:space="preserve">Different social, economic, and cultural contexts exist in different countries. Russia and Ukraine, for example, are two of the </w:t>
        </w:r>
      </w:ins>
      <w:r w:rsidR="00781B82" w:rsidRPr="00FD79BE">
        <w:rPr>
          <w:rFonts w:ascii="Arial" w:hAnsi="Arial" w:cs="Arial"/>
          <w:sz w:val="24"/>
          <w:szCs w:val="24"/>
        </w:rPr>
        <w:t>most mentioned</w:t>
      </w:r>
      <w:ins w:id="80" w:author="Sujil Kumar Koottathampathiyil" w:date="2022-06-11T22:37:00Z">
        <w:r w:rsidRPr="00FD79BE">
          <w:rPr>
            <w:rFonts w:ascii="Arial" w:hAnsi="Arial" w:cs="Arial"/>
            <w:sz w:val="24"/>
            <w:szCs w:val="24"/>
          </w:rPr>
          <w:t xml:space="preserve"> countries recently. The world is aware that the two countries are involved in a major dispute.</w:t>
        </w:r>
      </w:ins>
      <w:ins w:id="81" w:author="Sujil Kumar Koottathampathiyil" w:date="2022-06-11T22:35:00Z">
        <w:r w:rsidRPr="00FD79BE">
          <w:rPr>
            <w:rFonts w:ascii="Arial" w:hAnsi="Arial" w:cs="Arial"/>
            <w:sz w:val="24"/>
            <w:szCs w:val="24"/>
          </w:rPr>
          <w:t xml:space="preserve"> </w:t>
        </w:r>
      </w:ins>
      <w:ins w:id="82"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3"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4" w:author="Sujil Kumar Koottathampathiyil" w:date="2022-06-11T22:40:00Z">
        <w:r w:rsidRPr="00FD79BE">
          <w:rPr>
            <w:rFonts w:ascii="Arial" w:hAnsi="Arial" w:cs="Arial"/>
            <w:sz w:val="24"/>
            <w:szCs w:val="24"/>
          </w:rPr>
          <w:t>; the two countries, among others, have high suicide rates.</w:t>
        </w:r>
      </w:ins>
    </w:p>
    <w:p w14:paraId="7D157BFA" w14:textId="3C420E7F" w:rsidR="00B20A06" w:rsidRDefault="00B20A06" w:rsidP="006152F4">
      <w:pPr>
        <w:spacing w:line="360" w:lineRule="auto"/>
        <w:ind w:firstLine="720"/>
        <w:jc w:val="both"/>
        <w:rPr>
          <w:rFonts w:ascii="Arial" w:hAnsi="Arial" w:cs="Arial"/>
          <w:sz w:val="24"/>
          <w:szCs w:val="24"/>
        </w:rPr>
      </w:pPr>
    </w:p>
    <w:p w14:paraId="4D32EE89" w14:textId="35F5D3CA" w:rsidR="00B20A06" w:rsidRDefault="00B20A06" w:rsidP="006152F4">
      <w:pPr>
        <w:spacing w:line="360" w:lineRule="auto"/>
        <w:ind w:firstLine="720"/>
        <w:jc w:val="both"/>
        <w:rPr>
          <w:rFonts w:ascii="Arial" w:hAnsi="Arial" w:cs="Arial"/>
          <w:sz w:val="24"/>
          <w:szCs w:val="24"/>
        </w:rPr>
      </w:pPr>
    </w:p>
    <w:p w14:paraId="32CAB3F1" w14:textId="77777777" w:rsidR="00B20A06" w:rsidRPr="00FD79BE" w:rsidRDefault="00B20A06" w:rsidP="00944902">
      <w:pPr>
        <w:spacing w:line="360" w:lineRule="auto"/>
        <w:jc w:val="both"/>
        <w:rPr>
          <w:ins w:id="85" w:author="Sujil Kumar Koottathampathiyil" w:date="2022-06-09T00:35:00Z"/>
          <w:rFonts w:ascii="Arial" w:hAnsi="Arial" w:cs="Arial"/>
          <w:sz w:val="24"/>
          <w:szCs w:val="24"/>
          <w:rPrChange w:id="86" w:author="Sujil Kumar Koottathampathiyil" w:date="2022-06-11T23:13:00Z">
            <w:rPr>
              <w:ins w:id="87" w:author="Sujil Kumar Koottathampathiyil" w:date="2022-06-09T00:35:00Z"/>
              <w:rFonts w:ascii="Arial" w:hAnsi="Arial" w:cs="Arial"/>
            </w:rPr>
          </w:rPrChange>
        </w:rPr>
      </w:pPr>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8" w:author="Sujil Kumar Koottathampathiyil" w:date="2022-06-12T23:11:00Z">
              <w:r w:rsidRPr="00FD79BE">
                <w:rPr>
                  <w:rFonts w:ascii="Arial" w:hAnsi="Arial" w:cs="Arial"/>
                  <w:b/>
                  <w:bCs/>
                  <w:sz w:val="24"/>
                  <w:szCs w:val="24"/>
                </w:rPr>
                <w:lastRenderedPageBreak/>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2F3861A7" w14:textId="4CAE75CE"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 xml:space="preserve">How to make </w:t>
            </w:r>
            <w:r w:rsidR="00975CAE" w:rsidRPr="00FD79BE">
              <w:rPr>
                <w:rFonts w:ascii="Arial" w:hAnsi="Arial" w:cs="Arial"/>
                <w:sz w:val="24"/>
                <w:szCs w:val="24"/>
              </w:rPr>
              <w:t>dB</w:t>
            </w:r>
            <w:r w:rsidRPr="00FD79BE">
              <w:rPr>
                <w:rFonts w:ascii="Arial" w:hAnsi="Arial" w:cs="Arial"/>
                <w:sz w:val="24"/>
                <w:szCs w:val="24"/>
              </w:rPr>
              <w:t xml:space="preserve"> </w:t>
            </w:r>
            <w:r w:rsidR="00975CAE" w:rsidRPr="00FD79BE">
              <w:rPr>
                <w:rFonts w:ascii="Arial" w:hAnsi="Arial" w:cs="Arial"/>
                <w:sz w:val="24"/>
                <w:szCs w:val="24"/>
              </w:rPr>
              <w:t>schema?</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89" w:author="Sujil Kumar Koottathampathiyil" w:date="2022-06-12T23:11:00Z"/>
                <w:rFonts w:ascii="Arial" w:hAnsi="Arial" w:cs="Arial"/>
                <w:sz w:val="24"/>
                <w:szCs w:val="24"/>
              </w:rPr>
            </w:pPr>
            <w:ins w:id="90" w:author="Sujil Kumar Koottathampathiyil" w:date="2022-06-12T23:11:00Z">
              <w:r w:rsidRPr="00FD79BE">
                <w:rPr>
                  <w:rFonts w:ascii="Arial" w:hAnsi="Arial" w:cs="Arial"/>
                  <w:sz w:val="24"/>
                  <w:szCs w:val="24"/>
                </w:rPr>
                <w:t xml:space="preserve">Check relation between </w:t>
              </w:r>
            </w:ins>
            <w:r w:rsidRPr="00FD79BE">
              <w:rPr>
                <w:rFonts w:ascii="Arial" w:hAnsi="Arial" w:cs="Arial"/>
                <w:sz w:val="24"/>
                <w:szCs w:val="24"/>
              </w:rPr>
              <w:t>GDPs</w:t>
            </w:r>
            <w:ins w:id="91"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2" w:author="Sujil Kumar Koottathampathiyil" w:date="2022-06-12T23:11:00Z"/>
                <w:rFonts w:ascii="Arial" w:hAnsi="Arial" w:cs="Arial"/>
                <w:sz w:val="24"/>
                <w:szCs w:val="24"/>
              </w:rPr>
            </w:pPr>
            <w:ins w:id="93"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4" w:author="Sujil Kumar Koottathampathiyil" w:date="2022-06-12T23:11:00Z"/>
                <w:rFonts w:ascii="Arial" w:hAnsi="Arial" w:cs="Arial"/>
                <w:sz w:val="24"/>
                <w:szCs w:val="24"/>
              </w:rPr>
            </w:pPr>
            <w:ins w:id="95"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6" w:author="Sujil Kumar Koottathampathiyil" w:date="2022-06-12T23:11:00Z"/>
                <w:rFonts w:ascii="Arial" w:hAnsi="Arial" w:cs="Arial"/>
                <w:sz w:val="24"/>
                <w:szCs w:val="24"/>
              </w:rPr>
            </w:pPr>
            <w:ins w:id="97"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8" w:author="Sujil Kumar Koottathampathiyil" w:date="2022-06-12T23:11:00Z"/>
                <w:rFonts w:ascii="Arial" w:hAnsi="Arial" w:cs="Arial"/>
                <w:sz w:val="24"/>
                <w:szCs w:val="24"/>
              </w:rPr>
            </w:pPr>
            <w:ins w:id="99" w:author="Sujil Kumar Koottathampathiyil" w:date="2022-06-12T23:11:00Z">
              <w:r w:rsidRPr="00FD79BE">
                <w:rPr>
                  <w:rFonts w:ascii="Arial" w:hAnsi="Arial" w:cs="Arial"/>
                  <w:sz w:val="24"/>
                  <w:szCs w:val="24"/>
                </w:rPr>
                <w:t>Predict top 5 countries with least number suicides in coming 5 years.</w:t>
              </w:r>
            </w:ins>
          </w:p>
          <w:p w14:paraId="3CCE48C4" w14:textId="20D608FA" w:rsidR="00030B34" w:rsidRPr="00FD79BE" w:rsidRDefault="00030B34" w:rsidP="00781B82">
            <w:pPr>
              <w:pStyle w:val="ListParagraph"/>
              <w:numPr>
                <w:ilvl w:val="0"/>
                <w:numId w:val="9"/>
              </w:numPr>
              <w:spacing w:after="200" w:line="276" w:lineRule="auto"/>
              <w:rPr>
                <w:rFonts w:ascii="Arial" w:hAnsi="Arial" w:cs="Arial"/>
                <w:sz w:val="24"/>
                <w:szCs w:val="24"/>
              </w:rPr>
            </w:pPr>
            <w:ins w:id="100"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781B82">
            <w:pPr>
              <w:pStyle w:val="ListParagraph"/>
              <w:numPr>
                <w:ilvl w:val="0"/>
                <w:numId w:val="9"/>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7D5047CE" w14:textId="77777777" w:rsidR="00030B34" w:rsidRPr="00FD79BE" w:rsidRDefault="00030B34" w:rsidP="00781B82">
            <w:pPr>
              <w:pStyle w:val="ListParagraph"/>
              <w:numPr>
                <w:ilvl w:val="0"/>
                <w:numId w:val="9"/>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6602EA33" w:rsidR="00D42945" w:rsidRPr="00FD79BE" w:rsidRDefault="00944902" w:rsidP="006152F4">
      <w:pPr>
        <w:spacing w:line="360" w:lineRule="auto"/>
        <w:ind w:firstLine="720"/>
        <w:jc w:val="both"/>
        <w:rPr>
          <w:rFonts w:ascii="Arial" w:hAnsi="Arial" w:cs="Arial"/>
          <w:sz w:val="24"/>
          <w:szCs w:val="24"/>
        </w:rPr>
      </w:pPr>
      <w:moveToRangeStart w:id="101" w:author="Sujil Kumar Koottathampathiyil" w:date="2022-06-09T00:35:00Z" w:name="move105627368"/>
      <w:ins w:id="102" w:author="Sujil Kumar Koottathampathiyil" w:date="2022-06-09T00:35:00Z">
        <w:del w:id="103" w:author="Sujil Kumar Koottathampathiyil" w:date="2022-06-09T11:23:00Z">
          <w:r w:rsidRPr="00FD79BE" w:rsidDel="00C870F4">
            <w:rPr>
              <w:rFonts w:ascii="Arial" w:hAnsi="Arial" w:cs="Arial"/>
              <w:sz w:val="24"/>
              <w:szCs w:val="24"/>
              <w:rPrChange w:id="104" w:author="Sujil Kumar Koottathampathiyil" w:date="2022-06-11T23:13:00Z">
                <w:rPr>
                  <w:rFonts w:ascii="Arial" w:hAnsi="Arial" w:cs="Arial"/>
                </w:rPr>
              </w:rPrChange>
            </w:rPr>
            <w:delText xml:space="preserve">In </w:delText>
          </w:r>
        </w:del>
        <w:del w:id="105" w:author="Sujil Kumar Koottathampathiyil" w:date="2022-06-11T22:53:00Z">
          <w:r w:rsidRPr="00FD79BE" w:rsidDel="00887178">
            <w:rPr>
              <w:rFonts w:ascii="Arial" w:hAnsi="Arial" w:cs="Arial"/>
              <w:sz w:val="24"/>
              <w:szCs w:val="24"/>
              <w:rPrChange w:id="106" w:author="Sujil Kumar Koottathampathiyil" w:date="2022-06-11T23:13:00Z">
                <w:rPr>
                  <w:rFonts w:ascii="Arial" w:hAnsi="Arial" w:cs="Arial"/>
                </w:rPr>
              </w:rPrChange>
            </w:rPr>
            <w:delText xml:space="preserve">Ireland, as per the </w:delText>
          </w:r>
        </w:del>
        <w:del w:id="107" w:author="Sujil Kumar Koottathampathiyil" w:date="2022-06-09T11:22:00Z">
          <w:r w:rsidRPr="00FD79BE" w:rsidDel="006A733E">
            <w:rPr>
              <w:rFonts w:ascii="Arial" w:hAnsi="Arial" w:cs="Arial"/>
              <w:sz w:val="24"/>
              <w:szCs w:val="24"/>
              <w:rPrChange w:id="108" w:author="Sujil Kumar Koottathampathiyil" w:date="2022-06-11T23:13:00Z">
                <w:rPr>
                  <w:rFonts w:ascii="Arial" w:hAnsi="Arial" w:cs="Arial"/>
                </w:rPr>
              </w:rPrChange>
            </w:rPr>
            <w:delText xml:space="preserve"> of </w:delText>
          </w:r>
        </w:del>
        <w:del w:id="109" w:author="Sujil Kumar Koottathampathiyil" w:date="2022-06-11T22:53:00Z">
          <w:r w:rsidRPr="00FD79BE" w:rsidDel="00887178">
            <w:rPr>
              <w:rFonts w:ascii="Arial" w:hAnsi="Arial" w:cs="Arial"/>
              <w:sz w:val="24"/>
              <w:szCs w:val="24"/>
              <w:rPrChange w:id="110" w:author="Sujil Kumar Koottathampathiyil" w:date="2022-06-11T23:13:00Z">
                <w:rPr>
                  <w:rFonts w:ascii="Arial" w:hAnsi="Arial" w:cs="Arial"/>
                </w:rPr>
              </w:rPrChange>
            </w:rPr>
            <w:delText xml:space="preserve">2011, </w:delText>
          </w:r>
        </w:del>
        <w:del w:id="111" w:author="Sujil Kumar Koottathampathiyil" w:date="2022-06-09T11:25:00Z">
          <w:r w:rsidRPr="00FD79BE" w:rsidDel="00D342AD">
            <w:rPr>
              <w:rFonts w:ascii="Arial" w:hAnsi="Arial" w:cs="Arial"/>
              <w:sz w:val="24"/>
              <w:szCs w:val="24"/>
              <w:rPrChange w:id="112" w:author="Sujil Kumar Koottathampathiyil" w:date="2022-06-11T23:13:00Z">
                <w:rPr>
                  <w:rFonts w:ascii="Arial" w:hAnsi="Arial" w:cs="Arial"/>
                </w:rPr>
              </w:rPrChange>
            </w:rPr>
            <w:delText>554</w:delText>
          </w:r>
        </w:del>
        <w:del w:id="113" w:author="Sujil Kumar Koottathampathiyil" w:date="2022-06-11T22:53:00Z">
          <w:r w:rsidRPr="00FD79BE" w:rsidDel="00887178">
            <w:rPr>
              <w:rFonts w:ascii="Arial" w:hAnsi="Arial" w:cs="Arial"/>
              <w:sz w:val="24"/>
              <w:szCs w:val="24"/>
              <w:rPrChange w:id="114" w:author="Sujil Kumar Koottathampathiyil" w:date="2022-06-11T23:13:00Z">
                <w:rPr>
                  <w:rFonts w:ascii="Arial" w:hAnsi="Arial" w:cs="Arial"/>
                </w:rPr>
              </w:rPrChange>
            </w:rPr>
            <w:delText xml:space="preserve"> people suicide in 2011 alone. I assume </w:delText>
          </w:r>
        </w:del>
        <w:del w:id="115" w:author="Sujil Kumar Koottathampathiyil" w:date="2022-06-09T00:36:00Z">
          <w:r w:rsidRPr="00FD79BE" w:rsidDel="000841CF">
            <w:rPr>
              <w:rFonts w:ascii="Arial" w:hAnsi="Arial" w:cs="Arial"/>
              <w:sz w:val="24"/>
              <w:szCs w:val="24"/>
              <w:rPrChange w:id="116" w:author="Sujil Kumar Koottathampathiyil" w:date="2022-06-11T23:13:00Z">
                <w:rPr>
                  <w:rFonts w:ascii="Arial" w:hAnsi="Arial" w:cs="Arial"/>
                </w:rPr>
              </w:rPrChange>
            </w:rPr>
            <w:delText>there are number of circumstances that</w:delText>
          </w:r>
        </w:del>
        <w:del w:id="117" w:author="Sujil Kumar Koottathampathiyil" w:date="2022-06-09T11:23:00Z">
          <w:r w:rsidRPr="00FD79BE" w:rsidDel="00EA481E">
            <w:rPr>
              <w:rFonts w:ascii="Arial" w:hAnsi="Arial" w:cs="Arial"/>
              <w:sz w:val="24"/>
              <w:szCs w:val="24"/>
              <w:rPrChange w:id="118" w:author="Sujil Kumar Koottathampathiyil" w:date="2022-06-11T23:13:00Z">
                <w:rPr>
                  <w:rFonts w:ascii="Arial" w:hAnsi="Arial" w:cs="Arial"/>
                </w:rPr>
              </w:rPrChange>
            </w:rPr>
            <w:delText xml:space="preserve"> affect people</w:delText>
          </w:r>
        </w:del>
        <w:del w:id="119" w:author="Sujil Kumar Koottathampathiyil" w:date="2022-06-09T11:24:00Z">
          <w:r w:rsidRPr="00FD79BE" w:rsidDel="00EA481E">
            <w:rPr>
              <w:rFonts w:ascii="Arial" w:hAnsi="Arial" w:cs="Arial"/>
              <w:sz w:val="24"/>
              <w:szCs w:val="24"/>
              <w:rPrChange w:id="120" w:author="Sujil Kumar Koottathampathiyil" w:date="2022-06-11T23:13:00Z">
                <w:rPr>
                  <w:rFonts w:ascii="Arial" w:hAnsi="Arial" w:cs="Arial"/>
                </w:rPr>
              </w:rPrChange>
            </w:rPr>
            <w:delText xml:space="preserve"> to commit suicide</w:delText>
          </w:r>
        </w:del>
        <w:del w:id="121" w:author="Sujil Kumar Koottathampathiyil" w:date="2022-06-11T22:53:00Z">
          <w:r w:rsidRPr="00FD79BE" w:rsidDel="00887178">
            <w:rPr>
              <w:rFonts w:ascii="Arial" w:hAnsi="Arial" w:cs="Arial"/>
              <w:sz w:val="24"/>
              <w:szCs w:val="24"/>
              <w:rPrChange w:id="122" w:author="Sujil Kumar Koottathampathiyil" w:date="2022-06-11T23:13:00Z">
                <w:rPr>
                  <w:rFonts w:ascii="Arial" w:hAnsi="Arial" w:cs="Arial"/>
                </w:rPr>
              </w:rPrChange>
            </w:rPr>
            <w:delText xml:space="preserve">. </w:delText>
          </w:r>
        </w:del>
      </w:ins>
      <w:moveToRangeEnd w:id="101"/>
      <w:ins w:id="123" w:author="Sujil Kumar Koottathampathiyil" w:date="2022-06-09T00:29:00Z">
        <w:del w:id="124" w:author="Sujil Kumar Koottathampathiyil" w:date="2022-06-11T22:53:00Z">
          <w:r w:rsidRPr="00FD79BE" w:rsidDel="00887178">
            <w:rPr>
              <w:rFonts w:ascii="Arial" w:hAnsi="Arial" w:cs="Arial"/>
              <w:sz w:val="24"/>
              <w:szCs w:val="24"/>
              <w:rPrChange w:id="125" w:author="Sujil Kumar Koottathampathiyil" w:date="2022-06-11T23:13:00Z">
                <w:rPr>
                  <w:rFonts w:ascii="Arial" w:hAnsi="Arial" w:cs="Arial"/>
                </w:rPr>
              </w:rPrChange>
            </w:rPr>
            <w:delText xml:space="preserve">Have you ever thought what are the possible reasons behind these figures? </w:delText>
          </w:r>
        </w:del>
      </w:ins>
      <w:ins w:id="126"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7"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8" w:author="Sujil Kumar Koottathampathiyil" w:date="2022-06-11T23:12:00Z">
        <w:r w:rsidRPr="00FD79BE">
          <w:rPr>
            <w:rFonts w:ascii="Arial" w:hAnsi="Arial" w:cs="Arial"/>
            <w:sz w:val="24"/>
            <w:szCs w:val="24"/>
          </w:rPr>
          <w:t>You</w:t>
        </w:r>
      </w:ins>
      <w:ins w:id="129" w:author="Sujil Kumar Koottathampathiyil" w:date="2022-06-11T23:11:00Z">
        <w:r w:rsidRPr="00FD79BE">
          <w:rPr>
            <w:rFonts w:ascii="Arial" w:hAnsi="Arial" w:cs="Arial"/>
            <w:sz w:val="24"/>
            <w:szCs w:val="24"/>
          </w:rPr>
          <w:t xml:space="preserve"> won't know the answers to these questions unless </w:t>
        </w:r>
      </w:ins>
      <w:ins w:id="130" w:author="Sujil Kumar Koottathampathiyil" w:date="2022-06-11T23:12:00Z">
        <w:r w:rsidRPr="00FD79BE">
          <w:rPr>
            <w:rFonts w:ascii="Arial" w:hAnsi="Arial" w:cs="Arial"/>
            <w:sz w:val="24"/>
            <w:szCs w:val="24"/>
          </w:rPr>
          <w:t>you</w:t>
        </w:r>
      </w:ins>
      <w:ins w:id="131" w:author="Sujil Kumar Koottathampathiyil" w:date="2022-06-11T23:11:00Z">
        <w:r w:rsidRPr="00FD79BE">
          <w:rPr>
            <w:rFonts w:ascii="Arial" w:hAnsi="Arial" w:cs="Arial"/>
            <w:sz w:val="24"/>
            <w:szCs w:val="24"/>
          </w:rPr>
          <w:t xml:space="preserve"> start studying and researching suicides, like </w:t>
        </w:r>
        <w:proofErr w:type="spellStart"/>
        <w:r w:rsidRPr="00FD79BE">
          <w:rPr>
            <w:rFonts w:ascii="Arial" w:hAnsi="Arial" w:cs="Arial"/>
            <w:sz w:val="24"/>
            <w:szCs w:val="24"/>
          </w:rPr>
          <w:t>Zetzsche</w:t>
        </w:r>
      </w:ins>
      <w:proofErr w:type="spellEnd"/>
      <w:ins w:id="132" w:author="Sujil Kumar Koottathampathiyil" w:date="2022-06-11T23:12:00Z">
        <w:r w:rsidRPr="00FD79BE">
          <w:rPr>
            <w:rFonts w:ascii="Arial" w:hAnsi="Arial" w:cs="Arial"/>
            <w:sz w:val="24"/>
            <w:szCs w:val="24"/>
          </w:rPr>
          <w:t xml:space="preserve"> </w:t>
        </w:r>
      </w:ins>
      <w:ins w:id="133" w:author="Sujil Kumar Koottathampathiyil" w:date="2022-06-11T23:11:00Z">
        <w:r w:rsidRPr="00FD79BE">
          <w:rPr>
            <w:rFonts w:ascii="Arial" w:hAnsi="Arial" w:cs="Arial"/>
            <w:sz w:val="24"/>
            <w:szCs w:val="24"/>
          </w:rPr>
          <w:t xml:space="preserve">et </w:t>
        </w:r>
        <w:proofErr w:type="spellStart"/>
        <w:r w:rsidRPr="00FD79BE">
          <w:rPr>
            <w:rFonts w:ascii="Arial" w:hAnsi="Arial" w:cs="Arial"/>
            <w:sz w:val="24"/>
            <w:szCs w:val="24"/>
          </w:rPr>
          <w:t>al's</w:t>
        </w:r>
        <w:proofErr w:type="spellEnd"/>
        <w:r w:rsidRPr="00FD79BE">
          <w:rPr>
            <w:rFonts w:ascii="Arial" w:hAnsi="Arial" w:cs="Arial"/>
            <w:sz w:val="24"/>
            <w:szCs w:val="24"/>
          </w:rPr>
          <w:t> </w:t>
        </w:r>
      </w:ins>
      <w:r w:rsidR="0044020A" w:rsidRPr="00FD79BE">
        <w:rPr>
          <w:rFonts w:ascii="Arial" w:hAnsi="Arial" w:cs="Arial"/>
          <w:color w:val="000000"/>
          <w:sz w:val="24"/>
          <w:szCs w:val="24"/>
        </w:rPr>
        <w:t>(2007)</w:t>
      </w:r>
      <w:ins w:id="134"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5" w:author="Sujil Kumar Koottathampathiyil" w:date="2022-06-11T23:13:00Z">
        <w:r w:rsidRPr="00FD79BE">
          <w:rPr>
            <w:rFonts w:ascii="Arial" w:hAnsi="Arial" w:cs="Arial"/>
            <w:sz w:val="24"/>
            <w:szCs w:val="24"/>
          </w:rPr>
          <w:t xml:space="preserve"> </w:t>
        </w:r>
      </w:ins>
      <w:ins w:id="136"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7" w:author="Sujil Kumar Koottathampathiyil" w:date="2022-06-11T23:16:00Z">
        <w:r w:rsidRPr="00FD79BE">
          <w:rPr>
            <w:rFonts w:ascii="Arial" w:hAnsi="Arial" w:cs="Arial"/>
            <w:sz w:val="24"/>
            <w:szCs w:val="24"/>
          </w:rPr>
          <w:t xml:space="preserve"> the suicides might be due to </w:t>
        </w:r>
      </w:ins>
      <w:r w:rsidR="00CC4897" w:rsidRPr="00FD79BE">
        <w:rPr>
          <w:rFonts w:ascii="Arial" w:hAnsi="Arial" w:cs="Arial"/>
          <w:sz w:val="24"/>
          <w:szCs w:val="24"/>
        </w:rPr>
        <w:t>several</w:t>
      </w:r>
      <w:ins w:id="138" w:author="Sujil Kumar Koottathampathiyil" w:date="2022-06-11T23:16:00Z">
        <w:r w:rsidRPr="00FD79BE">
          <w:rPr>
            <w:rFonts w:ascii="Arial" w:hAnsi="Arial" w:cs="Arial"/>
            <w:sz w:val="24"/>
            <w:szCs w:val="24"/>
          </w:rPr>
          <w:t xml:space="preserve">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del w:id="151" w:author="Sujil Kumar Koottathampathiyil" w:date="2022-06-09T00:29:00Z">
        <w:r w:rsidR="00AD58B4" w:rsidRPr="00FD79BE" w:rsidDel="00C1027D">
          <w:rPr>
            <w:rFonts w:ascii="Arial" w:hAnsi="Arial" w:cs="Arial"/>
            <w:sz w:val="24"/>
            <w:szCs w:val="24"/>
            <w:rPrChange w:id="152" w:author="Sujil Kumar Koottathampathiyil" w:date="2022-06-11T23:12:00Z">
              <w:rPr>
                <w:rFonts w:ascii="Arial" w:hAnsi="Arial" w:cs="Arial"/>
              </w:rPr>
            </w:rPrChange>
          </w:rPr>
          <w:delText xml:space="preserve">Here Ireland is just an example among many other countries like Russia and Ukraine their suicide rate is comparatively very high compared to other countries. </w:delText>
        </w:r>
        <w:r w:rsidR="00AD58B4" w:rsidRPr="00FD79BE" w:rsidDel="00811769">
          <w:rPr>
            <w:rFonts w:ascii="Arial" w:hAnsi="Arial" w:cs="Arial"/>
            <w:sz w:val="24"/>
            <w:szCs w:val="24"/>
            <w:rPrChange w:id="153"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4"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5"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6"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57"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lastRenderedPageBreak/>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pandas</w:t>
            </w:r>
            <w:proofErr w:type="gramEnd"/>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numpy</w:t>
            </w:r>
            <w:proofErr w:type="spellEnd"/>
            <w:proofErr w:type="gramEnd"/>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requests</w:t>
            </w:r>
            <w:proofErr w:type="gramEnd"/>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dash</w:t>
            </w:r>
            <w:proofErr w:type="gramEnd"/>
            <w:r w:rsidRPr="00FD79BE">
              <w:rPr>
                <w:rFonts w:ascii="Arial" w:hAnsi="Arial" w:cs="Arial"/>
                <w:sz w:val="24"/>
                <w:szCs w:val="24"/>
              </w:rPr>
              <w:t>_bootstrap_components</w:t>
            </w:r>
            <w:proofErr w:type="spellEnd"/>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dash</w:t>
            </w:r>
            <w:proofErr w:type="gramEnd"/>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matplotlib</w:t>
            </w:r>
            <w:proofErr w:type="gramEnd"/>
            <w:r w:rsidRPr="00FD79BE">
              <w:rPr>
                <w:rFonts w:ascii="Arial" w:hAnsi="Arial" w:cs="Arial"/>
                <w:sz w:val="24"/>
                <w:szCs w:val="24"/>
              </w:rPr>
              <w:t xml:space="preserve">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seaborn</w:t>
            </w:r>
            <w:proofErr w:type="gramEnd"/>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prophet</w:t>
            </w:r>
            <w:proofErr w:type="gramEnd"/>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statsmodels</w:t>
            </w:r>
            <w:proofErr w:type="spellEnd"/>
            <w:proofErr w:type="gramEnd"/>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w:t>
      </w:r>
      <w:r w:rsidRPr="00FD79BE">
        <w:rPr>
          <w:rFonts w:ascii="Arial" w:hAnsi="Arial" w:cs="Arial"/>
          <w:sz w:val="24"/>
          <w:szCs w:val="24"/>
        </w:rPr>
        <w:lastRenderedPageBreak/>
        <w:t>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x.x.x </w:t>
      </w:r>
      <w:r w:rsidRPr="00FD79BE">
        <w:rPr>
          <w:rFonts w:ascii="Arial" w:hAnsi="Arial" w:cs="Arial"/>
          <w:i/>
          <w:iCs/>
        </w:rPr>
        <w:t>Lifecycle of the project</w:t>
      </w:r>
    </w:p>
    <w:p w14:paraId="3D969617" w14:textId="18AA3365"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FD79BE">
        <w:rPr>
          <w:rFonts w:ascii="Arial" w:hAnsi="Arial" w:cs="Arial"/>
          <w:sz w:val="24"/>
          <w:szCs w:val="24"/>
        </w:rPr>
        <w:t>). The</w:t>
      </w:r>
      <w:r w:rsidRPr="00FD79BE">
        <w:rPr>
          <w:rFonts w:ascii="Arial" w:hAnsi="Arial" w:cs="Arial"/>
          <w:sz w:val="24"/>
          <w:szCs w:val="24"/>
        </w:rPr>
        <w:t xml:space="preserv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w:t>
      </w:r>
      <w:r w:rsidRPr="00FD79BE">
        <w:rPr>
          <w:rFonts w:ascii="Arial" w:hAnsi="Arial" w:cs="Arial"/>
          <w:sz w:val="24"/>
          <w:szCs w:val="24"/>
        </w:rPr>
        <w:lastRenderedPageBreak/>
        <w:t>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36F70F03" w14:textId="77777777" w:rsidR="000E6313" w:rsidRPr="000E6313" w:rsidRDefault="000E6313" w:rsidP="00773A25">
      <w:pPr>
        <w:autoSpaceDE w:val="0"/>
        <w:autoSpaceDN w:val="0"/>
        <w:adjustRightInd w:val="0"/>
        <w:spacing w:after="0" w:line="360" w:lineRule="auto"/>
        <w:jc w:val="center"/>
        <w:rPr>
          <w:rFonts w:ascii="Arial" w:hAnsi="Arial" w:cs="Arial"/>
          <w:b/>
          <w:bCs/>
          <w:sz w:val="39"/>
          <w:szCs w:val="39"/>
        </w:rPr>
      </w:pPr>
      <w:r w:rsidRPr="000E6313">
        <w:rPr>
          <w:rFonts w:ascii="Arial" w:hAnsi="Arial" w:cs="Arial"/>
          <w:b/>
          <w:bCs/>
          <w:sz w:val="39"/>
          <w:szCs w:val="39"/>
        </w:rPr>
        <w:t>Chapter 2</w:t>
      </w:r>
    </w:p>
    <w:p w14:paraId="2C81C33C" w14:textId="3F07C985" w:rsidR="00EB09A1" w:rsidRPr="00FD79BE" w:rsidRDefault="000E6313" w:rsidP="00773A25">
      <w:pPr>
        <w:spacing w:line="360" w:lineRule="auto"/>
        <w:rPr>
          <w:rFonts w:ascii="Arial" w:hAnsi="Arial" w:cs="Arial"/>
          <w:b/>
          <w:bCs/>
          <w:sz w:val="32"/>
          <w:szCs w:val="32"/>
        </w:rPr>
      </w:pPr>
      <w:r w:rsidRPr="000E6313">
        <w:rPr>
          <w:rFonts w:ascii="Arial" w:hAnsi="Arial" w:cs="Arial"/>
          <w:b/>
          <w:bCs/>
          <w:sz w:val="47"/>
          <w:szCs w:val="47"/>
        </w:rPr>
        <w:t>Literature Review</w:t>
      </w:r>
      <w:ins w:id="158" w:author="Sujil Kumar Koottathampathiyil" w:date="2022-06-08T19:55:00Z">
        <w:r w:rsidR="00D05837" w:rsidRPr="00FD79BE">
          <w:rPr>
            <w:rFonts w:ascii="Arial" w:hAnsi="Arial" w:cs="Arial"/>
            <w:b/>
            <w:bCs/>
            <w:sz w:val="32"/>
            <w:szCs w:val="32"/>
          </w:rPr>
          <w:t xml:space="preserve">3.0 </w:t>
        </w:r>
      </w:ins>
      <w:ins w:id="159" w:author="Sujil Kumar Koottathampathiyil" w:date="2022-06-08T19:43:00Z">
        <w:r w:rsidR="00EB09A1" w:rsidRPr="00FD79BE">
          <w:rPr>
            <w:rFonts w:ascii="Arial" w:hAnsi="Arial" w:cs="Arial"/>
            <w:b/>
            <w:bCs/>
            <w:sz w:val="32"/>
            <w:szCs w:val="32"/>
            <w:rPrChange w:id="160"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2A9E2083"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w:t>
      </w:r>
      <w:r w:rsidR="00AD2F9A" w:rsidRPr="00FD79BE">
        <w:rPr>
          <w:rFonts w:ascii="Arial" w:hAnsi="Arial" w:cs="Arial"/>
          <w:sz w:val="24"/>
          <w:szCs w:val="24"/>
        </w:rPr>
        <w:t>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w:t>
      </w:r>
      <w:proofErr w:type="spellStart"/>
      <w:r w:rsidR="0026047E" w:rsidRPr="00FD79BE">
        <w:rPr>
          <w:rFonts w:ascii="Arial" w:hAnsi="Arial" w:cs="Arial"/>
          <w:color w:val="000000"/>
          <w:sz w:val="24"/>
          <w:szCs w:val="24"/>
        </w:rPr>
        <w:t>Dashboardom</w:t>
      </w:r>
      <w:proofErr w:type="spellEnd"/>
      <w:r w:rsidR="0026047E" w:rsidRPr="00FD79B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1507BC" w:rsidRPr="001507BC">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1507BC" w:rsidRPr="001507BC">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7F8C2E0A" w14:textId="7C2BF0C6" w:rsidR="004B3B33" w:rsidRPr="00FD79BE" w:rsidDel="000649BA" w:rsidRDefault="00F7226A" w:rsidP="005D4B76">
      <w:pPr>
        <w:spacing w:line="360" w:lineRule="auto"/>
        <w:jc w:val="both"/>
        <w:rPr>
          <w:del w:id="161" w:author="Sujil Kumar Koottathampathiyil" w:date="2022-06-08T19:55:00Z"/>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w:t>
      </w:r>
      <w:r w:rsidR="0086304D" w:rsidRPr="00FD79BE">
        <w:rPr>
          <w:rFonts w:ascii="Arial" w:hAnsi="Arial" w:cs="Arial"/>
          <w:color w:val="000000"/>
          <w:sz w:val="24"/>
          <w:szCs w:val="24"/>
        </w:rPr>
        <w:t>India:</w:t>
      </w:r>
      <w:r w:rsidRPr="00FD79BE">
        <w:rPr>
          <w:rFonts w:ascii="Arial" w:hAnsi="Arial" w:cs="Arial"/>
          <w:color w:val="000000"/>
          <w:sz w:val="24"/>
          <w:szCs w:val="24"/>
        </w:rPr>
        <w:t xml:space="preserve">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1507BC" w:rsidRPr="001507BC">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w:t>
      </w:r>
      <w:r w:rsidR="005D51D8" w:rsidRPr="00FD79BE">
        <w:rPr>
          <w:rFonts w:ascii="Arial" w:hAnsi="Arial" w:cs="Arial"/>
          <w:color w:val="000000"/>
          <w:sz w:val="24"/>
          <w:szCs w:val="24"/>
        </w:rPr>
        <w:t>India</w:t>
      </w:r>
      <w:r w:rsidRPr="00FD79BE">
        <w:rPr>
          <w:rFonts w:ascii="Arial" w:hAnsi="Arial" w:cs="Arial"/>
          <w:color w:val="000000"/>
          <w:sz w:val="24"/>
          <w:szCs w:val="24"/>
        </w:rPr>
        <w:t xml:space="preserve"> between 1967 to 2015. Their study shown that </w:t>
      </w:r>
      <w:r w:rsidR="00BC4ACF" w:rsidRPr="00FD79BE">
        <w:rPr>
          <w:rFonts w:ascii="Arial" w:hAnsi="Arial" w:cs="Arial"/>
          <w:color w:val="000000"/>
          <w:sz w:val="24"/>
          <w:szCs w:val="24"/>
        </w:rPr>
        <w:t>ARIMA (</w:t>
      </w:r>
      <w:r w:rsidRPr="00FD79BE">
        <w:rPr>
          <w:rFonts w:ascii="Arial" w:hAnsi="Arial" w:cs="Arial"/>
          <w:color w:val="000000"/>
          <w:sz w:val="24"/>
          <w:szCs w:val="24"/>
        </w:rPr>
        <w:t>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1507BC" w:rsidRPr="001507BC">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w:t>
      </w:r>
      <w:r w:rsidR="00F816F1" w:rsidRPr="00FD79BE">
        <w:rPr>
          <w:rFonts w:ascii="Arial" w:hAnsi="Arial" w:cs="Arial"/>
          <w:color w:val="000000"/>
          <w:sz w:val="24"/>
          <w:szCs w:val="24"/>
        </w:rPr>
        <w:t>model outperformed</w:t>
      </w:r>
      <w:r w:rsidR="0008422E" w:rsidRPr="00FD79BE">
        <w:rPr>
          <w:rFonts w:ascii="Arial" w:hAnsi="Arial" w:cs="Arial"/>
          <w:color w:val="000000"/>
          <w:sz w:val="24"/>
          <w:szCs w:val="24"/>
        </w:rPr>
        <w:t xml:space="preserve">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1507BC" w:rsidRPr="001507BC">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w:t>
      </w:r>
      <w:r w:rsidR="00930412" w:rsidRPr="00FD79BE">
        <w:rPr>
          <w:rFonts w:ascii="Arial" w:hAnsi="Arial" w:cs="Arial"/>
          <w:color w:val="000000"/>
          <w:sz w:val="24"/>
          <w:szCs w:val="24"/>
        </w:rPr>
        <w:lastRenderedPageBreak/>
        <w:t xml:space="preserve">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0BCF9ECD" w14:textId="148B2BA3" w:rsidR="004B3B33" w:rsidRPr="00FD79BE" w:rsidDel="000649BA" w:rsidRDefault="004B3B33" w:rsidP="005D4B76">
      <w:pPr>
        <w:spacing w:line="360" w:lineRule="auto"/>
        <w:jc w:val="both"/>
        <w:rPr>
          <w:del w:id="162" w:author="Sujil Kumar Koottathampathiyil" w:date="2022-06-08T19:55:00Z"/>
          <w:rFonts w:ascii="Arial" w:hAnsi="Arial" w:cs="Arial"/>
          <w:color w:val="000000"/>
          <w:sz w:val="24"/>
          <w:szCs w:val="24"/>
        </w:rPr>
      </w:pPr>
    </w:p>
    <w:p w14:paraId="6472B2A6" w14:textId="0CA33876" w:rsidR="0049196A" w:rsidRPr="00B64183" w:rsidDel="008808DC" w:rsidRDefault="0044020A" w:rsidP="0049196A">
      <w:pPr>
        <w:spacing w:line="360" w:lineRule="auto"/>
        <w:jc w:val="both"/>
        <w:rPr>
          <w:del w:id="163" w:author="Sujil Kumar Koottathampathiyil" w:date="2022-06-08T19:51:00Z"/>
          <w:rFonts w:ascii="Arial" w:hAnsi="Arial" w:cs="Arial"/>
          <w:color w:val="000000"/>
          <w:sz w:val="24"/>
          <w:szCs w:val="24"/>
          <w:rPrChange w:id="164" w:author="Sujil Kumar Koottathampathiyil" w:date="2022-06-09T11:27:00Z">
            <w:rPr>
              <w:del w:id="165" w:author="Sujil Kumar Koottathampathiyil" w:date="2022-06-08T19:51:00Z"/>
              <w:rFonts w:ascii="Arial" w:hAnsi="Arial" w:cs="Arial"/>
            </w:rPr>
          </w:rPrChange>
        </w:rPr>
      </w:pPr>
      <w:r w:rsidRPr="00B6418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166" w:author="Sujil Kumar Koottathampathiyil" w:date="2022-06-08T19:51:00Z">
        <w:r w:rsidR="0049196A" w:rsidRPr="00B64183" w:rsidDel="008808DC">
          <w:rPr>
            <w:rFonts w:ascii="Arial" w:hAnsi="Arial" w:cs="Arial"/>
            <w:color w:val="000000"/>
            <w:sz w:val="24"/>
            <w:szCs w:val="24"/>
            <w:rPrChange w:id="167"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B64183" w:rsidRDefault="0049196A" w:rsidP="0049196A">
      <w:pPr>
        <w:spacing w:line="360" w:lineRule="auto"/>
        <w:jc w:val="both"/>
        <w:rPr>
          <w:ins w:id="168" w:author="Sujil Kumar Koottathampathiyil" w:date="2022-06-09T11:38:00Z"/>
          <w:rFonts w:ascii="Arial" w:hAnsi="Arial" w:cs="Arial"/>
          <w:sz w:val="24"/>
          <w:szCs w:val="24"/>
        </w:rPr>
      </w:pPr>
      <w:del w:id="169" w:author="Sujil Kumar Koottathampathiyil" w:date="2022-06-09T11:38:00Z">
        <w:r w:rsidRPr="00B64183" w:rsidDel="002F77EA">
          <w:rPr>
            <w:rFonts w:ascii="Arial" w:hAnsi="Arial" w:cs="Arial"/>
            <w:color w:val="000000"/>
            <w:sz w:val="24"/>
            <w:szCs w:val="24"/>
            <w:rPrChange w:id="170" w:author="Sujil Kumar Koottathampathiyil" w:date="2022-06-09T11:27:00Z">
              <w:rPr>
                <w:rFonts w:ascii="Arial" w:hAnsi="Arial" w:cs="Arial"/>
              </w:rPr>
            </w:rPrChange>
          </w:rPr>
          <w:delText>Secondly, w</w:delText>
        </w:r>
      </w:del>
      <w:ins w:id="171" w:author="Sujil Kumar Koottathampathiyil" w:date="2022-06-09T11:38:00Z">
        <w:r w:rsidRPr="00B64183">
          <w:rPr>
            <w:rFonts w:ascii="Arial" w:hAnsi="Arial" w:cs="Arial"/>
            <w:color w:val="000000"/>
            <w:sz w:val="24"/>
            <w:szCs w:val="24"/>
          </w:rPr>
          <w:t>W</w:t>
        </w:r>
      </w:ins>
      <w:r w:rsidRPr="00B64183">
        <w:rPr>
          <w:rFonts w:ascii="Arial" w:hAnsi="Arial" w:cs="Arial"/>
          <w:color w:val="000000"/>
          <w:sz w:val="24"/>
          <w:szCs w:val="24"/>
          <w:rPrChange w:id="172" w:author="Sujil Kumar Koottathampathiyil" w:date="2022-06-09T11:27:00Z">
            <w:rPr>
              <w:rFonts w:ascii="Arial" w:hAnsi="Arial" w:cs="Arial"/>
            </w:rPr>
          </w:rPrChange>
        </w:rPr>
        <w:t xml:space="preserve">orking with time series forecasting is </w:t>
      </w:r>
      <w:del w:id="173" w:author="Sujil Kumar Koottathampathiyil" w:date="2022-06-09T01:08:00Z">
        <w:r w:rsidRPr="00B64183" w:rsidDel="00922372">
          <w:rPr>
            <w:rFonts w:ascii="Arial" w:hAnsi="Arial" w:cs="Arial"/>
            <w:color w:val="000000"/>
            <w:sz w:val="24"/>
            <w:szCs w:val="24"/>
            <w:rPrChange w:id="174" w:author="Sujil Kumar Koottathampathiyil" w:date="2022-06-09T11:27:00Z">
              <w:rPr>
                <w:rFonts w:ascii="Arial" w:hAnsi="Arial" w:cs="Arial"/>
              </w:rPr>
            </w:rPrChange>
          </w:rPr>
          <w:delText>a crucial part</w:delText>
        </w:r>
      </w:del>
      <w:ins w:id="175" w:author="Sujil Kumar Koottathampathiyil" w:date="2022-06-09T01:08:00Z">
        <w:r w:rsidRPr="00B64183">
          <w:rPr>
            <w:rFonts w:ascii="Arial" w:hAnsi="Arial" w:cs="Arial"/>
            <w:color w:val="000000"/>
            <w:sz w:val="24"/>
            <w:szCs w:val="24"/>
            <w:rPrChange w:id="176" w:author="Sujil Kumar Koottathampathiyil" w:date="2022-06-09T11:27:00Z">
              <w:rPr>
                <w:rFonts w:ascii="Arial" w:hAnsi="Arial" w:cs="Arial"/>
              </w:rPr>
            </w:rPrChange>
          </w:rPr>
          <w:t>an important part</w:t>
        </w:r>
      </w:ins>
      <w:r w:rsidRPr="00B64183">
        <w:rPr>
          <w:rFonts w:ascii="Arial" w:hAnsi="Arial" w:cs="Arial"/>
          <w:color w:val="000000"/>
          <w:sz w:val="24"/>
          <w:szCs w:val="24"/>
          <w:rPrChange w:id="177" w:author="Sujil Kumar Koottathampathiyil" w:date="2022-06-09T11:27:00Z">
            <w:rPr>
              <w:rFonts w:ascii="Arial" w:hAnsi="Arial" w:cs="Arial"/>
            </w:rPr>
          </w:rPrChange>
        </w:rPr>
        <w:t xml:space="preserve"> </w:t>
      </w:r>
      <w:del w:id="178" w:author="Sujil Kumar Koottathampathiyil" w:date="2022-06-09T01:07:00Z">
        <w:r w:rsidRPr="00B64183" w:rsidDel="00922372">
          <w:rPr>
            <w:rFonts w:ascii="Arial" w:hAnsi="Arial" w:cs="Arial"/>
            <w:color w:val="000000"/>
            <w:sz w:val="24"/>
            <w:szCs w:val="24"/>
            <w:rPrChange w:id="179" w:author="Sujil Kumar Koottathampathiyil" w:date="2022-06-09T11:27:00Z">
              <w:rPr>
                <w:rFonts w:ascii="Arial" w:hAnsi="Arial" w:cs="Arial"/>
              </w:rPr>
            </w:rPrChange>
          </w:rPr>
          <w:delText xml:space="preserve">in </w:delText>
        </w:r>
      </w:del>
      <w:ins w:id="180" w:author="Sujil Kumar Koottathampathiyil" w:date="2022-06-09T01:07:00Z">
        <w:r w:rsidRPr="00B64183">
          <w:rPr>
            <w:rFonts w:ascii="Arial" w:hAnsi="Arial" w:cs="Arial"/>
            <w:color w:val="000000"/>
            <w:sz w:val="24"/>
            <w:szCs w:val="24"/>
            <w:rPrChange w:id="181" w:author="Sujil Kumar Koottathampathiyil" w:date="2022-06-09T11:27:00Z">
              <w:rPr>
                <w:rFonts w:ascii="Arial" w:hAnsi="Arial" w:cs="Arial"/>
              </w:rPr>
            </w:rPrChange>
          </w:rPr>
          <w:t xml:space="preserve">of </w:t>
        </w:r>
      </w:ins>
      <w:del w:id="182" w:author="Sujil Kumar Koottathampathiyil" w:date="2022-06-12T23:47:00Z">
        <w:r w:rsidRPr="00B64183" w:rsidDel="008A07D6">
          <w:rPr>
            <w:rFonts w:ascii="Arial" w:hAnsi="Arial" w:cs="Arial"/>
            <w:color w:val="000000"/>
            <w:sz w:val="24"/>
            <w:szCs w:val="24"/>
            <w:rPrChange w:id="183" w:author="Sujil Kumar Koottathampathiyil" w:date="2022-06-09T11:27:00Z">
              <w:rPr>
                <w:rFonts w:ascii="Arial" w:hAnsi="Arial" w:cs="Arial"/>
              </w:rPr>
            </w:rPrChange>
          </w:rPr>
          <w:delText>my</w:delText>
        </w:r>
      </w:del>
      <w:ins w:id="184" w:author="Sujil Kumar Koottathampathiyil" w:date="2022-06-12T23:47:00Z">
        <w:r w:rsidRPr="00B64183">
          <w:rPr>
            <w:rFonts w:ascii="Arial" w:hAnsi="Arial" w:cs="Arial"/>
            <w:color w:val="000000"/>
            <w:sz w:val="24"/>
            <w:szCs w:val="24"/>
          </w:rPr>
          <w:t>this</w:t>
        </w:r>
      </w:ins>
      <w:r w:rsidRPr="00B64183">
        <w:rPr>
          <w:rFonts w:ascii="Arial" w:hAnsi="Arial" w:cs="Arial"/>
          <w:color w:val="000000"/>
          <w:sz w:val="24"/>
          <w:szCs w:val="24"/>
          <w:rPrChange w:id="185" w:author="Sujil Kumar Koottathampathiyil" w:date="2022-06-09T11:27:00Z">
            <w:rPr>
              <w:rFonts w:ascii="Arial" w:hAnsi="Arial" w:cs="Arial"/>
            </w:rPr>
          </w:rPrChange>
        </w:rPr>
        <w:t xml:space="preserve"> dissertation. I have </w:t>
      </w:r>
      <w:ins w:id="186" w:author="Sujil Kumar Koottathampathiyil" w:date="2022-06-09T01:07:00Z">
        <w:r w:rsidRPr="00B64183">
          <w:rPr>
            <w:rFonts w:ascii="Arial" w:hAnsi="Arial" w:cs="Arial"/>
            <w:color w:val="000000"/>
            <w:sz w:val="24"/>
            <w:szCs w:val="24"/>
            <w:rPrChange w:id="187" w:author="Sujil Kumar Koottathampathiyil" w:date="2022-06-09T11:27:00Z">
              <w:rPr>
                <w:rFonts w:ascii="Arial" w:hAnsi="Arial" w:cs="Arial"/>
              </w:rPr>
            </w:rPrChange>
          </w:rPr>
          <w:t>several</w:t>
        </w:r>
      </w:ins>
      <w:del w:id="188" w:author="Sujil Kumar Koottathampathiyil" w:date="2022-06-09T01:07:00Z">
        <w:r w:rsidRPr="00B64183" w:rsidDel="00922372">
          <w:rPr>
            <w:rFonts w:ascii="Arial" w:hAnsi="Arial" w:cs="Arial"/>
            <w:color w:val="000000"/>
            <w:sz w:val="24"/>
            <w:szCs w:val="24"/>
            <w:rPrChange w:id="189" w:author="Sujil Kumar Koottathampathiyil" w:date="2022-06-09T11:27:00Z">
              <w:rPr>
                <w:rFonts w:ascii="Arial" w:hAnsi="Arial" w:cs="Arial"/>
              </w:rPr>
            </w:rPrChange>
          </w:rPr>
          <w:delText>number of</w:delText>
        </w:r>
      </w:del>
      <w:r w:rsidRPr="00B64183">
        <w:rPr>
          <w:rFonts w:ascii="Arial" w:hAnsi="Arial" w:cs="Arial"/>
          <w:sz w:val="24"/>
          <w:szCs w:val="24"/>
          <w:rPrChange w:id="190" w:author="Sujil Kumar Koottathampathiyil" w:date="2022-06-09T11:27:00Z">
            <w:rPr>
              <w:rFonts w:ascii="Arial" w:hAnsi="Arial" w:cs="Arial"/>
            </w:rPr>
          </w:rPrChange>
        </w:rPr>
        <w:t xml:space="preserve"> different targets in </w:t>
      </w:r>
      <w:del w:id="191" w:author="Sujil Kumar Koottathampathiyil" w:date="2022-06-12T23:47:00Z">
        <w:r w:rsidRPr="00B64183" w:rsidDel="008A07D6">
          <w:rPr>
            <w:rFonts w:ascii="Arial" w:hAnsi="Arial" w:cs="Arial"/>
            <w:sz w:val="24"/>
            <w:szCs w:val="24"/>
            <w:rPrChange w:id="192" w:author="Sujil Kumar Koottathampathiyil" w:date="2022-06-09T11:27:00Z">
              <w:rPr>
                <w:rFonts w:ascii="Arial" w:hAnsi="Arial" w:cs="Arial"/>
              </w:rPr>
            </w:rPrChange>
          </w:rPr>
          <w:delText>my</w:delText>
        </w:r>
      </w:del>
      <w:ins w:id="193" w:author="Sujil Kumar Koottathampathiyil" w:date="2022-06-12T23:47:00Z">
        <w:r w:rsidRPr="00B64183">
          <w:rPr>
            <w:rFonts w:ascii="Arial" w:hAnsi="Arial" w:cs="Arial"/>
            <w:sz w:val="24"/>
            <w:szCs w:val="24"/>
          </w:rPr>
          <w:t>this</w:t>
        </w:r>
      </w:ins>
      <w:r w:rsidRPr="00B64183">
        <w:rPr>
          <w:rFonts w:ascii="Arial" w:hAnsi="Arial" w:cs="Arial"/>
          <w:sz w:val="24"/>
          <w:szCs w:val="24"/>
          <w:rPrChange w:id="194" w:author="Sujil Kumar Koottathampathiyil" w:date="2022-06-09T11:27:00Z">
            <w:rPr>
              <w:rFonts w:ascii="Arial" w:hAnsi="Arial" w:cs="Arial"/>
            </w:rPr>
          </w:rPrChange>
        </w:rPr>
        <w:t xml:space="preserve"> dissertation</w:t>
      </w:r>
      <w:ins w:id="195" w:author="Sujil Kumar Koottathampathiyil" w:date="2022-06-09T01:08:00Z">
        <w:r w:rsidRPr="00B64183">
          <w:rPr>
            <w:rFonts w:ascii="Arial" w:hAnsi="Arial" w:cs="Arial"/>
            <w:sz w:val="24"/>
            <w:szCs w:val="24"/>
            <w:rPrChange w:id="196" w:author="Sujil Kumar Koottathampathiyil" w:date="2022-06-09T11:27:00Z">
              <w:rPr>
                <w:rFonts w:ascii="Arial" w:hAnsi="Arial" w:cs="Arial"/>
              </w:rPr>
            </w:rPrChange>
          </w:rPr>
          <w:t xml:space="preserve"> including </w:t>
        </w:r>
      </w:ins>
      <w:ins w:id="197" w:author="Sujil Kumar Koottathampathiyil" w:date="2022-06-09T01:09:00Z">
        <w:r w:rsidRPr="00B64183">
          <w:rPr>
            <w:rFonts w:ascii="Arial" w:hAnsi="Arial" w:cs="Arial"/>
            <w:sz w:val="24"/>
            <w:szCs w:val="24"/>
            <w:rPrChange w:id="198" w:author="Sujil Kumar Koottathampathiyil" w:date="2022-06-09T11:27:00Z">
              <w:rPr>
                <w:rFonts w:ascii="Arial" w:hAnsi="Arial" w:cs="Arial"/>
              </w:rPr>
            </w:rPrChange>
          </w:rPr>
          <w:t xml:space="preserve">dashboard </w:t>
        </w:r>
      </w:ins>
      <w:ins w:id="199" w:author="Sujil Kumar Koottathampathiyil" w:date="2022-06-11T23:29:00Z">
        <w:r w:rsidRPr="00B64183">
          <w:rPr>
            <w:rFonts w:ascii="Arial" w:hAnsi="Arial" w:cs="Arial"/>
            <w:sz w:val="24"/>
            <w:szCs w:val="24"/>
          </w:rPr>
          <w:t>visualization</w:t>
        </w:r>
      </w:ins>
      <w:ins w:id="200" w:author="Sujil Kumar Koottathampathiyil" w:date="2022-06-09T01:09:00Z">
        <w:r w:rsidRPr="00B64183">
          <w:rPr>
            <w:rFonts w:ascii="Arial" w:hAnsi="Arial" w:cs="Arial"/>
            <w:sz w:val="24"/>
            <w:szCs w:val="24"/>
            <w:rPrChange w:id="201" w:author="Sujil Kumar Koottathampathiyil" w:date="2022-06-09T11:27:00Z">
              <w:rPr>
                <w:rFonts w:ascii="Arial" w:hAnsi="Arial" w:cs="Arial"/>
              </w:rPr>
            </w:rPrChange>
          </w:rPr>
          <w:t>, forecast modelling, database management etc</w:t>
        </w:r>
      </w:ins>
      <w:r w:rsidRPr="00B64183">
        <w:rPr>
          <w:rFonts w:ascii="Arial" w:hAnsi="Arial" w:cs="Arial"/>
          <w:sz w:val="24"/>
          <w:szCs w:val="24"/>
          <w:rPrChange w:id="202" w:author="Sujil Kumar Koottathampathiyil" w:date="2022-06-09T11:27:00Z">
            <w:rPr>
              <w:rFonts w:ascii="Arial" w:hAnsi="Arial" w:cs="Arial"/>
            </w:rPr>
          </w:rPrChange>
        </w:rPr>
        <w:t xml:space="preserve">. I have been looking for ways to predict the number of suicides in upcoming years. </w:t>
      </w:r>
      <w:del w:id="203" w:author="Sujil Kumar Koottathampathiyil" w:date="2022-06-12T23:47:00Z">
        <w:r w:rsidRPr="00B64183" w:rsidDel="008A07D6">
          <w:rPr>
            <w:rFonts w:ascii="Arial" w:hAnsi="Arial" w:cs="Arial"/>
            <w:sz w:val="24"/>
            <w:szCs w:val="24"/>
            <w:rPrChange w:id="204" w:author="Sujil Kumar Koottathampathiyil" w:date="2022-06-09T11:27:00Z">
              <w:rPr>
                <w:rFonts w:ascii="Arial" w:hAnsi="Arial" w:cs="Arial"/>
              </w:rPr>
            </w:rPrChange>
          </w:rPr>
          <w:delText>My</w:delText>
        </w:r>
      </w:del>
      <w:ins w:id="205" w:author="Sujil Kumar Koottathampathiyil" w:date="2022-06-12T23:47:00Z">
        <w:r w:rsidRPr="00B64183">
          <w:rPr>
            <w:rFonts w:ascii="Arial" w:hAnsi="Arial" w:cs="Arial"/>
            <w:sz w:val="24"/>
            <w:szCs w:val="24"/>
          </w:rPr>
          <w:t>This</w:t>
        </w:r>
      </w:ins>
      <w:r w:rsidRPr="00B64183">
        <w:rPr>
          <w:rFonts w:ascii="Arial" w:hAnsi="Arial" w:cs="Arial"/>
          <w:sz w:val="24"/>
          <w:szCs w:val="24"/>
          <w:rPrChange w:id="206" w:author="Sujil Kumar Koottathampathiyil" w:date="2022-06-09T11:27:00Z">
            <w:rPr>
              <w:rFonts w:ascii="Arial" w:hAnsi="Arial" w:cs="Arial"/>
            </w:rPr>
          </w:rPrChange>
        </w:rPr>
        <w:t xml:space="preserve"> interest in time series and ML made me dive deep into sophisticated time series models like S</w:t>
      </w:r>
      <w:r w:rsidRPr="00B64183">
        <w:rPr>
          <w:rFonts w:ascii="Arial" w:eastAsia="Times New Roman" w:hAnsi="Arial" w:cs="Arial"/>
          <w:sz w:val="24"/>
          <w:szCs w:val="24"/>
          <w:rPrChange w:id="207" w:author="Sujil Kumar Koottathampathiyil" w:date="2022-06-09T11:27:00Z">
            <w:rPr>
              <w:rFonts w:ascii="Arial" w:hAnsi="Arial" w:cs="Arial"/>
            </w:rPr>
          </w:rPrChange>
        </w:rPr>
        <w:t>ARIMA and VAR to make models on the suicide data and forecast future suicides in different countries.</w:t>
      </w:r>
      <w:ins w:id="208" w:author="Sujil Kumar Koottathampathiyil" w:date="2022-06-08T23:07:00Z">
        <w:r w:rsidRPr="00B64183">
          <w:rPr>
            <w:rFonts w:ascii="Arial" w:eastAsia="Times New Roman" w:hAnsi="Arial" w:cs="Arial"/>
            <w:sz w:val="24"/>
            <w:szCs w:val="24"/>
            <w:rPrChange w:id="20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B64183">
          <w:rPr>
            <w:rFonts w:ascii="Arial" w:hAnsi="Arial" w:cs="Arial"/>
            <w:sz w:val="24"/>
            <w:szCs w:val="24"/>
            <w:rPrChange w:id="21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211" w:author="Sujil Kumar Koottathampathiyil" w:date="2022-06-08T19:45:00Z">
        <w:r w:rsidRPr="00B64183">
          <w:rPr>
            <w:rFonts w:ascii="Arial" w:hAnsi="Arial" w:cs="Arial"/>
            <w:sz w:val="24"/>
            <w:szCs w:val="24"/>
            <w:rPrChange w:id="212" w:author="Sujil Kumar Koottathampathiyil" w:date="2022-06-09T11:27:00Z">
              <w:rPr>
                <w:rFonts w:ascii="Arial" w:hAnsi="Arial" w:cs="Arial"/>
              </w:rPr>
            </w:rPrChange>
          </w:rPr>
          <w:t xml:space="preserve"> </w:t>
        </w:r>
      </w:ins>
    </w:p>
    <w:p w14:paraId="6FFF35E1" w14:textId="5A8EABD4" w:rsidR="0049196A" w:rsidRPr="00B64183" w:rsidRDefault="0044020A" w:rsidP="0049196A">
      <w:pPr>
        <w:spacing w:line="360" w:lineRule="auto"/>
        <w:jc w:val="both"/>
        <w:rPr>
          <w:rFonts w:ascii="Arial" w:hAnsi="Arial" w:cs="Arial"/>
          <w:sz w:val="24"/>
          <w:szCs w:val="24"/>
          <w:rPrChange w:id="213" w:author="Sujil Kumar Koottathampathiyil" w:date="2022-06-09T11:27:00Z">
            <w:rPr>
              <w:rFonts w:ascii="Arial" w:hAnsi="Arial" w:cs="Arial"/>
            </w:rPr>
          </w:rPrChange>
        </w:rPr>
      </w:pPr>
      <w:r w:rsidRPr="00B64183">
        <w:rPr>
          <w:rFonts w:ascii="Arial" w:hAnsi="Arial" w:cs="Arial"/>
          <w:color w:val="000000"/>
          <w:sz w:val="24"/>
          <w:szCs w:val="24"/>
        </w:rPr>
        <w:t>Vector Auto Regressive Model</w:t>
      </w:r>
      <w:ins w:id="214" w:author="Sujil Kumar Koottathampathiyil" w:date="2022-06-08T19:45:00Z">
        <w:r w:rsidR="0049196A" w:rsidRPr="00B64183">
          <w:rPr>
            <w:rFonts w:ascii="Arial" w:hAnsi="Arial" w:cs="Arial"/>
            <w:sz w:val="24"/>
            <w:szCs w:val="24"/>
            <w:rPrChange w:id="215" w:author="Sujil Kumar Koottathampathiyil" w:date="2022-06-09T11:27:00Z">
              <w:rPr>
                <w:rFonts w:ascii="Arial" w:hAnsi="Arial" w:cs="Arial"/>
              </w:rPr>
            </w:rPrChange>
          </w:rPr>
          <w:t xml:space="preserve"> is mostly used in </w:t>
        </w:r>
      </w:ins>
      <w:ins w:id="216" w:author="Sujil Kumar Koottathampathiyil" w:date="2022-06-08T19:47:00Z">
        <w:r w:rsidR="0049196A" w:rsidRPr="00B64183">
          <w:rPr>
            <w:rFonts w:ascii="Arial" w:hAnsi="Arial" w:cs="Arial"/>
            <w:sz w:val="24"/>
            <w:szCs w:val="24"/>
            <w:rPrChange w:id="217" w:author="Sujil Kumar Koottathampathiyil" w:date="2022-06-09T11:27:00Z">
              <w:rPr>
                <w:rFonts w:ascii="Arial" w:hAnsi="Arial" w:cs="Arial"/>
              </w:rPr>
            </w:rPrChange>
          </w:rPr>
          <w:t xml:space="preserve">finance and econometrics because they offer </w:t>
        </w:r>
      </w:ins>
      <w:ins w:id="218" w:author="Sujil Kumar Koottathampathiyil" w:date="2022-06-09T01:09:00Z">
        <w:r w:rsidR="0049196A" w:rsidRPr="00B64183">
          <w:rPr>
            <w:rFonts w:ascii="Arial" w:hAnsi="Arial" w:cs="Arial"/>
            <w:sz w:val="24"/>
            <w:szCs w:val="24"/>
            <w:rPrChange w:id="219" w:author="Sujil Kumar Koottathampathiyil" w:date="2022-06-09T11:27:00Z">
              <w:rPr>
                <w:rFonts w:ascii="Arial" w:hAnsi="Arial" w:cs="Arial"/>
              </w:rPr>
            </w:rPrChange>
          </w:rPr>
          <w:t xml:space="preserve">a </w:t>
        </w:r>
      </w:ins>
      <w:ins w:id="220" w:author="Sujil Kumar Koottathampathiyil" w:date="2022-06-08T19:47:00Z">
        <w:r w:rsidR="0049196A" w:rsidRPr="00B64183">
          <w:rPr>
            <w:rFonts w:ascii="Arial" w:hAnsi="Arial" w:cs="Arial"/>
            <w:sz w:val="24"/>
            <w:szCs w:val="24"/>
            <w:rPrChange w:id="221" w:author="Sujil Kumar Koottathampathiyil" w:date="2022-06-09T11:27:00Z">
              <w:rPr>
                <w:rFonts w:ascii="Arial" w:hAnsi="Arial" w:cs="Arial"/>
              </w:rPr>
            </w:rPrChange>
          </w:rPr>
          <w:t>framework for achieving important mode</w:t>
        </w:r>
      </w:ins>
      <w:ins w:id="222" w:author="Sujil Kumar Koottathampathiyil" w:date="2022-06-09T01:10:00Z">
        <w:r w:rsidR="0049196A" w:rsidRPr="00B64183">
          <w:rPr>
            <w:rFonts w:ascii="Arial" w:hAnsi="Arial" w:cs="Arial"/>
            <w:sz w:val="24"/>
            <w:szCs w:val="24"/>
            <w:rPrChange w:id="223" w:author="Sujil Kumar Koottathampathiyil" w:date="2022-06-09T11:27:00Z">
              <w:rPr>
                <w:rFonts w:ascii="Arial" w:hAnsi="Arial" w:cs="Arial"/>
              </w:rPr>
            </w:rPrChange>
          </w:rPr>
          <w:t>l</w:t>
        </w:r>
      </w:ins>
      <w:ins w:id="224" w:author="Sujil Kumar Koottathampathiyil" w:date="2022-06-08T19:48:00Z">
        <w:r w:rsidR="0049196A" w:rsidRPr="00B64183">
          <w:rPr>
            <w:rFonts w:ascii="Arial" w:hAnsi="Arial" w:cs="Arial"/>
            <w:sz w:val="24"/>
            <w:szCs w:val="24"/>
            <w:rPrChange w:id="225" w:author="Sujil Kumar Koottathampathiyil" w:date="2022-06-09T11:27:00Z">
              <w:rPr>
                <w:rFonts w:ascii="Arial" w:hAnsi="Arial" w:cs="Arial"/>
              </w:rPr>
            </w:rPrChange>
          </w:rPr>
          <w:t>ling goals, including</w:t>
        </w:r>
      </w:ins>
      <w:ins w:id="226" w:author="Sujil Kumar Koottathampathiyil" w:date="2022-06-08T19:54:00Z">
        <w:r w:rsidR="0049196A" w:rsidRPr="00B64183">
          <w:rPr>
            <w:rFonts w:ascii="Arial" w:hAnsi="Arial" w:cs="Arial"/>
            <w:sz w:val="24"/>
            <w:szCs w:val="24"/>
            <w:rPrChange w:id="227" w:author="Sujil Kumar Koottathampathiyil" w:date="2022-06-09T11:27:00Z">
              <w:rPr>
                <w:rFonts w:ascii="Arial" w:hAnsi="Arial" w:cs="Arial"/>
              </w:rPr>
            </w:rPrChange>
          </w:rPr>
          <w:t xml:space="preserve"> data description, Forecasting, Structural Inference, </w:t>
        </w:r>
      </w:ins>
      <w:ins w:id="228" w:author="Sujil Kumar Koottathampathiyil" w:date="2022-06-09T01:10:00Z">
        <w:r w:rsidR="0049196A" w:rsidRPr="00B64183">
          <w:rPr>
            <w:rFonts w:ascii="Arial" w:hAnsi="Arial" w:cs="Arial"/>
            <w:sz w:val="24"/>
            <w:szCs w:val="24"/>
            <w:rPrChange w:id="229" w:author="Sujil Kumar Koottathampathiyil" w:date="2022-06-09T11:27:00Z">
              <w:rPr>
                <w:rFonts w:ascii="Arial" w:hAnsi="Arial" w:cs="Arial"/>
              </w:rPr>
            </w:rPrChange>
          </w:rPr>
          <w:t xml:space="preserve">and </w:t>
        </w:r>
      </w:ins>
      <w:ins w:id="230" w:author="Sujil Kumar Koottathampathiyil" w:date="2022-06-08T19:54:00Z">
        <w:r w:rsidR="0049196A" w:rsidRPr="00B64183">
          <w:rPr>
            <w:rFonts w:ascii="Arial" w:hAnsi="Arial" w:cs="Arial"/>
            <w:sz w:val="24"/>
            <w:szCs w:val="24"/>
            <w:rPrChange w:id="231" w:author="Sujil Kumar Koottathampathiyil" w:date="2022-06-09T11:27:00Z">
              <w:rPr>
                <w:rFonts w:ascii="Arial" w:hAnsi="Arial" w:cs="Arial"/>
              </w:rPr>
            </w:rPrChange>
          </w:rPr>
          <w:t xml:space="preserve">Policy Analysis. </w:t>
        </w:r>
      </w:ins>
      <w:ins w:id="232" w:author="Sujil Kumar Koottathampathiyil" w:date="2022-06-08T19:50:00Z">
        <w:r w:rsidR="0049196A" w:rsidRPr="00B64183">
          <w:rPr>
            <w:rFonts w:ascii="Arial" w:hAnsi="Arial" w:cs="Arial"/>
            <w:sz w:val="24"/>
            <w:szCs w:val="24"/>
            <w:rPrChange w:id="233" w:author="Sujil Kumar Koottathampathiyil" w:date="2022-06-09T11:27:00Z">
              <w:rPr>
                <w:rFonts w:ascii="Arial" w:hAnsi="Arial" w:cs="Arial"/>
              </w:rPr>
            </w:rPrChange>
          </w:rPr>
          <w:t xml:space="preserve">VAR Model is a workhouse time series multivariate </w:t>
        </w:r>
      </w:ins>
      <w:r w:rsidR="0082553E" w:rsidRPr="00B64183">
        <w:rPr>
          <w:rFonts w:ascii="Arial" w:hAnsi="Arial" w:cs="Arial"/>
          <w:sz w:val="24"/>
          <w:szCs w:val="24"/>
        </w:rPr>
        <w:t>model that relates current observations of a variable with past observations of itself and past observations of other variables in the system.</w:t>
      </w:r>
    </w:p>
    <w:p w14:paraId="58AB7FF0" w14:textId="0D12E7DE" w:rsidR="005F6FD8" w:rsidRPr="00B64183" w:rsidRDefault="0049196A">
      <w:pPr>
        <w:spacing w:line="360" w:lineRule="auto"/>
        <w:jc w:val="both"/>
        <w:rPr>
          <w:rFonts w:ascii="Arial" w:hAnsi="Arial" w:cs="Arial"/>
        </w:rPr>
      </w:pPr>
      <w:r w:rsidRPr="00B64183">
        <w:rPr>
          <w:rFonts w:ascii="Arial" w:hAnsi="Arial" w:cs="Arial"/>
          <w:sz w:val="24"/>
          <w:szCs w:val="24"/>
          <w:rPrChange w:id="234" w:author="Sujil Kumar Koottathampathiyil" w:date="2022-06-09T11:27:00Z">
            <w:rPr>
              <w:rFonts w:ascii="Arial" w:hAnsi="Arial" w:cs="Arial"/>
            </w:rPr>
          </w:rPrChange>
        </w:rPr>
        <w:t xml:space="preserve">Thirdly, we need a database server for data to be stored on the server. I will be using PSQL or </w:t>
      </w:r>
      <w:del w:id="235" w:author="Sujil Kumar Koottathampathiyil" w:date="2022-06-12T23:47:00Z">
        <w:r w:rsidRPr="00B64183" w:rsidDel="008A07D6">
          <w:rPr>
            <w:rFonts w:ascii="Arial" w:hAnsi="Arial" w:cs="Arial"/>
            <w:sz w:val="24"/>
            <w:szCs w:val="24"/>
            <w:rPrChange w:id="236" w:author="Sujil Kumar Koottathampathiyil" w:date="2022-06-09T11:27:00Z">
              <w:rPr>
                <w:rFonts w:ascii="Arial" w:hAnsi="Arial" w:cs="Arial"/>
              </w:rPr>
            </w:rPrChange>
          </w:rPr>
          <w:delText>My</w:delText>
        </w:r>
      </w:del>
      <w:ins w:id="237" w:author="Sujil Kumar Koottathampathiyil" w:date="2022-06-12T23:47:00Z">
        <w:r w:rsidRPr="00B64183">
          <w:rPr>
            <w:rFonts w:ascii="Arial" w:hAnsi="Arial" w:cs="Arial"/>
            <w:sz w:val="24"/>
            <w:szCs w:val="24"/>
          </w:rPr>
          <w:t>This</w:t>
        </w:r>
      </w:ins>
      <w:r w:rsidRPr="00B64183">
        <w:rPr>
          <w:rFonts w:ascii="Arial" w:hAnsi="Arial" w:cs="Arial"/>
          <w:sz w:val="24"/>
          <w:szCs w:val="24"/>
          <w:rPrChange w:id="238" w:author="Sujil Kumar Koottathampathiyil" w:date="2022-06-09T11:27:00Z">
            <w:rPr>
              <w:rFonts w:ascii="Arial" w:hAnsi="Arial" w:cs="Arial"/>
            </w:rPr>
          </w:rPrChange>
        </w:rPr>
        <w:t xml:space="preserve">SQL servers for data storage and management. I want the data in </w:t>
      </w:r>
      <w:del w:id="239" w:author="Sujil Kumar Koottathampathiyil" w:date="2022-06-12T23:47:00Z">
        <w:r w:rsidRPr="00B64183" w:rsidDel="008A07D6">
          <w:rPr>
            <w:rFonts w:ascii="Arial" w:hAnsi="Arial" w:cs="Arial"/>
            <w:sz w:val="24"/>
            <w:szCs w:val="24"/>
            <w:rPrChange w:id="240" w:author="Sujil Kumar Koottathampathiyil" w:date="2022-06-09T11:27:00Z">
              <w:rPr>
                <w:rFonts w:ascii="Arial" w:hAnsi="Arial" w:cs="Arial"/>
              </w:rPr>
            </w:rPrChange>
          </w:rPr>
          <w:delText>my</w:delText>
        </w:r>
      </w:del>
      <w:ins w:id="241" w:author="Sujil Kumar Koottathampathiyil" w:date="2022-06-12T23:47:00Z">
        <w:r w:rsidRPr="00B64183">
          <w:rPr>
            <w:rFonts w:ascii="Arial" w:hAnsi="Arial" w:cs="Arial"/>
            <w:sz w:val="24"/>
            <w:szCs w:val="24"/>
          </w:rPr>
          <w:t>this</w:t>
        </w:r>
      </w:ins>
      <w:r w:rsidRPr="00B64183">
        <w:rPr>
          <w:rFonts w:ascii="Arial" w:hAnsi="Arial" w:cs="Arial"/>
          <w:sz w:val="24"/>
          <w:szCs w:val="24"/>
          <w:rPrChange w:id="242" w:author="Sujil Kumar Koottathampathiyil" w:date="2022-06-09T11:27:00Z">
            <w:rPr>
              <w:rFonts w:ascii="Arial" w:hAnsi="Arial" w:cs="Arial"/>
            </w:rPr>
          </w:rPrChange>
        </w:rPr>
        <w:t xml:space="preserve"> DB to be updated </w:t>
      </w:r>
      <w:ins w:id="243" w:author="Sujil Kumar Koottathampathiyil" w:date="2022-06-09T01:10:00Z">
        <w:r w:rsidRPr="00B64183">
          <w:rPr>
            <w:rFonts w:ascii="Arial" w:hAnsi="Arial" w:cs="Arial"/>
            <w:sz w:val="24"/>
            <w:szCs w:val="24"/>
            <w:rPrChange w:id="244" w:author="Sujil Kumar Koottathampathiyil" w:date="2022-06-09T11:27:00Z">
              <w:rPr>
                <w:rFonts w:ascii="Arial" w:hAnsi="Arial" w:cs="Arial"/>
              </w:rPr>
            </w:rPrChange>
          </w:rPr>
          <w:t xml:space="preserve">from </w:t>
        </w:r>
      </w:ins>
      <w:r w:rsidRPr="00B64183">
        <w:rPr>
          <w:rFonts w:ascii="Arial" w:hAnsi="Arial" w:cs="Arial"/>
          <w:sz w:val="24"/>
          <w:szCs w:val="24"/>
          <w:rPrChange w:id="245" w:author="Sujil Kumar Koottathampathiyil" w:date="2022-06-09T11:27:00Z">
            <w:rPr>
              <w:rFonts w:ascii="Arial" w:hAnsi="Arial" w:cs="Arial"/>
            </w:rPr>
          </w:rPrChange>
        </w:rPr>
        <w:t xml:space="preserve">time to time and </w:t>
      </w:r>
      <w:del w:id="246" w:author="Sujil Kumar Koottathampathiyil" w:date="2022-06-12T23:47:00Z">
        <w:r w:rsidRPr="00B64183" w:rsidDel="008A07D6">
          <w:rPr>
            <w:rFonts w:ascii="Arial" w:hAnsi="Arial" w:cs="Arial"/>
            <w:sz w:val="24"/>
            <w:szCs w:val="24"/>
            <w:rPrChange w:id="247" w:author="Sujil Kumar Koottathampathiyil" w:date="2022-06-09T11:27:00Z">
              <w:rPr>
                <w:rFonts w:ascii="Arial" w:hAnsi="Arial" w:cs="Arial"/>
              </w:rPr>
            </w:rPrChange>
          </w:rPr>
          <w:delText>my</w:delText>
        </w:r>
      </w:del>
      <w:ins w:id="248" w:author="Sujil Kumar Koottathampathiyil" w:date="2022-06-12T23:47:00Z">
        <w:r w:rsidRPr="00B64183">
          <w:rPr>
            <w:rFonts w:ascii="Arial" w:hAnsi="Arial" w:cs="Arial"/>
            <w:sz w:val="24"/>
            <w:szCs w:val="24"/>
          </w:rPr>
          <w:t>this</w:t>
        </w:r>
      </w:ins>
      <w:r w:rsidRPr="00B64183">
        <w:rPr>
          <w:rFonts w:ascii="Arial" w:hAnsi="Arial" w:cs="Arial"/>
          <w:sz w:val="24"/>
          <w:szCs w:val="24"/>
          <w:rPrChange w:id="249" w:author="Sujil Kumar Koottathampathiyil" w:date="2022-06-09T11:27:00Z">
            <w:rPr>
              <w:rFonts w:ascii="Arial" w:hAnsi="Arial" w:cs="Arial"/>
            </w:rPr>
          </w:rPrChange>
        </w:rPr>
        <w:t xml:space="preserve"> model </w:t>
      </w:r>
      <w:r w:rsidR="00AD2F9A" w:rsidRPr="00B64183">
        <w:rPr>
          <w:rFonts w:ascii="Arial" w:hAnsi="Arial" w:cs="Arial"/>
          <w:sz w:val="24"/>
          <w:szCs w:val="24"/>
        </w:rPr>
        <w:t>must</w:t>
      </w:r>
      <w:r w:rsidRPr="00B64183">
        <w:rPr>
          <w:rFonts w:ascii="Arial" w:hAnsi="Arial" w:cs="Arial"/>
          <w:sz w:val="24"/>
          <w:szCs w:val="24"/>
          <w:rPrChange w:id="250" w:author="Sujil Kumar Koottathampathiyil" w:date="2022-06-09T11:27:00Z">
            <w:rPr>
              <w:rFonts w:ascii="Arial" w:hAnsi="Arial" w:cs="Arial"/>
            </w:rPr>
          </w:rPrChange>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04A4325C" w14:textId="1DB91BF6" w:rsidR="00C9054C" w:rsidRPr="00FD79BE" w:rsidRDefault="007566FF" w:rsidP="00FD4C1A">
      <w:pPr>
        <w:spacing w:line="360" w:lineRule="auto"/>
        <w:jc w:val="both"/>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 xml:space="preserve">What is Time Series </w:t>
      </w:r>
      <w:r w:rsidR="00A911DD" w:rsidRPr="00FD79BE">
        <w:rPr>
          <w:rFonts w:ascii="Arial" w:hAnsi="Arial" w:cs="Arial"/>
          <w:sz w:val="24"/>
          <w:szCs w:val="24"/>
        </w:rPr>
        <w:t>Analysis?</w:t>
      </w:r>
    </w:p>
    <w:p w14:paraId="54C10703" w14:textId="6DD30024"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lastRenderedPageBreak/>
        <w:t xml:space="preserve">A particular method of examining a set of data points gathered over </w:t>
      </w:r>
      <w:r w:rsidR="00984335" w:rsidRPr="00FD79BE">
        <w:rPr>
          <w:rFonts w:ascii="Arial" w:hAnsi="Arial" w:cs="Arial"/>
          <w:sz w:val="24"/>
          <w:szCs w:val="24"/>
        </w:rPr>
        <w:t>a period</w:t>
      </w:r>
      <w:r w:rsidRPr="00FD79BE">
        <w:rPr>
          <w:rFonts w:ascii="Arial" w:hAnsi="Arial" w:cs="Arial"/>
          <w:sz w:val="24"/>
          <w:szCs w:val="24"/>
        </w:rPr>
        <w:t xml:space="preserv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1507BC" w:rsidRPr="001507BC">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651FD6A7"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001507BC" w:rsidRPr="001507BC">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4D91C684"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(a) </w:t>
      </w:r>
      <w:r w:rsidR="008347AC" w:rsidRPr="00FD79BE">
        <w:rPr>
          <w:rFonts w:ascii="Arial" w:hAnsi="Arial" w:cs="Arial"/>
          <w:sz w:val="24"/>
          <w:szCs w:val="24"/>
        </w:rPr>
        <w:t>Judgmental</w:t>
      </w:r>
      <w:r w:rsidRPr="00FD79BE">
        <w:rPr>
          <w:rFonts w:ascii="Arial" w:hAnsi="Arial" w:cs="Arial"/>
          <w:sz w:val="24"/>
          <w:szCs w:val="24"/>
        </w:rPr>
        <w:t xml:space="preserve"> </w:t>
      </w:r>
      <w:r w:rsidR="00183DE3" w:rsidRPr="00FD79BE">
        <w:rPr>
          <w:rFonts w:ascii="Arial" w:hAnsi="Arial" w:cs="Arial"/>
          <w:sz w:val="24"/>
          <w:szCs w:val="24"/>
        </w:rPr>
        <w:t>forecasts:</w:t>
      </w:r>
      <w:r w:rsidRPr="00FD79BE">
        <w:rPr>
          <w:rFonts w:ascii="Arial" w:hAnsi="Arial" w:cs="Arial"/>
          <w:sz w:val="24"/>
          <w:szCs w:val="24"/>
        </w:rPr>
        <w:t xml:space="preserve"> using subjective judgment, intuition, "inside" commercial knowledge, and any additional pertinent data.</w:t>
      </w:r>
    </w:p>
    <w:p w14:paraId="79EDF0DA" w14:textId="7CCEF88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(b) Univariate </w:t>
      </w:r>
      <w:r w:rsidR="00183DE3">
        <w:rPr>
          <w:rFonts w:ascii="Arial" w:hAnsi="Arial" w:cs="Arial"/>
          <w:sz w:val="24"/>
          <w:szCs w:val="24"/>
        </w:rPr>
        <w:t>forecasts</w:t>
      </w:r>
      <w:r w:rsidR="00183DE3" w:rsidRPr="00FD79BE">
        <w:rPr>
          <w:rFonts w:ascii="Arial" w:hAnsi="Arial" w:cs="Arial"/>
          <w:sz w:val="24"/>
          <w:szCs w:val="24"/>
        </w:rPr>
        <w:t>:</w:t>
      </w:r>
      <w:r w:rsidRPr="00FD79BE">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183DE3">
        <w:rPr>
          <w:rFonts w:ascii="Arial" w:hAnsi="Arial" w:cs="Arial"/>
          <w:sz w:val="24"/>
          <w:szCs w:val="24"/>
        </w:rPr>
        <w:t>forecasts</w:t>
      </w:r>
      <w:r w:rsidR="00183DE3" w:rsidRPr="00FD79BE">
        <w:rPr>
          <w:rFonts w:ascii="Arial" w:hAnsi="Arial" w:cs="Arial"/>
          <w:sz w:val="24"/>
          <w:szCs w:val="24"/>
        </w:rPr>
        <w:t>:</w:t>
      </w:r>
      <w:r w:rsidRPr="00FD79BE">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w:t>
      </w:r>
      <w:r w:rsidR="0076007E" w:rsidRPr="00FD79BE">
        <w:rPr>
          <w:rFonts w:ascii="Arial" w:hAnsi="Arial" w:cs="Arial"/>
          <w:sz w:val="24"/>
          <w:szCs w:val="24"/>
        </w:rPr>
        <w:t xml:space="preserve"> employ</w:t>
      </w:r>
      <w:r w:rsidRPr="00FD79BE">
        <w:rPr>
          <w:rFonts w:ascii="Arial" w:hAnsi="Arial" w:cs="Arial"/>
          <w:sz w:val="24"/>
          <w:szCs w:val="24"/>
        </w:rPr>
        <w:t xml:space="preserve">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3BD8737A"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lastRenderedPageBreak/>
        <w:t xml:space="preserve">Country Names </w:t>
      </w:r>
      <w:r w:rsidR="005C7B75">
        <w:rPr>
          <w:rFonts w:ascii="Arial" w:hAnsi="Arial" w:cs="Arial"/>
          <w:sz w:val="24"/>
          <w:szCs w:val="24"/>
        </w:rPr>
        <w:t>Missing:</w:t>
      </w:r>
      <w:r>
        <w:rPr>
          <w:rFonts w:ascii="Arial" w:hAnsi="Arial" w:cs="Arial"/>
          <w:sz w:val="24"/>
          <w:szCs w:val="24"/>
        </w:rPr>
        <w:t xml:space="preserve"> </w:t>
      </w:r>
      <w:r w:rsidR="00D5134C" w:rsidRPr="00D5134C">
        <w:rPr>
          <w:rFonts w:ascii="Arial" w:hAnsi="Arial" w:cs="Arial"/>
          <w:sz w:val="24"/>
          <w:szCs w:val="24"/>
        </w:rPr>
        <w:t xml:space="preserve">The analysis would have been more insightful if there had been data </w:t>
      </w:r>
      <w:r w:rsidR="00C52A3B" w:rsidRPr="00D5134C">
        <w:rPr>
          <w:rFonts w:ascii="Arial" w:hAnsi="Arial" w:cs="Arial"/>
          <w:sz w:val="24"/>
          <w:szCs w:val="24"/>
        </w:rPr>
        <w:t>available from</w:t>
      </w:r>
      <w:r w:rsidR="00D5134C" w:rsidRPr="00D5134C">
        <w:rPr>
          <w:rFonts w:ascii="Arial" w:hAnsi="Arial" w:cs="Arial"/>
          <w:sz w:val="24"/>
          <w:szCs w:val="24"/>
        </w:rPr>
        <w:t xml:space="preserve"> every country in the world as there are many nations missing from the dataset.</w:t>
      </w:r>
    </w:p>
    <w:p w14:paraId="60808EBB" w14:textId="3EF6CFC8"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Server </w:t>
      </w:r>
      <w:r w:rsidR="005C7B75">
        <w:rPr>
          <w:rFonts w:ascii="Arial" w:hAnsi="Arial" w:cs="Arial"/>
          <w:sz w:val="24"/>
          <w:szCs w:val="24"/>
        </w:rPr>
        <w:t>Requirements:</w:t>
      </w:r>
      <w:r>
        <w:rPr>
          <w:rFonts w:ascii="Arial" w:hAnsi="Arial" w:cs="Arial"/>
          <w:sz w:val="24"/>
          <w:szCs w:val="24"/>
        </w:rPr>
        <w:t xml:space="preserve">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59C98BBD" w:rsidR="001200E2" w:rsidRPr="005C4594" w:rsidRDefault="00B5377F" w:rsidP="006B329A">
      <w:pPr>
        <w:spacing w:line="360" w:lineRule="auto"/>
        <w:jc w:val="center"/>
        <w:rPr>
          <w:rFonts w:ascii="Arial" w:hAnsi="Arial" w:cs="Arial"/>
          <w:b/>
          <w:bCs/>
          <w:sz w:val="36"/>
          <w:szCs w:val="36"/>
        </w:rPr>
      </w:pPr>
      <w:r w:rsidRPr="005C4594">
        <w:rPr>
          <w:rFonts w:ascii="Arial" w:hAnsi="Arial" w:cs="Arial"/>
          <w:b/>
          <w:bCs/>
          <w:sz w:val="36"/>
          <w:szCs w:val="36"/>
        </w:rPr>
        <w:t>Chapter 3</w:t>
      </w:r>
    </w:p>
    <w:p w14:paraId="36699512" w14:textId="17CD16FF" w:rsidR="0049196A" w:rsidRDefault="0049196A" w:rsidP="0049196A">
      <w:pPr>
        <w:spacing w:line="360" w:lineRule="auto"/>
        <w:jc w:val="both"/>
        <w:rPr>
          <w:rFonts w:ascii="Arial" w:hAnsi="Arial" w:cs="Arial"/>
          <w:b/>
          <w:bCs/>
          <w:sz w:val="32"/>
          <w:szCs w:val="32"/>
        </w:rPr>
      </w:pPr>
      <w:ins w:id="251" w:author="Sujil Kumar Koottathampathiyil" w:date="2022-06-09T08:20:00Z">
        <w:r w:rsidRPr="00FD79BE">
          <w:rPr>
            <w:rFonts w:ascii="Arial" w:hAnsi="Arial" w:cs="Arial"/>
            <w:b/>
            <w:bCs/>
            <w:sz w:val="32"/>
            <w:szCs w:val="32"/>
          </w:rPr>
          <w:t>4</w:t>
        </w:r>
      </w:ins>
      <w:r w:rsidR="00056FC9">
        <w:rPr>
          <w:rFonts w:ascii="Arial" w:hAnsi="Arial" w:cs="Arial"/>
          <w:b/>
          <w:bCs/>
          <w:sz w:val="32"/>
          <w:szCs w:val="32"/>
        </w:rPr>
        <w:t>Exploration of Data</w:t>
      </w:r>
    </w:p>
    <w:p w14:paraId="31F7E591" w14:textId="2A1A6AE7" w:rsidR="00E60A55" w:rsidRDefault="00E60A55" w:rsidP="00E60A55">
      <w:pPr>
        <w:spacing w:line="360" w:lineRule="auto"/>
        <w:jc w:val="both"/>
        <w:rPr>
          <w:rFonts w:ascii="Arial" w:hAnsi="Arial" w:cs="Arial"/>
          <w:b/>
          <w:bCs/>
          <w:sz w:val="24"/>
          <w:szCs w:val="24"/>
        </w:rPr>
      </w:pPr>
      <w:r w:rsidRPr="00E60A55">
        <w:rPr>
          <w:rFonts w:ascii="Arial" w:hAnsi="Arial" w:cs="Arial"/>
          <w:b/>
          <w:bCs/>
          <w:sz w:val="24"/>
          <w:szCs w:val="24"/>
        </w:rPr>
        <w:t>3.1 Data Collection</w:t>
      </w:r>
    </w:p>
    <w:p w14:paraId="1E2589D8" w14:textId="7017F789" w:rsidR="004D69C7" w:rsidRPr="005C236C" w:rsidRDefault="005C236C" w:rsidP="00E60A55">
      <w:pPr>
        <w:spacing w:line="360" w:lineRule="auto"/>
        <w:jc w:val="both"/>
        <w:rPr>
          <w:rFonts w:ascii="Arial" w:hAnsi="Arial" w:cs="Arial"/>
          <w:sz w:val="24"/>
          <w:szCs w:val="24"/>
        </w:rPr>
      </w:pPr>
      <w:r w:rsidRPr="005C236C">
        <w:rPr>
          <w:rFonts w:ascii="Arial" w:hAnsi="Arial" w:cs="Arial"/>
          <w:sz w:val="24"/>
          <w:szCs w:val="24"/>
        </w:rPr>
        <w:t>No</w:t>
      </w:r>
      <w:r>
        <w:rPr>
          <w:rFonts w:ascii="Arial" w:hAnsi="Arial" w:cs="Arial"/>
          <w:sz w:val="24"/>
          <w:szCs w:val="24"/>
        </w:rPr>
        <w:t xml:space="preserve"> data scrapping was involved in this research. Dataset has been directly downloaded from the Kuggle website. </w:t>
      </w:r>
      <w:r w:rsidR="004D69C7">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"/>
          <w:id w:val="41565920"/>
          <w:placeholder>
            <w:docPart w:val="DefaultPlaceholder_-1854013440"/>
          </w:placeholder>
        </w:sdtPr>
        <w:sdtContent>
          <w:r w:rsidR="001507BC" w:rsidRPr="001507BC">
            <w:rPr>
              <w:rFonts w:ascii="Arial" w:hAnsi="Arial" w:cs="Arial"/>
              <w:color w:val="000000"/>
              <w:sz w:val="24"/>
              <w:szCs w:val="24"/>
            </w:rPr>
            <w:t>(EDA)</w:t>
          </w:r>
        </w:sdtContent>
      </w:sdt>
      <w:r w:rsidR="004D69C7">
        <w:rPr>
          <w:rFonts w:ascii="Arial" w:hAnsi="Arial" w:cs="Arial"/>
          <w:sz w:val="24"/>
          <w:szCs w:val="24"/>
        </w:rPr>
        <w:t>.</w:t>
      </w:r>
      <w:r w:rsidR="00346549">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Pr>
          <w:rFonts w:ascii="Arial" w:hAnsi="Arial" w:cs="Arial"/>
          <w:sz w:val="24"/>
          <w:szCs w:val="24"/>
        </w:rPr>
        <w:t>objectives</w:t>
      </w:r>
      <w:r w:rsidR="00346549">
        <w:rPr>
          <w:rFonts w:ascii="Arial" w:hAnsi="Arial" w:cs="Arial"/>
          <w:sz w:val="24"/>
          <w:szCs w:val="24"/>
        </w:rPr>
        <w:t xml:space="preserve"> of the study. </w:t>
      </w:r>
      <w:r w:rsidR="005C175E">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Pr>
          <w:rFonts w:ascii="Arial" w:hAnsi="Arial" w:cs="Arial"/>
          <w:sz w:val="24"/>
          <w:szCs w:val="24"/>
        </w:rPr>
        <w:t>hand,</w:t>
      </w:r>
      <w:r w:rsidR="005C175E">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Default="00501037" w:rsidP="00E60A55">
      <w:pPr>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329B788E" w:rsidR="00501037" w:rsidRPr="00E60A55" w:rsidRDefault="00501037" w:rsidP="00E60A55">
      <w:pPr>
        <w:spacing w:line="360" w:lineRule="auto"/>
        <w:jc w:val="both"/>
        <w:rPr>
          <w:rFonts w:ascii="Arial" w:hAnsi="Arial" w:cs="Arial"/>
          <w:b/>
          <w:bCs/>
          <w:sz w:val="24"/>
          <w:szCs w:val="24"/>
        </w:rPr>
      </w:pPr>
    </w:p>
    <w:p w14:paraId="67EB9F7E" w14:textId="77777777" w:rsidR="00FC377E" w:rsidRPr="0097669C" w:rsidRDefault="00FC377E" w:rsidP="007566FF">
      <w:pPr>
        <w:rPr>
          <w:ins w:id="252" w:author="Sujil Kumar Koottathampathiyil" w:date="2022-06-11T23:40:00Z"/>
          <w:rFonts w:ascii="Arial" w:hAnsi="Arial" w:cs="Arial"/>
          <w:b/>
          <w:bCs/>
          <w:sz w:val="24"/>
          <w:szCs w:val="24"/>
        </w:rPr>
      </w:pPr>
    </w:p>
    <w:p w14:paraId="132E6DE8" w14:textId="0F4C91C3" w:rsidR="0049196A" w:rsidRPr="00D650B7" w:rsidRDefault="007B50FE" w:rsidP="0049196A">
      <w:pPr>
        <w:spacing w:line="360" w:lineRule="auto"/>
        <w:jc w:val="both"/>
        <w:rPr>
          <w:ins w:id="253" w:author="Sujil Kumar Koottathampathiyil" w:date="2022-06-12T09:34:00Z"/>
          <w:rFonts w:ascii="Arial" w:hAnsi="Arial" w:cs="Arial"/>
          <w:sz w:val="24"/>
          <w:szCs w:val="24"/>
        </w:rPr>
      </w:pPr>
      <w:r w:rsidRPr="0097669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"/>
          <w:id w:val="-1525246283"/>
          <w:placeholder>
            <w:docPart w:val="DefaultPlaceholder_-1854013440"/>
          </w:placeholder>
        </w:sdtPr>
        <w:sdtContent>
          <w:r w:rsidR="001507BC" w:rsidRPr="0097669C">
            <w:rPr>
              <w:rFonts w:ascii="Arial" w:hAnsi="Arial" w:cs="Arial"/>
              <w:color w:val="000000"/>
              <w:sz w:val="24"/>
              <w:szCs w:val="24"/>
            </w:rPr>
            <w:t>(Johns Hopkins)</w:t>
          </w:r>
        </w:sdtContent>
      </w:sdt>
      <w:r w:rsidRPr="0097669C">
        <w:rPr>
          <w:rFonts w:ascii="Arial" w:hAnsi="Arial" w:cs="Arial"/>
          <w:sz w:val="24"/>
          <w:szCs w:val="24"/>
        </w:rPr>
        <w:t xml:space="preserve">. This dashboard displays real-time Covid-19 data that is regularly updated, with corresponding graphical representations created automatically. </w:t>
      </w:r>
      <w:ins w:id="254" w:author="Sujil Kumar Koottathampathiyil" w:date="2022-06-11T23:44:00Z">
        <w:r w:rsidR="0049196A" w:rsidRPr="00D650B7">
          <w:rPr>
            <w:rFonts w:ascii="Arial" w:hAnsi="Arial" w:cs="Arial"/>
            <w:sz w:val="24"/>
            <w:szCs w:val="24"/>
          </w:rPr>
          <w:t>The python dashboard, which visualizes the data and insights for the public, will be the most appealing aspect of this project.</w:t>
        </w:r>
        <w:r w:rsidR="0049196A" w:rsidRPr="00D650B7" w:rsidDel="00D9210E">
          <w:rPr>
            <w:rFonts w:ascii="Arial" w:hAnsi="Arial" w:cs="Arial"/>
            <w:sz w:val="24"/>
            <w:szCs w:val="24"/>
          </w:rPr>
          <w:t xml:space="preserve"> </w:t>
        </w:r>
      </w:ins>
      <w:ins w:id="255" w:author="Sujil Kumar Koottathampathiyil" w:date="2022-06-11T23:50:00Z">
        <w:r w:rsidR="0049196A" w:rsidRPr="00D650B7">
          <w:rPr>
            <w:rFonts w:ascii="Arial" w:hAnsi="Arial" w:cs="Arial"/>
            <w:sz w:val="24"/>
            <w:szCs w:val="24"/>
          </w:rPr>
          <w:t xml:space="preserve">Python dash and </w:t>
        </w:r>
      </w:ins>
      <w:ins w:id="256" w:author="Sujil Kumar Koottathampathiyil" w:date="2022-06-11T23:51:00Z">
        <w:r w:rsidR="0049196A" w:rsidRPr="00D650B7">
          <w:rPr>
            <w:rFonts w:ascii="Arial" w:hAnsi="Arial" w:cs="Arial"/>
            <w:color w:val="000000"/>
            <w:sz w:val="24"/>
            <w:szCs w:val="24"/>
          </w:rPr>
          <w:t>streamlit</w:t>
        </w:r>
        <w:r w:rsidR="0049196A" w:rsidRPr="00D650B7">
          <w:rPr>
            <w:rFonts w:ascii="Arial" w:hAnsi="Arial" w:cs="Arial"/>
            <w:sz w:val="24"/>
            <w:szCs w:val="24"/>
          </w:rPr>
          <w:t xml:space="preserve"> </w:t>
        </w:r>
      </w:ins>
      <w:ins w:id="257" w:author="Sujil Kumar Koottathampathiyil" w:date="2022-06-11T23:50:00Z">
        <w:r w:rsidR="0049196A" w:rsidRPr="00D650B7">
          <w:rPr>
            <w:rFonts w:ascii="Arial" w:hAnsi="Arial" w:cs="Arial"/>
            <w:sz w:val="24"/>
            <w:szCs w:val="24"/>
          </w:rPr>
          <w:t>have emerged as the most capable frameworks for web-based visualisation projects in recent years.</w:t>
        </w:r>
        <w:r w:rsidR="0049196A" w:rsidRPr="00D650B7" w:rsidDel="00D9210E">
          <w:rPr>
            <w:rFonts w:ascii="Arial" w:hAnsi="Arial" w:cs="Arial"/>
            <w:sz w:val="24"/>
            <w:szCs w:val="24"/>
          </w:rPr>
          <w:t xml:space="preserve"> </w:t>
        </w:r>
      </w:ins>
      <w:ins w:id="258" w:author="Sujil Kumar Koottathampathiyil" w:date="2022-06-12T00:07:00Z">
        <w:r w:rsidR="0049196A" w:rsidRPr="00D650B7">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w:t>
        </w:r>
        <w:proofErr w:type="spellStart"/>
        <w:r w:rsidR="0049196A" w:rsidRPr="00D650B7">
          <w:rPr>
            <w:rFonts w:ascii="Arial" w:hAnsi="Arial" w:cs="Arial"/>
            <w:sz w:val="24"/>
            <w:szCs w:val="24"/>
          </w:rPr>
          <w:t>Notebook.</w:t>
        </w:r>
      </w:ins>
      <w:del w:id="259" w:author="Sujil Kumar Koottathampathiyil" w:date="2022-06-11T23:44:00Z">
        <w:r w:rsidR="0049196A" w:rsidRPr="00D650B7" w:rsidDel="00D9210E">
          <w:rPr>
            <w:rFonts w:ascii="Arial" w:hAnsi="Arial" w:cs="Arial"/>
            <w:sz w:val="24"/>
            <w:szCs w:val="24"/>
            <w:rPrChange w:id="260" w:author="Sujil Kumar Koottathampathiyil" w:date="2022-06-09T11:28:00Z">
              <w:rPr>
                <w:rFonts w:ascii="Arial" w:hAnsi="Arial" w:cs="Arial"/>
              </w:rPr>
            </w:rPrChange>
          </w:rPr>
          <w:delText>Firstly, I want to talk about python dashboard</w:delText>
        </w:r>
        <w:r w:rsidR="0049196A" w:rsidRPr="00D650B7" w:rsidDel="00D53FA5">
          <w:rPr>
            <w:rFonts w:ascii="Arial" w:hAnsi="Arial" w:cs="Arial"/>
            <w:sz w:val="24"/>
            <w:szCs w:val="24"/>
            <w:rPrChange w:id="261" w:author="Sujil Kumar Koottathampathiyil" w:date="2022-06-09T11:28:00Z">
              <w:rPr>
                <w:rFonts w:ascii="Arial" w:hAnsi="Arial" w:cs="Arial"/>
              </w:rPr>
            </w:rPrChange>
          </w:rPr>
          <w:delText xml:space="preserve">. </w:delText>
        </w:r>
      </w:del>
      <w:del w:id="262" w:author="Sujil Kumar Koottathampathiyil" w:date="2022-06-11T23:42:00Z">
        <w:r w:rsidR="0049196A" w:rsidRPr="00D650B7" w:rsidDel="00D9210E">
          <w:rPr>
            <w:rFonts w:ascii="Arial" w:hAnsi="Arial" w:cs="Arial"/>
            <w:sz w:val="24"/>
            <w:szCs w:val="24"/>
            <w:rPrChange w:id="263" w:author="Sujil Kumar Koottathampathiyil" w:date="2022-06-09T11:28:00Z">
              <w:rPr>
                <w:rFonts w:ascii="Arial" w:hAnsi="Arial" w:cs="Arial"/>
              </w:rPr>
            </w:rPrChange>
          </w:rPr>
          <w:delText xml:space="preserve">It’s always wonderful to see how we </w:delText>
        </w:r>
      </w:del>
      <w:del w:id="264" w:author="Sujil Kumar Koottathampathiyil" w:date="2022-06-09T01:14:00Z">
        <w:r w:rsidR="0049196A" w:rsidRPr="00D650B7" w:rsidDel="001F0ED5">
          <w:rPr>
            <w:rFonts w:ascii="Arial" w:hAnsi="Arial" w:cs="Arial"/>
            <w:sz w:val="24"/>
            <w:szCs w:val="24"/>
            <w:rPrChange w:id="265" w:author="Sujil Kumar Koottathampathiyil" w:date="2022-06-09T11:28:00Z">
              <w:rPr>
                <w:rFonts w:ascii="Arial" w:hAnsi="Arial" w:cs="Arial"/>
              </w:rPr>
            </w:rPrChange>
          </w:rPr>
          <w:delText>are able to</w:delText>
        </w:r>
      </w:del>
      <w:del w:id="266" w:author="Sujil Kumar Koottathampathiyil" w:date="2022-06-11T23:42:00Z">
        <w:r w:rsidR="0049196A" w:rsidRPr="00D650B7" w:rsidDel="00D9210E">
          <w:rPr>
            <w:rFonts w:ascii="Arial" w:hAnsi="Arial" w:cs="Arial"/>
            <w:sz w:val="24"/>
            <w:szCs w:val="24"/>
            <w:rPrChange w:id="267" w:author="Sujil Kumar Koottathampathiyil" w:date="2022-06-09T11:28:00Z">
              <w:rPr>
                <w:rFonts w:ascii="Arial" w:hAnsi="Arial" w:cs="Arial"/>
              </w:rPr>
            </w:rPrChange>
          </w:rPr>
          <w:delText xml:space="preserve"> make models and interpret them. </w:delText>
        </w:r>
      </w:del>
      <w:del w:id="268" w:author="Sujil Kumar Koottathampathiyil" w:date="2022-06-11T23:48:00Z">
        <w:r w:rsidR="0049196A" w:rsidRPr="00D650B7" w:rsidDel="00D713D2">
          <w:rPr>
            <w:rFonts w:ascii="Arial" w:hAnsi="Arial" w:cs="Arial"/>
            <w:sz w:val="24"/>
            <w:szCs w:val="24"/>
            <w:rPrChange w:id="269" w:author="Sujil Kumar Koottathampathiyil" w:date="2022-06-09T11:28:00Z">
              <w:rPr>
                <w:rFonts w:ascii="Arial" w:hAnsi="Arial" w:cs="Arial"/>
              </w:rPr>
            </w:rPrChange>
          </w:rPr>
          <w:delText xml:space="preserve">But it is also important to note, recently there </w:delText>
        </w:r>
      </w:del>
      <w:del w:id="270" w:author="Sujil Kumar Koottathampathiyil" w:date="2022-06-09T01:14:00Z">
        <w:r w:rsidR="0049196A" w:rsidRPr="00D650B7" w:rsidDel="001F0ED5">
          <w:rPr>
            <w:rFonts w:ascii="Arial" w:hAnsi="Arial" w:cs="Arial"/>
            <w:sz w:val="24"/>
            <w:szCs w:val="24"/>
            <w:rPrChange w:id="271" w:author="Sujil Kumar Koottathampathiyil" w:date="2022-06-09T11:28:00Z">
              <w:rPr>
                <w:rFonts w:ascii="Arial" w:hAnsi="Arial" w:cs="Arial"/>
              </w:rPr>
            </w:rPrChange>
          </w:rPr>
          <w:delText>are number of</w:delText>
        </w:r>
      </w:del>
      <w:del w:id="272" w:author="Sujil Kumar Koottathampathiyil" w:date="2022-06-11T23:48:00Z">
        <w:r w:rsidR="0049196A" w:rsidRPr="00D650B7" w:rsidDel="00D713D2">
          <w:rPr>
            <w:rFonts w:ascii="Arial" w:hAnsi="Arial" w:cs="Arial"/>
            <w:sz w:val="24"/>
            <w:szCs w:val="24"/>
            <w:rPrChange w:id="273" w:author="Sujil Kumar Koottathampathiyil" w:date="2022-06-09T11:28:00Z">
              <w:rPr>
                <w:rFonts w:ascii="Arial" w:hAnsi="Arial" w:cs="Arial"/>
              </w:rPr>
            </w:rPrChange>
          </w:rPr>
          <w:delText xml:space="preserve"> concerns </w:delText>
        </w:r>
      </w:del>
      <w:r w:rsidR="00D650B7" w:rsidRPr="00D650B7">
        <w:rPr>
          <w:rFonts w:ascii="Arial" w:hAnsi="Arial" w:cs="Arial"/>
          <w:sz w:val="24"/>
          <w:szCs w:val="24"/>
        </w:rPr>
        <w:lastRenderedPageBreak/>
        <w:t>about</w:t>
      </w:r>
      <w:proofErr w:type="spellEnd"/>
      <w:r w:rsidR="00D650B7" w:rsidRPr="00D650B7">
        <w:rPr>
          <w:rFonts w:ascii="Arial" w:hAnsi="Arial" w:cs="Arial"/>
          <w:sz w:val="24"/>
          <w:szCs w:val="24"/>
        </w:rPr>
        <w:t xml:space="preserve"> how well we are able to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D650B7">
        <w:rPr>
          <w:rFonts w:ascii="Arial" w:hAnsi="Arial" w:cs="Arial"/>
          <w:sz w:val="24"/>
          <w:szCs w:val="24"/>
        </w:rPr>
        <w:t>like has</w:t>
      </w:r>
      <w:r w:rsidR="00D650B7" w:rsidRPr="00D650B7">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D650B7"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274"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275" w:author="Sujil Kumar Koottathampathiyil" w:date="2022-06-11T23:58:00Z">
            <w:rPr>
              <w:rFonts w:ascii="Arial" w:hAnsi="Arial" w:cs="Arial"/>
              <w:color w:val="000000"/>
            </w:rPr>
          </w:rPrChange>
        </w:rPr>
        <w:pPrChange w:id="276" w:author="Sujil Kumar Koottathampathiyil" w:date="2022-06-11T23:58:00Z">
          <w:pPr>
            <w:spacing w:line="360" w:lineRule="auto"/>
            <w:jc w:val="both"/>
          </w:pPr>
        </w:pPrChange>
      </w:pPr>
      <w:r w:rsidRPr="00FD79BE">
        <w:rPr>
          <w:rFonts w:ascii="Arial" w:hAnsi="Arial" w:cs="Arial"/>
          <w:b/>
          <w:bCs/>
          <w:sz w:val="24"/>
          <w:szCs w:val="24"/>
        </w:rPr>
        <w:t xml:space="preserve"> </w:t>
      </w:r>
      <w:ins w:id="277" w:author="Sujil Kumar Koottathampathiyil" w:date="2022-06-11T23:58:00Z">
        <w:r w:rsidR="0049196A" w:rsidRPr="00FD79BE">
          <w:rPr>
            <w:rFonts w:ascii="Arial" w:hAnsi="Arial" w:cs="Arial"/>
            <w:b/>
            <w:bCs/>
            <w:sz w:val="24"/>
            <w:szCs w:val="24"/>
            <w:rPrChange w:id="278"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279" w:author="Sujil Kumar Koottathampathiyil" w:date="2022-06-09T01:16:00Z"/>
          <w:rFonts w:ascii="Arial" w:hAnsi="Arial" w:cs="Arial"/>
          <w:color w:val="000000"/>
          <w:sz w:val="24"/>
          <w:szCs w:val="24"/>
          <w:rPrChange w:id="280" w:author="Sujil Kumar Koottathampathiyil" w:date="2022-06-09T11:28:00Z">
            <w:rPr>
              <w:ins w:id="281"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282" w:author="Sujil Kumar Koottathampathiyil" w:date="2022-06-09T01:16:00Z"/>
          <w:rFonts w:ascii="Arial" w:eastAsia="Times New Roman" w:hAnsi="Arial" w:cs="Arial"/>
          <w:i/>
          <w:iCs/>
          <w:sz w:val="24"/>
          <w:szCs w:val="24"/>
          <w:rPrChange w:id="283" w:author="Sujil Kumar Koottathampathiyil" w:date="2022-06-12T23:22:00Z">
            <w:rPr>
              <w:ins w:id="284" w:author="Sujil Kumar Koottathampathiyil" w:date="2022-06-09T01:16:00Z"/>
              <w:rFonts w:ascii="Arial" w:eastAsia="Times New Roman" w:hAnsi="Arial" w:cs="Arial"/>
              <w:sz w:val="24"/>
              <w:szCs w:val="24"/>
            </w:rPr>
          </w:rPrChange>
        </w:rPr>
      </w:pPr>
      <w:ins w:id="285" w:author="Sujil Kumar Koottathampathiyil" w:date="2022-06-09T01:16:00Z">
        <w:r w:rsidRPr="00FD79BE">
          <w:rPr>
            <w:rFonts w:ascii="Arial" w:eastAsia="Times New Roman" w:hAnsi="Arial" w:cs="Arial"/>
            <w:b/>
            <w:bCs/>
            <w:i/>
            <w:iCs/>
            <w:sz w:val="24"/>
            <w:szCs w:val="24"/>
            <w:rPrChange w:id="286" w:author="Sujil Kumar Koottathampathiyil" w:date="2022-06-12T23:22:00Z">
              <w:rPr>
                <w:rFonts w:ascii="Arial" w:eastAsia="Times New Roman" w:hAnsi="Arial" w:cs="Arial"/>
                <w:b/>
                <w:bCs/>
                <w:sz w:val="24"/>
                <w:szCs w:val="24"/>
              </w:rPr>
            </w:rPrChange>
          </w:rPr>
          <w:t xml:space="preserve">Fig. </w:t>
        </w:r>
      </w:ins>
      <w:ins w:id="287" w:author="Sujil Kumar Koottathampathiyil" w:date="2022-06-09T08:29:00Z">
        <w:r w:rsidRPr="00FD79BE">
          <w:rPr>
            <w:rFonts w:ascii="Arial" w:eastAsia="Times New Roman" w:hAnsi="Arial" w:cs="Arial"/>
            <w:b/>
            <w:bCs/>
            <w:i/>
            <w:iCs/>
            <w:sz w:val="24"/>
            <w:szCs w:val="24"/>
            <w:rPrChange w:id="288"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289" w:author="Sujil Kumar Koottathampathiyil" w:date="2022-06-09T01:16:00Z">
        <w:r w:rsidRPr="00FD79BE">
          <w:rPr>
            <w:rFonts w:ascii="Arial" w:eastAsia="Times New Roman" w:hAnsi="Arial" w:cs="Arial"/>
            <w:b/>
            <w:bCs/>
            <w:i/>
            <w:iCs/>
            <w:sz w:val="24"/>
            <w:szCs w:val="24"/>
            <w:rPrChange w:id="290"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291"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292" w:author="Sujil Kumar Koottathampathiyil" w:date="2022-06-09T11:28:00Z">
            <w:rPr>
              <w:rFonts w:ascii="Arial" w:hAnsi="Arial" w:cs="Arial"/>
              <w:color w:val="000000"/>
            </w:rPr>
          </w:rPrChange>
        </w:rPr>
        <w:pPrChange w:id="293"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294"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295" w:author="Sujil Kumar Koottathampathiyil" w:date="2022-06-12T09:37:00Z">
            <w:rPr>
              <w:rFonts w:ascii="Arial" w:hAnsi="Arial" w:cs="Arial"/>
              <w:noProof/>
            </w:rPr>
          </w:rPrChange>
        </w:rPr>
        <w:pPrChange w:id="296" w:author="Sujil Kumar Koottathampathiyil" w:date="2022-06-12T09:37:00Z">
          <w:pPr>
            <w:spacing w:line="360" w:lineRule="auto"/>
            <w:jc w:val="both"/>
          </w:pPr>
        </w:pPrChange>
      </w:pPr>
      <w:ins w:id="297" w:author="Sujil Kumar Koottathampathiyil" w:date="2022-06-12T09:37:00Z">
        <w:r w:rsidRPr="00FD79BE">
          <w:rPr>
            <w:rFonts w:ascii="Arial" w:hAnsi="Arial" w:cs="Arial"/>
            <w:b/>
            <w:bCs/>
            <w:sz w:val="24"/>
            <w:szCs w:val="24"/>
          </w:rPr>
          <w:t>Suicide per hundred thousand in Male and Female</w:t>
        </w:r>
      </w:ins>
    </w:p>
    <w:p w14:paraId="2C8A4C64" w14:textId="77777777" w:rsidR="0049196A" w:rsidRPr="00FD79BE" w:rsidRDefault="0049196A" w:rsidP="0049196A">
      <w:pPr>
        <w:spacing w:line="360" w:lineRule="auto"/>
        <w:jc w:val="center"/>
        <w:rPr>
          <w:ins w:id="298" w:author="Sujil Kumar Koottathampathiyil" w:date="2022-06-09T01:17:00Z"/>
          <w:rFonts w:ascii="Arial" w:hAnsi="Arial" w:cs="Arial"/>
          <w:color w:val="000000"/>
          <w:sz w:val="24"/>
          <w:szCs w:val="24"/>
          <w:rPrChange w:id="299" w:author="Sujil Kumar Koottathampathiyil" w:date="2022-06-09T11:28:00Z">
            <w:rPr>
              <w:ins w:id="300" w:author="Sujil Kumar Koottathampathiyil" w:date="2022-06-09T01:17:00Z"/>
              <w:rFonts w:ascii="Arial" w:hAnsi="Arial" w:cs="Arial"/>
              <w:color w:val="000000"/>
            </w:rPr>
          </w:rPrChange>
        </w:rPr>
      </w:pPr>
      <w:r w:rsidRPr="00FD79BE">
        <w:rPr>
          <w:rFonts w:ascii="Arial" w:hAnsi="Arial" w:cs="Arial"/>
          <w:noProof/>
          <w:sz w:val="24"/>
          <w:szCs w:val="24"/>
          <w:rPrChange w:id="301"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5"/>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302" w:author="Sujil Kumar Koottathampathiyil" w:date="2022-06-12T09:45:00Z">
            <w:rPr>
              <w:rFonts w:ascii="Arial" w:hAnsi="Arial" w:cs="Arial"/>
              <w:color w:val="000000"/>
            </w:rPr>
          </w:rPrChange>
        </w:rPr>
      </w:pPr>
      <w:ins w:id="303" w:author="Sujil Kumar Koottathampathiyil" w:date="2022-06-09T01:17:00Z">
        <w:r w:rsidRPr="00FD79BE">
          <w:rPr>
            <w:rFonts w:ascii="Arial" w:eastAsia="Times New Roman" w:hAnsi="Arial" w:cs="Arial"/>
            <w:b/>
            <w:bCs/>
            <w:i/>
            <w:iCs/>
            <w:sz w:val="24"/>
            <w:szCs w:val="24"/>
            <w:rPrChange w:id="304" w:author="Sujil Kumar Koottathampathiyil" w:date="2022-06-12T09:45:00Z">
              <w:rPr>
                <w:rFonts w:ascii="Arial" w:eastAsia="Times New Roman" w:hAnsi="Arial" w:cs="Arial"/>
                <w:b/>
                <w:bCs/>
                <w:sz w:val="24"/>
                <w:szCs w:val="24"/>
              </w:rPr>
            </w:rPrChange>
          </w:rPr>
          <w:t xml:space="preserve">Fig. </w:t>
        </w:r>
      </w:ins>
      <w:ins w:id="305" w:author="Sujil Kumar Koottathampathiyil" w:date="2022-06-09T08:30:00Z">
        <w:r w:rsidRPr="00FD79BE">
          <w:rPr>
            <w:rFonts w:ascii="Arial" w:eastAsia="Times New Roman" w:hAnsi="Arial" w:cs="Arial"/>
            <w:b/>
            <w:bCs/>
            <w:i/>
            <w:iCs/>
            <w:sz w:val="24"/>
            <w:szCs w:val="24"/>
            <w:rPrChange w:id="306"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307" w:author="Sujil Kumar Koottathampathiyil" w:date="2022-06-09T01:17:00Z">
        <w:r w:rsidRPr="00FD79BE">
          <w:rPr>
            <w:rFonts w:ascii="Arial" w:eastAsia="Times New Roman" w:hAnsi="Arial" w:cs="Arial"/>
            <w:b/>
            <w:bCs/>
            <w:i/>
            <w:iCs/>
            <w:sz w:val="24"/>
            <w:szCs w:val="24"/>
            <w:rPrChange w:id="308"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309" w:author="Sujil Kumar Koottathampathiyil" w:date="2022-06-12T09:45:00Z">
              <w:rPr>
                <w:rFonts w:ascii="Arial" w:eastAsia="Times New Roman" w:hAnsi="Arial" w:cs="Arial"/>
                <w:sz w:val="24"/>
                <w:szCs w:val="24"/>
              </w:rPr>
            </w:rPrChange>
          </w:rPr>
          <w:t xml:space="preserve"> Suicide per hundred </w:t>
        </w:r>
      </w:ins>
      <w:ins w:id="310" w:author="Sujil Kumar Koottathampathiyil" w:date="2022-06-09T08:30:00Z">
        <w:r w:rsidRPr="00FD79BE">
          <w:rPr>
            <w:rFonts w:ascii="Arial" w:eastAsia="Times New Roman" w:hAnsi="Arial" w:cs="Arial"/>
            <w:i/>
            <w:iCs/>
            <w:sz w:val="24"/>
            <w:szCs w:val="24"/>
            <w:rPrChange w:id="311" w:author="Sujil Kumar Koottathampathiyil" w:date="2022-06-12T09:45:00Z">
              <w:rPr>
                <w:rFonts w:ascii="Arial" w:eastAsia="Times New Roman" w:hAnsi="Arial" w:cs="Arial"/>
                <w:sz w:val="24"/>
                <w:szCs w:val="24"/>
              </w:rPr>
            </w:rPrChange>
          </w:rPr>
          <w:t>k</w:t>
        </w:r>
      </w:ins>
      <w:ins w:id="312" w:author="Sujil Kumar Koottathampathiyil" w:date="2022-06-09T01:17:00Z">
        <w:r w:rsidRPr="00FD79BE">
          <w:rPr>
            <w:rFonts w:ascii="Arial" w:eastAsia="Times New Roman" w:hAnsi="Arial" w:cs="Arial"/>
            <w:i/>
            <w:iCs/>
            <w:sz w:val="24"/>
            <w:szCs w:val="24"/>
            <w:rPrChange w:id="313" w:author="Sujil Kumar Koottathampathiyil" w:date="2022-06-12T09:45:00Z">
              <w:rPr>
                <w:rFonts w:ascii="Arial" w:eastAsia="Times New Roman" w:hAnsi="Arial" w:cs="Arial"/>
                <w:sz w:val="24"/>
                <w:szCs w:val="24"/>
              </w:rPr>
            </w:rPrChange>
          </w:rPr>
          <w:t xml:space="preserve"> among males and females in different age groups</w:t>
        </w:r>
      </w:ins>
      <w:ins w:id="314" w:author="Sujil Kumar Koottathampathiyil" w:date="2022-06-12T09:39:00Z">
        <w:r w:rsidRPr="00FD79BE">
          <w:rPr>
            <w:rFonts w:ascii="Arial" w:eastAsia="Times New Roman" w:hAnsi="Arial" w:cs="Arial"/>
            <w:i/>
            <w:iCs/>
            <w:sz w:val="24"/>
            <w:szCs w:val="24"/>
            <w:rPrChange w:id="315"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316" w:author="Sujil Kumar Koottathampathiyil" w:date="2022-06-12T09:40:00Z"/>
          <w:rFonts w:ascii="Arial" w:hAnsi="Arial" w:cs="Arial"/>
          <w:color w:val="000000"/>
          <w:sz w:val="24"/>
          <w:szCs w:val="24"/>
        </w:rPr>
      </w:pPr>
      <w:r w:rsidRPr="00FD79BE">
        <w:rPr>
          <w:rFonts w:ascii="Arial" w:hAnsi="Arial" w:cs="Arial"/>
          <w:color w:val="000000"/>
          <w:sz w:val="24"/>
          <w:szCs w:val="24"/>
          <w:rPrChange w:id="317" w:author="Sujil Kumar Koottathampathiyil" w:date="2022-06-09T11:28:00Z">
            <w:rPr>
              <w:rFonts w:ascii="Arial" w:hAnsi="Arial" w:cs="Arial"/>
              <w:color w:val="000000"/>
            </w:rPr>
          </w:rPrChange>
        </w:rPr>
        <w:lastRenderedPageBreak/>
        <w:t>As per</w:t>
      </w:r>
      <w:ins w:id="318" w:author="Sujil Kumar Koottathampathiyil" w:date="2022-06-09T01:18:00Z">
        <w:r w:rsidRPr="00FD79BE">
          <w:rPr>
            <w:rFonts w:ascii="Arial" w:hAnsi="Arial" w:cs="Arial"/>
            <w:color w:val="000000"/>
            <w:sz w:val="24"/>
            <w:szCs w:val="24"/>
            <w:rPrChange w:id="319" w:author="Sujil Kumar Koottathampathiyil" w:date="2022-06-09T11:28:00Z">
              <w:rPr>
                <w:rFonts w:ascii="Arial" w:hAnsi="Arial" w:cs="Arial"/>
                <w:color w:val="000000"/>
              </w:rPr>
            </w:rPrChange>
          </w:rPr>
          <w:t xml:space="preserve"> </w:t>
        </w:r>
      </w:ins>
      <w:del w:id="320" w:author="Sujil Kumar Koottathampathiyil" w:date="2022-06-09T01:18:00Z">
        <w:r w:rsidRPr="00FD79BE" w:rsidDel="008651A2">
          <w:rPr>
            <w:rFonts w:ascii="Arial" w:hAnsi="Arial" w:cs="Arial"/>
            <w:color w:val="000000"/>
            <w:sz w:val="24"/>
            <w:szCs w:val="24"/>
            <w:rPrChange w:id="321" w:author="Sujil Kumar Koottathampathiyil" w:date="2022-06-09T11:28:00Z">
              <w:rPr>
                <w:rFonts w:ascii="Arial" w:hAnsi="Arial" w:cs="Arial"/>
                <w:color w:val="000000"/>
              </w:rPr>
            </w:rPrChange>
          </w:rPr>
          <w:delText xml:space="preserve"> </w:delText>
        </w:r>
      </w:del>
      <w:del w:id="322" w:author="Sujil Kumar Koottathampathiyil" w:date="2022-06-09T01:17:00Z">
        <w:r w:rsidRPr="00FD79BE" w:rsidDel="008651A2">
          <w:rPr>
            <w:rFonts w:ascii="Arial" w:hAnsi="Arial" w:cs="Arial"/>
            <w:color w:val="000000"/>
            <w:sz w:val="24"/>
            <w:szCs w:val="24"/>
            <w:rPrChange w:id="323"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324" w:author="Sujil Kumar Koottathampathiyil" w:date="2022-06-09T11:28:00Z">
            <w:rPr>
              <w:rFonts w:ascii="Arial" w:hAnsi="Arial" w:cs="Arial"/>
              <w:color w:val="000000"/>
            </w:rPr>
          </w:rPrChange>
        </w:rPr>
        <w:t>fig</w:t>
      </w:r>
      <w:ins w:id="325" w:author="Sujil Kumar Koottathampathiyil" w:date="2022-06-09T08:30:00Z">
        <w:r w:rsidRPr="00FD79BE">
          <w:rPr>
            <w:rFonts w:ascii="Arial" w:hAnsi="Arial" w:cs="Arial"/>
            <w:color w:val="000000"/>
            <w:sz w:val="24"/>
            <w:szCs w:val="24"/>
            <w:rPrChange w:id="326"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327" w:author="Sujil Kumar Koottathampathiyil" w:date="2022-06-09T01:18:00Z">
        <w:r w:rsidRPr="00FD79BE">
          <w:rPr>
            <w:rFonts w:ascii="Arial" w:hAnsi="Arial" w:cs="Arial"/>
            <w:color w:val="000000"/>
            <w:sz w:val="24"/>
            <w:szCs w:val="24"/>
            <w:rPrChange w:id="328" w:author="Sujil Kumar Koottathampathiyil" w:date="2022-06-09T11:28:00Z">
              <w:rPr>
                <w:rFonts w:ascii="Arial" w:hAnsi="Arial" w:cs="Arial"/>
                <w:color w:val="000000"/>
              </w:rPr>
            </w:rPrChange>
          </w:rPr>
          <w:t>,</w:t>
        </w:r>
      </w:ins>
      <w:del w:id="329" w:author="Sujil Kumar Koottathampathiyil" w:date="2022-06-09T01:18:00Z">
        <w:r w:rsidRPr="00FD79BE" w:rsidDel="009E2B38">
          <w:rPr>
            <w:rFonts w:ascii="Arial" w:hAnsi="Arial" w:cs="Arial"/>
            <w:color w:val="000000"/>
            <w:sz w:val="24"/>
            <w:szCs w:val="24"/>
            <w:rPrChange w:id="330"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331" w:author="Sujil Kumar Koottathampathiyil" w:date="2022-06-09T11:28:00Z">
            <w:rPr>
              <w:rFonts w:ascii="Arial" w:hAnsi="Arial" w:cs="Arial"/>
              <w:color w:val="000000"/>
            </w:rPr>
          </w:rPrChange>
        </w:rPr>
        <w:t xml:space="preserve"> </w:t>
      </w:r>
      <w:del w:id="332" w:author="Sujil Kumar Koottathampathiyil" w:date="2022-06-09T01:17:00Z">
        <w:r w:rsidRPr="00FD79BE" w:rsidDel="008651A2">
          <w:rPr>
            <w:rFonts w:ascii="Arial" w:hAnsi="Arial" w:cs="Arial"/>
            <w:color w:val="000000"/>
            <w:sz w:val="24"/>
            <w:szCs w:val="24"/>
            <w:rPrChange w:id="333" w:author="Sujil Kumar Koottathampathiyil" w:date="2022-06-09T11:28:00Z">
              <w:rPr>
                <w:rFonts w:ascii="Arial" w:hAnsi="Arial" w:cs="Arial"/>
                <w:color w:val="000000"/>
              </w:rPr>
            </w:rPrChange>
          </w:rPr>
          <w:delText>It’s very evident that m</w:delText>
        </w:r>
      </w:del>
      <w:ins w:id="334" w:author="Sujil Kumar Koottathampathiyil" w:date="2022-06-09T01:17:00Z">
        <w:r w:rsidRPr="00FD79BE">
          <w:rPr>
            <w:rFonts w:ascii="Arial" w:hAnsi="Arial" w:cs="Arial"/>
            <w:color w:val="000000"/>
            <w:sz w:val="24"/>
            <w:szCs w:val="24"/>
            <w:rPrChange w:id="335"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336" w:author="Sujil Kumar Koottathampathiyil" w:date="2022-06-09T11:28:00Z">
            <w:rPr>
              <w:rFonts w:ascii="Arial" w:hAnsi="Arial" w:cs="Arial"/>
              <w:color w:val="000000"/>
            </w:rPr>
          </w:rPrChange>
        </w:rPr>
        <w:t xml:space="preserve">ost </w:t>
      </w:r>
      <w:del w:id="337" w:author="Sujil Kumar Koottathampathiyil" w:date="2022-06-09T01:18:00Z">
        <w:r w:rsidRPr="00FD79BE" w:rsidDel="00AE070A">
          <w:rPr>
            <w:rFonts w:ascii="Arial" w:hAnsi="Arial" w:cs="Arial"/>
            <w:color w:val="000000"/>
            <w:sz w:val="24"/>
            <w:szCs w:val="24"/>
            <w:rPrChange w:id="338"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339" w:author="Sujil Kumar Koottathampathiyil" w:date="2022-06-09T11:28:00Z">
            <w:rPr>
              <w:rFonts w:ascii="Arial" w:hAnsi="Arial" w:cs="Arial"/>
              <w:color w:val="000000"/>
            </w:rPr>
          </w:rPrChange>
        </w:rPr>
        <w:t>suicides are happening between the age of 35 and 54. And out of the</w:t>
      </w:r>
      <w:del w:id="340" w:author="Sujil Kumar Koottathampathiyil" w:date="2022-06-09T01:18:00Z">
        <w:r w:rsidRPr="00FD79BE" w:rsidDel="00AE070A">
          <w:rPr>
            <w:rFonts w:ascii="Arial" w:hAnsi="Arial" w:cs="Arial"/>
            <w:color w:val="000000"/>
            <w:sz w:val="24"/>
            <w:szCs w:val="24"/>
            <w:rPrChange w:id="341"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342"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343"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344" w:author="Sujil Kumar Koottathampathiyil" w:date="2022-06-12T09:40:00Z">
            <w:rPr>
              <w:rFonts w:ascii="Arial" w:hAnsi="Arial" w:cs="Arial"/>
              <w:color w:val="000000"/>
            </w:rPr>
          </w:rPrChange>
        </w:rPr>
        <w:pPrChange w:id="345" w:author="Sujil Kumar Koottathampathiyil" w:date="2022-06-12T09:40:00Z">
          <w:pPr>
            <w:spacing w:line="360" w:lineRule="auto"/>
            <w:jc w:val="both"/>
          </w:pPr>
        </w:pPrChange>
      </w:pPr>
      <w:ins w:id="346"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347" w:author="Sujil Kumar Koottathampathiyil" w:date="2022-06-09T01:18:00Z"/>
          <w:rFonts w:ascii="Arial" w:hAnsi="Arial" w:cs="Arial"/>
          <w:color w:val="000000"/>
          <w:sz w:val="24"/>
          <w:szCs w:val="24"/>
          <w:rPrChange w:id="348" w:author="Sujil Kumar Koottathampathiyil" w:date="2022-06-09T11:28:00Z">
            <w:rPr>
              <w:ins w:id="349" w:author="Sujil Kumar Koottathampathiyil" w:date="2022-06-09T01:18:00Z"/>
              <w:rFonts w:ascii="Arial" w:hAnsi="Arial" w:cs="Arial"/>
              <w:color w:val="000000"/>
            </w:rPr>
          </w:rPrChange>
        </w:rPr>
      </w:pPr>
      <w:ins w:id="350"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6"/>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351" w:author="Sujil Kumar Koottathampathiyil" w:date="2022-06-12T09:42:00Z">
            <w:rPr>
              <w:rFonts w:ascii="Arial" w:hAnsi="Arial" w:cs="Arial"/>
              <w:color w:val="000000"/>
            </w:rPr>
          </w:rPrChange>
        </w:rPr>
      </w:pPr>
      <w:ins w:id="352" w:author="Sujil Kumar Koottathampathiyil" w:date="2022-06-09T01:18:00Z">
        <w:r w:rsidRPr="00FD79BE">
          <w:rPr>
            <w:rFonts w:ascii="Arial" w:eastAsia="Times New Roman" w:hAnsi="Arial" w:cs="Arial"/>
            <w:b/>
            <w:bCs/>
            <w:i/>
            <w:iCs/>
            <w:sz w:val="24"/>
            <w:szCs w:val="24"/>
            <w:rPrChange w:id="353" w:author="Sujil Kumar Koottathampathiyil" w:date="2022-06-12T09:42:00Z">
              <w:rPr>
                <w:rFonts w:ascii="Arial" w:eastAsia="Times New Roman" w:hAnsi="Arial" w:cs="Arial"/>
                <w:b/>
                <w:bCs/>
                <w:sz w:val="24"/>
                <w:szCs w:val="24"/>
              </w:rPr>
            </w:rPrChange>
          </w:rPr>
          <w:t xml:space="preserve">Fig. </w:t>
        </w:r>
      </w:ins>
      <w:ins w:id="354" w:author="Sujil Kumar Koottathampathiyil" w:date="2022-06-09T08:30:00Z">
        <w:r w:rsidRPr="00FD79BE">
          <w:rPr>
            <w:rFonts w:ascii="Arial" w:eastAsia="Times New Roman" w:hAnsi="Arial" w:cs="Arial"/>
            <w:b/>
            <w:bCs/>
            <w:i/>
            <w:iCs/>
            <w:sz w:val="24"/>
            <w:szCs w:val="24"/>
            <w:rPrChange w:id="355"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356" w:author="Sujil Kumar Koottathampathiyil" w:date="2022-06-09T01:18:00Z">
        <w:r w:rsidRPr="00FD79BE">
          <w:rPr>
            <w:rFonts w:ascii="Arial" w:eastAsia="Times New Roman" w:hAnsi="Arial" w:cs="Arial"/>
            <w:b/>
            <w:bCs/>
            <w:i/>
            <w:iCs/>
            <w:sz w:val="24"/>
            <w:szCs w:val="24"/>
            <w:rPrChange w:id="357"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358"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359" w:author="Sujil Kumar Koottathampathiyil" w:date="2022-06-12T09:42:00Z">
              <w:rPr>
                <w:rFonts w:ascii="Arial" w:hAnsi="Arial" w:cs="Arial"/>
                <w:noProof/>
              </w:rPr>
            </w:rPrChange>
          </w:rPr>
          <w:t xml:space="preserve"> </w:t>
        </w:r>
      </w:ins>
      <w:del w:id="360" w:author="Sujil Kumar Koottathampathiyil" w:date="2022-06-08T23:11:00Z">
        <w:r w:rsidRPr="00FD79BE" w:rsidDel="0047568B">
          <w:rPr>
            <w:rFonts w:ascii="Arial" w:hAnsi="Arial" w:cs="Arial"/>
            <w:i/>
            <w:iCs/>
            <w:noProof/>
            <w:sz w:val="24"/>
            <w:szCs w:val="24"/>
            <w:rPrChange w:id="361"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stretch>
                        <a:fillRect/>
                      </a:stretch>
                    </pic:blipFill>
                    <pic:spPr>
                      <a:xfrm>
                        <a:off x="0" y="0"/>
                        <a:ext cx="5943600" cy="2338705"/>
                      </a:xfrm>
                      <a:prstGeom prst="rect">
                        <a:avLst/>
                      </a:prstGeom>
                    </pic:spPr>
                  </pic:pic>
                </a:graphicData>
              </a:graphic>
            </wp:inline>
          </w:drawing>
        </w:r>
      </w:del>
    </w:p>
    <w:p w14:paraId="5521EA14" w14:textId="6977AE00" w:rsidR="0049196A" w:rsidRPr="00FD79BE" w:rsidDel="00B149CB" w:rsidRDefault="0049196A" w:rsidP="0049196A">
      <w:pPr>
        <w:spacing w:line="360" w:lineRule="auto"/>
        <w:jc w:val="both"/>
        <w:rPr>
          <w:del w:id="362" w:author="Sujil Kumar Koottathampathiyil" w:date="2022-06-12T09:46:00Z"/>
          <w:rFonts w:ascii="Arial" w:hAnsi="Arial" w:cs="Arial"/>
          <w:color w:val="000000"/>
          <w:sz w:val="24"/>
          <w:szCs w:val="24"/>
          <w:rPrChange w:id="363" w:author="Sujil Kumar Koottathampathiyil" w:date="2022-06-09T11:28:00Z">
            <w:rPr>
              <w:del w:id="364" w:author="Sujil Kumar Koottathampathiyil" w:date="2022-06-12T09:46:00Z"/>
              <w:rFonts w:ascii="Arial" w:hAnsi="Arial" w:cs="Arial"/>
              <w:color w:val="000000"/>
            </w:rPr>
          </w:rPrChange>
        </w:rPr>
      </w:pPr>
      <w:del w:id="365" w:author="Sujil Kumar Koottathampathiyil" w:date="2022-06-12T09:45:00Z">
        <w:r w:rsidRPr="00FD79BE" w:rsidDel="004669B1">
          <w:rPr>
            <w:rFonts w:ascii="Arial" w:hAnsi="Arial" w:cs="Arial"/>
            <w:color w:val="000000"/>
            <w:sz w:val="24"/>
            <w:szCs w:val="24"/>
            <w:rPrChange w:id="366" w:author="Sujil Kumar Koottathampathiyil" w:date="2022-06-09T11:28:00Z">
              <w:rPr>
                <w:rFonts w:ascii="Arial" w:hAnsi="Arial" w:cs="Arial"/>
                <w:color w:val="000000"/>
              </w:rPr>
            </w:rPrChange>
          </w:rPr>
          <w:delText xml:space="preserve">As per the fig we can see there are countries like Russia, Ukraine and Hungary </w:delText>
        </w:r>
      </w:del>
      <w:del w:id="367" w:author="Sujil Kumar Koottathampathiyil" w:date="2022-06-09T08:10:00Z">
        <w:r w:rsidRPr="00FD79BE" w:rsidDel="00FC33DE">
          <w:rPr>
            <w:rFonts w:ascii="Arial" w:hAnsi="Arial" w:cs="Arial"/>
            <w:color w:val="000000"/>
            <w:sz w:val="24"/>
            <w:szCs w:val="24"/>
            <w:rPrChange w:id="368" w:author="Sujil Kumar Koottathampathiyil" w:date="2022-06-09T11:28:00Z">
              <w:rPr>
                <w:rFonts w:ascii="Arial" w:hAnsi="Arial" w:cs="Arial"/>
                <w:color w:val="000000"/>
              </w:rPr>
            </w:rPrChange>
          </w:rPr>
          <w:delText xml:space="preserve">having </w:delText>
        </w:r>
      </w:del>
      <w:del w:id="369" w:author="Sujil Kumar Koottathampathiyil" w:date="2022-06-12T09:45:00Z">
        <w:r w:rsidRPr="00FD79BE" w:rsidDel="004669B1">
          <w:rPr>
            <w:rFonts w:ascii="Arial" w:hAnsi="Arial" w:cs="Arial"/>
            <w:color w:val="000000"/>
            <w:sz w:val="24"/>
            <w:szCs w:val="24"/>
            <w:rPrChange w:id="370" w:author="Sujil Kumar Koottathampathiyil" w:date="2022-06-09T11:28:00Z">
              <w:rPr>
                <w:rFonts w:ascii="Arial" w:hAnsi="Arial" w:cs="Arial"/>
                <w:color w:val="000000"/>
              </w:rPr>
            </w:rPrChange>
          </w:rPr>
          <w:delText>some sort of relation in terms of number of suicides per hundred k. As per the report from</w:delText>
        </w:r>
      </w:del>
      <w:del w:id="371" w:author="Sujil Kumar Koottathampathiyil" w:date="2022-06-12T09:44:00Z">
        <w:r w:rsidRPr="00FD79BE" w:rsidDel="00EA5F9E">
          <w:rPr>
            <w:rFonts w:ascii="Arial" w:hAnsi="Arial" w:cs="Arial"/>
            <w:color w:val="000000"/>
            <w:sz w:val="24"/>
            <w:szCs w:val="24"/>
            <w:rPrChange w:id="372" w:author="Sujil Kumar Koottathampathiyil" w:date="2022-06-09T11:28:00Z">
              <w:rPr>
                <w:rFonts w:ascii="Arial" w:hAnsi="Arial" w:cs="Arial"/>
                <w:color w:val="000000"/>
              </w:rPr>
            </w:rPrChange>
          </w:rPr>
          <w:delText xml:space="preserve"> </w:delText>
        </w:r>
      </w:del>
      <w:del w:id="373" w:author="Sujil Kumar Koottathampathiyil" w:date="2022-06-12T09:45:00Z">
        <w:r w:rsidRPr="00FD79BE" w:rsidDel="004669B1">
          <w:rPr>
            <w:rFonts w:ascii="Arial" w:hAnsi="Arial" w:cs="Arial"/>
            <w:color w:val="000000"/>
            <w:sz w:val="24"/>
            <w:szCs w:val="24"/>
            <w:rPrChange w:id="374" w:author="Sujil Kumar Koottathampathiyil" w:date="2022-06-09T11:28:00Z">
              <w:rPr>
                <w:rFonts w:ascii="Arial" w:hAnsi="Arial" w:cs="Arial"/>
                <w:color w:val="000000"/>
              </w:rPr>
            </w:rPrChange>
          </w:rPr>
          <w:delText xml:space="preserve">, the reasons for suicides in Ukraine </w:delText>
        </w:r>
      </w:del>
      <w:del w:id="375" w:author="Sujil Kumar Koottathampathiyil" w:date="2022-06-09T08:10:00Z">
        <w:r w:rsidRPr="00FD79BE" w:rsidDel="00FC33DE">
          <w:rPr>
            <w:rFonts w:ascii="Arial" w:hAnsi="Arial" w:cs="Arial"/>
            <w:color w:val="000000"/>
            <w:sz w:val="24"/>
            <w:szCs w:val="24"/>
            <w:rPrChange w:id="376" w:author="Sujil Kumar Koottathampathiyil" w:date="2022-06-09T11:28:00Z">
              <w:rPr>
                <w:rFonts w:ascii="Arial" w:hAnsi="Arial" w:cs="Arial"/>
                <w:color w:val="000000"/>
              </w:rPr>
            </w:rPrChange>
          </w:rPr>
          <w:delText xml:space="preserve">is </w:delText>
        </w:r>
      </w:del>
      <w:del w:id="377" w:author="Sujil Kumar Koottathampathiyil" w:date="2022-06-09T08:11:00Z">
        <w:r w:rsidRPr="00FD79BE" w:rsidDel="00FC33DE">
          <w:rPr>
            <w:rFonts w:ascii="Arial" w:hAnsi="Arial" w:cs="Arial"/>
            <w:color w:val="000000"/>
            <w:sz w:val="24"/>
            <w:szCs w:val="24"/>
            <w:rPrChange w:id="378" w:author="Sujil Kumar Koottathampathiyil" w:date="2022-06-09T11:28:00Z">
              <w:rPr>
                <w:rFonts w:ascii="Arial" w:hAnsi="Arial" w:cs="Arial"/>
                <w:color w:val="000000"/>
              </w:rPr>
            </w:rPrChange>
          </w:rPr>
          <w:delText xml:space="preserve">an </w:delText>
        </w:r>
      </w:del>
      <w:del w:id="379" w:author="Sujil Kumar Koottathampathiyil" w:date="2022-06-12T09:45:00Z">
        <w:r w:rsidRPr="00FD79BE" w:rsidDel="004669B1">
          <w:rPr>
            <w:rFonts w:ascii="Arial" w:hAnsi="Arial" w:cs="Arial"/>
            <w:color w:val="000000"/>
            <w:sz w:val="24"/>
            <w:szCs w:val="24"/>
            <w:rPrChange w:id="380" w:author="Sujil Kumar Koottathampathiyil" w:date="2022-06-09T11:28:00Z">
              <w:rPr>
                <w:rFonts w:ascii="Arial" w:hAnsi="Arial" w:cs="Arial"/>
                <w:color w:val="000000"/>
              </w:rPr>
            </w:rPrChange>
          </w:rPr>
          <w:delText>after</w:delText>
        </w:r>
      </w:del>
      <w:del w:id="381" w:author="Sujil Kumar Koottathampathiyil" w:date="2022-06-09T08:10:00Z">
        <w:r w:rsidRPr="00FD79BE" w:rsidDel="00FC33DE">
          <w:rPr>
            <w:rFonts w:ascii="Arial" w:hAnsi="Arial" w:cs="Arial"/>
            <w:color w:val="000000"/>
            <w:sz w:val="24"/>
            <w:szCs w:val="24"/>
            <w:rPrChange w:id="382" w:author="Sujil Kumar Koottathampathiyil" w:date="2022-06-09T11:28:00Z">
              <w:rPr>
                <w:rFonts w:ascii="Arial" w:hAnsi="Arial" w:cs="Arial"/>
                <w:color w:val="000000"/>
              </w:rPr>
            </w:rPrChange>
          </w:rPr>
          <w:delText xml:space="preserve"> </w:delText>
        </w:r>
      </w:del>
      <w:del w:id="383" w:author="Sujil Kumar Koottathampathiyil" w:date="2022-06-12T09:45:00Z">
        <w:r w:rsidRPr="00FD79BE" w:rsidDel="004669B1">
          <w:rPr>
            <w:rFonts w:ascii="Arial" w:hAnsi="Arial" w:cs="Arial"/>
            <w:color w:val="000000"/>
            <w:sz w:val="24"/>
            <w:szCs w:val="24"/>
            <w:rPrChange w:id="384"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385" w:author="Sujil Kumar Koottathampathiyil" w:date="2022-06-09T08:10:00Z">
        <w:r w:rsidRPr="00FD79BE" w:rsidDel="00FC33DE">
          <w:rPr>
            <w:rFonts w:ascii="Arial" w:hAnsi="Arial" w:cs="Arial"/>
            <w:color w:val="000000"/>
            <w:sz w:val="24"/>
            <w:szCs w:val="24"/>
            <w:rPrChange w:id="386" w:author="Sujil Kumar Koottathampathiyil" w:date="2022-06-09T11:28:00Z">
              <w:rPr>
                <w:rFonts w:ascii="Arial" w:hAnsi="Arial" w:cs="Arial"/>
                <w:color w:val="000000"/>
              </w:rPr>
            </w:rPrChange>
          </w:rPr>
          <w:delText xml:space="preserve">shown </w:delText>
        </w:r>
      </w:del>
      <w:del w:id="387" w:author="Sujil Kumar Koottathampathiyil" w:date="2022-06-09T08:11:00Z">
        <w:r w:rsidRPr="00FD79BE" w:rsidDel="00FC33DE">
          <w:rPr>
            <w:rFonts w:ascii="Arial" w:hAnsi="Arial" w:cs="Arial"/>
            <w:color w:val="000000"/>
            <w:sz w:val="24"/>
            <w:szCs w:val="24"/>
            <w:rPrChange w:id="388" w:author="Sujil Kumar Koottathampathiyil" w:date="2022-06-09T11:28:00Z">
              <w:rPr>
                <w:rFonts w:ascii="Arial" w:hAnsi="Arial" w:cs="Arial"/>
                <w:color w:val="000000"/>
              </w:rPr>
            </w:rPrChange>
          </w:rPr>
          <w:delText xml:space="preserve">the </w:delText>
        </w:r>
      </w:del>
      <w:del w:id="389" w:author="Sujil Kumar Koottathampathiyil" w:date="2022-06-12T09:45:00Z">
        <w:r w:rsidRPr="00FD79BE" w:rsidDel="004669B1">
          <w:rPr>
            <w:rFonts w:ascii="Arial" w:hAnsi="Arial" w:cs="Arial"/>
            <w:color w:val="000000"/>
            <w:sz w:val="24"/>
            <w:szCs w:val="24"/>
            <w:rPrChange w:id="390" w:author="Sujil Kumar Koottathampathiyil" w:date="2022-06-09T11:28:00Z">
              <w:rPr>
                <w:rFonts w:ascii="Arial" w:hAnsi="Arial" w:cs="Arial"/>
                <w:color w:val="000000"/>
              </w:rPr>
            </w:rPrChange>
          </w:rPr>
          <w:delText xml:space="preserve">one of the most affected countries in terms of suicide </w:delText>
        </w:r>
      </w:del>
      <w:del w:id="391" w:author="Sujil Kumar Koottathampathiyil" w:date="2022-06-09T08:12:00Z">
        <w:r w:rsidRPr="00FD79BE" w:rsidDel="00FC33DE">
          <w:rPr>
            <w:rFonts w:ascii="Arial" w:hAnsi="Arial" w:cs="Arial"/>
            <w:color w:val="000000"/>
            <w:sz w:val="24"/>
            <w:szCs w:val="24"/>
            <w:rPrChange w:id="392" w:author="Sujil Kumar Koottathampathiyil" w:date="2022-06-09T11:28:00Z">
              <w:rPr>
                <w:rFonts w:ascii="Arial" w:hAnsi="Arial" w:cs="Arial"/>
                <w:color w:val="000000"/>
              </w:rPr>
            </w:rPrChange>
          </w:rPr>
          <w:delText xml:space="preserve">as </w:delText>
        </w:r>
      </w:del>
      <w:del w:id="393" w:author="Sujil Kumar Koottathampathiyil" w:date="2022-06-12T09:45:00Z">
        <w:r w:rsidRPr="00FD79BE" w:rsidDel="004669B1">
          <w:rPr>
            <w:rFonts w:ascii="Arial" w:hAnsi="Arial" w:cs="Arial"/>
            <w:color w:val="000000"/>
            <w:sz w:val="24"/>
            <w:szCs w:val="24"/>
            <w:rPrChange w:id="394" w:author="Sujil Kumar Koottathampathiyil" w:date="2022-06-09T11:28:00Z">
              <w:rPr>
                <w:rFonts w:ascii="Arial" w:hAnsi="Arial" w:cs="Arial"/>
                <w:color w:val="000000"/>
              </w:rPr>
            </w:rPrChange>
          </w:rPr>
          <w:delText>Ukraine.</w:delText>
        </w:r>
      </w:del>
      <w:ins w:id="395"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396"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397"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398"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399" w:author="Sujil Kumar Koottathampathiyil" w:date="2022-06-12T09:50:00Z"/>
          <w:rFonts w:ascii="Arial" w:eastAsia="Times New Roman" w:hAnsi="Arial" w:cs="Arial"/>
          <w:b/>
          <w:bCs/>
          <w:sz w:val="24"/>
          <w:szCs w:val="24"/>
        </w:rPr>
      </w:pPr>
      <w:ins w:id="400" w:author="Sujil Kumar Koottathampathiyil" w:date="2022-06-12T09:47:00Z">
        <w:r w:rsidRPr="00FD79BE">
          <w:rPr>
            <w:rFonts w:ascii="Arial" w:eastAsia="Times New Roman" w:hAnsi="Arial" w:cs="Arial"/>
            <w:b/>
            <w:bCs/>
            <w:sz w:val="24"/>
            <w:szCs w:val="24"/>
            <w:rPrChange w:id="401" w:author="Sujil Kumar Koottathampathiyil" w:date="2022-06-12T09:47:00Z">
              <w:rPr>
                <w:rFonts w:ascii="Arial" w:eastAsia="Times New Roman" w:hAnsi="Arial" w:cs="Arial"/>
                <w:i/>
                <w:iCs/>
                <w:sz w:val="24"/>
                <w:szCs w:val="24"/>
              </w:rPr>
            </w:rPrChange>
          </w:rPr>
          <w:t xml:space="preserve">Top ten countries with the highest suicide </w:t>
        </w:r>
      </w:ins>
      <w:ins w:id="402"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403" w:author="Sujil Kumar Koottathampathiyil" w:date="2022-06-12T09:51:00Z"/>
          <w:rFonts w:ascii="Arial" w:hAnsi="Arial" w:cs="Arial"/>
          <w:b/>
          <w:bCs/>
          <w:color w:val="000000"/>
          <w:sz w:val="24"/>
          <w:szCs w:val="24"/>
          <w:rPrChange w:id="404" w:author="Sujil Kumar Koottathampathiyil" w:date="2022-06-12T09:47:00Z">
            <w:rPr>
              <w:ins w:id="405"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406" w:author="Sujil Kumar Koottathampathiyil" w:date="2022-06-09T01:19:00Z"/>
          <w:rFonts w:ascii="Arial" w:hAnsi="Arial" w:cs="Arial"/>
          <w:color w:val="000000"/>
          <w:sz w:val="24"/>
          <w:szCs w:val="24"/>
          <w:rPrChange w:id="407" w:author="Sujil Kumar Koottathampathiyil" w:date="2022-06-09T11:28:00Z">
            <w:rPr>
              <w:ins w:id="408" w:author="Sujil Kumar Koottathampathiyil" w:date="2022-06-09T01:19:00Z"/>
              <w:rFonts w:ascii="Arial" w:hAnsi="Arial" w:cs="Arial"/>
              <w:color w:val="000000"/>
            </w:rPr>
          </w:rPrChange>
        </w:rPr>
      </w:pPr>
      <w:r w:rsidRPr="00FD79BE">
        <w:rPr>
          <w:rFonts w:ascii="Arial" w:hAnsi="Arial" w:cs="Arial"/>
          <w:noProof/>
          <w:sz w:val="24"/>
          <w:szCs w:val="24"/>
          <w:rPrChange w:id="409"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410" w:author="Sujil Kumar Koottathampathiyil" w:date="2022-06-09T08:33:00Z"/>
          <w:rFonts w:ascii="Arial" w:hAnsi="Arial" w:cs="Arial"/>
          <w:i/>
          <w:iCs/>
          <w:color w:val="000000"/>
          <w:sz w:val="24"/>
          <w:szCs w:val="24"/>
          <w:rPrChange w:id="411" w:author="Sujil Kumar Koottathampathiyil" w:date="2022-06-12T09:45:00Z">
            <w:rPr>
              <w:del w:id="412" w:author="Sujil Kumar Koottathampathiyil" w:date="2022-06-09T08:33:00Z"/>
              <w:rFonts w:ascii="Arial" w:hAnsi="Arial" w:cs="Arial"/>
              <w:color w:val="000000"/>
            </w:rPr>
          </w:rPrChange>
        </w:rPr>
      </w:pPr>
      <w:ins w:id="413" w:author="Sujil Kumar Koottathampathiyil" w:date="2022-06-09T01:19:00Z">
        <w:r w:rsidRPr="00FD79BE">
          <w:rPr>
            <w:rFonts w:ascii="Arial" w:eastAsia="Times New Roman" w:hAnsi="Arial" w:cs="Arial"/>
            <w:b/>
            <w:bCs/>
            <w:i/>
            <w:iCs/>
            <w:sz w:val="24"/>
            <w:szCs w:val="24"/>
            <w:rPrChange w:id="414" w:author="Sujil Kumar Koottathampathiyil" w:date="2022-06-12T09:45:00Z">
              <w:rPr>
                <w:rFonts w:ascii="Arial" w:eastAsia="Times New Roman" w:hAnsi="Arial" w:cs="Arial"/>
                <w:b/>
                <w:bCs/>
                <w:sz w:val="24"/>
                <w:szCs w:val="24"/>
              </w:rPr>
            </w:rPrChange>
          </w:rPr>
          <w:t xml:space="preserve">Fig. </w:t>
        </w:r>
      </w:ins>
      <w:ins w:id="415" w:author="Sujil Kumar Koottathampathiyil" w:date="2022-06-09T08:31:00Z">
        <w:r w:rsidRPr="00FD79BE">
          <w:rPr>
            <w:rFonts w:ascii="Arial" w:eastAsia="Times New Roman" w:hAnsi="Arial" w:cs="Arial"/>
            <w:b/>
            <w:bCs/>
            <w:i/>
            <w:iCs/>
            <w:sz w:val="24"/>
            <w:szCs w:val="24"/>
            <w:rPrChange w:id="416"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417" w:author="Sujil Kumar Koottathampathiyil" w:date="2022-06-09T01:19:00Z">
        <w:r w:rsidRPr="00FD79BE">
          <w:rPr>
            <w:rFonts w:ascii="Arial" w:eastAsia="Times New Roman" w:hAnsi="Arial" w:cs="Arial"/>
            <w:b/>
            <w:bCs/>
            <w:i/>
            <w:iCs/>
            <w:sz w:val="24"/>
            <w:szCs w:val="24"/>
            <w:rPrChange w:id="418"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419"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420" w:author="Sujil Kumar Koottathampathiyil" w:date="2022-06-12T09:45:00Z">
            <w:rPr>
              <w:rFonts w:ascii="Arial" w:hAnsi="Arial" w:cs="Arial"/>
              <w:color w:val="000000"/>
            </w:rPr>
          </w:rPrChange>
        </w:rPr>
        <w:pPrChange w:id="421"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422" w:author="Sujil Kumar Koottathampathiyil" w:date="2022-06-12T10:16:00Z"/>
          <w:rFonts w:ascii="Arial" w:hAnsi="Arial" w:cs="Arial"/>
          <w:color w:val="000000"/>
          <w:sz w:val="24"/>
          <w:szCs w:val="24"/>
        </w:rPr>
      </w:pPr>
      <w:del w:id="423" w:author="Sujil Kumar Koottathampathiyil" w:date="2022-06-12T10:16:00Z">
        <w:r w:rsidRPr="00FD79BE" w:rsidDel="00D409D9">
          <w:rPr>
            <w:rFonts w:ascii="Arial" w:hAnsi="Arial" w:cs="Arial"/>
            <w:color w:val="000000"/>
            <w:sz w:val="24"/>
            <w:szCs w:val="24"/>
            <w:rPrChange w:id="424" w:author="Sujil Kumar Koottathampathiyil" w:date="2022-06-09T11:28:00Z">
              <w:rPr>
                <w:rFonts w:ascii="Arial" w:hAnsi="Arial" w:cs="Arial"/>
                <w:color w:val="000000"/>
              </w:rPr>
            </w:rPrChange>
          </w:rPr>
          <w:delText xml:space="preserve">The above figure shows the scale of suicides </w:delText>
        </w:r>
      </w:del>
      <w:del w:id="425" w:author="Sujil Kumar Koottathampathiyil" w:date="2022-06-09T08:09:00Z">
        <w:r w:rsidRPr="00FD79BE" w:rsidDel="00D9566B">
          <w:rPr>
            <w:rFonts w:ascii="Arial" w:hAnsi="Arial" w:cs="Arial"/>
            <w:color w:val="000000"/>
            <w:sz w:val="24"/>
            <w:szCs w:val="24"/>
            <w:rPrChange w:id="426" w:author="Sujil Kumar Koottathampathiyil" w:date="2022-06-09T11:28:00Z">
              <w:rPr>
                <w:rFonts w:ascii="Arial" w:hAnsi="Arial" w:cs="Arial"/>
                <w:color w:val="000000"/>
              </w:rPr>
            </w:rPrChange>
          </w:rPr>
          <w:delText xml:space="preserve">among </w:delText>
        </w:r>
      </w:del>
      <w:del w:id="427" w:author="Sujil Kumar Koottathampathiyil" w:date="2022-06-12T10:16:00Z">
        <w:r w:rsidRPr="00FD79BE" w:rsidDel="00D409D9">
          <w:rPr>
            <w:rFonts w:ascii="Arial" w:hAnsi="Arial" w:cs="Arial"/>
            <w:color w:val="000000"/>
            <w:sz w:val="24"/>
            <w:szCs w:val="24"/>
            <w:rPrChange w:id="428" w:author="Sujil Kumar Koottathampathiyil" w:date="2022-06-09T11:28:00Z">
              <w:rPr>
                <w:rFonts w:ascii="Arial" w:hAnsi="Arial" w:cs="Arial"/>
                <w:color w:val="000000"/>
              </w:rPr>
            </w:rPrChange>
          </w:rPr>
          <w:delText xml:space="preserve">different countries. It is very clear to see that Russian </w:delText>
        </w:r>
      </w:del>
      <w:del w:id="429" w:author="Sujil Kumar Koottathampathiyil" w:date="2022-06-09T08:09:00Z">
        <w:r w:rsidRPr="00FD79BE" w:rsidDel="00D9566B">
          <w:rPr>
            <w:rFonts w:ascii="Arial" w:hAnsi="Arial" w:cs="Arial"/>
            <w:color w:val="000000"/>
            <w:sz w:val="24"/>
            <w:szCs w:val="24"/>
            <w:rPrChange w:id="430" w:author="Sujil Kumar Koottathampathiyil" w:date="2022-06-09T11:28:00Z">
              <w:rPr>
                <w:rFonts w:ascii="Arial" w:hAnsi="Arial" w:cs="Arial"/>
                <w:color w:val="000000"/>
              </w:rPr>
            </w:rPrChange>
          </w:rPr>
          <w:delText xml:space="preserve">federation </w:delText>
        </w:r>
      </w:del>
      <w:del w:id="431" w:author="Sujil Kumar Koottathampathiyil" w:date="2022-06-12T10:16:00Z">
        <w:r w:rsidRPr="00FD79BE" w:rsidDel="00D409D9">
          <w:rPr>
            <w:rFonts w:ascii="Arial" w:hAnsi="Arial" w:cs="Arial"/>
            <w:color w:val="000000"/>
            <w:sz w:val="24"/>
            <w:szCs w:val="24"/>
            <w:rPrChange w:id="432"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433" w:author="Sujil Kumar Koottathampathiyil" w:date="2022-06-09T08:10:00Z">
        <w:r w:rsidRPr="00FD79BE" w:rsidDel="00FC33DE">
          <w:rPr>
            <w:rFonts w:ascii="Arial" w:hAnsi="Arial" w:cs="Arial"/>
            <w:color w:val="000000"/>
            <w:sz w:val="24"/>
            <w:szCs w:val="24"/>
            <w:rPrChange w:id="434" w:author="Sujil Kumar Koottathampathiyil" w:date="2022-06-09T11:28:00Z">
              <w:rPr>
                <w:rFonts w:ascii="Arial" w:hAnsi="Arial" w:cs="Arial"/>
                <w:color w:val="000000"/>
              </w:rPr>
            </w:rPrChange>
          </w:rPr>
          <w:delText xml:space="preserve">like </w:delText>
        </w:r>
      </w:del>
      <w:del w:id="435" w:author="Sujil Kumar Koottathampathiyil" w:date="2022-06-12T10:16:00Z">
        <w:r w:rsidRPr="00FD79BE" w:rsidDel="00D409D9">
          <w:rPr>
            <w:rFonts w:ascii="Arial" w:hAnsi="Arial" w:cs="Arial"/>
            <w:color w:val="000000"/>
            <w:sz w:val="24"/>
            <w:szCs w:val="24"/>
            <w:rPrChange w:id="436"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del>
      <w:ins w:id="437"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438"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FD79BE">
          <w:rPr>
            <w:rFonts w:ascii="Arial" w:hAnsi="Arial" w:cs="Arial"/>
            <w:color w:val="000000"/>
            <w:sz w:val="24"/>
            <w:szCs w:val="24"/>
          </w:rPr>
          <w:t>Namdev</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(2022)</w:t>
      </w:r>
      <w:ins w:id="439"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440"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441" w:author="Sujil Kumar Koottathampathiyil" w:date="2022-06-12T23:38:00Z"/>
          <w:rFonts w:ascii="Arial" w:eastAsia="Times New Roman" w:hAnsi="Arial" w:cs="Arial"/>
          <w:b/>
          <w:bCs/>
          <w:sz w:val="24"/>
          <w:szCs w:val="24"/>
        </w:rPr>
      </w:pPr>
      <w:ins w:id="442" w:author="Sujil Kumar Koottathampathiyil" w:date="2022-06-12T09:51:00Z">
        <w:r w:rsidRPr="00FD79BE">
          <w:rPr>
            <w:rFonts w:ascii="Arial" w:eastAsia="Times New Roman" w:hAnsi="Arial" w:cs="Arial"/>
            <w:b/>
            <w:bCs/>
            <w:sz w:val="24"/>
            <w:szCs w:val="24"/>
          </w:rPr>
          <w:t>Population, Suicide, Suicide in Hundred Thousand</w:t>
        </w:r>
      </w:ins>
      <w:ins w:id="443" w:author="Sujil Kumar Koottathampathiyil" w:date="2022-06-12T09:52:00Z">
        <w:r w:rsidRPr="00FD79BE">
          <w:rPr>
            <w:rFonts w:ascii="Arial" w:eastAsia="Times New Roman" w:hAnsi="Arial" w:cs="Arial"/>
            <w:b/>
            <w:bCs/>
            <w:sz w:val="24"/>
            <w:szCs w:val="24"/>
          </w:rPr>
          <w:t xml:space="preserve"> Vs Gender and Age</w:t>
        </w:r>
      </w:ins>
    </w:p>
    <w:p w14:paraId="30D65D52" w14:textId="77777777" w:rsidR="0049196A" w:rsidRPr="00FD79BE" w:rsidDel="00B149CB" w:rsidRDefault="0049196A" w:rsidP="0049196A">
      <w:pPr>
        <w:spacing w:line="360" w:lineRule="auto"/>
        <w:jc w:val="both"/>
        <w:rPr>
          <w:del w:id="444" w:author="Sujil Kumar Koottathampathiyil" w:date="2022-06-12T09:51:00Z"/>
          <w:rFonts w:ascii="Arial" w:hAnsi="Arial" w:cs="Arial"/>
          <w:color w:val="000000"/>
          <w:sz w:val="24"/>
          <w:szCs w:val="24"/>
          <w:rPrChange w:id="445" w:author="Sujil Kumar Koottathampathiyil" w:date="2022-06-09T11:28:00Z">
            <w:rPr>
              <w:del w:id="446"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447" w:author="Sujil Kumar Koottathampathiyil" w:date="2022-06-09T01:19:00Z"/>
          <w:rFonts w:ascii="Arial" w:hAnsi="Arial" w:cs="Arial"/>
          <w:color w:val="000000"/>
          <w:sz w:val="24"/>
          <w:szCs w:val="24"/>
          <w:rPrChange w:id="448" w:author="Sujil Kumar Koottathampathiyil" w:date="2022-06-09T11:28:00Z">
            <w:rPr>
              <w:ins w:id="449" w:author="Sujil Kumar Koottathampathiyil" w:date="2022-06-09T01:19:00Z"/>
              <w:rFonts w:ascii="Arial" w:hAnsi="Arial" w:cs="Arial"/>
              <w:color w:val="000000"/>
            </w:rPr>
          </w:rPrChange>
        </w:rPr>
      </w:pPr>
      <w:r w:rsidRPr="00FD79BE">
        <w:rPr>
          <w:rFonts w:ascii="Arial" w:hAnsi="Arial" w:cs="Arial"/>
          <w:noProof/>
          <w:sz w:val="24"/>
          <w:szCs w:val="24"/>
          <w:rPrChange w:id="450"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451" w:author="Sujil Kumar Koottathampathiyil" w:date="2022-06-12T09:54:00Z"/>
          <w:rFonts w:ascii="Arial" w:eastAsia="Times New Roman" w:hAnsi="Arial" w:cs="Arial"/>
          <w:i/>
          <w:iCs/>
          <w:sz w:val="24"/>
          <w:szCs w:val="24"/>
        </w:rPr>
      </w:pPr>
      <w:ins w:id="452" w:author="Sujil Kumar Koottathampathiyil" w:date="2022-06-09T01:19:00Z">
        <w:r w:rsidRPr="00FD79BE">
          <w:rPr>
            <w:rFonts w:ascii="Arial" w:eastAsia="Times New Roman" w:hAnsi="Arial" w:cs="Arial"/>
            <w:b/>
            <w:bCs/>
            <w:i/>
            <w:iCs/>
            <w:sz w:val="24"/>
            <w:szCs w:val="24"/>
            <w:rPrChange w:id="453" w:author="Sujil Kumar Koottathampathiyil" w:date="2022-06-12T09:52:00Z">
              <w:rPr>
                <w:rFonts w:ascii="Arial" w:eastAsia="Times New Roman" w:hAnsi="Arial" w:cs="Arial"/>
                <w:b/>
                <w:bCs/>
                <w:sz w:val="24"/>
                <w:szCs w:val="24"/>
              </w:rPr>
            </w:rPrChange>
          </w:rPr>
          <w:t xml:space="preserve">Fig. </w:t>
        </w:r>
      </w:ins>
      <w:ins w:id="454" w:author="Sujil Kumar Koottathampathiyil" w:date="2022-06-09T08:32:00Z">
        <w:r w:rsidRPr="00FD79BE">
          <w:rPr>
            <w:rFonts w:ascii="Arial" w:eastAsia="Times New Roman" w:hAnsi="Arial" w:cs="Arial"/>
            <w:b/>
            <w:bCs/>
            <w:i/>
            <w:iCs/>
            <w:sz w:val="24"/>
            <w:szCs w:val="24"/>
            <w:rPrChange w:id="455"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456" w:author="Sujil Kumar Koottathampathiyil" w:date="2022-06-09T01:19:00Z">
        <w:r w:rsidRPr="00FD79BE">
          <w:rPr>
            <w:rFonts w:ascii="Arial" w:eastAsia="Times New Roman" w:hAnsi="Arial" w:cs="Arial"/>
            <w:b/>
            <w:bCs/>
            <w:i/>
            <w:iCs/>
            <w:sz w:val="24"/>
            <w:szCs w:val="24"/>
            <w:rPrChange w:id="457"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458" w:author="Sujil Kumar Koottathampathiyil" w:date="2022-06-12T09:52:00Z">
              <w:rPr>
                <w:rFonts w:ascii="Arial" w:eastAsia="Times New Roman" w:hAnsi="Arial" w:cs="Arial"/>
                <w:sz w:val="24"/>
                <w:szCs w:val="24"/>
              </w:rPr>
            </w:rPrChange>
          </w:rPr>
          <w:t xml:space="preserve"> </w:t>
        </w:r>
      </w:ins>
      <w:ins w:id="459" w:author="Sujil Kumar Koottathampathiyil" w:date="2022-06-12T09:52:00Z">
        <w:r w:rsidRPr="00FD79BE">
          <w:rPr>
            <w:rFonts w:ascii="Arial" w:eastAsia="Times New Roman" w:hAnsi="Arial" w:cs="Arial"/>
            <w:i/>
            <w:iCs/>
            <w:sz w:val="24"/>
            <w:szCs w:val="24"/>
          </w:rPr>
          <w:t xml:space="preserve">Suicide, </w:t>
        </w:r>
      </w:ins>
      <w:ins w:id="460" w:author="Sujil Kumar Koottathampathiyil" w:date="2022-06-09T01:19:00Z">
        <w:r w:rsidRPr="00FD79BE">
          <w:rPr>
            <w:rFonts w:ascii="Arial" w:eastAsia="Times New Roman" w:hAnsi="Arial" w:cs="Arial"/>
            <w:i/>
            <w:iCs/>
            <w:sz w:val="24"/>
            <w:szCs w:val="24"/>
            <w:rPrChange w:id="461" w:author="Sujil Kumar Koottathampathiyil" w:date="2022-06-12T09:52:00Z">
              <w:rPr>
                <w:rFonts w:ascii="Arial" w:eastAsia="Times New Roman" w:hAnsi="Arial" w:cs="Arial"/>
                <w:sz w:val="24"/>
                <w:szCs w:val="24"/>
              </w:rPr>
            </w:rPrChange>
          </w:rPr>
          <w:t>Suicide per hundred thousand</w:t>
        </w:r>
      </w:ins>
      <w:ins w:id="462" w:author="Sujil Kumar Koottathampathiyil" w:date="2022-06-12T09:53:00Z">
        <w:r w:rsidRPr="00FD79BE">
          <w:rPr>
            <w:rFonts w:ascii="Arial" w:eastAsia="Times New Roman" w:hAnsi="Arial" w:cs="Arial"/>
            <w:i/>
            <w:iCs/>
            <w:sz w:val="24"/>
            <w:szCs w:val="24"/>
          </w:rPr>
          <w:t xml:space="preserve">, Population </w:t>
        </w:r>
      </w:ins>
      <w:ins w:id="463" w:author="Sujil Kumar Koottathampathiyil" w:date="2022-06-09T01:20:00Z">
        <w:r w:rsidRPr="00FD79BE">
          <w:rPr>
            <w:rFonts w:ascii="Arial" w:eastAsia="Times New Roman" w:hAnsi="Arial" w:cs="Arial"/>
            <w:i/>
            <w:iCs/>
            <w:sz w:val="24"/>
            <w:szCs w:val="24"/>
            <w:rPrChange w:id="464" w:author="Sujil Kumar Koottathampathiyil" w:date="2022-06-12T09:52:00Z">
              <w:rPr>
                <w:rFonts w:ascii="Arial" w:eastAsia="Times New Roman" w:hAnsi="Arial" w:cs="Arial"/>
                <w:sz w:val="24"/>
                <w:szCs w:val="24"/>
              </w:rPr>
            </w:rPrChange>
          </w:rPr>
          <w:t>in different genders and age</w:t>
        </w:r>
      </w:ins>
      <w:ins w:id="465" w:author="Sujil Kumar Koottathampathiyil" w:date="2022-06-12T09:52:00Z">
        <w:r w:rsidRPr="00FD79BE">
          <w:rPr>
            <w:rFonts w:ascii="Arial" w:eastAsia="Times New Roman" w:hAnsi="Arial" w:cs="Arial"/>
            <w:i/>
            <w:iCs/>
            <w:sz w:val="24"/>
            <w:szCs w:val="24"/>
            <w:rPrChange w:id="466" w:author="Sujil Kumar Koottathampathiyil" w:date="2022-06-12T09:52:00Z">
              <w:rPr>
                <w:rFonts w:ascii="Arial" w:eastAsia="Times New Roman" w:hAnsi="Arial" w:cs="Arial"/>
                <w:sz w:val="24"/>
                <w:szCs w:val="24"/>
              </w:rPr>
            </w:rPrChange>
          </w:rPr>
          <w:t xml:space="preserve"> in </w:t>
        </w:r>
      </w:ins>
      <w:ins w:id="467" w:author="Sujil Kumar Koottathampathiyil" w:date="2022-06-12T09:53:00Z">
        <w:r w:rsidRPr="00FD79BE">
          <w:rPr>
            <w:rFonts w:ascii="Arial" w:eastAsia="Times New Roman" w:hAnsi="Arial" w:cs="Arial"/>
            <w:i/>
            <w:iCs/>
            <w:sz w:val="24"/>
            <w:szCs w:val="24"/>
          </w:rPr>
          <w:t>all</w:t>
        </w:r>
      </w:ins>
      <w:ins w:id="468" w:author="Sujil Kumar Koottathampathiyil" w:date="2022-06-12T09:52:00Z">
        <w:r w:rsidRPr="00FD79BE">
          <w:rPr>
            <w:rFonts w:ascii="Arial" w:eastAsia="Times New Roman" w:hAnsi="Arial" w:cs="Arial"/>
            <w:i/>
            <w:iCs/>
            <w:sz w:val="24"/>
            <w:szCs w:val="24"/>
            <w:rPrChange w:id="469"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470" w:author="Sujil Kumar Koottathampathiyil" w:date="2022-06-12T09:59:00Z"/>
          <w:rFonts w:ascii="Arial" w:hAnsi="Arial" w:cs="Arial"/>
          <w:color w:val="000000"/>
          <w:sz w:val="24"/>
          <w:szCs w:val="24"/>
          <w:rPrChange w:id="471" w:author="Sujil Kumar Koottathampathiyil" w:date="2022-06-12T09:56:00Z">
            <w:rPr>
              <w:del w:id="472" w:author="Sujil Kumar Koottathampathiyil" w:date="2022-06-12T09:59:00Z"/>
              <w:rFonts w:ascii="Arial" w:hAnsi="Arial" w:cs="Arial"/>
              <w:color w:val="000000"/>
            </w:rPr>
          </w:rPrChange>
        </w:rPr>
        <w:pPrChange w:id="473" w:author="Sujil Kumar Koottathampathiyil" w:date="2022-06-12T10:12:00Z">
          <w:pPr>
            <w:spacing w:line="360" w:lineRule="auto"/>
            <w:jc w:val="center"/>
          </w:pPr>
        </w:pPrChange>
      </w:pPr>
      <w:ins w:id="474"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475"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476" w:author="Sujil Kumar Koottathampathiyil" w:date="2022-06-12T09:54:00Z"/>
          <w:rFonts w:ascii="Arial" w:hAnsi="Arial" w:cs="Arial"/>
          <w:color w:val="000000"/>
          <w:sz w:val="24"/>
          <w:szCs w:val="24"/>
        </w:rPr>
        <w:pPrChange w:id="477"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478" w:author="Sujil Kumar Koottathampathiyil" w:date="2022-06-12T09:54:00Z">
            <w:rPr>
              <w:rFonts w:ascii="Arial" w:hAnsi="Arial" w:cs="Arial"/>
              <w:color w:val="000000"/>
            </w:rPr>
          </w:rPrChange>
        </w:rPr>
      </w:pPr>
      <w:ins w:id="479" w:author="Sujil Kumar Koottathampathiyil" w:date="2022-06-12T09:54:00Z">
        <w:r w:rsidRPr="00FD79BE">
          <w:rPr>
            <w:rFonts w:ascii="Arial" w:eastAsia="Times New Roman" w:hAnsi="Arial" w:cs="Arial"/>
            <w:b/>
            <w:bCs/>
            <w:sz w:val="24"/>
            <w:szCs w:val="24"/>
          </w:rPr>
          <w:t>Population, Suicide, Suicide in Hundred Thousand Vs Gender and Age</w:t>
        </w:r>
      </w:ins>
    </w:p>
    <w:p w14:paraId="74ACCE10" w14:textId="77777777" w:rsidR="0049196A" w:rsidRPr="00FD79BE" w:rsidRDefault="0049196A" w:rsidP="0049196A">
      <w:pPr>
        <w:spacing w:line="360" w:lineRule="auto"/>
        <w:jc w:val="center"/>
        <w:rPr>
          <w:ins w:id="480" w:author="Sujil Kumar Koottathampathiyil" w:date="2022-06-09T01:21:00Z"/>
          <w:rFonts w:ascii="Arial" w:hAnsi="Arial" w:cs="Arial"/>
          <w:color w:val="000000"/>
          <w:sz w:val="24"/>
          <w:szCs w:val="24"/>
          <w:rPrChange w:id="481" w:author="Sujil Kumar Koottathampathiyil" w:date="2022-06-09T11:28:00Z">
            <w:rPr>
              <w:ins w:id="482" w:author="Sujil Kumar Koottathampathiyil" w:date="2022-06-09T01:21:00Z"/>
              <w:rFonts w:ascii="Arial" w:hAnsi="Arial" w:cs="Arial"/>
              <w:color w:val="000000"/>
            </w:rPr>
          </w:rPrChange>
        </w:rPr>
      </w:pPr>
      <w:r w:rsidRPr="00FD79BE">
        <w:rPr>
          <w:rFonts w:ascii="Arial" w:hAnsi="Arial" w:cs="Arial"/>
          <w:noProof/>
          <w:sz w:val="24"/>
          <w:szCs w:val="24"/>
          <w:rPrChange w:id="483"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484" w:author="Sujil Kumar Koottathampathiyil" w:date="2022-06-09T08:33:00Z"/>
          <w:rFonts w:ascii="Arial" w:eastAsia="Times New Roman" w:hAnsi="Arial" w:cs="Arial"/>
          <w:i/>
          <w:iCs/>
          <w:sz w:val="24"/>
          <w:szCs w:val="24"/>
          <w:rPrChange w:id="485" w:author="Sujil Kumar Koottathampathiyil" w:date="2022-06-12T09:54:00Z">
            <w:rPr>
              <w:del w:id="486" w:author="Sujil Kumar Koottathampathiyil" w:date="2022-06-09T08:33:00Z"/>
              <w:rFonts w:ascii="Arial" w:eastAsia="Times New Roman" w:hAnsi="Arial" w:cs="Arial"/>
              <w:sz w:val="24"/>
              <w:szCs w:val="24"/>
            </w:rPr>
          </w:rPrChange>
        </w:rPr>
      </w:pPr>
      <w:ins w:id="487" w:author="Sujil Kumar Koottathampathiyil" w:date="2022-06-09T01:21:00Z">
        <w:r w:rsidRPr="00FD79BE">
          <w:rPr>
            <w:rFonts w:ascii="Arial" w:eastAsia="Times New Roman" w:hAnsi="Arial" w:cs="Arial"/>
            <w:b/>
            <w:bCs/>
            <w:i/>
            <w:iCs/>
            <w:sz w:val="24"/>
            <w:szCs w:val="24"/>
            <w:rPrChange w:id="488" w:author="Sujil Kumar Koottathampathiyil" w:date="2022-06-12T09:54:00Z">
              <w:rPr>
                <w:rFonts w:ascii="Arial" w:eastAsia="Times New Roman" w:hAnsi="Arial" w:cs="Arial"/>
                <w:b/>
                <w:bCs/>
                <w:sz w:val="24"/>
                <w:szCs w:val="24"/>
              </w:rPr>
            </w:rPrChange>
          </w:rPr>
          <w:t xml:space="preserve">Fig. </w:t>
        </w:r>
      </w:ins>
      <w:ins w:id="489" w:author="Sujil Kumar Koottathampathiyil" w:date="2022-06-09T08:33:00Z">
        <w:r w:rsidRPr="00FD79BE">
          <w:rPr>
            <w:rFonts w:ascii="Arial" w:eastAsia="Times New Roman" w:hAnsi="Arial" w:cs="Arial"/>
            <w:b/>
            <w:bCs/>
            <w:i/>
            <w:iCs/>
            <w:sz w:val="24"/>
            <w:szCs w:val="24"/>
            <w:rPrChange w:id="490"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491" w:author="Sujil Kumar Koottathampathiyil" w:date="2022-06-09T01:21:00Z">
        <w:r w:rsidRPr="00FD79BE">
          <w:rPr>
            <w:rFonts w:ascii="Arial" w:eastAsia="Times New Roman" w:hAnsi="Arial" w:cs="Arial"/>
            <w:b/>
            <w:bCs/>
            <w:i/>
            <w:iCs/>
            <w:sz w:val="24"/>
            <w:szCs w:val="24"/>
            <w:rPrChange w:id="492"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493"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494" w:author="Sujil Kumar Koottathampathiyil" w:date="2022-06-09T08:41:00Z"/>
          <w:rFonts w:ascii="Arial" w:eastAsia="Times New Roman" w:hAnsi="Arial" w:cs="Arial"/>
          <w:i/>
          <w:iCs/>
          <w:sz w:val="24"/>
          <w:szCs w:val="24"/>
          <w:rPrChange w:id="495" w:author="Sujil Kumar Koottathampathiyil" w:date="2022-06-12T09:54:00Z">
            <w:rPr>
              <w:ins w:id="496"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497" w:author="Sujil Kumar Koottathampathiyil" w:date="2022-06-12T23:19:00Z"/>
          <w:rFonts w:ascii="Arial" w:hAnsi="Arial" w:cs="Arial"/>
          <w:color w:val="000000"/>
          <w:sz w:val="24"/>
          <w:szCs w:val="24"/>
          <w:rPrChange w:id="498" w:author="Sujil Kumar Koottathampathiyil" w:date="2022-06-09T11:28:00Z">
            <w:rPr>
              <w:del w:id="499" w:author="Sujil Kumar Koottathampathiyil" w:date="2022-06-12T23:19:00Z"/>
              <w:rFonts w:ascii="Arial" w:hAnsi="Arial" w:cs="Arial"/>
              <w:color w:val="000000"/>
            </w:rPr>
          </w:rPrChange>
        </w:rPr>
        <w:pPrChange w:id="500" w:author="Sujil Kumar Koottathampathiyil" w:date="2022-06-12T23:19:00Z">
          <w:pPr>
            <w:spacing w:line="360" w:lineRule="auto"/>
            <w:jc w:val="center"/>
          </w:pPr>
        </w:pPrChange>
      </w:pPr>
      <w:ins w:id="501" w:author="Sujil Kumar Koottathampathiyil" w:date="2022-06-09T08:41:00Z">
        <w:r w:rsidRPr="00FD79BE">
          <w:rPr>
            <w:rFonts w:ascii="Arial" w:eastAsia="Times New Roman" w:hAnsi="Arial" w:cs="Arial"/>
            <w:sz w:val="24"/>
            <w:szCs w:val="24"/>
          </w:rPr>
          <w:t>Fig</w:t>
        </w:r>
      </w:ins>
      <w:ins w:id="502"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503"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504" w:author="Sujil Kumar Koottathampathiyil" w:date="2022-06-09T08:43:00Z">
        <w:r w:rsidRPr="00FD79BE">
          <w:rPr>
            <w:rFonts w:ascii="Arial" w:eastAsia="Times New Roman" w:hAnsi="Arial" w:cs="Arial"/>
            <w:sz w:val="24"/>
            <w:szCs w:val="24"/>
          </w:rPr>
          <w:t>,</w:t>
        </w:r>
      </w:ins>
      <w:ins w:id="505" w:author="Sujil Kumar Koottathampathiyil" w:date="2022-06-09T08:42:00Z">
        <w:r w:rsidRPr="00FD79BE">
          <w:rPr>
            <w:rFonts w:ascii="Arial" w:eastAsia="Times New Roman" w:hAnsi="Arial" w:cs="Arial"/>
            <w:sz w:val="24"/>
            <w:szCs w:val="24"/>
          </w:rPr>
          <w:t xml:space="preserve"> it continued</w:t>
        </w:r>
      </w:ins>
      <w:ins w:id="506"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507"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508" w:author="Sujil Kumar Koottathampathiyil" w:date="2022-06-09T08:33:00Z"/>
          <w:rFonts w:ascii="Arial" w:hAnsi="Arial" w:cs="Arial"/>
          <w:color w:val="000000"/>
          <w:sz w:val="24"/>
          <w:szCs w:val="24"/>
          <w:rPrChange w:id="509" w:author="Sujil Kumar Koottathampathiyil" w:date="2022-06-09T11:28:00Z">
            <w:rPr>
              <w:ins w:id="510" w:author="Sujil Kumar Koottathampathiyil" w:date="2022-06-09T08:33:00Z"/>
              <w:rFonts w:ascii="Arial" w:hAnsi="Arial" w:cs="Arial"/>
              <w:color w:val="000000"/>
            </w:rPr>
          </w:rPrChange>
        </w:rPr>
        <w:pPrChange w:id="511" w:author="Sujil Kumar Koottathampathiyil" w:date="2022-06-12T23:19:00Z">
          <w:pPr>
            <w:spacing w:line="360" w:lineRule="auto"/>
            <w:jc w:val="center"/>
          </w:pPr>
        </w:pPrChange>
      </w:pPr>
      <w:del w:id="512" w:author="Sujil Kumar Koottathampathiyil" w:date="2022-06-12T23:19:00Z">
        <w:r w:rsidRPr="00FD79BE" w:rsidDel="008B3546">
          <w:rPr>
            <w:rFonts w:ascii="Arial" w:hAnsi="Arial" w:cs="Arial"/>
            <w:noProof/>
            <w:sz w:val="24"/>
            <w:szCs w:val="24"/>
            <w:rPrChange w:id="513"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1"/>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514" w:author="Sujil Kumar Koottathampathiyil" w:date="2022-06-09T08:33:00Z"/>
          <w:rFonts w:ascii="Arial" w:hAnsi="Arial" w:cs="Arial"/>
          <w:color w:val="000000"/>
          <w:sz w:val="24"/>
          <w:szCs w:val="24"/>
          <w:rPrChange w:id="515" w:author="Sujil Kumar Koottathampathiyil" w:date="2022-06-09T11:28:00Z">
            <w:rPr>
              <w:del w:id="516" w:author="Sujil Kumar Koottathampathiyil" w:date="2022-06-09T08:33:00Z"/>
              <w:rFonts w:ascii="Arial" w:hAnsi="Arial" w:cs="Arial"/>
              <w:color w:val="000000"/>
            </w:rPr>
          </w:rPrChange>
        </w:rPr>
        <w:pPrChange w:id="517"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518" w:author="Sujil Kumar Koottathampathiyil" w:date="2022-06-09T08:33:00Z"/>
          <w:rFonts w:ascii="Arial" w:hAnsi="Arial" w:cs="Arial"/>
          <w:color w:val="000000"/>
          <w:sz w:val="24"/>
          <w:szCs w:val="24"/>
          <w:rPrChange w:id="519" w:author="Sujil Kumar Koottathampathiyil" w:date="2022-06-09T11:28:00Z">
            <w:rPr>
              <w:del w:id="520" w:author="Sujil Kumar Koottathampathiyil" w:date="2022-06-09T08:33:00Z"/>
              <w:rFonts w:ascii="Arial" w:hAnsi="Arial" w:cs="Arial"/>
              <w:color w:val="000000"/>
            </w:rPr>
          </w:rPrChange>
        </w:rPr>
        <w:pPrChange w:id="521" w:author="Sujil Kumar Koottathampathiyil" w:date="2022-06-12T23:19:00Z">
          <w:pPr>
            <w:spacing w:line="360" w:lineRule="auto"/>
            <w:jc w:val="center"/>
          </w:pPr>
        </w:pPrChange>
      </w:pPr>
    </w:p>
    <w:p w14:paraId="1C5DB3F5" w14:textId="2B027AD6" w:rsidR="0049196A" w:rsidRPr="00FD79BE" w:rsidRDefault="0049196A">
      <w:pPr>
        <w:spacing w:line="360" w:lineRule="auto"/>
        <w:jc w:val="center"/>
        <w:rPr>
          <w:rFonts w:ascii="Arial" w:hAnsi="Arial" w:cs="Arial"/>
          <w:color w:val="000000"/>
          <w:sz w:val="24"/>
          <w:szCs w:val="24"/>
          <w:rPrChange w:id="522" w:author="Sujil Kumar Koottathampathiyil" w:date="2022-06-09T11:28:00Z">
            <w:rPr>
              <w:rFonts w:ascii="Arial" w:hAnsi="Arial" w:cs="Arial"/>
              <w:color w:val="000000"/>
            </w:rPr>
          </w:rPrChange>
        </w:rPr>
      </w:pPr>
      <w:r w:rsidRPr="00FD79BE">
        <w:rPr>
          <w:rFonts w:ascii="Arial" w:hAnsi="Arial" w:cs="Arial"/>
          <w:noProof/>
          <w:sz w:val="24"/>
          <w:szCs w:val="24"/>
          <w:rPrChange w:id="523"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ins w:id="524" w:author="Sujil Kumar Koottathampathiyil" w:date="2022-06-09T08:55:00Z"/>
          <w:rFonts w:ascii="Arial" w:eastAsia="Times New Roman" w:hAnsi="Arial" w:cs="Arial"/>
          <w:sz w:val="24"/>
          <w:szCs w:val="24"/>
        </w:rPr>
      </w:pPr>
      <w:ins w:id="525" w:author="Sujil Kumar Koottathampathiyil" w:date="2022-06-09T08:35:00Z">
        <w:r w:rsidRPr="00FD79BE">
          <w:rPr>
            <w:rFonts w:ascii="Arial" w:eastAsia="Times New Roman" w:hAnsi="Arial" w:cs="Arial"/>
            <w:b/>
            <w:bCs/>
            <w:sz w:val="24"/>
            <w:szCs w:val="24"/>
          </w:rPr>
          <w:t>Fig. 4.</w:t>
        </w:r>
      </w:ins>
      <w:ins w:id="526" w:author="Sujil Kumar Koottathampathiyil" w:date="2022-06-09T08:46:00Z">
        <w:r w:rsidRPr="00FD79BE">
          <w:rPr>
            <w:rFonts w:ascii="Arial" w:eastAsia="Times New Roman" w:hAnsi="Arial" w:cs="Arial"/>
            <w:b/>
            <w:bCs/>
            <w:sz w:val="24"/>
            <w:szCs w:val="24"/>
          </w:rPr>
          <w:t>9</w:t>
        </w:r>
      </w:ins>
      <w:ins w:id="527"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528" w:author="Sujil Kumar Koottathampathiyil" w:date="2022-06-09T08:54:00Z">
        <w:r w:rsidRPr="00FD79BE">
          <w:rPr>
            <w:rFonts w:ascii="Arial" w:eastAsia="Times New Roman" w:hAnsi="Arial" w:cs="Arial"/>
            <w:sz w:val="24"/>
            <w:szCs w:val="24"/>
          </w:rPr>
          <w:t xml:space="preserve">Global </w:t>
        </w:r>
      </w:ins>
      <w:ins w:id="529"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530" w:author="Sujil Kumar Koottathampathiyil" w:date="2022-06-09T08:45:00Z"/>
          <w:rFonts w:ascii="Arial" w:eastAsia="Times New Roman" w:hAnsi="Arial" w:cs="Arial"/>
          <w:b/>
          <w:bCs/>
          <w:sz w:val="24"/>
          <w:szCs w:val="24"/>
          <w:rPrChange w:id="531" w:author="Sujil Kumar Koottathampathiyil" w:date="2022-06-12T23:21:00Z">
            <w:rPr>
              <w:ins w:id="532" w:author="Sujil Kumar Koottathampathiyil" w:date="2022-06-09T08:45:00Z"/>
              <w:rFonts w:ascii="Arial" w:eastAsia="Times New Roman" w:hAnsi="Arial" w:cs="Arial"/>
              <w:sz w:val="24"/>
              <w:szCs w:val="24"/>
            </w:rPr>
          </w:rPrChange>
        </w:rPr>
        <w:pPrChange w:id="533" w:author="Sujil Kumar Koottathampathiyil" w:date="2022-06-09T08:55:00Z">
          <w:pPr>
            <w:spacing w:line="360" w:lineRule="auto"/>
            <w:jc w:val="center"/>
          </w:pPr>
        </w:pPrChange>
      </w:pPr>
      <w:ins w:id="534" w:author="Sujil Kumar Koottathampathiyil" w:date="2022-06-09T08:54:00Z">
        <w:r w:rsidRPr="00FD79BE">
          <w:rPr>
            <w:rFonts w:ascii="Arial" w:eastAsia="Times New Roman" w:hAnsi="Arial" w:cs="Arial"/>
            <w:sz w:val="24"/>
            <w:szCs w:val="24"/>
          </w:rPr>
          <w:t xml:space="preserve"> </w:t>
        </w:r>
      </w:ins>
      <w:ins w:id="535"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536" w:author="Sujil Kumar Koottathampathiyil" w:date="2022-06-09T08:35:00Z"/>
          <w:rFonts w:ascii="Arial" w:hAnsi="Arial" w:cs="Arial"/>
          <w:color w:val="000000"/>
          <w:sz w:val="24"/>
          <w:szCs w:val="24"/>
          <w:rPrChange w:id="537" w:author="Sujil Kumar Koottathampathiyil" w:date="2022-06-09T11:28:00Z">
            <w:rPr>
              <w:ins w:id="538" w:author="Sujil Kumar Koottathampathiyil" w:date="2022-06-09T08:35:00Z"/>
              <w:rFonts w:ascii="Arial" w:hAnsi="Arial" w:cs="Arial"/>
              <w:color w:val="000000"/>
            </w:rPr>
          </w:rPrChange>
        </w:rPr>
      </w:pPr>
      <w:ins w:id="539" w:author="Sujil Kumar Koottathampathiyil" w:date="2022-06-09T08:45:00Z">
        <w:r w:rsidRPr="00FD79BE">
          <w:rPr>
            <w:rFonts w:ascii="Arial" w:hAnsi="Arial" w:cs="Arial"/>
            <w:noProof/>
            <w:sz w:val="24"/>
            <w:szCs w:val="24"/>
            <w:rPrChange w:id="540" w:author="Sujil Kumar Koottathampathiyil" w:date="2022-06-09T11:28:00Z">
              <w:rPr>
                <w:noProof/>
              </w:rPr>
            </w:rPrChange>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541" w:author="Sujil Kumar Koottathampathiyil" w:date="2022-06-09T08:52:00Z"/>
          <w:rFonts w:ascii="Arial" w:eastAsia="Times New Roman" w:hAnsi="Arial" w:cs="Arial"/>
          <w:i/>
          <w:iCs/>
          <w:sz w:val="24"/>
          <w:szCs w:val="24"/>
          <w:rPrChange w:id="542" w:author="Sujil Kumar Koottathampathiyil" w:date="2022-06-12T10:11:00Z">
            <w:rPr>
              <w:ins w:id="543" w:author="Sujil Kumar Koottathampathiyil" w:date="2022-06-09T08:52:00Z"/>
              <w:rFonts w:ascii="Arial" w:eastAsia="Times New Roman" w:hAnsi="Arial" w:cs="Arial"/>
              <w:sz w:val="24"/>
              <w:szCs w:val="24"/>
            </w:rPr>
          </w:rPrChange>
        </w:rPr>
      </w:pPr>
      <w:ins w:id="544" w:author="Sujil Kumar Koottathampathiyil" w:date="2022-06-09T08:45:00Z">
        <w:r w:rsidRPr="00FD79BE">
          <w:rPr>
            <w:rFonts w:ascii="Arial" w:eastAsia="Times New Roman" w:hAnsi="Arial" w:cs="Arial"/>
            <w:b/>
            <w:bCs/>
            <w:i/>
            <w:iCs/>
            <w:sz w:val="24"/>
            <w:szCs w:val="24"/>
            <w:rPrChange w:id="545" w:author="Sujil Kumar Koottathampathiyil" w:date="2022-06-12T10:11:00Z">
              <w:rPr>
                <w:rFonts w:ascii="Arial" w:eastAsia="Times New Roman" w:hAnsi="Arial" w:cs="Arial"/>
                <w:b/>
                <w:bCs/>
                <w:sz w:val="24"/>
                <w:szCs w:val="24"/>
              </w:rPr>
            </w:rPrChange>
          </w:rPr>
          <w:t>Fig. 4.</w:t>
        </w:r>
      </w:ins>
      <w:ins w:id="546" w:author="Sujil Kumar Koottathampathiyil" w:date="2022-06-09T08:46:00Z">
        <w:r w:rsidRPr="00FD79BE">
          <w:rPr>
            <w:rFonts w:ascii="Arial" w:eastAsia="Times New Roman" w:hAnsi="Arial" w:cs="Arial"/>
            <w:b/>
            <w:bCs/>
            <w:i/>
            <w:iCs/>
            <w:sz w:val="24"/>
            <w:szCs w:val="24"/>
            <w:rPrChange w:id="547" w:author="Sujil Kumar Koottathampathiyil" w:date="2022-06-12T10:11:00Z">
              <w:rPr>
                <w:rFonts w:ascii="Arial" w:eastAsia="Times New Roman" w:hAnsi="Arial" w:cs="Arial"/>
                <w:b/>
                <w:bCs/>
                <w:sz w:val="24"/>
                <w:szCs w:val="24"/>
              </w:rPr>
            </w:rPrChange>
          </w:rPr>
          <w:t>10</w:t>
        </w:r>
      </w:ins>
      <w:ins w:id="548" w:author="Sujil Kumar Koottathampathiyil" w:date="2022-06-09T08:45:00Z">
        <w:r w:rsidRPr="00FD79BE">
          <w:rPr>
            <w:rFonts w:ascii="Arial" w:eastAsia="Times New Roman" w:hAnsi="Arial" w:cs="Arial"/>
            <w:b/>
            <w:bCs/>
            <w:i/>
            <w:iCs/>
            <w:sz w:val="24"/>
            <w:szCs w:val="24"/>
            <w:rPrChange w:id="549"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550" w:author="Sujil Kumar Koottathampathiyil" w:date="2022-06-12T10:11:00Z">
              <w:rPr>
                <w:rFonts w:ascii="Arial" w:eastAsia="Times New Roman" w:hAnsi="Arial" w:cs="Arial"/>
                <w:sz w:val="24"/>
                <w:szCs w:val="24"/>
              </w:rPr>
            </w:rPrChange>
          </w:rPr>
          <w:t xml:space="preserve"> correlation matrix of suicide dataset</w:t>
        </w:r>
      </w:ins>
    </w:p>
    <w:p w14:paraId="52714CF7" w14:textId="4D81961D" w:rsidR="0049196A" w:rsidRDefault="0049196A" w:rsidP="0049196A">
      <w:pPr>
        <w:spacing w:line="360" w:lineRule="auto"/>
        <w:jc w:val="both"/>
        <w:rPr>
          <w:rFonts w:ascii="Arial" w:eastAsia="Times New Roman" w:hAnsi="Arial" w:cs="Arial"/>
          <w:sz w:val="24"/>
          <w:szCs w:val="24"/>
        </w:rPr>
      </w:pPr>
      <w:ins w:id="551"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ins>
      <w:r w:rsidR="008E22EB" w:rsidRPr="00FD79BE">
        <w:rPr>
          <w:rFonts w:ascii="Arial" w:eastAsia="Times New Roman" w:hAnsi="Arial" w:cs="Arial"/>
          <w:sz w:val="24"/>
          <w:szCs w:val="24"/>
        </w:rPr>
        <w:t>Data frame</w:t>
      </w:r>
      <w:ins w:id="552" w:author="Sujil Kumar Koottathampathiyil" w:date="2022-06-12T23:39:00Z">
        <w:r w:rsidRPr="00FD79BE">
          <w:rPr>
            <w:rFonts w:ascii="Arial" w:eastAsia="Times New Roman" w:hAnsi="Arial" w:cs="Arial"/>
            <w:sz w:val="24"/>
            <w:szCs w:val="24"/>
          </w:rPr>
          <w:t>.</w:t>
        </w:r>
      </w:ins>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0B1FB5A9" w:rsidR="004B743D" w:rsidRDefault="004E458F" w:rsidP="004B743D">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4.1 </w:t>
      </w:r>
      <w:r w:rsidR="004317EE"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004317EE"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 xml:space="preserve">e to facilitate Maria DB. Using command prompt csv files have been uploaded to the </w:t>
      </w:r>
      <w:proofErr w:type="spellStart"/>
      <w:r w:rsidR="004A29A1">
        <w:rPr>
          <w:rFonts w:ascii="Arial" w:hAnsi="Arial" w:cs="Arial"/>
          <w:sz w:val="24"/>
          <w:szCs w:val="24"/>
        </w:rPr>
        <w:t>dkit</w:t>
      </w:r>
      <w:proofErr w:type="spellEnd"/>
      <w:r w:rsidR="004A29A1">
        <w:rPr>
          <w:rFonts w:ascii="Arial" w:hAnsi="Arial" w:cs="Arial"/>
          <w:sz w:val="24"/>
          <w:szCs w:val="24"/>
        </w:rPr>
        <w:t xml:space="preserve"> database.</w:t>
      </w:r>
      <w:r w:rsidR="00EA4485">
        <w:rPr>
          <w:rFonts w:ascii="Arial" w:hAnsi="Arial" w:cs="Arial"/>
          <w:sz w:val="24"/>
          <w:szCs w:val="24"/>
        </w:rPr>
        <w:t xml:space="preserve"> </w:t>
      </w:r>
      <w:r w:rsidR="00E5588A">
        <w:rPr>
          <w:rFonts w:ascii="Arial" w:hAnsi="Arial" w:cs="Arial"/>
          <w:sz w:val="24"/>
          <w:szCs w:val="24"/>
        </w:rPr>
        <w:t>Using SQL ‘LOAD DATA LOCAL INFILE’ commands</w:t>
      </w:r>
      <w:r w:rsidR="00EA4485">
        <w:rPr>
          <w:rFonts w:ascii="Arial" w:hAnsi="Arial" w:cs="Arial"/>
          <w:sz w:val="24"/>
          <w:szCs w:val="24"/>
        </w:rPr>
        <w:t xml:space="preserve"> command has been run </w:t>
      </w:r>
      <w:r w:rsidR="00F0112F">
        <w:rPr>
          <w:rFonts w:ascii="Arial" w:hAnsi="Arial" w:cs="Arial"/>
          <w:sz w:val="24"/>
          <w:szCs w:val="24"/>
        </w:rPr>
        <w:t>in order</w:t>
      </w:r>
      <w:r w:rsidR="00EA4485">
        <w:rPr>
          <w:rFonts w:ascii="Arial" w:hAnsi="Arial" w:cs="Arial"/>
          <w:sz w:val="24"/>
          <w:szCs w:val="24"/>
        </w:rPr>
        <w:t xml:space="preserve"> to get </w:t>
      </w:r>
      <w:proofErr w:type="spellStart"/>
      <w:r w:rsidR="00EA4485">
        <w:rPr>
          <w:rFonts w:ascii="Arial" w:hAnsi="Arial" w:cs="Arial"/>
          <w:sz w:val="24"/>
          <w:szCs w:val="24"/>
        </w:rPr>
        <w:t>he</w:t>
      </w:r>
      <w:proofErr w:type="spellEnd"/>
      <w:r w:rsidR="00EA4485">
        <w:rPr>
          <w:rFonts w:ascii="Arial" w:hAnsi="Arial" w:cs="Arial"/>
          <w:sz w:val="24"/>
          <w:szCs w:val="24"/>
        </w:rPr>
        <w:t xml:space="preserve"> data which is produced by the data_maker.py file inside the </w:t>
      </w:r>
      <w:proofErr w:type="spellStart"/>
      <w:r w:rsidR="00EA4485">
        <w:rPr>
          <w:rFonts w:ascii="Arial" w:hAnsi="Arial" w:cs="Arial"/>
          <w:sz w:val="24"/>
          <w:szCs w:val="24"/>
        </w:rPr>
        <w:t>suicide_dash_app</w:t>
      </w:r>
      <w:proofErr w:type="spellEnd"/>
      <w:r w:rsidR="00EA4485">
        <w:rPr>
          <w:rFonts w:ascii="Arial" w:hAnsi="Arial" w:cs="Arial"/>
          <w:sz w:val="24"/>
          <w:szCs w:val="24"/>
        </w:rPr>
        <w:t xml:space="preserve"> folder.</w:t>
      </w:r>
    </w:p>
    <w:p w14:paraId="448870B3" w14:textId="028C7B76" w:rsidR="009B66F3" w:rsidRDefault="009B66F3" w:rsidP="009B66F3">
      <w:pPr>
        <w:spacing w:line="360" w:lineRule="auto"/>
        <w:jc w:val="center"/>
        <w:rPr>
          <w:rFonts w:ascii="Arial" w:hAnsi="Arial" w:cs="Arial"/>
          <w:sz w:val="24"/>
          <w:szCs w:val="24"/>
        </w:rPr>
      </w:pPr>
      <w:r>
        <w:rPr>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Fig x.x.x</w:t>
      </w:r>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1A4E7048" w:rsidR="000E602F" w:rsidRDefault="002A200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4.2 </w:t>
      </w:r>
      <w:r w:rsidR="000E602F">
        <w:rPr>
          <w:rFonts w:ascii="NimbusSanL-Bold" w:hAnsi="NimbusSanL-Bold" w:cs="NimbusSanL-Bold"/>
          <w:b/>
          <w:bCs/>
          <w:sz w:val="32"/>
          <w:szCs w:val="32"/>
        </w:rPr>
        <w:t>SSH Access and Putty Configuration</w:t>
      </w:r>
    </w:p>
    <w:p w14:paraId="0747970A" w14:textId="27A8A787" w:rsidR="007322C2" w:rsidRPr="00B575AA" w:rsidRDefault="008D345A" w:rsidP="004B743D">
      <w:pPr>
        <w:spacing w:line="360" w:lineRule="auto"/>
        <w:jc w:val="both"/>
        <w:rPr>
          <w:rFonts w:ascii="Arial" w:eastAsia="Times New Roman" w:hAnsi="Arial" w:cs="Arial"/>
          <w:sz w:val="24"/>
          <w:szCs w:val="24"/>
        </w:rPr>
      </w:pPr>
      <w:r>
        <w:rPr>
          <w:rFonts w:ascii="Arial" w:eastAsia="Times New Roman" w:hAnsi="Arial" w:cs="Arial"/>
          <w:sz w:val="24"/>
          <w:szCs w:val="24"/>
        </w:rPr>
        <w:t>In order</w:t>
      </w:r>
      <w:r w:rsidR="000E602F">
        <w:rPr>
          <w:rFonts w:ascii="Arial" w:eastAsia="Times New Roman" w:hAnsi="Arial" w:cs="Arial"/>
          <w:sz w:val="24"/>
          <w:szCs w:val="24"/>
        </w:rPr>
        <w:t xml:space="preserve"> to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
          <w:id w:val="1700123290"/>
          <w:placeholder>
            <w:docPart w:val="FF8A111082A14374A3ACFF018280BBB6"/>
          </w:placeholder>
        </w:sdtPr>
        <w:sdtContent>
          <w:r w:rsidR="001507BC" w:rsidRPr="001507BC">
            <w:rPr>
              <w:rFonts w:eastAsia="Times New Roman"/>
              <w:color w:val="000000"/>
            </w:rPr>
            <w:t>(2021)</w:t>
          </w:r>
        </w:sdtContent>
      </w:sdt>
      <w:r w:rsidR="00D902CC">
        <w:rPr>
          <w:rFonts w:ascii="Arial" w:eastAsia="Times New Roman" w:hAnsi="Arial" w:cs="Arial"/>
          <w:sz w:val="24"/>
          <w:szCs w:val="24"/>
        </w:rPr>
        <w:t xml:space="preserve"> can be </w:t>
      </w:r>
      <w:proofErr w:type="gramStart"/>
      <w:r w:rsidR="00D902CC">
        <w:rPr>
          <w:rFonts w:ascii="Arial" w:eastAsia="Times New Roman" w:hAnsi="Arial" w:cs="Arial"/>
          <w:sz w:val="24"/>
          <w:szCs w:val="24"/>
        </w:rPr>
        <w:t>checked  to</w:t>
      </w:r>
      <w:proofErr w:type="gramEnd"/>
      <w:r w:rsidR="00D902CC">
        <w:rPr>
          <w:rFonts w:ascii="Arial" w:eastAsia="Times New Roman" w:hAnsi="Arial" w:cs="Arial"/>
          <w:sz w:val="24"/>
          <w:szCs w:val="24"/>
        </w:rPr>
        <w:t xml:space="preserve"> get </w:t>
      </w:r>
      <w:r w:rsidR="00711497">
        <w:rPr>
          <w:rFonts w:ascii="Arial" w:eastAsia="Times New Roman" w:hAnsi="Arial" w:cs="Arial"/>
          <w:sz w:val="24"/>
          <w:szCs w:val="24"/>
        </w:rPr>
        <w:t>details on preparation of the server.</w:t>
      </w:r>
    </w:p>
    <w:p w14:paraId="6BF0EE08" w14:textId="0380E753" w:rsidR="00852BA0" w:rsidRDefault="00852BA0" w:rsidP="00852BA0">
      <w:pPr>
        <w:spacing w:line="360" w:lineRule="auto"/>
        <w:jc w:val="center"/>
        <w:rPr>
          <w:rFonts w:ascii="Arial" w:hAnsi="Arial" w:cs="Arial"/>
          <w:sz w:val="24"/>
          <w:szCs w:val="24"/>
        </w:rPr>
      </w:pPr>
      <w:r>
        <w:rPr>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ins w:id="553" w:author="Sujil Kumar Koottathampathiyil" w:date="2022-06-12T23:39:00Z"/>
          <w:rFonts w:ascii="Arial" w:eastAsia="Times New Roman" w:hAnsi="Arial" w:cs="Arial"/>
          <w:sz w:val="24"/>
          <w:szCs w:val="24"/>
        </w:rPr>
      </w:pPr>
      <w:r w:rsidRPr="00784BA4">
        <w:rPr>
          <w:rFonts w:ascii="Arial" w:eastAsia="Times New Roman" w:hAnsi="Arial" w:cs="Arial"/>
          <w:b/>
          <w:bCs/>
          <w:i/>
          <w:iCs/>
          <w:sz w:val="24"/>
          <w:szCs w:val="24"/>
        </w:rPr>
        <w:t>Fig x.x.x</w:t>
      </w:r>
      <w:r>
        <w:rPr>
          <w:noProof/>
        </w:rPr>
        <w:t xml:space="preserve"> </w:t>
      </w:r>
      <w:r w:rsidR="00562409" w:rsidRPr="00AC57FD">
        <w:rPr>
          <w:i/>
          <w:iCs/>
          <w:noProof/>
        </w:rPr>
        <w:t xml:space="preserve">SSH access </w:t>
      </w:r>
      <w:r w:rsidR="00937C08" w:rsidRPr="00AC57FD">
        <w:rPr>
          <w:i/>
          <w:iCs/>
          <w:noProof/>
        </w:rPr>
        <w:t>to the server and files in the dash app</w:t>
      </w:r>
    </w:p>
    <w:p w14:paraId="1F9D4FE2" w14:textId="6CE7E3F6" w:rsidR="00760812" w:rsidRDefault="009B32D9" w:rsidP="00760812">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4.3 </w:t>
      </w:r>
      <w:r w:rsidR="00411DD9">
        <w:rPr>
          <w:rFonts w:ascii="NimbusSanL-Bold" w:hAnsi="NimbusSanL-Bold" w:cs="NimbusSanL-Bold"/>
          <w:b/>
          <w:bCs/>
          <w:sz w:val="32"/>
          <w:szCs w:val="32"/>
        </w:rPr>
        <w:t>DB Schema</w:t>
      </w:r>
      <w:r w:rsidR="009D78D6">
        <w:rPr>
          <w:rFonts w:ascii="NimbusSanL-Bold" w:hAnsi="NimbusSanL-Bold" w:cs="NimbusSanL-Bold"/>
          <w:b/>
          <w:bCs/>
          <w:sz w:val="32"/>
          <w:szCs w:val="32"/>
        </w:rPr>
        <w:t xml:space="preserve"> and</w:t>
      </w:r>
      <w:r w:rsidR="00411DD9">
        <w:rPr>
          <w:rFonts w:ascii="NimbusSanL-Bold" w:hAnsi="NimbusSanL-Bold" w:cs="NimbusSanL-Bold"/>
          <w:b/>
          <w:bCs/>
          <w:sz w:val="32"/>
          <w:szCs w:val="32"/>
        </w:rPr>
        <w:t xml:space="preserve"> table creation</w:t>
      </w:r>
    </w:p>
    <w:p w14:paraId="6F134EEB" w14:textId="4F864053" w:rsidR="00D43C50" w:rsidRDefault="009F5376" w:rsidP="00FC32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After creating the database, database design is done from Laravel artisan console. </w:t>
      </w:r>
      <w:r w:rsidR="00757D61">
        <w:rPr>
          <w:rFonts w:ascii="Arial" w:eastAsia="Times New Roman" w:hAnsi="Arial" w:cs="Arial"/>
          <w:sz w:val="24"/>
          <w:szCs w:val="24"/>
        </w:rPr>
        <w:t xml:space="preserve">The required columns and table names were created as migration files in the Laravel database directory. </w:t>
      </w:r>
      <w:r w:rsidR="0075319F">
        <w:rPr>
          <w:rFonts w:ascii="Arial" w:eastAsia="Times New Roman" w:hAnsi="Arial" w:cs="Arial"/>
          <w:sz w:val="24"/>
          <w:szCs w:val="24"/>
        </w:rPr>
        <w:t xml:space="preserve">Appropriate datatype </w:t>
      </w:r>
      <w:proofErr w:type="gramStart"/>
      <w:r w:rsidR="0075319F">
        <w:rPr>
          <w:rFonts w:ascii="Arial" w:eastAsia="Times New Roman" w:hAnsi="Arial" w:cs="Arial"/>
          <w:sz w:val="24"/>
          <w:szCs w:val="24"/>
        </w:rPr>
        <w:t>has to</w:t>
      </w:r>
      <w:proofErr w:type="gramEnd"/>
      <w:r w:rsidR="0075319F">
        <w:rPr>
          <w:rFonts w:ascii="Arial" w:eastAsia="Times New Roman" w:hAnsi="Arial" w:cs="Arial"/>
          <w:sz w:val="24"/>
          <w:szCs w:val="24"/>
        </w:rPr>
        <w:t xml:space="preserve"> be defined for each specific variable.</w:t>
      </w:r>
      <w:r w:rsidR="001B6685">
        <w:rPr>
          <w:rFonts w:ascii="Arial" w:eastAsia="Times New Roman" w:hAnsi="Arial" w:cs="Arial"/>
          <w:sz w:val="24"/>
          <w:szCs w:val="24"/>
        </w:rPr>
        <w:t xml:space="preserve"> Tables required for both python dash app as well as Laravel backend for admin panel has been defined in one go. </w:t>
      </w:r>
      <w:r w:rsidR="0080586B">
        <w:rPr>
          <w:rFonts w:ascii="Arial" w:eastAsia="Times New Roman" w:hAnsi="Arial" w:cs="Arial"/>
          <w:sz w:val="24"/>
          <w:szCs w:val="24"/>
        </w:rPr>
        <w:t>"</w:t>
      </w:r>
      <w:proofErr w:type="spellStart"/>
      <w:proofErr w:type="gramStart"/>
      <w:r w:rsidR="0080586B">
        <w:rPr>
          <w:rFonts w:ascii="Arial" w:eastAsia="Times New Roman" w:hAnsi="Arial" w:cs="Arial"/>
          <w:sz w:val="24"/>
          <w:szCs w:val="24"/>
        </w:rPr>
        <w:t>php</w:t>
      </w:r>
      <w:proofErr w:type="spellEnd"/>
      <w:proofErr w:type="gramEnd"/>
      <w:r w:rsidR="0080586B">
        <w:rPr>
          <w:rFonts w:ascii="Arial" w:eastAsia="Times New Roman" w:hAnsi="Arial" w:cs="Arial"/>
          <w:sz w:val="24"/>
          <w:szCs w:val="24"/>
        </w:rPr>
        <w:t xml:space="preserve"> artisan migrate” command has been used to run the migration. </w:t>
      </w:r>
      <w:r w:rsidR="0015284A">
        <w:rPr>
          <w:rFonts w:ascii="Arial" w:eastAsia="Times New Roman" w:hAnsi="Arial" w:cs="Arial"/>
          <w:sz w:val="24"/>
          <w:szCs w:val="24"/>
        </w:rPr>
        <w:t xml:space="preserve">Database section also has database seeders used to inject predefined data like admin names and password for super admin access. </w:t>
      </w:r>
      <w:r w:rsidR="004F65C8">
        <w:rPr>
          <w:rFonts w:ascii="Arial" w:eastAsia="Times New Roman" w:hAnsi="Arial" w:cs="Arial"/>
          <w:sz w:val="24"/>
          <w:szCs w:val="24"/>
        </w:rPr>
        <w:t xml:space="preserve"> “</w:t>
      </w:r>
      <w:proofErr w:type="spellStart"/>
      <w:r w:rsidR="004F65C8">
        <w:rPr>
          <w:rFonts w:ascii="Arial" w:eastAsia="Times New Roman" w:hAnsi="Arial" w:cs="Arial"/>
          <w:sz w:val="24"/>
          <w:szCs w:val="24"/>
        </w:rPr>
        <w:t>php</w:t>
      </w:r>
      <w:proofErr w:type="spellEnd"/>
      <w:r w:rsidR="004F65C8">
        <w:rPr>
          <w:rFonts w:ascii="Arial" w:eastAsia="Times New Roman" w:hAnsi="Arial" w:cs="Arial"/>
          <w:sz w:val="24"/>
          <w:szCs w:val="24"/>
        </w:rPr>
        <w:t xml:space="preserve"> artisan </w:t>
      </w:r>
      <w:proofErr w:type="spellStart"/>
      <w:proofErr w:type="gramStart"/>
      <w:r w:rsidR="004F65C8">
        <w:rPr>
          <w:rFonts w:ascii="Arial" w:eastAsia="Times New Roman" w:hAnsi="Arial" w:cs="Arial"/>
          <w:sz w:val="24"/>
          <w:szCs w:val="24"/>
        </w:rPr>
        <w:t>db:seed</w:t>
      </w:r>
      <w:proofErr w:type="spellEnd"/>
      <w:proofErr w:type="gramEnd"/>
      <w:r w:rsidR="004F65C8">
        <w:rPr>
          <w:rFonts w:ascii="Arial" w:eastAsia="Times New Roman" w:hAnsi="Arial" w:cs="Arial"/>
          <w:sz w:val="24"/>
          <w:szCs w:val="24"/>
        </w:rPr>
        <w:t xml:space="preserve"> has been used to run the seed. </w:t>
      </w:r>
    </w:p>
    <w:p w14:paraId="41C117CC" w14:textId="54E44214" w:rsidR="00760812" w:rsidRDefault="00377FC9" w:rsidP="004E458F">
      <w:pPr>
        <w:spacing w:line="360" w:lineRule="auto"/>
        <w:jc w:val="center"/>
        <w:rPr>
          <w:rFonts w:ascii="Arial" w:eastAsia="Times New Roman" w:hAnsi="Arial" w:cs="Arial"/>
          <w:sz w:val="24"/>
          <w:szCs w:val="24"/>
        </w:rPr>
      </w:pPr>
      <w:r>
        <w:rPr>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8329" cy="1687588"/>
                    </a:xfrm>
                    <a:prstGeom prst="rect">
                      <a:avLst/>
                    </a:prstGeom>
                  </pic:spPr>
                </pic:pic>
              </a:graphicData>
            </a:graphic>
          </wp:inline>
        </w:drawing>
      </w:r>
    </w:p>
    <w:p w14:paraId="31DAEC76" w14:textId="1A8E4782" w:rsidR="005F106B" w:rsidRDefault="00F64C84" w:rsidP="005F106B">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4.5 </w:t>
      </w:r>
      <w:r w:rsidR="005F106B" w:rsidRPr="00CA21EC">
        <w:rPr>
          <w:rFonts w:ascii="Arial" w:eastAsia="Times New Roman" w:hAnsi="Arial" w:cs="Arial"/>
          <w:b/>
          <w:bCs/>
          <w:sz w:val="28"/>
          <w:szCs w:val="28"/>
        </w:rPr>
        <w:t>Contribution of PHP Framework</w:t>
      </w:r>
    </w:p>
    <w:p w14:paraId="3D73673C" w14:textId="142C7E43" w:rsidR="00D4788F" w:rsidRPr="00101603" w:rsidRDefault="00035A0E" w:rsidP="00721B17">
      <w:pPr>
        <w:spacing w:line="360" w:lineRule="auto"/>
        <w:jc w:val="both"/>
        <w:rPr>
          <w:ins w:id="554" w:author="Sujil Kumar Koottathampathiyil" w:date="2022-06-12T23:39:00Z"/>
          <w:rFonts w:ascii="Arial" w:eastAsia="Times New Roman" w:hAnsi="Arial" w:cs="Arial"/>
          <w:sz w:val="24"/>
          <w:szCs w:val="24"/>
        </w:rPr>
      </w:pPr>
      <w:r w:rsidRPr="00101603">
        <w:rPr>
          <w:rFonts w:ascii="Arial" w:eastAsia="Times New Roman" w:hAnsi="Arial" w:cs="Arial"/>
          <w:sz w:val="24"/>
          <w:szCs w:val="24"/>
        </w:rPr>
        <w:lastRenderedPageBreak/>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Pr="00101603">
        <w:rPr>
          <w:rFonts w:ascii="Arial" w:eastAsia="Times New Roman" w:hAnsi="Arial" w:cs="Arial"/>
          <w:sz w:val="24"/>
          <w:szCs w:val="24"/>
        </w:rPr>
        <w:t>efficient  and</w:t>
      </w:r>
      <w:proofErr w:type="gramEnd"/>
      <w:r w:rsidRPr="00101603">
        <w:rPr>
          <w:rFonts w:ascii="Arial" w:eastAsia="Times New Roman" w:hAnsi="Arial" w:cs="Arial"/>
          <w:sz w:val="24"/>
          <w:szCs w:val="24"/>
        </w:rPr>
        <w:t xml:space="preserve"> easy to use.</w:t>
      </w:r>
      <w:r w:rsidR="00812A9B">
        <w:rPr>
          <w:rFonts w:ascii="Arial" w:eastAsia="Times New Roman" w:hAnsi="Arial" w:cs="Arial"/>
          <w:sz w:val="24"/>
          <w:szCs w:val="24"/>
        </w:rPr>
        <w:t xml:space="preserve"> Laravel uses MVC </w:t>
      </w:r>
      <w:proofErr w:type="gramStart"/>
      <w:r w:rsidR="00812A9B">
        <w:rPr>
          <w:rFonts w:ascii="Arial" w:eastAsia="Times New Roman" w:hAnsi="Arial" w:cs="Arial"/>
          <w:sz w:val="24"/>
          <w:szCs w:val="24"/>
        </w:rPr>
        <w:t>Architecture(</w:t>
      </w:r>
      <w:proofErr w:type="gramEnd"/>
      <w:r w:rsidR="00812A9B">
        <w:rPr>
          <w:rFonts w:ascii="Arial" w:eastAsia="Times New Roman" w:hAnsi="Arial" w:cs="Arial"/>
          <w:sz w:val="24"/>
          <w:szCs w:val="24"/>
        </w:rPr>
        <w:t xml:space="preserv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
          <w:id w:val="470017794"/>
          <w:placeholder>
            <w:docPart w:val="DefaultPlaceholder_-1854013440"/>
          </w:placeholder>
        </w:sdtPr>
        <w:sdtContent>
          <w:r w:rsidR="001507BC" w:rsidRPr="001507BC">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w:t>
      </w:r>
      <w:proofErr w:type="gramStart"/>
      <w:r w:rsidR="00CD59FA">
        <w:rPr>
          <w:rFonts w:ascii="Arial" w:eastAsia="Times New Roman" w:hAnsi="Arial" w:cs="Arial"/>
          <w:sz w:val="24"/>
          <w:szCs w:val="24"/>
        </w:rPr>
        <w:t>ORM(</w:t>
      </w:r>
      <w:proofErr w:type="gramEnd"/>
      <w:r w:rsidR="00CD59FA">
        <w:rPr>
          <w:rFonts w:ascii="Arial" w:eastAsia="Times New Roman" w:hAnsi="Arial" w:cs="Arial"/>
          <w:sz w:val="24"/>
          <w:szCs w:val="24"/>
        </w:rPr>
        <w:t>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w:t>
      </w:r>
      <w:proofErr w:type="spellStart"/>
      <w:r w:rsidR="007E3980">
        <w:rPr>
          <w:rFonts w:ascii="Arial" w:eastAsia="Times New Roman" w:hAnsi="Arial" w:cs="Arial"/>
          <w:sz w:val="24"/>
          <w:szCs w:val="24"/>
        </w:rPr>
        <w:t>it’s</w:t>
      </w:r>
      <w:proofErr w:type="spellEnd"/>
      <w:r w:rsidR="007E3980">
        <w:rPr>
          <w:rFonts w:ascii="Arial" w:eastAsia="Times New Roman" w:hAnsi="Arial" w:cs="Arial"/>
          <w:sz w:val="24"/>
          <w:szCs w:val="24"/>
        </w:rPr>
        <w:t xml:space="preserve"> boilerplate codes by just typing few commands.</w:t>
      </w:r>
    </w:p>
    <w:p w14:paraId="5FA291C5" w14:textId="77777777" w:rsidR="0049196A" w:rsidRPr="00FD79BE" w:rsidDel="008807FE" w:rsidRDefault="0049196A">
      <w:pPr>
        <w:spacing w:line="360" w:lineRule="auto"/>
        <w:jc w:val="both"/>
        <w:rPr>
          <w:del w:id="555" w:author="Sujil Kumar Koottathampathiyil" w:date="2022-06-12T23:39:00Z"/>
          <w:rFonts w:ascii="Arial" w:eastAsia="Times New Roman" w:hAnsi="Arial" w:cs="Arial"/>
          <w:sz w:val="24"/>
          <w:szCs w:val="24"/>
          <w:rPrChange w:id="556" w:author="Sujil Kumar Koottathampathiyil" w:date="2022-06-09T11:28:00Z">
            <w:rPr>
              <w:del w:id="557" w:author="Sujil Kumar Koottathampathiyil" w:date="2022-06-12T23:39:00Z"/>
              <w:rFonts w:ascii="Arial" w:hAnsi="Arial" w:cs="Arial"/>
              <w:color w:val="000000"/>
            </w:rPr>
          </w:rPrChange>
        </w:rPr>
        <w:pPrChange w:id="558" w:author="Sujil Kumar Koottathampathiyil" w:date="2022-06-09T08:52:00Z">
          <w:pPr>
            <w:spacing w:line="360" w:lineRule="auto"/>
            <w:jc w:val="center"/>
          </w:pPr>
        </w:pPrChange>
      </w:pPr>
    </w:p>
    <w:p w14:paraId="7ABF1DEF" w14:textId="5D50B937" w:rsidR="0049196A" w:rsidRPr="00FD79BE" w:rsidRDefault="0049196A" w:rsidP="0049196A">
      <w:pPr>
        <w:spacing w:line="360" w:lineRule="auto"/>
        <w:rPr>
          <w:rFonts w:ascii="Arial" w:hAnsi="Arial" w:cs="Arial"/>
          <w:b/>
          <w:bCs/>
          <w:sz w:val="32"/>
          <w:szCs w:val="32"/>
        </w:rPr>
      </w:pPr>
      <w:ins w:id="559" w:author="Sujil Kumar Koottathampathiyil" w:date="2022-06-09T08:20:00Z">
        <w:r w:rsidRPr="00FD79BE">
          <w:rPr>
            <w:rFonts w:ascii="Arial" w:hAnsi="Arial" w:cs="Arial"/>
            <w:b/>
            <w:bCs/>
            <w:sz w:val="32"/>
            <w:szCs w:val="32"/>
          </w:rPr>
          <w:t>4</w:t>
        </w:r>
      </w:ins>
      <w:del w:id="560"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w:t>
      </w:r>
      <w:r w:rsidR="00436857">
        <w:rPr>
          <w:rFonts w:ascii="Arial" w:hAnsi="Arial" w:cs="Arial"/>
          <w:b/>
          <w:bCs/>
          <w:sz w:val="32"/>
          <w:szCs w:val="32"/>
        </w:rPr>
        <w:t>6</w:t>
      </w:r>
      <w:r w:rsidRPr="00FD79BE">
        <w:rPr>
          <w:rFonts w:ascii="Arial" w:hAnsi="Arial" w:cs="Arial"/>
          <w:b/>
          <w:bCs/>
          <w:sz w:val="32"/>
          <w:szCs w:val="32"/>
        </w:rPr>
        <w:t xml:space="preserve"> Modeling and Forecasting</w:t>
      </w:r>
    </w:p>
    <w:p w14:paraId="10EC6532" w14:textId="0EFAC285" w:rsidR="0049196A" w:rsidRPr="00FD79BE" w:rsidRDefault="0049196A" w:rsidP="0049196A">
      <w:pPr>
        <w:spacing w:line="360" w:lineRule="auto"/>
        <w:jc w:val="both"/>
        <w:rPr>
          <w:ins w:id="561" w:author="Sujil Kumar Koottathampathiyil" w:date="2022-06-12T23:23:00Z"/>
          <w:rFonts w:ascii="Arial" w:hAnsi="Arial" w:cs="Arial"/>
          <w:noProof/>
          <w:sz w:val="24"/>
          <w:szCs w:val="24"/>
        </w:rPr>
      </w:pPr>
      <w:ins w:id="562" w:author="Sujil Kumar Koottathampathiyil" w:date="2022-06-12T23:23:00Z">
        <w:r w:rsidRPr="00FD79BE">
          <w:rPr>
            <w:rFonts w:ascii="Arial" w:hAnsi="Arial" w:cs="Arial"/>
            <w:sz w:val="24"/>
            <w:szCs w:val="24"/>
          </w:rPr>
          <w:t>This project has various objectives, including creating a dashboard for visualizations, forecasting using Machine Learning Models, and creating an Admin Panel Portal</w:t>
        </w:r>
      </w:ins>
      <w:ins w:id="563" w:author="Sujil Kumar Koottathampathiyil" w:date="2022-06-12T23:46:00Z">
        <w:r w:rsidRPr="00FD79BE">
          <w:rPr>
            <w:rFonts w:ascii="Arial" w:hAnsi="Arial" w:cs="Arial"/>
            <w:sz w:val="24"/>
            <w:szCs w:val="24"/>
          </w:rPr>
          <w:t xml:space="preserve"> for updating new suicides etc</w:t>
        </w:r>
      </w:ins>
      <w:ins w:id="564"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 xml:space="preserve">Brunello et </w:t>
      </w:r>
      <w:proofErr w:type="gramStart"/>
      <w:r w:rsidR="0044020A" w:rsidRPr="00FD79BE">
        <w:rPr>
          <w:rFonts w:ascii="Arial" w:hAnsi="Arial" w:cs="Arial"/>
          <w:color w:val="000000"/>
          <w:sz w:val="24"/>
          <w:szCs w:val="24"/>
        </w:rPr>
        <w:t>al</w:t>
      </w:r>
      <w:ins w:id="565" w:author="Sujil Kumar Koottathampathiyil" w:date="2022-06-12T23:23:00Z">
        <w:r w:rsidRPr="00FD79BE">
          <w:rPr>
            <w:rFonts w:ascii="Arial" w:hAnsi="Arial" w:cs="Arial"/>
            <w:color w:val="000000"/>
            <w:sz w:val="24"/>
            <w:szCs w:val="24"/>
          </w:rPr>
          <w:t xml:space="preserve"> .</w:t>
        </w:r>
        <w:proofErr w:type="gramEnd"/>
        <w:r w:rsidRPr="00FD79BE">
          <w:rPr>
            <w:rFonts w:ascii="Arial" w:hAnsi="Arial" w:cs="Arial"/>
            <w:color w:val="000000"/>
            <w:sz w:val="24"/>
            <w:szCs w:val="24"/>
          </w:rPr>
          <w:t xml:space="preserve">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566" w:author="Sujil Kumar Koottathampathiyil" w:date="2022-06-12T23:23:00Z"/>
          <w:rFonts w:ascii="Arial" w:hAnsi="Arial" w:cs="Arial"/>
          <w:color w:val="000000"/>
          <w:sz w:val="24"/>
          <w:szCs w:val="24"/>
          <w:rPrChange w:id="567" w:author="Sujil Kumar Koottathampathiyil" w:date="2022-06-09T11:29:00Z">
            <w:rPr>
              <w:del w:id="568" w:author="Sujil Kumar Koottathampathiyil" w:date="2022-06-12T23:23:00Z"/>
              <w:rFonts w:ascii="Arial" w:hAnsi="Arial" w:cs="Arial"/>
              <w:color w:val="000000"/>
            </w:rPr>
          </w:rPrChange>
        </w:rPr>
      </w:pPr>
      <w:del w:id="569" w:author="Sujil Kumar Koottathampathiyil" w:date="2022-06-09T10:24:00Z">
        <w:r w:rsidRPr="00FD79BE" w:rsidDel="007A25D4">
          <w:rPr>
            <w:rFonts w:ascii="Arial" w:hAnsi="Arial" w:cs="Arial"/>
            <w:color w:val="000000"/>
            <w:sz w:val="24"/>
            <w:szCs w:val="24"/>
            <w:rPrChange w:id="570"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571" w:author="Sujil Kumar Koottathampathiyil" w:date="2022-06-09T11:29:00Z">
              <w:rPr>
                <w:rFonts w:ascii="Arial" w:hAnsi="Arial" w:cs="Arial"/>
              </w:rPr>
            </w:rPrChange>
          </w:rPr>
          <w:delText>w</w:delText>
        </w:r>
      </w:del>
      <w:del w:id="572" w:author="Sujil Kumar Koottathampathiyil" w:date="2022-06-12T23:23:00Z">
        <w:r w:rsidRPr="00FD79BE" w:rsidDel="00020114">
          <w:rPr>
            <w:rFonts w:ascii="Arial" w:hAnsi="Arial" w:cs="Arial"/>
            <w:sz w:val="24"/>
            <w:szCs w:val="24"/>
            <w:rPrChange w:id="573" w:author="Sujil Kumar Koottathampathiyil" w:date="2022-06-09T11:29:00Z">
              <w:rPr>
                <w:rFonts w:ascii="Arial" w:hAnsi="Arial" w:cs="Arial"/>
              </w:rPr>
            </w:rPrChange>
          </w:rPr>
          <w:delText xml:space="preserve">orking with time series forecasting is a crucial part </w:delText>
        </w:r>
      </w:del>
      <w:del w:id="574" w:author="Sujil Kumar Koottathampathiyil" w:date="2022-06-09T08:07:00Z">
        <w:r w:rsidRPr="00FD79BE" w:rsidDel="005E1219">
          <w:rPr>
            <w:rFonts w:ascii="Arial" w:hAnsi="Arial" w:cs="Arial"/>
            <w:sz w:val="24"/>
            <w:szCs w:val="24"/>
            <w:rPrChange w:id="575" w:author="Sujil Kumar Koottathampathiyil" w:date="2022-06-09T11:29:00Z">
              <w:rPr>
                <w:rFonts w:ascii="Arial" w:hAnsi="Arial" w:cs="Arial"/>
              </w:rPr>
            </w:rPrChange>
          </w:rPr>
          <w:delText xml:space="preserve">in </w:delText>
        </w:r>
      </w:del>
      <w:del w:id="576" w:author="Sujil Kumar Koottathampathiyil" w:date="2022-06-12T23:23:00Z">
        <w:r w:rsidRPr="00FD79BE" w:rsidDel="00020114">
          <w:rPr>
            <w:rFonts w:ascii="Arial" w:hAnsi="Arial" w:cs="Arial"/>
            <w:sz w:val="24"/>
            <w:szCs w:val="24"/>
            <w:rPrChange w:id="577" w:author="Sujil Kumar Koottathampathiyil" w:date="2022-06-09T11:29:00Z">
              <w:rPr>
                <w:rFonts w:ascii="Arial" w:hAnsi="Arial" w:cs="Arial"/>
              </w:rPr>
            </w:rPrChange>
          </w:rPr>
          <w:delText xml:space="preserve">my dissertation. I have </w:delText>
        </w:r>
      </w:del>
      <w:del w:id="578" w:author="Sujil Kumar Koottathampathiyil" w:date="2022-06-09T08:08:00Z">
        <w:r w:rsidRPr="00FD79BE" w:rsidDel="005E1219">
          <w:rPr>
            <w:rFonts w:ascii="Arial" w:hAnsi="Arial" w:cs="Arial"/>
            <w:sz w:val="24"/>
            <w:szCs w:val="24"/>
            <w:rPrChange w:id="579" w:author="Sujil Kumar Koottathampathiyil" w:date="2022-06-09T11:29:00Z">
              <w:rPr>
                <w:rFonts w:ascii="Arial" w:hAnsi="Arial" w:cs="Arial"/>
              </w:rPr>
            </w:rPrChange>
          </w:rPr>
          <w:delText>number of</w:delText>
        </w:r>
      </w:del>
      <w:del w:id="580" w:author="Sujil Kumar Koottathampathiyil" w:date="2022-06-12T23:23:00Z">
        <w:r w:rsidRPr="00FD79BE" w:rsidDel="00020114">
          <w:rPr>
            <w:rFonts w:ascii="Arial" w:hAnsi="Arial" w:cs="Arial"/>
            <w:sz w:val="24"/>
            <w:szCs w:val="24"/>
            <w:rPrChange w:id="581" w:author="Sujil Kumar Koottathampathiyil" w:date="2022-06-09T11:29:00Z">
              <w:rPr>
                <w:rFonts w:ascii="Arial" w:hAnsi="Arial" w:cs="Arial"/>
              </w:rPr>
            </w:rPrChange>
          </w:rPr>
          <w:delText xml:space="preserve"> different targets in my dissertation. </w:delText>
        </w:r>
      </w:del>
      <w:del w:id="582" w:author="Sujil Kumar Koottathampathiyil" w:date="2022-06-09T10:25:00Z">
        <w:r w:rsidRPr="00FD79BE" w:rsidDel="00C85B77">
          <w:rPr>
            <w:rFonts w:ascii="Arial" w:hAnsi="Arial" w:cs="Arial"/>
            <w:sz w:val="24"/>
            <w:szCs w:val="24"/>
            <w:rPrChange w:id="583"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584" w:author="Sujil Kumar Koottathampathiyil" w:date="2022-06-12T23:23:00Z">
        <w:r w:rsidRPr="00FD79BE" w:rsidDel="00020114">
          <w:rPr>
            <w:rFonts w:ascii="Arial" w:hAnsi="Arial" w:cs="Arial"/>
            <w:sz w:val="24"/>
            <w:szCs w:val="24"/>
            <w:rPrChange w:id="585"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586" w:author="Sujil Kumar Koottathampathiyil" w:date="2022-06-09T08:08:00Z">
        <w:r w:rsidRPr="00FD79BE" w:rsidDel="005E1219">
          <w:rPr>
            <w:rFonts w:ascii="Arial" w:hAnsi="Arial" w:cs="Arial"/>
            <w:sz w:val="24"/>
            <w:szCs w:val="24"/>
            <w:rPrChange w:id="587" w:author="Sujil Kumar Koottathampathiyil" w:date="2022-06-09T11:29:00Z">
              <w:rPr>
                <w:rFonts w:ascii="Arial" w:hAnsi="Arial" w:cs="Arial"/>
              </w:rPr>
            </w:rPrChange>
          </w:rPr>
          <w:delText xml:space="preserve">the </w:delText>
        </w:r>
      </w:del>
      <w:del w:id="588" w:author="Sujil Kumar Koottathampathiyil" w:date="2022-06-12T23:23:00Z">
        <w:r w:rsidRPr="00FD79BE" w:rsidDel="00020114">
          <w:rPr>
            <w:rFonts w:ascii="Arial" w:hAnsi="Arial" w:cs="Arial"/>
            <w:color w:val="000000"/>
            <w:sz w:val="24"/>
            <w:szCs w:val="24"/>
            <w:rPrChange w:id="589" w:author="Sujil Kumar Koottathampathiyil" w:date="2022-06-09T11:29:00Z">
              <w:rPr>
                <w:rFonts w:ascii="Arial" w:hAnsi="Arial" w:cs="Arial"/>
                <w:color w:val="000000"/>
              </w:rPr>
            </w:rPrChange>
          </w:rPr>
          <w:delText xml:space="preserve"> </w:delText>
        </w:r>
      </w:del>
      <w:del w:id="590" w:author="Sujil Kumar Koottathampathiyil" w:date="2022-06-09T08:08:00Z">
        <w:r w:rsidRPr="00FD79BE" w:rsidDel="005E1219">
          <w:rPr>
            <w:rFonts w:ascii="Arial" w:hAnsi="Arial" w:cs="Arial"/>
            <w:color w:val="000000"/>
            <w:sz w:val="24"/>
            <w:szCs w:val="24"/>
            <w:rPrChange w:id="591" w:author="Sujil Kumar Koottathampathiyil" w:date="2022-06-09T11:29:00Z">
              <w:rPr>
                <w:rFonts w:ascii="Arial" w:hAnsi="Arial" w:cs="Arial"/>
                <w:color w:val="000000"/>
              </w:rPr>
            </w:rPrChange>
          </w:rPr>
          <w:delText xml:space="preserve">has </w:delText>
        </w:r>
      </w:del>
      <w:del w:id="592" w:author="Sujil Kumar Koottathampathiyil" w:date="2022-06-12T23:23:00Z">
        <w:r w:rsidRPr="00FD79BE" w:rsidDel="00020114">
          <w:rPr>
            <w:rFonts w:ascii="Arial" w:hAnsi="Arial" w:cs="Arial"/>
            <w:color w:val="000000"/>
            <w:sz w:val="24"/>
            <w:szCs w:val="24"/>
            <w:rPrChange w:id="593" w:author="Sujil Kumar Koottathampathiyil" w:date="2022-06-09T11:29:00Z">
              <w:rPr>
                <w:rFonts w:ascii="Arial" w:hAnsi="Arial" w:cs="Arial"/>
                <w:color w:val="000000"/>
              </w:rPr>
            </w:rPrChange>
          </w:rPr>
          <w:delText xml:space="preserve">successfully implemented them in their research which </w:delText>
        </w:r>
      </w:del>
      <w:del w:id="594" w:author="Sujil Kumar Koottathampathiyil" w:date="2022-06-09T08:08:00Z">
        <w:r w:rsidRPr="00FD79BE" w:rsidDel="005E1219">
          <w:rPr>
            <w:rFonts w:ascii="Arial" w:hAnsi="Arial" w:cs="Arial"/>
            <w:color w:val="000000"/>
            <w:sz w:val="24"/>
            <w:szCs w:val="24"/>
            <w:rPrChange w:id="595" w:author="Sujil Kumar Koottathampathiyil" w:date="2022-06-09T11:29:00Z">
              <w:rPr>
                <w:rFonts w:ascii="Arial" w:hAnsi="Arial" w:cs="Arial"/>
                <w:color w:val="000000"/>
              </w:rPr>
            </w:rPrChange>
          </w:rPr>
          <w:delText xml:space="preserve">really </w:delText>
        </w:r>
      </w:del>
      <w:del w:id="596" w:author="Sujil Kumar Koottathampathiyil" w:date="2022-06-12T23:23:00Z">
        <w:r w:rsidRPr="00FD79BE" w:rsidDel="00020114">
          <w:rPr>
            <w:rFonts w:ascii="Arial" w:hAnsi="Arial" w:cs="Arial"/>
            <w:color w:val="000000"/>
            <w:sz w:val="24"/>
            <w:szCs w:val="24"/>
            <w:rPrChange w:id="597" w:author="Sujil Kumar Koottathampathiyil" w:date="2022-06-09T11:29:00Z">
              <w:rPr>
                <w:rFonts w:ascii="Arial" w:hAnsi="Arial" w:cs="Arial"/>
                <w:color w:val="000000"/>
              </w:rPr>
            </w:rPrChange>
          </w:rPr>
          <w:delText xml:space="preserve">inspired me to adapt the idea </w:delText>
        </w:r>
      </w:del>
      <w:del w:id="598" w:author="Sujil Kumar Koottathampathiyil" w:date="2022-06-09T08:08:00Z">
        <w:r w:rsidRPr="00FD79BE" w:rsidDel="005E1219">
          <w:rPr>
            <w:rFonts w:ascii="Arial" w:hAnsi="Arial" w:cs="Arial"/>
            <w:color w:val="000000"/>
            <w:sz w:val="24"/>
            <w:szCs w:val="24"/>
            <w:rPrChange w:id="599" w:author="Sujil Kumar Koottathampathiyil" w:date="2022-06-09T11:29:00Z">
              <w:rPr>
                <w:rFonts w:ascii="Arial" w:hAnsi="Arial" w:cs="Arial"/>
                <w:color w:val="000000"/>
              </w:rPr>
            </w:rPrChange>
          </w:rPr>
          <w:delText xml:space="preserve">in </w:delText>
        </w:r>
      </w:del>
      <w:del w:id="600" w:author="Sujil Kumar Koottathampathiyil" w:date="2022-06-12T23:23:00Z">
        <w:r w:rsidRPr="00FD79BE" w:rsidDel="00020114">
          <w:rPr>
            <w:rFonts w:ascii="Arial" w:hAnsi="Arial" w:cs="Arial"/>
            <w:color w:val="000000"/>
            <w:sz w:val="24"/>
            <w:szCs w:val="24"/>
            <w:rPrChange w:id="601"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602" w:author="Sujil Kumar Koottathampathiyil" w:date="2022-06-09T11:29:00Z">
            <w:rPr>
              <w:rFonts w:ascii="Arial" w:hAnsi="Arial" w:cs="Arial"/>
              <w:noProof/>
            </w:rPr>
          </w:rPrChange>
        </w:rPr>
      </w:pPr>
    </w:p>
    <w:p w14:paraId="445023F3" w14:textId="67785DE8" w:rsidR="0049196A" w:rsidRPr="00FD79BE" w:rsidRDefault="0049196A" w:rsidP="00721B17">
      <w:pPr>
        <w:spacing w:line="360" w:lineRule="auto"/>
        <w:jc w:val="center"/>
        <w:rPr>
          <w:ins w:id="603" w:author="Sujil Kumar Koottathampathiyil" w:date="2022-06-09T09:49:00Z"/>
          <w:rFonts w:ascii="Arial" w:hAnsi="Arial" w:cs="Arial"/>
          <w:color w:val="000000"/>
          <w:sz w:val="24"/>
          <w:szCs w:val="24"/>
          <w:rPrChange w:id="604" w:author="Sujil Kumar Koottathampathiyil" w:date="2022-06-09T11:29:00Z">
            <w:rPr>
              <w:ins w:id="605" w:author="Sujil Kumar Koottathampathiyil" w:date="2022-06-09T09:49:00Z"/>
              <w:rFonts w:ascii="Arial" w:hAnsi="Arial" w:cs="Arial"/>
              <w:color w:val="000000"/>
            </w:rPr>
          </w:rPrChange>
        </w:rPr>
      </w:pPr>
    </w:p>
    <w:p w14:paraId="517FF964" w14:textId="77777777" w:rsidR="0049196A" w:rsidRPr="00FD79BE" w:rsidRDefault="0049196A" w:rsidP="00721B17">
      <w:pPr>
        <w:spacing w:line="360" w:lineRule="auto"/>
        <w:jc w:val="center"/>
        <w:rPr>
          <w:ins w:id="606" w:author="Sujil Kumar Koottathampathiyil" w:date="2022-06-09T09:52:00Z"/>
          <w:rFonts w:ascii="Arial" w:eastAsia="Times New Roman" w:hAnsi="Arial" w:cs="Arial"/>
          <w:i/>
          <w:iCs/>
          <w:sz w:val="24"/>
          <w:szCs w:val="24"/>
          <w:rPrChange w:id="607" w:author="Sujil Kumar Koottathampathiyil" w:date="2022-06-12T23:40:00Z">
            <w:rPr>
              <w:ins w:id="608" w:author="Sujil Kumar Koottathampathiyil" w:date="2022-06-09T09:52:00Z"/>
              <w:rFonts w:ascii="Arial" w:eastAsia="Times New Roman" w:hAnsi="Arial" w:cs="Arial"/>
              <w:sz w:val="24"/>
              <w:szCs w:val="24"/>
            </w:rPr>
          </w:rPrChange>
        </w:rPr>
      </w:pPr>
      <w:ins w:id="609" w:author="Sujil Kumar Koottathampathiyil" w:date="2022-06-09T09:52:00Z">
        <w:r w:rsidRPr="00FD79BE">
          <w:rPr>
            <w:rFonts w:ascii="Arial" w:eastAsia="Times New Roman" w:hAnsi="Arial" w:cs="Arial"/>
            <w:b/>
            <w:bCs/>
            <w:i/>
            <w:iCs/>
            <w:sz w:val="24"/>
            <w:szCs w:val="24"/>
            <w:rPrChange w:id="610"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611" w:author="Sujil Kumar Koottathampathiyil" w:date="2022-06-12T23:40:00Z">
              <w:rPr>
                <w:rFonts w:ascii="Arial" w:eastAsia="Times New Roman" w:hAnsi="Arial" w:cs="Arial"/>
                <w:sz w:val="24"/>
                <w:szCs w:val="24"/>
              </w:rPr>
            </w:rPrChange>
          </w:rPr>
          <w:t xml:space="preserve"> ARIMA Forecast and observed value graph</w:t>
        </w:r>
      </w:ins>
      <w:ins w:id="612" w:author="Sujil Kumar Koottathampathiyil" w:date="2022-06-12T23:43:00Z">
        <w:r w:rsidRPr="00FD79BE">
          <w:rPr>
            <w:rFonts w:ascii="Arial" w:eastAsia="Times New Roman" w:hAnsi="Arial" w:cs="Arial"/>
            <w:i/>
            <w:iCs/>
            <w:sz w:val="24"/>
            <w:szCs w:val="24"/>
          </w:rPr>
          <w:t xml:space="preserve"> on Russian data</w:t>
        </w:r>
      </w:ins>
    </w:p>
    <w:p w14:paraId="738CFE39" w14:textId="77777777" w:rsidR="00721B17" w:rsidRDefault="0049196A" w:rsidP="00721B17">
      <w:pPr>
        <w:spacing w:line="360" w:lineRule="auto"/>
        <w:jc w:val="center"/>
        <w:rPr>
          <w:rFonts w:ascii="Arial" w:hAnsi="Arial" w:cs="Arial"/>
          <w:color w:val="000000"/>
          <w:sz w:val="24"/>
          <w:szCs w:val="24"/>
        </w:rPr>
      </w:pPr>
      <w:ins w:id="613"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w:t>
      </w:r>
    </w:p>
    <w:p w14:paraId="0F9C2DD0" w14:textId="77777777" w:rsidR="00721B17" w:rsidRDefault="0049196A" w:rsidP="00721B17">
      <w:pPr>
        <w:spacing w:line="360" w:lineRule="auto"/>
        <w:jc w:val="center"/>
        <w:rPr>
          <w:rFonts w:ascii="Arial" w:hAnsi="Arial" w:cs="Arial"/>
          <w:color w:val="000000"/>
          <w:sz w:val="24"/>
          <w:szCs w:val="24"/>
        </w:rPr>
      </w:pPr>
      <w:r w:rsidRPr="00FD79BE">
        <w:rPr>
          <w:rFonts w:ascii="Arial" w:hAnsi="Arial" w:cs="Arial"/>
          <w:color w:val="000000"/>
          <w:sz w:val="24"/>
          <w:szCs w:val="24"/>
        </w:rPr>
        <w:t>as shown in fig 4.11</w:t>
      </w:r>
    </w:p>
    <w:p w14:paraId="358F628C" w14:textId="6450ECE0" w:rsidR="0049196A" w:rsidRPr="00FD79BE" w:rsidRDefault="00721B17" w:rsidP="00721B17">
      <w:pPr>
        <w:spacing w:line="360" w:lineRule="auto"/>
        <w:jc w:val="center"/>
        <w:rPr>
          <w:ins w:id="614" w:author="Sujil Kumar Koottathampathiyil" w:date="2022-06-12T23:23:00Z"/>
          <w:rFonts w:ascii="Arial" w:hAnsi="Arial" w:cs="Arial"/>
          <w:color w:val="000000"/>
          <w:sz w:val="24"/>
          <w:szCs w:val="24"/>
        </w:rPr>
      </w:pPr>
      <w:r w:rsidRPr="00FD79BE">
        <w:rPr>
          <w:rFonts w:ascii="Arial" w:hAnsi="Arial" w:cs="Arial"/>
          <w:noProof/>
          <w:sz w:val="24"/>
          <w:szCs w:val="24"/>
          <w:rPrChange w:id="615" w:author="Sujil Kumar Koottathampathiyil" w:date="2022-06-09T11:29:00Z">
            <w:rPr>
              <w:rFonts w:ascii="Arial" w:hAnsi="Arial" w:cs="Arial"/>
              <w:noProof/>
            </w:rPr>
          </w:rPrChange>
        </w:rPr>
        <w:drawing>
          <wp:inline distT="0" distB="0" distL="0" distR="0" wp14:anchorId="726A4A01" wp14:editId="72A61035">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ins w:id="616" w:author="Sujil Kumar Koottathampathiyil" w:date="2022-06-12T23:23:00Z">
        <w:r w:rsidR="0049196A" w:rsidRPr="00FD79BE">
          <w:rPr>
            <w:rFonts w:ascii="Arial" w:hAnsi="Arial" w:cs="Arial"/>
            <w:color w:val="000000"/>
            <w:sz w:val="24"/>
            <w:szCs w:val="24"/>
          </w:rPr>
          <w:t xml:space="preserve"> for checking the order of the ARIMA model. In </w:t>
        </w:r>
      </w:ins>
      <w:ins w:id="617" w:author="Sujil Kumar Koottathampathiyil" w:date="2022-06-12T23:47:00Z">
        <w:r w:rsidR="0049196A" w:rsidRPr="00FD79BE">
          <w:rPr>
            <w:rFonts w:ascii="Arial" w:hAnsi="Arial" w:cs="Arial"/>
            <w:color w:val="000000"/>
            <w:sz w:val="24"/>
            <w:szCs w:val="24"/>
          </w:rPr>
          <w:t>this</w:t>
        </w:r>
      </w:ins>
      <w:ins w:id="618" w:author="Sujil Kumar Koottathampathiyil" w:date="2022-06-12T23:23:00Z">
        <w:r w:rsidR="0049196A" w:rsidRPr="00FD79BE">
          <w:rPr>
            <w:rFonts w:ascii="Arial" w:hAnsi="Arial" w:cs="Arial"/>
            <w:color w:val="000000"/>
            <w:sz w:val="24"/>
            <w:szCs w:val="24"/>
          </w:rPr>
          <w:t xml:space="preserve"> research I am trying to work on predictions so, I will be looking at the AIC.</w:t>
        </w:r>
        <w:r w:rsidR="0049196A" w:rsidRPr="00FD79BE">
          <w:rPr>
            <w:rFonts w:ascii="Arial" w:hAnsi="Arial" w:cs="Arial"/>
            <w:sz w:val="24"/>
            <w:szCs w:val="24"/>
          </w:rPr>
          <w:t xml:space="preserve"> </w:t>
        </w:r>
        <w:r w:rsidR="0049196A" w:rsidRPr="00FD79BE">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0049196A" w:rsidRPr="00FD79BE">
          <w:rPr>
            <w:rFonts w:ascii="Arial" w:hAnsi="Arial" w:cs="Arial"/>
            <w:color w:val="000000"/>
            <w:sz w:val="24"/>
            <w:szCs w:val="24"/>
          </w:rPr>
          <w:t>AIC,</w:t>
        </w:r>
        <w:proofErr w:type="gramEnd"/>
        <w:r w:rsidR="0049196A" w:rsidRPr="00FD79BE">
          <w:rPr>
            <w:rFonts w:ascii="Arial" w:hAnsi="Arial" w:cs="Arial"/>
            <w:color w:val="000000"/>
            <w:sz w:val="24"/>
            <w:szCs w:val="24"/>
          </w:rPr>
          <w:t xml:space="preserve"> lower BIC indicates a better model. BIC likes to choose a simple model with the lower order. AIC is better at predictive </w:t>
        </w:r>
        <w:proofErr w:type="gramStart"/>
        <w:r w:rsidR="0049196A" w:rsidRPr="00FD79BE">
          <w:rPr>
            <w:rFonts w:ascii="Arial" w:hAnsi="Arial" w:cs="Arial"/>
            <w:color w:val="000000"/>
            <w:sz w:val="24"/>
            <w:szCs w:val="24"/>
          </w:rPr>
          <w:t>models</w:t>
        </w:r>
        <w:proofErr w:type="gramEnd"/>
        <w:r w:rsidR="0049196A" w:rsidRPr="00FD79BE">
          <w:rPr>
            <w:rFonts w:ascii="Arial" w:hAnsi="Arial" w:cs="Arial"/>
            <w:color w:val="000000"/>
            <w:sz w:val="24"/>
            <w:szCs w:val="24"/>
          </w:rPr>
          <w:t xml:space="preserve"> but BIC is choosing a good explanatory model.</w:t>
        </w:r>
      </w:ins>
    </w:p>
    <w:p w14:paraId="58C459F1" w14:textId="77777777" w:rsidR="0049196A" w:rsidRPr="00FD79BE" w:rsidDel="003A7327" w:rsidRDefault="0049196A">
      <w:pPr>
        <w:spacing w:line="360" w:lineRule="auto"/>
        <w:jc w:val="center"/>
        <w:rPr>
          <w:del w:id="619" w:author="Sujil Kumar Koottathampathiyil" w:date="2022-06-09T09:52:00Z"/>
          <w:rFonts w:ascii="Arial" w:hAnsi="Arial" w:cs="Arial"/>
          <w:color w:val="000000"/>
          <w:sz w:val="24"/>
          <w:szCs w:val="24"/>
          <w:rPrChange w:id="620" w:author="Sujil Kumar Koottathampathiyil" w:date="2022-06-09T11:29:00Z">
            <w:rPr>
              <w:del w:id="621" w:author="Sujil Kumar Koottathampathiyil" w:date="2022-06-09T09:52:00Z"/>
              <w:rFonts w:ascii="Arial" w:hAnsi="Arial" w:cs="Arial"/>
              <w:color w:val="000000"/>
            </w:rPr>
          </w:rPrChange>
        </w:rPr>
        <w:pPrChange w:id="622" w:author="Sujil Kumar Koottathampathiyil" w:date="2022-06-09T10:10:00Z">
          <w:pPr>
            <w:spacing w:line="360" w:lineRule="auto"/>
          </w:pPr>
        </w:pPrChange>
      </w:pPr>
    </w:p>
    <w:p w14:paraId="7FBB5E85" w14:textId="77777777" w:rsidR="0049196A" w:rsidRPr="00FD79BE" w:rsidDel="00AA6881" w:rsidRDefault="0049196A">
      <w:pPr>
        <w:spacing w:line="360" w:lineRule="auto"/>
        <w:rPr>
          <w:del w:id="623" w:author="Sujil Kumar Koottathampathiyil" w:date="2022-06-09T09:52:00Z"/>
          <w:rFonts w:ascii="Arial" w:hAnsi="Arial" w:cs="Arial"/>
          <w:noProof/>
          <w:sz w:val="24"/>
          <w:szCs w:val="24"/>
          <w:rPrChange w:id="624" w:author="Sujil Kumar Koottathampathiyil" w:date="2022-06-09T11:29:00Z">
            <w:rPr>
              <w:del w:id="625" w:author="Sujil Kumar Koottathampathiyil" w:date="2022-06-09T09:52:00Z"/>
              <w:rFonts w:ascii="Arial" w:hAnsi="Arial" w:cs="Arial"/>
              <w:noProof/>
            </w:rPr>
          </w:rPrChange>
        </w:rPr>
        <w:pPrChange w:id="626"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627" w:author="Sujil Kumar Koottathampathiyil" w:date="2022-06-09T11:29:00Z">
            <w:rPr>
              <w:rFonts w:ascii="Arial" w:hAnsi="Arial" w:cs="Arial"/>
              <w:noProof/>
            </w:rPr>
          </w:rPrChange>
        </w:rPr>
      </w:pPr>
      <w:ins w:id="628" w:author="Sujil Kumar Koottathampathiyil" w:date="2022-06-09T09:52:00Z">
        <w:r w:rsidRPr="00FD79BE">
          <w:rPr>
            <w:rFonts w:ascii="Arial" w:hAnsi="Arial" w:cs="Arial"/>
            <w:noProof/>
            <w:sz w:val="24"/>
            <w:szCs w:val="24"/>
            <w:rPrChange w:id="629"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630" w:author="Sujil Kumar Koottathampathiyil" w:date="2022-06-09T09:53:00Z"/>
          <w:rFonts w:ascii="Arial" w:eastAsia="Times New Roman" w:hAnsi="Arial" w:cs="Arial"/>
          <w:i/>
          <w:iCs/>
          <w:sz w:val="24"/>
          <w:szCs w:val="24"/>
          <w:rPrChange w:id="631" w:author="Sujil Kumar Koottathampathiyil" w:date="2022-06-12T23:40:00Z">
            <w:rPr>
              <w:ins w:id="632" w:author="Sujil Kumar Koottathampathiyil" w:date="2022-06-09T09:53:00Z"/>
              <w:rFonts w:ascii="Arial" w:eastAsia="Times New Roman" w:hAnsi="Arial" w:cs="Arial"/>
              <w:sz w:val="24"/>
              <w:szCs w:val="24"/>
            </w:rPr>
          </w:rPrChange>
        </w:rPr>
      </w:pPr>
      <w:ins w:id="633" w:author="Sujil Kumar Koottathampathiyil" w:date="2022-06-09T09:53:00Z">
        <w:r w:rsidRPr="00FD79BE">
          <w:rPr>
            <w:rFonts w:ascii="Arial" w:eastAsia="Times New Roman" w:hAnsi="Arial" w:cs="Arial"/>
            <w:b/>
            <w:bCs/>
            <w:i/>
            <w:iCs/>
            <w:sz w:val="24"/>
            <w:szCs w:val="24"/>
            <w:rPrChange w:id="634"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635" w:author="Sujil Kumar Koottathampathiyil" w:date="2022-06-12T23:40:00Z">
              <w:rPr>
                <w:rFonts w:ascii="Arial" w:eastAsia="Times New Roman" w:hAnsi="Arial" w:cs="Arial"/>
                <w:sz w:val="24"/>
                <w:szCs w:val="24"/>
              </w:rPr>
            </w:rPrChange>
          </w:rPr>
          <w:t xml:space="preserve"> AIC and BIC Score in ascending order</w:t>
        </w:r>
      </w:ins>
      <w:ins w:id="636"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637" w:author="Sujil Kumar Koottathampathiyil" w:date="2022-06-09T09:53:00Z"/>
          <w:rFonts w:ascii="Arial" w:hAnsi="Arial" w:cs="Arial"/>
          <w:noProof/>
          <w:sz w:val="24"/>
          <w:szCs w:val="24"/>
          <w:rPrChange w:id="638" w:author="Sujil Kumar Koottathampathiyil" w:date="2022-06-09T11:29:00Z">
            <w:rPr>
              <w:del w:id="639"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640"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641" w:author="Sujil Kumar Koottathampathiyil" w:date="2022-06-09T11:29:00Z">
            <w:rPr>
              <w:rFonts w:ascii="Arial" w:hAnsi="Arial" w:cs="Arial"/>
              <w:noProof/>
            </w:rPr>
          </w:rPrChange>
        </w:rPr>
        <w:pPrChange w:id="642" w:author="Sujil Kumar Koottathampathiyil" w:date="2022-06-09T09:54:00Z">
          <w:pPr>
            <w:spacing w:line="360" w:lineRule="auto"/>
            <w:jc w:val="center"/>
          </w:pPr>
        </w:pPrChange>
      </w:pPr>
      <w:ins w:id="643" w:author="Sujil Kumar Koottathampathiyil" w:date="2022-06-09T09:54:00Z">
        <w:r w:rsidRPr="00FD79BE">
          <w:rPr>
            <w:rFonts w:ascii="Arial" w:hAnsi="Arial" w:cs="Arial"/>
            <w:noProof/>
            <w:sz w:val="24"/>
            <w:szCs w:val="24"/>
            <w:rPrChange w:id="644" w:author="Sujil Kumar Koottathampathiyil" w:date="2022-06-09T11:29:00Z">
              <w:rPr>
                <w:rFonts w:ascii="Arial" w:hAnsi="Arial" w:cs="Arial"/>
                <w:noProof/>
              </w:rPr>
            </w:rPrChange>
          </w:rPr>
          <w:t>Here Fig</w:t>
        </w:r>
      </w:ins>
      <w:ins w:id="645" w:author="Sujil Kumar Koottathampathiyil" w:date="2022-06-09T09:55:00Z">
        <w:r w:rsidRPr="00FD79BE">
          <w:rPr>
            <w:rFonts w:ascii="Arial" w:hAnsi="Arial" w:cs="Arial"/>
            <w:noProof/>
            <w:sz w:val="24"/>
            <w:szCs w:val="24"/>
            <w:rPrChange w:id="646" w:author="Sujil Kumar Koottathampathiyil" w:date="2022-06-09T11:29:00Z">
              <w:rPr>
                <w:rFonts w:ascii="Arial" w:hAnsi="Arial" w:cs="Arial"/>
                <w:noProof/>
              </w:rPr>
            </w:rPrChange>
          </w:rPr>
          <w:t xml:space="preserve"> 4.12,</w:t>
        </w:r>
      </w:ins>
      <w:ins w:id="647" w:author="Sujil Kumar Koottathampathiyil" w:date="2022-06-09T09:54:00Z">
        <w:r w:rsidRPr="00FD79BE">
          <w:rPr>
            <w:rFonts w:ascii="Arial" w:hAnsi="Arial" w:cs="Arial"/>
            <w:noProof/>
            <w:sz w:val="24"/>
            <w:szCs w:val="24"/>
            <w:rPrChange w:id="648" w:author="Sujil Kumar Koottathampathiyil" w:date="2022-06-09T11:29:00Z">
              <w:rPr>
                <w:rFonts w:ascii="Arial" w:hAnsi="Arial" w:cs="Arial"/>
                <w:noProof/>
              </w:rPr>
            </w:rPrChange>
          </w:rPr>
          <w:t xml:space="preserve"> I am looking at a better predicting model so, I will be choosing AIC with </w:t>
        </w:r>
      </w:ins>
      <w:ins w:id="649" w:author="Sujil Kumar Koottathampathiyil" w:date="2022-06-09T10:24:00Z">
        <w:r w:rsidRPr="00FD79BE">
          <w:rPr>
            <w:rFonts w:ascii="Arial" w:hAnsi="Arial" w:cs="Arial"/>
            <w:noProof/>
            <w:sz w:val="24"/>
            <w:szCs w:val="24"/>
            <w:rPrChange w:id="650" w:author="Sujil Kumar Koottathampathiyil" w:date="2022-06-09T11:29:00Z">
              <w:rPr>
                <w:rFonts w:ascii="Arial" w:hAnsi="Arial" w:cs="Arial"/>
                <w:noProof/>
              </w:rPr>
            </w:rPrChange>
          </w:rPr>
          <w:t>the</w:t>
        </w:r>
      </w:ins>
      <w:ins w:id="651" w:author="Sujil Kumar Koottathampathiyil" w:date="2022-06-09T09:54:00Z">
        <w:r w:rsidRPr="00FD79BE">
          <w:rPr>
            <w:rFonts w:ascii="Arial" w:hAnsi="Arial" w:cs="Arial"/>
            <w:noProof/>
            <w:sz w:val="24"/>
            <w:szCs w:val="24"/>
            <w:rPrChange w:id="652" w:author="Sujil Kumar Koottathampathiyil" w:date="2022-06-09T11:29:00Z">
              <w:rPr>
                <w:rFonts w:ascii="Arial" w:hAnsi="Arial" w:cs="Arial"/>
                <w:noProof/>
              </w:rPr>
            </w:rPrChange>
          </w:rPr>
          <w:t xml:space="preserve"> least score. This is a</w:t>
        </w:r>
      </w:ins>
      <w:ins w:id="653" w:author="Sujil Kumar Koottathampathiyil" w:date="2022-06-09T10:24:00Z">
        <w:r w:rsidRPr="00FD79BE">
          <w:rPr>
            <w:rFonts w:ascii="Arial" w:hAnsi="Arial" w:cs="Arial"/>
            <w:noProof/>
            <w:sz w:val="24"/>
            <w:szCs w:val="24"/>
            <w:rPrChange w:id="654" w:author="Sujil Kumar Koottathampathiyil" w:date="2022-06-09T11:29:00Z">
              <w:rPr>
                <w:rFonts w:ascii="Arial" w:hAnsi="Arial" w:cs="Arial"/>
                <w:noProof/>
              </w:rPr>
            </w:rPrChange>
          </w:rPr>
          <w:t>n</w:t>
        </w:r>
      </w:ins>
      <w:ins w:id="655" w:author="Sujil Kumar Koottathampathiyil" w:date="2022-06-09T09:54:00Z">
        <w:r w:rsidRPr="00FD79BE">
          <w:rPr>
            <w:rFonts w:ascii="Arial" w:hAnsi="Arial" w:cs="Arial"/>
            <w:noProof/>
            <w:sz w:val="24"/>
            <w:szCs w:val="24"/>
            <w:rPrChange w:id="656" w:author="Sujil Kumar Koottathampathiyil" w:date="2022-06-09T11:29:00Z">
              <w:rPr>
                <w:rFonts w:ascii="Arial" w:hAnsi="Arial" w:cs="Arial"/>
                <w:noProof/>
              </w:rPr>
            </w:rPrChange>
          </w:rPr>
          <w:t xml:space="preserve"> </w:t>
        </w:r>
      </w:ins>
      <w:ins w:id="657" w:author="Sujil Kumar Koottathampathiyil" w:date="2022-06-09T10:15:00Z">
        <w:r w:rsidRPr="00FD79BE">
          <w:rPr>
            <w:rFonts w:ascii="Arial" w:hAnsi="Arial" w:cs="Arial"/>
            <w:noProof/>
            <w:sz w:val="24"/>
            <w:szCs w:val="24"/>
            <w:rPrChange w:id="658" w:author="Sujil Kumar Koottathampathiyil" w:date="2022-06-09T11:29:00Z">
              <w:rPr>
                <w:rFonts w:ascii="Arial" w:hAnsi="Arial" w:cs="Arial"/>
                <w:noProof/>
              </w:rPr>
            </w:rPrChange>
          </w:rPr>
          <w:t>ARMA</w:t>
        </w:r>
      </w:ins>
      <w:ins w:id="659" w:author="Sujil Kumar Koottathampathiyil" w:date="2022-06-09T09:54:00Z">
        <w:r w:rsidRPr="00FD79BE">
          <w:rPr>
            <w:rFonts w:ascii="Arial" w:hAnsi="Arial" w:cs="Arial"/>
            <w:noProof/>
            <w:sz w:val="24"/>
            <w:szCs w:val="24"/>
            <w:rPrChange w:id="660"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661" w:author="Sujil Kumar Koottathampathiyil" w:date="2022-06-09T09:55:00Z"/>
          <w:rFonts w:ascii="Arial" w:hAnsi="Arial" w:cs="Arial"/>
          <w:color w:val="000000"/>
          <w:sz w:val="24"/>
          <w:szCs w:val="24"/>
          <w:rPrChange w:id="662" w:author="Sujil Kumar Koottathampathiyil" w:date="2022-06-09T11:29:00Z">
            <w:rPr>
              <w:ins w:id="663" w:author="Sujil Kumar Koottathampathiyil" w:date="2022-06-09T09:55:00Z"/>
              <w:rFonts w:ascii="Arial" w:hAnsi="Arial" w:cs="Arial"/>
              <w:color w:val="000000"/>
            </w:rPr>
          </w:rPrChange>
        </w:rPr>
      </w:pPr>
      <w:r w:rsidRPr="00FD79BE">
        <w:rPr>
          <w:rFonts w:ascii="Arial" w:hAnsi="Arial" w:cs="Arial"/>
          <w:noProof/>
          <w:sz w:val="24"/>
          <w:szCs w:val="24"/>
          <w:rPrChange w:id="664"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665" w:author="Sujil Kumar Koottathampathiyil" w:date="2022-06-09T09:55:00Z"/>
          <w:rFonts w:ascii="Arial" w:eastAsia="Times New Roman" w:hAnsi="Arial" w:cs="Arial"/>
          <w:i/>
          <w:iCs/>
          <w:sz w:val="24"/>
          <w:szCs w:val="24"/>
          <w:rPrChange w:id="666" w:author="Sujil Kumar Koottathampathiyil" w:date="2022-06-12T23:40:00Z">
            <w:rPr>
              <w:ins w:id="667" w:author="Sujil Kumar Koottathampathiyil" w:date="2022-06-09T09:55:00Z"/>
              <w:rFonts w:ascii="Arial" w:eastAsia="Times New Roman" w:hAnsi="Arial" w:cs="Arial"/>
              <w:sz w:val="24"/>
              <w:szCs w:val="24"/>
            </w:rPr>
          </w:rPrChange>
        </w:rPr>
      </w:pPr>
      <w:ins w:id="668" w:author="Sujil Kumar Koottathampathiyil" w:date="2022-06-09T09:55:00Z">
        <w:r w:rsidRPr="00FD79BE">
          <w:rPr>
            <w:rFonts w:ascii="Arial" w:eastAsia="Times New Roman" w:hAnsi="Arial" w:cs="Arial"/>
            <w:b/>
            <w:bCs/>
            <w:i/>
            <w:iCs/>
            <w:sz w:val="24"/>
            <w:szCs w:val="24"/>
            <w:rPrChange w:id="669" w:author="Sujil Kumar Koottathampathiyil" w:date="2022-06-12T23:40:00Z">
              <w:rPr>
                <w:rFonts w:ascii="Arial" w:eastAsia="Times New Roman" w:hAnsi="Arial" w:cs="Arial"/>
                <w:b/>
                <w:bCs/>
                <w:sz w:val="24"/>
                <w:szCs w:val="24"/>
              </w:rPr>
            </w:rPrChange>
          </w:rPr>
          <w:t>Fig. 4.1</w:t>
        </w:r>
      </w:ins>
      <w:ins w:id="670" w:author="Sujil Kumar Koottathampathiyil" w:date="2022-06-09T09:56:00Z">
        <w:r w:rsidRPr="00FD79BE">
          <w:rPr>
            <w:rFonts w:ascii="Arial" w:eastAsia="Times New Roman" w:hAnsi="Arial" w:cs="Arial"/>
            <w:b/>
            <w:bCs/>
            <w:i/>
            <w:iCs/>
            <w:sz w:val="24"/>
            <w:szCs w:val="24"/>
            <w:rPrChange w:id="671" w:author="Sujil Kumar Koottathampathiyil" w:date="2022-06-12T23:40:00Z">
              <w:rPr>
                <w:rFonts w:ascii="Arial" w:eastAsia="Times New Roman" w:hAnsi="Arial" w:cs="Arial"/>
                <w:b/>
                <w:bCs/>
                <w:sz w:val="24"/>
                <w:szCs w:val="24"/>
              </w:rPr>
            </w:rPrChange>
          </w:rPr>
          <w:t>3</w:t>
        </w:r>
      </w:ins>
      <w:ins w:id="672" w:author="Sujil Kumar Koottathampathiyil" w:date="2022-06-09T09:55:00Z">
        <w:r w:rsidRPr="00FD79BE">
          <w:rPr>
            <w:rFonts w:ascii="Arial" w:eastAsia="Times New Roman" w:hAnsi="Arial" w:cs="Arial"/>
            <w:b/>
            <w:bCs/>
            <w:i/>
            <w:iCs/>
            <w:sz w:val="24"/>
            <w:szCs w:val="24"/>
            <w:rPrChange w:id="673"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674" w:author="Sujil Kumar Koottathampathiyil" w:date="2022-06-12T23:40:00Z">
              <w:rPr>
                <w:rFonts w:ascii="Arial" w:eastAsia="Times New Roman" w:hAnsi="Arial" w:cs="Arial"/>
                <w:sz w:val="24"/>
                <w:szCs w:val="24"/>
              </w:rPr>
            </w:rPrChange>
          </w:rPr>
          <w:t xml:space="preserve"> </w:t>
        </w:r>
      </w:ins>
      <w:ins w:id="675" w:author="Sujil Kumar Koottathampathiyil" w:date="2022-06-09T09:56:00Z">
        <w:r w:rsidRPr="00FD79BE">
          <w:rPr>
            <w:rFonts w:ascii="Arial" w:eastAsia="Times New Roman" w:hAnsi="Arial" w:cs="Arial"/>
            <w:i/>
            <w:iCs/>
            <w:sz w:val="24"/>
            <w:szCs w:val="24"/>
            <w:rPrChange w:id="676" w:author="Sujil Kumar Koottathampathiyil" w:date="2022-06-12T23:40:00Z">
              <w:rPr>
                <w:rFonts w:ascii="Arial" w:eastAsia="Times New Roman" w:hAnsi="Arial" w:cs="Arial"/>
                <w:sz w:val="24"/>
                <w:szCs w:val="24"/>
              </w:rPr>
            </w:rPrChange>
          </w:rPr>
          <w:t>ACF and PACF to choose the model in ARIMA</w:t>
        </w:r>
      </w:ins>
      <w:ins w:id="677" w:author="Sujil Kumar Koottathampathiyil" w:date="2022-06-12T23:43:00Z">
        <w:r w:rsidRPr="00FD79BE">
          <w:rPr>
            <w:rFonts w:ascii="Arial" w:eastAsia="Times New Roman" w:hAnsi="Arial" w:cs="Arial"/>
            <w:i/>
            <w:iCs/>
            <w:sz w:val="24"/>
            <w:szCs w:val="24"/>
          </w:rPr>
          <w:t xml:space="preserve"> on </w:t>
        </w:r>
      </w:ins>
      <w:ins w:id="678"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679"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680" w:author="Sujil Kumar Koottathampathiyil" w:date="2022-06-09T11:29:00Z">
            <w:rPr>
              <w:rFonts w:ascii="Arial" w:hAnsi="Arial" w:cs="Arial"/>
              <w:noProof/>
            </w:rPr>
          </w:rPrChange>
        </w:rPr>
      </w:pPr>
      <w:del w:id="681" w:author="Sujil Kumar Koottathampathiyil" w:date="2022-06-09T09:49:00Z">
        <w:r w:rsidRPr="00FD79BE" w:rsidDel="006431B2">
          <w:rPr>
            <w:rFonts w:ascii="Arial" w:hAnsi="Arial" w:cs="Arial"/>
            <w:color w:val="000000"/>
            <w:sz w:val="24"/>
            <w:szCs w:val="24"/>
            <w:rPrChange w:id="682" w:author="Sujil Kumar Koottathampathiyil" w:date="2022-06-09T11:29:00Z">
              <w:rPr>
                <w:rFonts w:ascii="Arial" w:hAnsi="Arial" w:cs="Arial"/>
                <w:color w:val="000000"/>
              </w:rPr>
            </w:rPrChange>
          </w:rPr>
          <w:delText xml:space="preserve">AIC and BIC graphs made for checking the order of ARIMA </w:delText>
        </w:r>
      </w:del>
      <w:del w:id="683" w:author="Sujil Kumar Koottathampathiyil" w:date="2022-06-09T08:29:00Z">
        <w:r w:rsidRPr="00FD79BE" w:rsidDel="00D25BE4">
          <w:rPr>
            <w:rFonts w:ascii="Arial" w:hAnsi="Arial" w:cs="Arial"/>
            <w:color w:val="000000"/>
            <w:sz w:val="24"/>
            <w:szCs w:val="24"/>
            <w:rPrChange w:id="684" w:author="Sujil Kumar Koottathampathiyil" w:date="2022-06-09T11:29:00Z">
              <w:rPr>
                <w:rFonts w:ascii="Arial" w:hAnsi="Arial" w:cs="Arial"/>
                <w:color w:val="000000"/>
              </w:rPr>
            </w:rPrChange>
          </w:rPr>
          <w:delText>Model</w:delText>
        </w:r>
      </w:del>
      <w:del w:id="685" w:author="Sujil Kumar Koottathampathiyil" w:date="2022-06-09T09:49:00Z">
        <w:r w:rsidRPr="00FD79BE" w:rsidDel="006431B2">
          <w:rPr>
            <w:rFonts w:ascii="Arial" w:hAnsi="Arial" w:cs="Arial"/>
            <w:color w:val="000000"/>
            <w:sz w:val="24"/>
            <w:szCs w:val="24"/>
            <w:rPrChange w:id="686"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687" w:author="Sujil Kumar Koottathampathiyil" w:date="2022-06-09T11:29:00Z">
            <w:rPr>
              <w:rFonts w:ascii="Arial" w:hAnsi="Arial" w:cs="Arial"/>
              <w:color w:val="000000"/>
            </w:rPr>
          </w:rPrChange>
        </w:rPr>
        <w:t xml:space="preserve">From </w:t>
      </w:r>
      <w:del w:id="688" w:author="Sujil Kumar Koottathampathiyil" w:date="2022-06-09T10:16:00Z">
        <w:r w:rsidRPr="00FD79BE" w:rsidDel="0039745A">
          <w:rPr>
            <w:rFonts w:ascii="Arial" w:hAnsi="Arial" w:cs="Arial"/>
            <w:color w:val="000000"/>
            <w:sz w:val="24"/>
            <w:szCs w:val="24"/>
            <w:rPrChange w:id="689" w:author="Sujil Kumar Koottathampathiyil" w:date="2022-06-09T11:29:00Z">
              <w:rPr>
                <w:rFonts w:ascii="Arial" w:hAnsi="Arial" w:cs="Arial"/>
                <w:color w:val="000000"/>
              </w:rPr>
            </w:rPrChange>
          </w:rPr>
          <w:delText xml:space="preserve">the </w:delText>
        </w:r>
      </w:del>
      <w:del w:id="690" w:author="Sujil Kumar Koottathampathiyil" w:date="2022-06-09T09:56:00Z">
        <w:r w:rsidRPr="00FD79BE" w:rsidDel="0013001C">
          <w:rPr>
            <w:rFonts w:ascii="Arial" w:hAnsi="Arial" w:cs="Arial"/>
            <w:color w:val="000000"/>
            <w:sz w:val="24"/>
            <w:szCs w:val="24"/>
            <w:rPrChange w:id="691" w:author="Sujil Kumar Koottathampathiyil" w:date="2022-06-09T11:29:00Z">
              <w:rPr>
                <w:rFonts w:ascii="Arial" w:hAnsi="Arial" w:cs="Arial"/>
                <w:color w:val="000000"/>
              </w:rPr>
            </w:rPrChange>
          </w:rPr>
          <w:delText>graph</w:delText>
        </w:r>
      </w:del>
      <w:ins w:id="692" w:author="Sujil Kumar Koottathampathiyil" w:date="2022-06-09T09:56:00Z">
        <w:r w:rsidRPr="00FD79BE">
          <w:rPr>
            <w:rFonts w:ascii="Arial" w:hAnsi="Arial" w:cs="Arial"/>
            <w:color w:val="000000"/>
            <w:sz w:val="24"/>
            <w:szCs w:val="24"/>
            <w:rPrChange w:id="693" w:author="Sujil Kumar Koottathampathiyil" w:date="2022-06-09T11:29:00Z">
              <w:rPr>
                <w:rFonts w:ascii="Arial" w:hAnsi="Arial" w:cs="Arial"/>
                <w:color w:val="000000"/>
              </w:rPr>
            </w:rPrChange>
          </w:rPr>
          <w:t>fig 4.13</w:t>
        </w:r>
      </w:ins>
      <w:ins w:id="694" w:author="Sujil Kumar Koottathampathiyil" w:date="2022-06-09T08:29:00Z">
        <w:r w:rsidRPr="00FD79BE">
          <w:rPr>
            <w:rFonts w:ascii="Arial" w:hAnsi="Arial" w:cs="Arial"/>
            <w:color w:val="000000"/>
            <w:sz w:val="24"/>
            <w:szCs w:val="24"/>
            <w:rPrChange w:id="695"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696" w:author="Sujil Kumar Koottathampathiyil" w:date="2022-06-09T11:29:00Z">
            <w:rPr>
              <w:rFonts w:ascii="Arial" w:hAnsi="Arial" w:cs="Arial"/>
              <w:color w:val="000000"/>
            </w:rPr>
          </w:rPrChange>
        </w:rPr>
        <w:t xml:space="preserve"> </w:t>
      </w:r>
      <w:ins w:id="697" w:author="Sujil Kumar Koottathampathiyil" w:date="2022-06-09T09:47:00Z">
        <w:r w:rsidRPr="00FD79BE">
          <w:rPr>
            <w:rFonts w:ascii="Arial" w:hAnsi="Arial" w:cs="Arial"/>
            <w:color w:val="000000"/>
            <w:sz w:val="24"/>
            <w:szCs w:val="24"/>
            <w:rPrChange w:id="698" w:author="Sujil Kumar Koottathampathiyil" w:date="2022-06-09T11:29:00Z">
              <w:rPr>
                <w:rFonts w:ascii="Arial" w:hAnsi="Arial" w:cs="Arial"/>
                <w:color w:val="000000"/>
              </w:rPr>
            </w:rPrChange>
          </w:rPr>
          <w:t xml:space="preserve">In the above ACF and PACF, we can see ACF </w:t>
        </w:r>
      </w:ins>
      <w:ins w:id="699" w:author="Sujil Kumar Koottathampathiyil" w:date="2022-06-09T09:49:00Z">
        <w:r w:rsidRPr="00FD79BE">
          <w:rPr>
            <w:rFonts w:ascii="Arial" w:hAnsi="Arial" w:cs="Arial"/>
            <w:color w:val="000000"/>
            <w:sz w:val="24"/>
            <w:szCs w:val="24"/>
            <w:rPrChange w:id="700" w:author="Sujil Kumar Koottathampathiyil" w:date="2022-06-09T11:29:00Z">
              <w:rPr>
                <w:rFonts w:ascii="Arial" w:hAnsi="Arial" w:cs="Arial"/>
                <w:color w:val="000000"/>
              </w:rPr>
            </w:rPrChange>
          </w:rPr>
          <w:t>tails</w:t>
        </w:r>
      </w:ins>
      <w:ins w:id="701" w:author="Sujil Kumar Koottathampathiyil" w:date="2022-06-09T09:47:00Z">
        <w:r w:rsidRPr="00FD79BE">
          <w:rPr>
            <w:rFonts w:ascii="Arial" w:hAnsi="Arial" w:cs="Arial"/>
            <w:color w:val="000000"/>
            <w:sz w:val="24"/>
            <w:szCs w:val="24"/>
            <w:rPrChange w:id="702" w:author="Sujil Kumar Koottathampathiyil" w:date="2022-06-09T11:29:00Z">
              <w:rPr>
                <w:rFonts w:ascii="Arial" w:hAnsi="Arial" w:cs="Arial"/>
                <w:color w:val="000000"/>
              </w:rPr>
            </w:rPrChange>
          </w:rPr>
          <w:t xml:space="preserve"> of</w:t>
        </w:r>
      </w:ins>
      <w:ins w:id="703" w:author="Sujil Kumar Koottathampathiyil" w:date="2022-06-09T10:16:00Z">
        <w:r w:rsidRPr="00FD79BE">
          <w:rPr>
            <w:rFonts w:ascii="Arial" w:hAnsi="Arial" w:cs="Arial"/>
            <w:color w:val="000000"/>
            <w:sz w:val="24"/>
            <w:szCs w:val="24"/>
            <w:rPrChange w:id="704" w:author="Sujil Kumar Koottathampathiyil" w:date="2022-06-09T11:29:00Z">
              <w:rPr>
                <w:rFonts w:ascii="Arial" w:hAnsi="Arial" w:cs="Arial"/>
                <w:color w:val="000000"/>
              </w:rPr>
            </w:rPrChange>
          </w:rPr>
          <w:t>f</w:t>
        </w:r>
      </w:ins>
      <w:ins w:id="705" w:author="Sujil Kumar Koottathampathiyil" w:date="2022-06-09T09:47:00Z">
        <w:r w:rsidRPr="00FD79BE">
          <w:rPr>
            <w:rFonts w:ascii="Arial" w:hAnsi="Arial" w:cs="Arial"/>
            <w:color w:val="000000"/>
            <w:sz w:val="24"/>
            <w:szCs w:val="24"/>
            <w:rPrChange w:id="706" w:author="Sujil Kumar Koottathampathiyil" w:date="2022-06-09T11:29:00Z">
              <w:rPr>
                <w:rFonts w:ascii="Arial" w:hAnsi="Arial" w:cs="Arial"/>
                <w:color w:val="000000"/>
              </w:rPr>
            </w:rPrChange>
          </w:rPr>
          <w:t xml:space="preserve"> and PACF </w:t>
        </w:r>
      </w:ins>
      <w:ins w:id="707" w:author="Sujil Kumar Koottathampathiyil" w:date="2022-06-09T09:49:00Z">
        <w:r w:rsidRPr="00FD79BE">
          <w:rPr>
            <w:rFonts w:ascii="Arial" w:hAnsi="Arial" w:cs="Arial"/>
            <w:color w:val="000000"/>
            <w:sz w:val="24"/>
            <w:szCs w:val="24"/>
            <w:rPrChange w:id="708" w:author="Sujil Kumar Koottathampathiyil" w:date="2022-06-09T11:29:00Z">
              <w:rPr>
                <w:rFonts w:ascii="Arial" w:hAnsi="Arial" w:cs="Arial"/>
                <w:color w:val="000000"/>
              </w:rPr>
            </w:rPrChange>
          </w:rPr>
          <w:t>cuts</w:t>
        </w:r>
      </w:ins>
      <w:ins w:id="709" w:author="Sujil Kumar Koottathampathiyil" w:date="2022-06-09T09:47:00Z">
        <w:r w:rsidRPr="00FD79BE">
          <w:rPr>
            <w:rFonts w:ascii="Arial" w:hAnsi="Arial" w:cs="Arial"/>
            <w:color w:val="000000"/>
            <w:sz w:val="24"/>
            <w:szCs w:val="24"/>
            <w:rPrChange w:id="710" w:author="Sujil Kumar Koottathampathiyil" w:date="2022-06-09T11:29:00Z">
              <w:rPr>
                <w:rFonts w:ascii="Arial" w:hAnsi="Arial" w:cs="Arial"/>
                <w:color w:val="000000"/>
              </w:rPr>
            </w:rPrChange>
          </w:rPr>
          <w:t xml:space="preserve"> off since we have a MA(q) model. So this is a</w:t>
        </w:r>
      </w:ins>
      <w:ins w:id="711" w:author="Sujil Kumar Koottathampathiyil" w:date="2022-06-09T10:16:00Z">
        <w:r w:rsidRPr="00FD79BE">
          <w:rPr>
            <w:rFonts w:ascii="Arial" w:hAnsi="Arial" w:cs="Arial"/>
            <w:color w:val="000000"/>
            <w:sz w:val="24"/>
            <w:szCs w:val="24"/>
            <w:rPrChange w:id="712" w:author="Sujil Kumar Koottathampathiyil" w:date="2022-06-09T11:29:00Z">
              <w:rPr>
                <w:rFonts w:ascii="Arial" w:hAnsi="Arial" w:cs="Arial"/>
                <w:color w:val="000000"/>
              </w:rPr>
            </w:rPrChange>
          </w:rPr>
          <w:t>n</w:t>
        </w:r>
      </w:ins>
      <w:ins w:id="713" w:author="Sujil Kumar Koottathampathiyil" w:date="2022-06-09T09:47:00Z">
        <w:r w:rsidRPr="00FD79BE">
          <w:rPr>
            <w:rFonts w:ascii="Arial" w:hAnsi="Arial" w:cs="Arial"/>
            <w:color w:val="000000"/>
            <w:sz w:val="24"/>
            <w:szCs w:val="24"/>
            <w:rPrChange w:id="714" w:author="Sujil Kumar Koottathampathiyil" w:date="2022-06-09T11:29:00Z">
              <w:rPr>
                <w:rFonts w:ascii="Arial" w:hAnsi="Arial" w:cs="Arial"/>
                <w:color w:val="000000"/>
              </w:rPr>
            </w:rPrChange>
          </w:rPr>
          <w:t xml:space="preserve"> </w:t>
        </w:r>
        <w:proofErr w:type="gramStart"/>
        <w:r w:rsidRPr="00FD79BE">
          <w:rPr>
            <w:rFonts w:ascii="Arial" w:hAnsi="Arial" w:cs="Arial"/>
            <w:color w:val="000000"/>
            <w:sz w:val="24"/>
            <w:szCs w:val="24"/>
            <w:rPrChange w:id="715" w:author="Sujil Kumar Koottathampathiyil" w:date="2022-06-09T11:29:00Z">
              <w:rPr>
                <w:rFonts w:ascii="Arial" w:hAnsi="Arial" w:cs="Arial"/>
                <w:color w:val="000000"/>
              </w:rPr>
            </w:rPrChange>
          </w:rPr>
          <w:t>AR(</w:t>
        </w:r>
        <w:proofErr w:type="gramEnd"/>
        <w:r w:rsidRPr="00FD79BE">
          <w:rPr>
            <w:rFonts w:ascii="Arial" w:hAnsi="Arial" w:cs="Arial"/>
            <w:color w:val="000000"/>
            <w:sz w:val="24"/>
            <w:szCs w:val="24"/>
            <w:rPrChange w:id="716" w:author="Sujil Kumar Koottathampathiyil" w:date="2022-06-09T11:29:00Z">
              <w:rPr>
                <w:rFonts w:ascii="Arial" w:hAnsi="Arial" w:cs="Arial"/>
                <w:color w:val="000000"/>
              </w:rPr>
            </w:rPrChange>
          </w:rPr>
          <w:t>1) Model</w:t>
        </w:r>
      </w:ins>
      <w:del w:id="717" w:author="Sujil Kumar Koottathampathiyil" w:date="2022-06-09T09:47:00Z">
        <w:r w:rsidRPr="00FD79BE" w:rsidDel="00F734EC">
          <w:rPr>
            <w:rFonts w:ascii="Arial" w:hAnsi="Arial" w:cs="Arial"/>
            <w:color w:val="000000"/>
            <w:sz w:val="24"/>
            <w:szCs w:val="24"/>
            <w:rPrChange w:id="718"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719"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720" w:author="Sujil Kumar Koottathampathiyil" w:date="2022-06-09T11:29:00Z">
            <w:rPr>
              <w:rFonts w:ascii="Arial" w:hAnsi="Arial" w:cs="Arial"/>
              <w:color w:val="000000"/>
            </w:rPr>
          </w:rPrChange>
        </w:rPr>
      </w:pPr>
      <w:r w:rsidRPr="00FD79BE">
        <w:rPr>
          <w:rFonts w:ascii="Arial" w:hAnsi="Arial" w:cs="Arial"/>
          <w:noProof/>
          <w:sz w:val="24"/>
          <w:szCs w:val="24"/>
          <w:rPrChange w:id="721"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722" w:author="Sujil Kumar Koottathampathiyil" w:date="2022-06-12T23:40:00Z"/>
          <w:rFonts w:ascii="Arial" w:eastAsia="Times New Roman" w:hAnsi="Arial" w:cs="Arial"/>
          <w:i/>
          <w:iCs/>
          <w:sz w:val="24"/>
          <w:szCs w:val="24"/>
          <w:rPrChange w:id="723" w:author="Sujil Kumar Koottathampathiyil" w:date="2022-06-12T23:40:00Z">
            <w:rPr>
              <w:del w:id="724" w:author="Sujil Kumar Koottathampathiyil" w:date="2022-06-12T23:40:00Z"/>
              <w:rFonts w:ascii="Arial" w:hAnsi="Arial" w:cs="Arial"/>
              <w:color w:val="000000"/>
            </w:rPr>
          </w:rPrChange>
        </w:rPr>
      </w:pPr>
      <w:ins w:id="725" w:author="Sujil Kumar Koottathampathiyil" w:date="2022-06-09T09:57:00Z">
        <w:r w:rsidRPr="00FD79BE">
          <w:rPr>
            <w:rFonts w:ascii="Arial" w:eastAsia="Times New Roman" w:hAnsi="Arial" w:cs="Arial"/>
            <w:b/>
            <w:bCs/>
            <w:i/>
            <w:iCs/>
            <w:sz w:val="24"/>
            <w:szCs w:val="24"/>
            <w:rPrChange w:id="726" w:author="Sujil Kumar Koottathampathiyil" w:date="2022-06-12T23:40:00Z">
              <w:rPr>
                <w:rFonts w:ascii="Arial" w:eastAsia="Times New Roman" w:hAnsi="Arial" w:cs="Arial"/>
                <w:b/>
                <w:bCs/>
                <w:sz w:val="24"/>
                <w:szCs w:val="24"/>
              </w:rPr>
            </w:rPrChange>
          </w:rPr>
          <w:lastRenderedPageBreak/>
          <w:t>Fig. 4.13:</w:t>
        </w:r>
        <w:r w:rsidRPr="00FD79BE">
          <w:rPr>
            <w:rFonts w:ascii="Arial" w:eastAsia="Times New Roman" w:hAnsi="Arial" w:cs="Arial"/>
            <w:i/>
            <w:iCs/>
            <w:sz w:val="24"/>
            <w:szCs w:val="24"/>
            <w:rPrChange w:id="727" w:author="Sujil Kumar Koottathampathiyil" w:date="2022-06-12T23:40:00Z">
              <w:rPr>
                <w:rFonts w:ascii="Arial" w:eastAsia="Times New Roman" w:hAnsi="Arial" w:cs="Arial"/>
                <w:sz w:val="24"/>
                <w:szCs w:val="24"/>
              </w:rPr>
            </w:rPrChange>
          </w:rPr>
          <w:t xml:space="preserve"> </w:t>
        </w:r>
      </w:ins>
      <w:proofErr w:type="spellStart"/>
      <w:ins w:id="728" w:author="Sujil Kumar Koottathampathiyil" w:date="2022-06-09T10:07:00Z">
        <w:r w:rsidRPr="00FD79BE">
          <w:rPr>
            <w:rFonts w:ascii="Arial" w:eastAsia="Times New Roman" w:hAnsi="Arial" w:cs="Arial"/>
            <w:i/>
            <w:iCs/>
            <w:sz w:val="24"/>
            <w:szCs w:val="24"/>
            <w:rPrChange w:id="729" w:author="Sujil Kumar Koottathampathiyil" w:date="2022-06-12T23:40:00Z">
              <w:rPr>
                <w:rFonts w:ascii="Arial" w:eastAsia="Times New Roman" w:hAnsi="Arial" w:cs="Arial"/>
                <w:sz w:val="24"/>
                <w:szCs w:val="24"/>
              </w:rPr>
            </w:rPrChange>
          </w:rPr>
          <w:t>Sarimax</w:t>
        </w:r>
        <w:proofErr w:type="spellEnd"/>
        <w:r w:rsidRPr="00FD79BE">
          <w:rPr>
            <w:rFonts w:ascii="Arial" w:eastAsia="Times New Roman" w:hAnsi="Arial" w:cs="Arial"/>
            <w:i/>
            <w:iCs/>
            <w:sz w:val="24"/>
            <w:szCs w:val="24"/>
            <w:rPrChange w:id="730" w:author="Sujil Kumar Koottathampathiyil" w:date="2022-06-12T23:40:00Z">
              <w:rPr>
                <w:rFonts w:ascii="Arial" w:eastAsia="Times New Roman" w:hAnsi="Arial" w:cs="Arial"/>
                <w:sz w:val="24"/>
                <w:szCs w:val="24"/>
              </w:rPr>
            </w:rPrChange>
          </w:rPr>
          <w:t xml:space="preserve"> Model Results</w:t>
        </w:r>
      </w:ins>
      <w:ins w:id="731" w:author="Sujil Kumar Koottathampathiyil" w:date="2022-06-09T10:08:00Z">
        <w:r w:rsidRPr="00FD79BE">
          <w:rPr>
            <w:rFonts w:ascii="Arial" w:eastAsia="Times New Roman" w:hAnsi="Arial" w:cs="Arial"/>
            <w:i/>
            <w:iCs/>
            <w:sz w:val="24"/>
            <w:szCs w:val="24"/>
            <w:rPrChange w:id="732" w:author="Sujil Kumar Koottathampathiyil" w:date="2022-06-12T23:40:00Z">
              <w:rPr>
                <w:rFonts w:ascii="Arial" w:eastAsia="Times New Roman" w:hAnsi="Arial" w:cs="Arial"/>
                <w:sz w:val="24"/>
                <w:szCs w:val="24"/>
              </w:rPr>
            </w:rPrChange>
          </w:rPr>
          <w:t xml:space="preserve"> with order (1,0,0)</w:t>
        </w:r>
      </w:ins>
      <w:ins w:id="733"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734" w:author="Sujil Kumar Koottathampathiyil" w:date="2022-06-09T09:57:00Z"/>
          <w:rFonts w:ascii="Arial" w:hAnsi="Arial" w:cs="Arial"/>
          <w:b/>
          <w:bCs/>
          <w:sz w:val="24"/>
          <w:szCs w:val="24"/>
        </w:rPr>
      </w:pPr>
      <w:ins w:id="735" w:author="Sujil Kumar Koottathampathiyil" w:date="2022-06-09T08:20:00Z">
        <w:r w:rsidRPr="00FD79BE">
          <w:rPr>
            <w:rFonts w:ascii="Arial" w:hAnsi="Arial" w:cs="Arial"/>
            <w:b/>
            <w:bCs/>
            <w:sz w:val="24"/>
            <w:szCs w:val="24"/>
          </w:rPr>
          <w:t>4</w:t>
        </w:r>
      </w:ins>
      <w:del w:id="736"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737" w:author="Sujil Kumar Koottathampathiyil" w:date="2022-06-09T08:20:00Z">
        <w:r w:rsidRPr="00FD79BE">
          <w:rPr>
            <w:rFonts w:ascii="Arial" w:hAnsi="Arial" w:cs="Arial"/>
            <w:b/>
            <w:bCs/>
            <w:sz w:val="24"/>
            <w:szCs w:val="24"/>
          </w:rPr>
          <w:t>4</w:t>
        </w:r>
      </w:ins>
      <w:del w:id="738"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739"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740" w:author="Sujil Kumar Koottathampathiyil" w:date="2022-06-09T11:29:00Z">
            <w:rPr>
              <w:rFonts w:ascii="Arial" w:hAnsi="Arial" w:cs="Arial"/>
              <w:color w:val="000000"/>
            </w:rPr>
          </w:rPrChange>
        </w:rPr>
        <w:pPrChange w:id="741" w:author="Sujil Kumar Koottathampathiyil" w:date="2022-06-09T09:57:00Z">
          <w:pPr>
            <w:spacing w:line="360" w:lineRule="auto"/>
            <w:jc w:val="center"/>
          </w:pPr>
        </w:pPrChange>
      </w:pPr>
      <w:ins w:id="742" w:author="Sujil Kumar Koottathampathiyil" w:date="2022-06-09T10:03:00Z">
        <w:r w:rsidRPr="00FD79BE">
          <w:rPr>
            <w:rFonts w:ascii="Arial" w:hAnsi="Arial" w:cs="Arial"/>
            <w:color w:val="000000"/>
            <w:sz w:val="24"/>
            <w:szCs w:val="24"/>
            <w:rPrChange w:id="743"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744" w:author="Sujil Kumar Koottathampathiyil" w:date="2022-06-09T11:29:00Z">
              <w:rPr>
                <w:rFonts w:ascii="Arial" w:hAnsi="Arial" w:cs="Arial"/>
                <w:color w:val="000000"/>
              </w:rPr>
            </w:rPrChange>
          </w:rPr>
          <w:t xml:space="preserve"> automate the process of training and evaluating the A</w:t>
        </w:r>
      </w:ins>
      <w:ins w:id="745" w:author="Sujil Kumar Koottathampathiyil" w:date="2022-06-09T10:04:00Z">
        <w:r w:rsidRPr="00FD79BE">
          <w:rPr>
            <w:rFonts w:ascii="Arial" w:hAnsi="Arial" w:cs="Arial"/>
            <w:color w:val="000000"/>
            <w:sz w:val="24"/>
            <w:szCs w:val="24"/>
            <w:rPrChange w:id="746" w:author="Sujil Kumar Koottathampathiyil" w:date="2022-06-09T11:29:00Z">
              <w:rPr>
                <w:rFonts w:ascii="Arial" w:hAnsi="Arial" w:cs="Arial"/>
                <w:color w:val="000000"/>
              </w:rPr>
            </w:rPrChange>
          </w:rPr>
          <w:t>RIMA Models on different combinations of model hyperparameters. In machine learning</w:t>
        </w:r>
      </w:ins>
      <w:ins w:id="747" w:author="Sujil Kumar Koottathampathiyil" w:date="2022-06-09T10:12:00Z">
        <w:r w:rsidRPr="00FD79BE">
          <w:rPr>
            <w:rFonts w:ascii="Arial" w:hAnsi="Arial" w:cs="Arial"/>
            <w:color w:val="000000"/>
            <w:sz w:val="24"/>
            <w:szCs w:val="24"/>
            <w:rPrChange w:id="748" w:author="Sujil Kumar Koottathampathiyil" w:date="2022-06-09T11:29:00Z">
              <w:rPr>
                <w:rFonts w:ascii="Arial" w:hAnsi="Arial" w:cs="Arial"/>
                <w:color w:val="000000"/>
              </w:rPr>
            </w:rPrChange>
          </w:rPr>
          <w:t>,</w:t>
        </w:r>
      </w:ins>
      <w:ins w:id="749" w:author="Sujil Kumar Koottathampathiyil" w:date="2022-06-09T10:04:00Z">
        <w:r w:rsidRPr="00FD79BE">
          <w:rPr>
            <w:rFonts w:ascii="Arial" w:hAnsi="Arial" w:cs="Arial"/>
            <w:color w:val="000000"/>
            <w:sz w:val="24"/>
            <w:szCs w:val="24"/>
            <w:rPrChange w:id="750"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751" w:author="Sujil Kumar Koottathampathiyil" w:date="2022-06-09T09:59:00Z"/>
          <w:rFonts w:ascii="Arial" w:hAnsi="Arial" w:cs="Arial"/>
          <w:color w:val="000000"/>
          <w:sz w:val="24"/>
          <w:szCs w:val="24"/>
          <w:rPrChange w:id="752" w:author="Sujil Kumar Koottathampathiyil" w:date="2022-06-09T11:29:00Z">
            <w:rPr>
              <w:ins w:id="753" w:author="Sujil Kumar Koottathampathiyil" w:date="2022-06-09T09:59:00Z"/>
              <w:rFonts w:ascii="Arial" w:hAnsi="Arial" w:cs="Arial"/>
              <w:color w:val="000000"/>
            </w:rPr>
          </w:rPrChange>
        </w:rPr>
      </w:pPr>
      <w:r w:rsidRPr="00FD79BE">
        <w:rPr>
          <w:rFonts w:ascii="Arial" w:hAnsi="Arial" w:cs="Arial"/>
          <w:noProof/>
          <w:sz w:val="24"/>
          <w:szCs w:val="24"/>
          <w:rPrChange w:id="754"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755" w:author="Sujil Kumar Koottathampathiyil" w:date="2022-06-09T09:59:00Z"/>
          <w:rFonts w:ascii="Arial" w:eastAsia="Times New Roman" w:hAnsi="Arial" w:cs="Arial"/>
          <w:i/>
          <w:iCs/>
          <w:sz w:val="24"/>
          <w:szCs w:val="24"/>
          <w:rPrChange w:id="756" w:author="Sujil Kumar Koottathampathiyil" w:date="2022-06-12T23:40:00Z">
            <w:rPr>
              <w:ins w:id="757" w:author="Sujil Kumar Koottathampathiyil" w:date="2022-06-09T09:59:00Z"/>
              <w:rFonts w:ascii="Arial" w:eastAsia="Times New Roman" w:hAnsi="Arial" w:cs="Arial"/>
              <w:sz w:val="24"/>
              <w:szCs w:val="24"/>
            </w:rPr>
          </w:rPrChange>
        </w:rPr>
      </w:pPr>
      <w:ins w:id="758" w:author="Sujil Kumar Koottathampathiyil" w:date="2022-06-09T09:59:00Z">
        <w:r w:rsidRPr="00FD79BE">
          <w:rPr>
            <w:rFonts w:ascii="Arial" w:eastAsia="Times New Roman" w:hAnsi="Arial" w:cs="Arial"/>
            <w:b/>
            <w:bCs/>
            <w:i/>
            <w:iCs/>
            <w:sz w:val="24"/>
            <w:szCs w:val="24"/>
            <w:rPrChange w:id="759" w:author="Sujil Kumar Koottathampathiyil" w:date="2022-06-12T23:40:00Z">
              <w:rPr>
                <w:rFonts w:ascii="Arial" w:eastAsia="Times New Roman" w:hAnsi="Arial" w:cs="Arial"/>
                <w:b/>
                <w:bCs/>
                <w:sz w:val="24"/>
                <w:szCs w:val="24"/>
              </w:rPr>
            </w:rPrChange>
          </w:rPr>
          <w:t>Fig. 4.1</w:t>
        </w:r>
      </w:ins>
      <w:ins w:id="760" w:author="Sujil Kumar Koottathampathiyil" w:date="2022-06-09T10:01:00Z">
        <w:r w:rsidRPr="00FD79BE">
          <w:rPr>
            <w:rFonts w:ascii="Arial" w:eastAsia="Times New Roman" w:hAnsi="Arial" w:cs="Arial"/>
            <w:b/>
            <w:bCs/>
            <w:i/>
            <w:iCs/>
            <w:sz w:val="24"/>
            <w:szCs w:val="24"/>
            <w:rPrChange w:id="761" w:author="Sujil Kumar Koottathampathiyil" w:date="2022-06-12T23:40:00Z">
              <w:rPr>
                <w:rFonts w:ascii="Arial" w:eastAsia="Times New Roman" w:hAnsi="Arial" w:cs="Arial"/>
                <w:b/>
                <w:bCs/>
                <w:sz w:val="24"/>
                <w:szCs w:val="24"/>
              </w:rPr>
            </w:rPrChange>
          </w:rPr>
          <w:t>4</w:t>
        </w:r>
      </w:ins>
      <w:ins w:id="762" w:author="Sujil Kumar Koottathampathiyil" w:date="2022-06-09T09:59:00Z">
        <w:r w:rsidRPr="00FD79BE">
          <w:rPr>
            <w:rFonts w:ascii="Arial" w:eastAsia="Times New Roman" w:hAnsi="Arial" w:cs="Arial"/>
            <w:b/>
            <w:bCs/>
            <w:i/>
            <w:iCs/>
            <w:sz w:val="24"/>
            <w:szCs w:val="24"/>
            <w:rPrChange w:id="763"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764" w:author="Sujil Kumar Koottathampathiyil" w:date="2022-06-12T23:40:00Z">
              <w:rPr>
                <w:rFonts w:ascii="Arial" w:eastAsia="Times New Roman" w:hAnsi="Arial" w:cs="Arial"/>
                <w:sz w:val="24"/>
                <w:szCs w:val="24"/>
              </w:rPr>
            </w:rPrChange>
          </w:rPr>
          <w:t xml:space="preserve"> </w:t>
        </w:r>
      </w:ins>
      <w:ins w:id="765" w:author="Sujil Kumar Koottathampathiyil" w:date="2022-06-09T10:00:00Z">
        <w:r w:rsidRPr="00FD79BE">
          <w:rPr>
            <w:rFonts w:ascii="Arial" w:eastAsia="Times New Roman" w:hAnsi="Arial" w:cs="Arial"/>
            <w:i/>
            <w:iCs/>
            <w:sz w:val="24"/>
            <w:szCs w:val="24"/>
            <w:rPrChange w:id="766" w:author="Sujil Kumar Koottathampathiyil" w:date="2022-06-12T23:40:00Z">
              <w:rPr>
                <w:rFonts w:ascii="Arial" w:eastAsia="Times New Roman" w:hAnsi="Arial" w:cs="Arial"/>
                <w:sz w:val="24"/>
                <w:szCs w:val="24"/>
              </w:rPr>
            </w:rPrChange>
          </w:rPr>
          <w:t>grid search result from ARIMA Model</w:t>
        </w:r>
      </w:ins>
      <w:ins w:id="767"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768" w:author="Sujil Kumar Koottathampathiyil" w:date="2022-06-09T11:29:00Z">
            <w:rPr>
              <w:rFonts w:ascii="Arial" w:hAnsi="Arial" w:cs="Arial"/>
              <w:color w:val="000000"/>
            </w:rPr>
          </w:rPrChange>
        </w:rPr>
        <w:pPrChange w:id="769" w:author="Sujil Kumar Koottathampathiyil" w:date="2022-06-09T10:04:00Z">
          <w:pPr>
            <w:spacing w:line="360" w:lineRule="auto"/>
            <w:jc w:val="center"/>
          </w:pPr>
        </w:pPrChange>
      </w:pPr>
      <w:ins w:id="770" w:author="Sujil Kumar Koottathampathiyil" w:date="2022-06-09T10:05:00Z">
        <w:r w:rsidRPr="00FD79BE">
          <w:rPr>
            <w:rFonts w:ascii="Arial" w:hAnsi="Arial" w:cs="Arial"/>
            <w:color w:val="000000"/>
            <w:sz w:val="24"/>
            <w:szCs w:val="24"/>
            <w:rPrChange w:id="771" w:author="Sujil Kumar Koottathampathiyil" w:date="2022-06-09T11:29:00Z">
              <w:rPr>
                <w:rFonts w:ascii="Arial" w:hAnsi="Arial" w:cs="Arial"/>
                <w:color w:val="000000"/>
              </w:rPr>
            </w:rPrChange>
          </w:rPr>
          <w:t>In fig 4.14, we can see I have implemented the grid search and evaluated the ARIMA Model. Also</w:t>
        </w:r>
      </w:ins>
      <w:ins w:id="772" w:author="Sujil Kumar Koottathampathiyil" w:date="2022-06-09T10:12:00Z">
        <w:r w:rsidRPr="00FD79BE">
          <w:rPr>
            <w:rFonts w:ascii="Arial" w:hAnsi="Arial" w:cs="Arial"/>
            <w:color w:val="000000"/>
            <w:sz w:val="24"/>
            <w:szCs w:val="24"/>
            <w:rPrChange w:id="773" w:author="Sujil Kumar Koottathampathiyil" w:date="2022-06-09T11:29:00Z">
              <w:rPr>
                <w:rFonts w:ascii="Arial" w:hAnsi="Arial" w:cs="Arial"/>
                <w:color w:val="000000"/>
              </w:rPr>
            </w:rPrChange>
          </w:rPr>
          <w:t>,</w:t>
        </w:r>
      </w:ins>
      <w:ins w:id="774" w:author="Sujil Kumar Koottathampathiyil" w:date="2022-06-09T10:05:00Z">
        <w:r w:rsidRPr="00FD79BE">
          <w:rPr>
            <w:rFonts w:ascii="Arial" w:hAnsi="Arial" w:cs="Arial"/>
            <w:color w:val="000000"/>
            <w:sz w:val="24"/>
            <w:szCs w:val="24"/>
            <w:rPrChange w:id="775" w:author="Sujil Kumar Koottathampathiyil" w:date="2022-06-09T11:29:00Z">
              <w:rPr>
                <w:rFonts w:ascii="Arial" w:hAnsi="Arial" w:cs="Arial"/>
                <w:color w:val="000000"/>
              </w:rPr>
            </w:rPrChange>
          </w:rPr>
          <w:t xml:space="preserve"> I have </w:t>
        </w:r>
      </w:ins>
      <w:ins w:id="776" w:author="Sujil Kumar Koottathampathiyil" w:date="2022-06-09T10:12:00Z">
        <w:r w:rsidRPr="00FD79BE">
          <w:rPr>
            <w:rFonts w:ascii="Arial" w:hAnsi="Arial" w:cs="Arial"/>
            <w:color w:val="000000"/>
            <w:sz w:val="24"/>
            <w:szCs w:val="24"/>
            <w:rPrChange w:id="777" w:author="Sujil Kumar Koottathampathiyil" w:date="2022-06-09T11:29:00Z">
              <w:rPr>
                <w:rFonts w:ascii="Arial" w:hAnsi="Arial" w:cs="Arial"/>
                <w:color w:val="000000"/>
              </w:rPr>
            </w:rPrChange>
          </w:rPr>
          <w:t>evaluated</w:t>
        </w:r>
      </w:ins>
      <w:ins w:id="778" w:author="Sujil Kumar Koottathampathiyil" w:date="2022-06-09T10:05:00Z">
        <w:r w:rsidRPr="00FD79BE">
          <w:rPr>
            <w:rFonts w:ascii="Arial" w:hAnsi="Arial" w:cs="Arial"/>
            <w:color w:val="000000"/>
            <w:sz w:val="24"/>
            <w:szCs w:val="24"/>
            <w:rPrChange w:id="779" w:author="Sujil Kumar Koottathampathiyil" w:date="2022-06-09T11:29:00Z">
              <w:rPr>
                <w:rFonts w:ascii="Arial" w:hAnsi="Arial" w:cs="Arial"/>
                <w:color w:val="000000"/>
              </w:rPr>
            </w:rPrChange>
          </w:rPr>
          <w:t xml:space="preserve"> </w:t>
        </w:r>
      </w:ins>
      <w:ins w:id="780" w:author="Sujil Kumar Koottathampathiyil" w:date="2022-06-09T10:12:00Z">
        <w:r w:rsidRPr="00FD79BE">
          <w:rPr>
            <w:rFonts w:ascii="Arial" w:hAnsi="Arial" w:cs="Arial"/>
            <w:color w:val="000000"/>
            <w:sz w:val="24"/>
            <w:szCs w:val="24"/>
            <w:rPrChange w:id="781" w:author="Sujil Kumar Koottathampathiyil" w:date="2022-06-09T11:29:00Z">
              <w:rPr>
                <w:rFonts w:ascii="Arial" w:hAnsi="Arial" w:cs="Arial"/>
                <w:color w:val="000000"/>
              </w:rPr>
            </w:rPrChange>
          </w:rPr>
          <w:t xml:space="preserve">a </w:t>
        </w:r>
      </w:ins>
      <w:ins w:id="782" w:author="Sujil Kumar Koottathampathiyil" w:date="2022-06-09T10:05:00Z">
        <w:r w:rsidRPr="00FD79BE">
          <w:rPr>
            <w:rFonts w:ascii="Arial" w:hAnsi="Arial" w:cs="Arial"/>
            <w:color w:val="000000"/>
            <w:sz w:val="24"/>
            <w:szCs w:val="24"/>
            <w:rPrChange w:id="783"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784" w:author="Sujil Kumar Koottathampathiyil" w:date="2022-06-09T10:38:00Z"/>
          <w:rFonts w:ascii="Arial" w:eastAsia="Times New Roman" w:hAnsi="Arial" w:cs="Arial"/>
          <w:color w:val="BAC6DB"/>
          <w:sz w:val="24"/>
          <w:szCs w:val="24"/>
        </w:rPr>
      </w:pPr>
      <w:del w:id="785" w:author="Sujil Kumar Koottathampathiyil" w:date="2022-06-09T08:20:00Z">
        <w:r w:rsidRPr="00FD79BE" w:rsidDel="00637E9E">
          <w:rPr>
            <w:rFonts w:ascii="Arial" w:hAnsi="Arial" w:cs="Arial"/>
            <w:b/>
            <w:bCs/>
            <w:sz w:val="24"/>
            <w:szCs w:val="24"/>
          </w:rPr>
          <w:delText>3</w:delText>
        </w:r>
      </w:del>
      <w:ins w:id="786"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787" w:author="Sujil Kumar Koottathampathiyil" w:date="2022-06-09T08:20:00Z">
        <w:r w:rsidRPr="00FD79BE" w:rsidDel="00637E9E">
          <w:rPr>
            <w:rFonts w:ascii="Arial" w:hAnsi="Arial" w:cs="Arial"/>
            <w:b/>
            <w:bCs/>
            <w:sz w:val="24"/>
            <w:szCs w:val="24"/>
          </w:rPr>
          <w:delText>3</w:delText>
        </w:r>
      </w:del>
      <w:ins w:id="788"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789"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790"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791" w:author="Sujil Kumar Koottathampathiyil" w:date="2022-06-09T11:29:00Z">
            <w:rPr>
              <w:rFonts w:ascii="Arial" w:hAnsi="Arial" w:cs="Arial"/>
              <w:color w:val="000000"/>
            </w:rPr>
          </w:rPrChange>
        </w:rPr>
      </w:pPr>
      <w:r w:rsidRPr="00FD79BE">
        <w:rPr>
          <w:rFonts w:ascii="Arial" w:hAnsi="Arial" w:cs="Arial"/>
          <w:color w:val="000000"/>
          <w:sz w:val="24"/>
          <w:szCs w:val="24"/>
          <w:rPrChange w:id="792" w:author="Sujil Kumar Koottathampathiyil" w:date="2022-06-09T11:29:00Z">
            <w:rPr>
              <w:rFonts w:ascii="Arial" w:hAnsi="Arial" w:cs="Arial"/>
              <w:color w:val="000000"/>
            </w:rPr>
          </w:rPrChange>
        </w:rPr>
        <w:t xml:space="preserve">Another Model used for the time series data is </w:t>
      </w:r>
      <w:ins w:id="793" w:author="Sujil Kumar Koottathampathiyil" w:date="2022-06-09T08:29:00Z">
        <w:r w:rsidRPr="00FD79BE">
          <w:rPr>
            <w:rFonts w:ascii="Arial" w:hAnsi="Arial" w:cs="Arial"/>
            <w:color w:val="000000"/>
            <w:sz w:val="24"/>
            <w:szCs w:val="24"/>
            <w:rPrChange w:id="794"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795" w:author="Sujil Kumar Koottathampathiyil" w:date="2022-06-09T11:29:00Z">
            <w:rPr>
              <w:rFonts w:ascii="Arial" w:hAnsi="Arial" w:cs="Arial"/>
              <w:color w:val="000000"/>
            </w:rPr>
          </w:rPrChange>
        </w:rPr>
        <w:t>VAR model</w:t>
      </w:r>
      <w:ins w:id="796" w:author="Sujil Kumar Koottathampathiyil" w:date="2022-06-12T23:21:00Z">
        <w:r w:rsidRPr="00FD79BE">
          <w:rPr>
            <w:rFonts w:ascii="Arial" w:hAnsi="Arial" w:cs="Arial"/>
            <w:color w:val="000000"/>
            <w:sz w:val="24"/>
            <w:szCs w:val="24"/>
          </w:rPr>
          <w:t xml:space="preserve"> (</w:t>
        </w:r>
      </w:ins>
      <w:del w:id="797" w:author="Sujil Kumar Koottathampathiyil" w:date="2022-06-12T23:21:00Z">
        <w:r w:rsidRPr="00FD79BE" w:rsidDel="00843DC9">
          <w:rPr>
            <w:rFonts w:ascii="Arial" w:hAnsi="Arial" w:cs="Arial"/>
            <w:color w:val="000000"/>
            <w:sz w:val="24"/>
            <w:szCs w:val="24"/>
            <w:rPrChange w:id="798"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799" w:author="Sujil Kumar Koottathampathiyil" w:date="2022-06-09T11:29:00Z">
            <w:rPr>
              <w:rFonts w:ascii="Arial" w:hAnsi="Arial" w:cs="Arial"/>
              <w:color w:val="000000"/>
            </w:rPr>
          </w:rPrChange>
        </w:rPr>
        <w:t>Vector Auto Regression</w:t>
      </w:r>
      <w:ins w:id="800"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801"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802" w:author="Sujil Kumar Koottathampathiyil" w:date="2022-06-09T08:07:00Z">
        <w:r w:rsidRPr="00FD79BE" w:rsidDel="005E1219">
          <w:rPr>
            <w:rFonts w:ascii="Arial" w:hAnsi="Arial" w:cs="Arial"/>
            <w:color w:val="000000"/>
            <w:sz w:val="24"/>
            <w:szCs w:val="24"/>
            <w:rPrChange w:id="803" w:author="Sujil Kumar Koottathampathiyil" w:date="2022-06-09T11:29:00Z">
              <w:rPr>
                <w:rFonts w:ascii="Arial" w:hAnsi="Arial" w:cs="Arial"/>
                <w:color w:val="000000"/>
              </w:rPr>
            </w:rPrChange>
          </w:rPr>
          <w:delText>Analysis</w:delText>
        </w:r>
      </w:del>
      <w:ins w:id="804" w:author="Sujil Kumar Koottathampathiyil" w:date="2022-06-09T08:07:00Z">
        <w:r w:rsidRPr="00FD79BE">
          <w:rPr>
            <w:rFonts w:ascii="Arial" w:hAnsi="Arial" w:cs="Arial"/>
            <w:color w:val="000000"/>
            <w:sz w:val="24"/>
            <w:szCs w:val="24"/>
            <w:rPrChange w:id="805"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806"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807" w:author="Sujil Kumar Koottathampathiyil" w:date="2022-06-09T11:29:00Z">
            <w:rPr>
              <w:rFonts w:ascii="Arial" w:hAnsi="Arial" w:cs="Arial"/>
              <w:color w:val="000000"/>
            </w:rPr>
          </w:rPrChange>
        </w:rPr>
        <w:t xml:space="preserve"> are one of the best models we could use </w:t>
      </w:r>
      <w:ins w:id="808" w:author="Sujil Kumar Koottathampathiyil" w:date="2022-06-09T08:07:00Z">
        <w:r w:rsidRPr="00FD79BE">
          <w:rPr>
            <w:rFonts w:ascii="Arial" w:hAnsi="Arial" w:cs="Arial"/>
            <w:color w:val="000000"/>
            <w:sz w:val="24"/>
            <w:szCs w:val="24"/>
            <w:rPrChange w:id="809"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810"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811" w:author="Sujil Kumar Koottathampathiyil" w:date="2022-06-09T10:26:00Z"/>
          <w:rFonts w:ascii="Arial" w:hAnsi="Arial" w:cs="Arial"/>
          <w:color w:val="000000"/>
          <w:sz w:val="24"/>
          <w:szCs w:val="24"/>
          <w:rPrChange w:id="812" w:author="Sujil Kumar Koottathampathiyil" w:date="2022-06-09T11:29:00Z">
            <w:rPr>
              <w:ins w:id="813" w:author="Sujil Kumar Koottathampathiyil" w:date="2022-06-09T10:26:00Z"/>
              <w:rFonts w:ascii="Arial" w:hAnsi="Arial" w:cs="Arial"/>
              <w:color w:val="000000"/>
            </w:rPr>
          </w:rPrChange>
        </w:rPr>
      </w:pPr>
      <w:r w:rsidRPr="00FD79BE">
        <w:rPr>
          <w:rFonts w:ascii="Arial" w:hAnsi="Arial" w:cs="Arial"/>
          <w:noProof/>
          <w:sz w:val="24"/>
          <w:szCs w:val="24"/>
          <w:rPrChange w:id="814"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815" w:author="Sujil Kumar Koottathampathiyil" w:date="2022-06-12T23:40:00Z">
            <w:rPr>
              <w:rFonts w:ascii="Arial" w:hAnsi="Arial" w:cs="Arial"/>
              <w:color w:val="000000"/>
            </w:rPr>
          </w:rPrChange>
        </w:rPr>
        <w:pPrChange w:id="816" w:author="Sujil Kumar Koottathampathiyil" w:date="2022-06-09T10:26:00Z">
          <w:pPr>
            <w:spacing w:line="360" w:lineRule="auto"/>
            <w:jc w:val="both"/>
          </w:pPr>
        </w:pPrChange>
      </w:pPr>
      <w:ins w:id="817" w:author="Sujil Kumar Koottathampathiyil" w:date="2022-06-09T10:26:00Z">
        <w:r w:rsidRPr="00FD79BE">
          <w:rPr>
            <w:rFonts w:ascii="Arial" w:eastAsia="Times New Roman" w:hAnsi="Arial" w:cs="Arial"/>
            <w:b/>
            <w:bCs/>
            <w:i/>
            <w:iCs/>
            <w:sz w:val="24"/>
            <w:szCs w:val="24"/>
            <w:rPrChange w:id="818"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819" w:author="Sujil Kumar Koottathampathiyil" w:date="2022-06-12T23:40:00Z">
              <w:rPr>
                <w:rFonts w:ascii="Arial" w:eastAsia="Times New Roman" w:hAnsi="Arial" w:cs="Arial"/>
                <w:sz w:val="24"/>
                <w:szCs w:val="24"/>
              </w:rPr>
            </w:rPrChange>
          </w:rPr>
          <w:t xml:space="preserve"> predic</w:t>
        </w:r>
      </w:ins>
      <w:ins w:id="820" w:author="Sujil Kumar Koottathampathiyil" w:date="2022-06-09T10:27:00Z">
        <w:r w:rsidRPr="00FD79BE">
          <w:rPr>
            <w:rFonts w:ascii="Arial" w:eastAsia="Times New Roman" w:hAnsi="Arial" w:cs="Arial"/>
            <w:i/>
            <w:iCs/>
            <w:sz w:val="24"/>
            <w:szCs w:val="24"/>
            <w:rPrChange w:id="821" w:author="Sujil Kumar Koottathampathiyil" w:date="2022-06-12T23:40:00Z">
              <w:rPr>
                <w:rFonts w:ascii="Arial" w:eastAsia="Times New Roman" w:hAnsi="Arial" w:cs="Arial"/>
                <w:sz w:val="24"/>
                <w:szCs w:val="24"/>
              </w:rPr>
            </w:rPrChange>
          </w:rPr>
          <w:t>t</w:t>
        </w:r>
      </w:ins>
      <w:ins w:id="822" w:author="Sujil Kumar Koottathampathiyil" w:date="2022-06-09T10:26:00Z">
        <w:r w:rsidRPr="00FD79BE">
          <w:rPr>
            <w:rFonts w:ascii="Arial" w:eastAsia="Times New Roman" w:hAnsi="Arial" w:cs="Arial"/>
            <w:i/>
            <w:iCs/>
            <w:sz w:val="24"/>
            <w:szCs w:val="24"/>
            <w:rPrChange w:id="823" w:author="Sujil Kumar Koottathampathiyil" w:date="2022-06-12T23:40:00Z">
              <w:rPr>
                <w:rFonts w:ascii="Arial" w:eastAsia="Times New Roman" w:hAnsi="Arial" w:cs="Arial"/>
                <w:sz w:val="24"/>
                <w:szCs w:val="24"/>
              </w:rPr>
            </w:rPrChange>
          </w:rPr>
          <w:t>ing</w:t>
        </w:r>
      </w:ins>
      <w:ins w:id="824" w:author="Sujil Kumar Koottathampathiyil" w:date="2022-06-09T10:27:00Z">
        <w:r w:rsidRPr="00FD79BE">
          <w:rPr>
            <w:rFonts w:ascii="Arial" w:eastAsia="Times New Roman" w:hAnsi="Arial" w:cs="Arial"/>
            <w:i/>
            <w:iCs/>
            <w:sz w:val="24"/>
            <w:szCs w:val="24"/>
            <w:rPrChange w:id="825" w:author="Sujil Kumar Koottathampathiyil" w:date="2022-06-12T23:40:00Z">
              <w:rPr>
                <w:rFonts w:ascii="Arial" w:eastAsia="Times New Roman" w:hAnsi="Arial" w:cs="Arial"/>
                <w:sz w:val="24"/>
                <w:szCs w:val="24"/>
              </w:rPr>
            </w:rPrChange>
          </w:rPr>
          <w:t xml:space="preserve"> future values in </w:t>
        </w:r>
      </w:ins>
      <w:ins w:id="826" w:author="Sujil Kumar Koottathampathiyil" w:date="2022-06-09T10:28:00Z">
        <w:r w:rsidRPr="00FD79BE">
          <w:rPr>
            <w:rFonts w:ascii="Arial" w:eastAsia="Times New Roman" w:hAnsi="Arial" w:cs="Arial"/>
            <w:i/>
            <w:iCs/>
            <w:sz w:val="24"/>
            <w:szCs w:val="24"/>
            <w:rPrChange w:id="827" w:author="Sujil Kumar Koottathampathiyil" w:date="2022-06-12T23:40:00Z">
              <w:rPr>
                <w:rFonts w:ascii="Arial" w:eastAsia="Times New Roman" w:hAnsi="Arial" w:cs="Arial"/>
                <w:sz w:val="24"/>
                <w:szCs w:val="24"/>
              </w:rPr>
            </w:rPrChange>
          </w:rPr>
          <w:t>VAR Model</w:t>
        </w:r>
      </w:ins>
      <w:ins w:id="828"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829" w:author="Sujil Kumar Koottathampathiyil" w:date="2022-06-09T10:31:00Z"/>
          <w:rFonts w:ascii="Arial" w:hAnsi="Arial" w:cs="Arial"/>
          <w:color w:val="000000"/>
          <w:sz w:val="24"/>
          <w:szCs w:val="24"/>
          <w:rPrChange w:id="830" w:author="Sujil Kumar Koottathampathiyil" w:date="2022-06-09T11:29:00Z">
            <w:rPr>
              <w:ins w:id="831" w:author="Sujil Kumar Koottathampathiyil" w:date="2022-06-09T10:31:00Z"/>
              <w:rFonts w:ascii="Arial" w:hAnsi="Arial" w:cs="Arial"/>
              <w:color w:val="000000"/>
            </w:rPr>
          </w:rPrChange>
        </w:rPr>
      </w:pPr>
      <w:r w:rsidRPr="00FD79BE">
        <w:rPr>
          <w:rFonts w:ascii="Arial" w:hAnsi="Arial" w:cs="Arial"/>
          <w:color w:val="000000"/>
          <w:sz w:val="24"/>
          <w:szCs w:val="24"/>
          <w:rPrChange w:id="832" w:author="Sujil Kumar Koottathampathiyil" w:date="2022-06-09T11:29:00Z">
            <w:rPr>
              <w:rFonts w:ascii="Arial" w:hAnsi="Arial" w:cs="Arial"/>
              <w:color w:val="000000"/>
            </w:rPr>
          </w:rPrChange>
        </w:rPr>
        <w:lastRenderedPageBreak/>
        <w:t xml:space="preserve">You can see in </w:t>
      </w:r>
      <w:del w:id="833" w:author="Sujil Kumar Koottathampathiyil" w:date="2022-06-09T10:28:00Z">
        <w:r w:rsidRPr="00FD79BE" w:rsidDel="004D4E43">
          <w:rPr>
            <w:rFonts w:ascii="Arial" w:hAnsi="Arial" w:cs="Arial"/>
            <w:color w:val="000000"/>
            <w:sz w:val="24"/>
            <w:szCs w:val="24"/>
            <w:rPrChange w:id="834" w:author="Sujil Kumar Koottathampathiyil" w:date="2022-06-09T11:29:00Z">
              <w:rPr>
                <w:rFonts w:ascii="Arial" w:hAnsi="Arial" w:cs="Arial"/>
                <w:color w:val="000000"/>
              </w:rPr>
            </w:rPrChange>
          </w:rPr>
          <w:delText xml:space="preserve">the </w:delText>
        </w:r>
      </w:del>
      <w:del w:id="835" w:author="Sujil Kumar Koottathampathiyil" w:date="2022-06-09T10:27:00Z">
        <w:r w:rsidRPr="00FD79BE" w:rsidDel="00C70663">
          <w:rPr>
            <w:rFonts w:ascii="Arial" w:hAnsi="Arial" w:cs="Arial"/>
            <w:color w:val="000000"/>
            <w:sz w:val="24"/>
            <w:szCs w:val="24"/>
            <w:rPrChange w:id="836" w:author="Sujil Kumar Koottathampathiyil" w:date="2022-06-09T11:29:00Z">
              <w:rPr>
                <w:rFonts w:ascii="Arial" w:hAnsi="Arial" w:cs="Arial"/>
                <w:color w:val="000000"/>
              </w:rPr>
            </w:rPrChange>
          </w:rPr>
          <w:delText xml:space="preserve">above example </w:delText>
        </w:r>
      </w:del>
      <w:ins w:id="837" w:author="Sujil Kumar Koottathampathiyil" w:date="2022-06-09T10:27:00Z">
        <w:r w:rsidRPr="00FD79BE">
          <w:rPr>
            <w:rFonts w:ascii="Arial" w:hAnsi="Arial" w:cs="Arial"/>
            <w:color w:val="000000"/>
            <w:sz w:val="24"/>
            <w:szCs w:val="24"/>
            <w:rPrChange w:id="838" w:author="Sujil Kumar Koottathampathiyil" w:date="2022-06-09T11:29:00Z">
              <w:rPr>
                <w:rFonts w:ascii="Arial" w:hAnsi="Arial" w:cs="Arial"/>
                <w:color w:val="000000"/>
              </w:rPr>
            </w:rPrChange>
          </w:rPr>
          <w:t>fig 4.15</w:t>
        </w:r>
      </w:ins>
      <w:ins w:id="839" w:author="Sujil Kumar Koottathampathiyil" w:date="2022-06-09T10:28:00Z">
        <w:r w:rsidRPr="00FD79BE">
          <w:rPr>
            <w:rFonts w:ascii="Arial" w:hAnsi="Arial" w:cs="Arial"/>
            <w:color w:val="000000"/>
            <w:sz w:val="24"/>
            <w:szCs w:val="24"/>
            <w:rPrChange w:id="840" w:author="Sujil Kumar Koottathampathiyil" w:date="2022-06-09T11:29:00Z">
              <w:rPr>
                <w:rFonts w:ascii="Arial" w:hAnsi="Arial" w:cs="Arial"/>
                <w:color w:val="000000"/>
              </w:rPr>
            </w:rPrChange>
          </w:rPr>
          <w:t>,</w:t>
        </w:r>
      </w:ins>
      <w:ins w:id="841" w:author="Sujil Kumar Koottathampathiyil" w:date="2022-06-09T10:27:00Z">
        <w:r w:rsidRPr="00FD79BE">
          <w:rPr>
            <w:rFonts w:ascii="Arial" w:hAnsi="Arial" w:cs="Arial"/>
            <w:color w:val="000000"/>
            <w:sz w:val="24"/>
            <w:szCs w:val="24"/>
            <w:rPrChange w:id="842" w:author="Sujil Kumar Koottathampathiyil" w:date="2022-06-09T11:29:00Z">
              <w:rPr>
                <w:rFonts w:ascii="Arial" w:hAnsi="Arial" w:cs="Arial"/>
                <w:color w:val="000000"/>
              </w:rPr>
            </w:rPrChange>
          </w:rPr>
          <w:t xml:space="preserve"> </w:t>
        </w:r>
      </w:ins>
      <w:ins w:id="843" w:author="Sujil Kumar Koottathampathiyil" w:date="2022-06-09T10:28:00Z">
        <w:r w:rsidRPr="00FD79BE">
          <w:rPr>
            <w:rFonts w:ascii="Arial" w:hAnsi="Arial" w:cs="Arial"/>
            <w:color w:val="000000"/>
            <w:sz w:val="24"/>
            <w:szCs w:val="24"/>
            <w:rPrChange w:id="844"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845"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846" w:author="Sujil Kumar Koottathampathiyil" w:date="2022-06-09T10:31:00Z"/>
          <w:rFonts w:ascii="Arial" w:hAnsi="Arial" w:cs="Arial"/>
          <w:color w:val="000000"/>
          <w:sz w:val="24"/>
          <w:szCs w:val="24"/>
          <w:rPrChange w:id="847" w:author="Sujil Kumar Koottathampathiyil" w:date="2022-06-09T11:29:00Z">
            <w:rPr>
              <w:ins w:id="848" w:author="Sujil Kumar Koottathampathiyil" w:date="2022-06-09T10:31:00Z"/>
              <w:rFonts w:ascii="Arial" w:hAnsi="Arial" w:cs="Arial"/>
              <w:color w:val="000000"/>
            </w:rPr>
          </w:rPrChange>
        </w:rPr>
      </w:pPr>
      <w:ins w:id="849" w:author="Sujil Kumar Koottathampathiyil" w:date="2022-06-09T10:31:00Z">
        <w:r w:rsidRPr="00FD79BE">
          <w:rPr>
            <w:rFonts w:ascii="Arial" w:hAnsi="Arial" w:cs="Arial"/>
            <w:noProof/>
            <w:sz w:val="24"/>
            <w:szCs w:val="24"/>
            <w:rPrChange w:id="850" w:author="Sujil Kumar Koottathampathiyil" w:date="2022-06-09T11:29:00Z">
              <w:rPr>
                <w:noProof/>
              </w:rPr>
            </w:rPrChange>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851" w:author="Sujil Kumar Koottathampathiyil" w:date="2022-06-09T10:34:00Z"/>
          <w:rFonts w:ascii="Arial" w:eastAsia="Times New Roman" w:hAnsi="Arial" w:cs="Arial"/>
          <w:i/>
          <w:iCs/>
          <w:sz w:val="24"/>
          <w:szCs w:val="24"/>
          <w:rPrChange w:id="852" w:author="Sujil Kumar Koottathampathiyil" w:date="2022-06-12T23:40:00Z">
            <w:rPr>
              <w:ins w:id="853" w:author="Sujil Kumar Koottathampathiyil" w:date="2022-06-09T10:34:00Z"/>
              <w:rFonts w:ascii="Arial" w:eastAsia="Times New Roman" w:hAnsi="Arial" w:cs="Arial"/>
              <w:sz w:val="24"/>
              <w:szCs w:val="24"/>
            </w:rPr>
          </w:rPrChange>
        </w:rPr>
      </w:pPr>
      <w:ins w:id="854" w:author="Sujil Kumar Koottathampathiyil" w:date="2022-06-09T10:31:00Z">
        <w:r w:rsidRPr="00FD79BE">
          <w:rPr>
            <w:rFonts w:ascii="Arial" w:eastAsia="Times New Roman" w:hAnsi="Arial" w:cs="Arial"/>
            <w:b/>
            <w:bCs/>
            <w:i/>
            <w:iCs/>
            <w:sz w:val="24"/>
            <w:szCs w:val="24"/>
            <w:rPrChange w:id="855"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856" w:author="Sujil Kumar Koottathampathiyil" w:date="2022-06-12T23:40:00Z">
              <w:rPr>
                <w:rFonts w:ascii="Arial" w:eastAsia="Times New Roman" w:hAnsi="Arial" w:cs="Arial"/>
                <w:sz w:val="24"/>
                <w:szCs w:val="24"/>
              </w:rPr>
            </w:rPrChange>
          </w:rPr>
          <w:t xml:space="preserve"> </w:t>
        </w:r>
      </w:ins>
      <w:ins w:id="857" w:author="Sujil Kumar Koottathampathiyil" w:date="2022-06-09T10:32:00Z">
        <w:r w:rsidRPr="00FD79BE">
          <w:rPr>
            <w:rFonts w:ascii="Arial" w:eastAsia="Times New Roman" w:hAnsi="Arial" w:cs="Arial"/>
            <w:i/>
            <w:iCs/>
            <w:sz w:val="24"/>
            <w:szCs w:val="24"/>
            <w:rPrChange w:id="858" w:author="Sujil Kumar Koottathampathiyil" w:date="2022-06-12T23:40:00Z">
              <w:rPr>
                <w:rFonts w:ascii="Arial" w:eastAsia="Times New Roman" w:hAnsi="Arial" w:cs="Arial"/>
                <w:sz w:val="24"/>
                <w:szCs w:val="24"/>
              </w:rPr>
            </w:rPrChange>
          </w:rPr>
          <w:t>Regression result summary from VAR Models</w:t>
        </w:r>
      </w:ins>
      <w:ins w:id="859"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860" w:author="Sujil Kumar Koottathampathiyil" w:date="2022-06-09T11:29:00Z">
            <w:rPr>
              <w:rFonts w:ascii="Arial" w:hAnsi="Arial" w:cs="Arial"/>
              <w:color w:val="000000"/>
            </w:rPr>
          </w:rPrChange>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861" w:author="Sujil Kumar Koottathampathiyil" w:date="2022-06-09T10:33:00Z"/>
          <w:rFonts w:ascii="Arial" w:hAnsi="Arial" w:cs="Arial"/>
          <w:color w:val="000000"/>
          <w:sz w:val="24"/>
          <w:szCs w:val="24"/>
          <w:rPrChange w:id="862" w:author="Sujil Kumar Koottathampathiyil" w:date="2022-06-09T11:29:00Z">
            <w:rPr>
              <w:ins w:id="863" w:author="Sujil Kumar Koottathampathiyil" w:date="2022-06-09T10:33:00Z"/>
              <w:rFonts w:ascii="Arial" w:hAnsi="Arial" w:cs="Arial"/>
              <w:color w:val="000000"/>
            </w:rPr>
          </w:rPrChange>
        </w:rPr>
      </w:pPr>
      <w:r w:rsidRPr="00FD79BE">
        <w:rPr>
          <w:rFonts w:ascii="Arial" w:hAnsi="Arial" w:cs="Arial"/>
          <w:noProof/>
          <w:sz w:val="24"/>
          <w:szCs w:val="24"/>
          <w:rPrChange w:id="864" w:author="Sujil Kumar Koottathampathiyil" w:date="2022-06-09T11:29:00Z">
            <w:rPr>
              <w:rFonts w:ascii="Arial" w:hAnsi="Arial" w:cs="Arial"/>
              <w:noProof/>
            </w:rPr>
          </w:rPrChange>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865" w:author="Sujil Kumar Koottathampathiyil" w:date="2022-06-12T23:40:00Z">
            <w:rPr>
              <w:rFonts w:ascii="Arial" w:hAnsi="Arial" w:cs="Arial"/>
              <w:color w:val="000000"/>
            </w:rPr>
          </w:rPrChange>
        </w:rPr>
      </w:pPr>
      <w:ins w:id="866" w:author="Sujil Kumar Koottathampathiyil" w:date="2022-06-09T10:33:00Z">
        <w:r w:rsidRPr="00FD79BE">
          <w:rPr>
            <w:rFonts w:ascii="Arial" w:eastAsia="Times New Roman" w:hAnsi="Arial" w:cs="Arial"/>
            <w:b/>
            <w:bCs/>
            <w:i/>
            <w:iCs/>
            <w:sz w:val="24"/>
            <w:szCs w:val="24"/>
            <w:rPrChange w:id="867" w:author="Sujil Kumar Koottathampathiyil" w:date="2022-06-12T23:40:00Z">
              <w:rPr>
                <w:rFonts w:ascii="Arial" w:eastAsia="Times New Roman" w:hAnsi="Arial" w:cs="Arial"/>
                <w:b/>
                <w:bCs/>
                <w:sz w:val="24"/>
                <w:szCs w:val="24"/>
              </w:rPr>
            </w:rPrChange>
          </w:rPr>
          <w:t>Fig. 4.1</w:t>
        </w:r>
      </w:ins>
      <w:ins w:id="868" w:author="Sujil Kumar Koottathampathiyil" w:date="2022-06-09T10:36:00Z">
        <w:r w:rsidRPr="00FD79BE">
          <w:rPr>
            <w:rFonts w:ascii="Arial" w:eastAsia="Times New Roman" w:hAnsi="Arial" w:cs="Arial"/>
            <w:b/>
            <w:bCs/>
            <w:i/>
            <w:iCs/>
            <w:sz w:val="24"/>
            <w:szCs w:val="24"/>
            <w:rPrChange w:id="869" w:author="Sujil Kumar Koottathampathiyil" w:date="2022-06-12T23:40:00Z">
              <w:rPr>
                <w:rFonts w:ascii="Arial" w:eastAsia="Times New Roman" w:hAnsi="Arial" w:cs="Arial"/>
                <w:b/>
                <w:bCs/>
                <w:sz w:val="24"/>
                <w:szCs w:val="24"/>
              </w:rPr>
            </w:rPrChange>
          </w:rPr>
          <w:t>7</w:t>
        </w:r>
      </w:ins>
      <w:ins w:id="870" w:author="Sujil Kumar Koottathampathiyil" w:date="2022-06-09T10:33:00Z">
        <w:r w:rsidRPr="00FD79BE">
          <w:rPr>
            <w:rFonts w:ascii="Arial" w:hAnsi="Arial" w:cs="Arial"/>
            <w:i/>
            <w:iCs/>
            <w:sz w:val="24"/>
            <w:szCs w:val="24"/>
            <w:rPrChange w:id="871" w:author="Sujil Kumar Koottathampathiyil" w:date="2022-06-12T23:40:00Z">
              <w:rPr/>
            </w:rPrChange>
          </w:rPr>
          <w:t xml:space="preserve"> </w:t>
        </w:r>
        <w:r w:rsidRPr="00FD79BE">
          <w:rPr>
            <w:rFonts w:ascii="Arial" w:eastAsia="Times New Roman" w:hAnsi="Arial" w:cs="Arial"/>
            <w:i/>
            <w:iCs/>
            <w:sz w:val="24"/>
            <w:szCs w:val="24"/>
            <w:rPrChange w:id="872"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873" w:author="Sujil Kumar Koottathampathiyil" w:date="2022-06-12T23:40:00Z">
              <w:rPr>
                <w:rFonts w:ascii="Arial" w:eastAsia="Times New Roman" w:hAnsi="Arial" w:cs="Arial"/>
                <w:sz w:val="24"/>
                <w:szCs w:val="24"/>
              </w:rPr>
            </w:rPrChange>
          </w:rPr>
          <w:t xml:space="preserve"> from VAR Models</w:t>
        </w:r>
      </w:ins>
      <w:ins w:id="874"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915E7A">
      <w:pPr>
        <w:spacing w:line="360" w:lineRule="auto"/>
        <w:jc w:val="center"/>
        <w:rPr>
          <w:del w:id="875" w:author="Sujil Kumar Koottathampathiyil" w:date="2022-06-09T10:41:00Z"/>
          <w:rFonts w:ascii="Arial" w:hAnsi="Arial" w:cs="Arial"/>
          <w:color w:val="000000"/>
          <w:sz w:val="24"/>
          <w:szCs w:val="24"/>
          <w:rPrChange w:id="876" w:author="Sujil Kumar Koottathampathiyil" w:date="2022-06-09T11:29:00Z">
            <w:rPr>
              <w:del w:id="877" w:author="Sujil Kumar Koottathampathiyil" w:date="2022-06-09T10:41:00Z"/>
              <w:rFonts w:ascii="Arial" w:hAnsi="Arial" w:cs="Arial"/>
              <w:color w:val="000000"/>
            </w:rPr>
          </w:rPrChange>
        </w:rPr>
      </w:pPr>
      <w:ins w:id="878" w:author="Sujil Kumar Koottathampathiyil" w:date="2022-06-09T10:40:00Z">
        <w:r w:rsidRPr="00FD79BE">
          <w:rPr>
            <w:rFonts w:ascii="Arial" w:hAnsi="Arial" w:cs="Arial"/>
            <w:color w:val="000000"/>
            <w:sz w:val="24"/>
            <w:szCs w:val="24"/>
            <w:rPrChange w:id="879" w:author="Sujil Kumar Koottathampathiyil" w:date="2022-06-09T11:29:00Z">
              <w:rPr>
                <w:rFonts w:ascii="Arial" w:hAnsi="Arial" w:cs="Arial"/>
                <w:color w:val="000000"/>
              </w:rPr>
            </w:rPrChange>
          </w:rPr>
          <w:lastRenderedPageBreak/>
          <w:t>From fig 4.17 you can see how the model for</w:t>
        </w:r>
      </w:ins>
      <w:ins w:id="880" w:author="Sujil Kumar Koottathampathiyil" w:date="2022-06-09T10:41:00Z">
        <w:r w:rsidRPr="00FD79BE">
          <w:rPr>
            <w:rFonts w:ascii="Arial" w:hAnsi="Arial" w:cs="Arial"/>
            <w:color w:val="000000"/>
            <w:sz w:val="24"/>
            <w:szCs w:val="24"/>
            <w:rPrChange w:id="881" w:author="Sujil Kumar Koottathampathiyil" w:date="2022-06-09T11:29:00Z">
              <w:rPr>
                <w:rFonts w:ascii="Arial" w:hAnsi="Arial" w:cs="Arial"/>
                <w:color w:val="000000"/>
              </w:rPr>
            </w:rPrChange>
          </w:rPr>
          <w:t>e</w:t>
        </w:r>
      </w:ins>
      <w:ins w:id="882" w:author="Sujil Kumar Koottathampathiyil" w:date="2022-06-09T10:40:00Z">
        <w:r w:rsidRPr="00FD79BE">
          <w:rPr>
            <w:rFonts w:ascii="Arial" w:hAnsi="Arial" w:cs="Arial"/>
            <w:color w:val="000000"/>
            <w:sz w:val="24"/>
            <w:szCs w:val="24"/>
            <w:rPrChange w:id="883" w:author="Sujil Kumar Koottathampathiyil" w:date="2022-06-09T11:29:00Z">
              <w:rPr>
                <w:rFonts w:ascii="Arial" w:hAnsi="Arial" w:cs="Arial"/>
                <w:color w:val="000000"/>
              </w:rPr>
            </w:rPrChange>
          </w:rPr>
          <w:t xml:space="preserve">casted different variables in the </w:t>
        </w:r>
      </w:ins>
      <w:ins w:id="884" w:author="Sujil Kumar Koottathampathiyil" w:date="2022-06-09T10:41:00Z">
        <w:r w:rsidRPr="00FD79BE">
          <w:rPr>
            <w:rFonts w:ascii="Arial" w:hAnsi="Arial" w:cs="Arial"/>
            <w:color w:val="000000"/>
            <w:sz w:val="24"/>
            <w:szCs w:val="24"/>
            <w:rPrChange w:id="885" w:author="Sujil Kumar Koottathampathiyil" w:date="2022-06-09T11:29:00Z">
              <w:rPr>
                <w:rFonts w:ascii="Arial" w:hAnsi="Arial" w:cs="Arial"/>
                <w:color w:val="000000"/>
              </w:rPr>
            </w:rPrChange>
          </w:rPr>
          <w:t>R</w:t>
        </w:r>
      </w:ins>
      <w:ins w:id="886" w:author="Sujil Kumar Koottathampathiyil" w:date="2022-06-09T10:40:00Z">
        <w:r w:rsidRPr="00FD79BE">
          <w:rPr>
            <w:rFonts w:ascii="Arial" w:hAnsi="Arial" w:cs="Arial"/>
            <w:color w:val="000000"/>
            <w:sz w:val="24"/>
            <w:szCs w:val="24"/>
            <w:rPrChange w:id="887" w:author="Sujil Kumar Koottathampathiyil" w:date="2022-06-09T11:29:00Z">
              <w:rPr>
                <w:rFonts w:ascii="Arial" w:hAnsi="Arial" w:cs="Arial"/>
                <w:color w:val="000000"/>
              </w:rPr>
            </w:rPrChange>
          </w:rPr>
          <w:t>ussian suicide datas</w:t>
        </w:r>
      </w:ins>
      <w:ins w:id="888" w:author="Sujil Kumar Koottathampathiyil" w:date="2022-06-09T10:41:00Z">
        <w:r w:rsidRPr="00FD79BE">
          <w:rPr>
            <w:rFonts w:ascii="Arial" w:hAnsi="Arial" w:cs="Arial"/>
            <w:color w:val="000000"/>
            <w:sz w:val="24"/>
            <w:szCs w:val="24"/>
            <w:rPrChange w:id="889" w:author="Sujil Kumar Koottathampathiyil" w:date="2022-06-09T11:29:00Z">
              <w:rPr>
                <w:rFonts w:ascii="Arial" w:hAnsi="Arial" w:cs="Arial"/>
                <w:color w:val="000000"/>
              </w:rPr>
            </w:rPrChange>
          </w:rPr>
          <w:t xml:space="preserve">et </w:t>
        </w:r>
      </w:ins>
      <w:ins w:id="890" w:author="Sujil Kumar Koottathampathiyil" w:date="2022-06-09T10:56:00Z">
        <w:r w:rsidRPr="00FD79BE">
          <w:rPr>
            <w:rFonts w:ascii="Arial" w:hAnsi="Arial" w:cs="Arial"/>
            <w:color w:val="000000"/>
            <w:sz w:val="24"/>
            <w:szCs w:val="24"/>
            <w:rPrChange w:id="891" w:author="Sujil Kumar Koottathampathiyil" w:date="2022-06-09T11:29:00Z">
              <w:rPr>
                <w:rFonts w:ascii="Arial" w:hAnsi="Arial" w:cs="Arial"/>
                <w:color w:val="000000"/>
              </w:rPr>
            </w:rPrChange>
          </w:rPr>
          <w:t>concerning</w:t>
        </w:r>
      </w:ins>
      <w:ins w:id="892" w:author="Sujil Kumar Koottathampathiyil" w:date="2022-06-09T10:41:00Z">
        <w:r w:rsidRPr="00FD79BE">
          <w:rPr>
            <w:rFonts w:ascii="Arial" w:hAnsi="Arial" w:cs="Arial"/>
            <w:color w:val="000000"/>
            <w:sz w:val="24"/>
            <w:szCs w:val="24"/>
            <w:rPrChange w:id="893" w:author="Sujil Kumar Koottathampathiyil" w:date="2022-06-09T11:29:00Z">
              <w:rPr>
                <w:rFonts w:ascii="Arial" w:hAnsi="Arial" w:cs="Arial"/>
                <w:color w:val="000000"/>
              </w:rPr>
            </w:rPrChange>
          </w:rPr>
          <w:t xml:space="preserve"> ac</w:t>
        </w:r>
      </w:ins>
      <w:ins w:id="894" w:author="Sujil Kumar Koottathampathiyil" w:date="2022-06-09T10:56:00Z">
        <w:r w:rsidRPr="00FD79BE">
          <w:rPr>
            <w:rFonts w:ascii="Arial" w:hAnsi="Arial" w:cs="Arial"/>
            <w:color w:val="000000"/>
            <w:sz w:val="24"/>
            <w:szCs w:val="24"/>
            <w:rPrChange w:id="895" w:author="Sujil Kumar Koottathampathiyil" w:date="2022-06-09T11:29:00Z">
              <w:rPr>
                <w:rFonts w:ascii="Arial" w:hAnsi="Arial" w:cs="Arial"/>
                <w:color w:val="000000"/>
              </w:rPr>
            </w:rPrChange>
          </w:rPr>
          <w:t>t</w:t>
        </w:r>
      </w:ins>
      <w:ins w:id="896" w:author="Sujil Kumar Koottathampathiyil" w:date="2022-06-09T10:41:00Z">
        <w:r w:rsidRPr="00FD79BE">
          <w:rPr>
            <w:rFonts w:ascii="Arial" w:hAnsi="Arial" w:cs="Arial"/>
            <w:color w:val="000000"/>
            <w:sz w:val="24"/>
            <w:szCs w:val="24"/>
            <w:rPrChange w:id="897" w:author="Sujil Kumar Koottathampathiyil" w:date="2022-06-09T11:29:00Z">
              <w:rPr>
                <w:rFonts w:ascii="Arial" w:hAnsi="Arial" w:cs="Arial"/>
                <w:color w:val="000000"/>
              </w:rPr>
            </w:rPrChange>
          </w:rPr>
          <w:t>ual values.</w:t>
        </w:r>
      </w:ins>
      <w:ins w:id="898" w:author="Sujil Kumar Koottathampathiyil" w:date="2022-06-09T10:59:00Z">
        <w:r w:rsidRPr="00FD79BE" w:rsidDel="00F763EA">
          <w:rPr>
            <w:rFonts w:ascii="Arial" w:hAnsi="Arial" w:cs="Arial"/>
            <w:noProof/>
            <w:sz w:val="24"/>
            <w:szCs w:val="24"/>
          </w:rPr>
          <w:t xml:space="preserve"> </w:t>
        </w:r>
      </w:ins>
      <w:del w:id="899" w:author="Sujil Kumar Koottathampathiyil" w:date="2022-06-09T10:37:00Z">
        <w:r w:rsidRPr="00FD79BE" w:rsidDel="00F763EA">
          <w:rPr>
            <w:rFonts w:ascii="Arial" w:hAnsi="Arial" w:cs="Arial"/>
            <w:noProof/>
            <w:sz w:val="24"/>
            <w:szCs w:val="24"/>
            <w:rPrChange w:id="900"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901" w:author="Sujil Kumar Koottathampathiyil" w:date="2022-06-09T10:57:00Z"/>
          <w:rFonts w:ascii="Arial" w:hAnsi="Arial" w:cs="Arial"/>
          <w:color w:val="000000"/>
          <w:sz w:val="24"/>
          <w:szCs w:val="24"/>
          <w:rPrChange w:id="902" w:author="Sujil Kumar Koottathampathiyil" w:date="2022-06-09T11:29:00Z">
            <w:rPr>
              <w:ins w:id="903" w:author="Sujil Kumar Koottathampathiyil" w:date="2022-06-09T10:57:00Z"/>
              <w:rFonts w:ascii="Arial" w:hAnsi="Arial" w:cs="Arial"/>
              <w:color w:val="000000"/>
            </w:rPr>
          </w:rPrChange>
        </w:rPr>
        <w:pPrChange w:id="904"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905" w:author="Sujil Kumar Koottathampathiyil" w:date="2022-06-09T10:41:00Z"/>
          <w:rFonts w:ascii="Arial" w:hAnsi="Arial" w:cs="Arial"/>
          <w:color w:val="000000"/>
          <w:sz w:val="24"/>
          <w:szCs w:val="24"/>
          <w:rPrChange w:id="906" w:author="Sujil Kumar Koottathampathiyil" w:date="2022-06-09T11:29:00Z">
            <w:rPr>
              <w:del w:id="907" w:author="Sujil Kumar Koottathampathiyil" w:date="2022-06-09T10:41:00Z"/>
              <w:rFonts w:ascii="Arial" w:hAnsi="Arial" w:cs="Arial"/>
              <w:color w:val="000000"/>
            </w:rPr>
          </w:rPrChange>
        </w:rPr>
        <w:pPrChange w:id="908"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909" w:author="Sujil Kumar Koottathampathiyil" w:date="2022-06-09T10:38:00Z"/>
          <w:rFonts w:ascii="Arial" w:hAnsi="Arial" w:cs="Arial"/>
          <w:color w:val="000000"/>
          <w:sz w:val="24"/>
          <w:szCs w:val="24"/>
          <w:rPrChange w:id="910" w:author="Sujil Kumar Koottathampathiyil" w:date="2022-06-09T11:29:00Z">
            <w:rPr>
              <w:moveFrom w:id="911" w:author="Sujil Kumar Koottathampathiyil" w:date="2022-06-09T10:38:00Z"/>
              <w:rFonts w:ascii="Arial" w:hAnsi="Arial" w:cs="Arial"/>
              <w:color w:val="000000"/>
            </w:rPr>
          </w:rPrChange>
        </w:rPr>
      </w:pPr>
      <w:moveFromRangeStart w:id="912" w:author="Sujil Kumar Koottathampathiyil" w:date="2022-06-09T10:38:00Z" w:name="move105663521"/>
      <w:moveFrom w:id="913" w:author="Sujil Kumar Koottathampathiyil" w:date="2022-06-09T10:38:00Z">
        <w:r w:rsidRPr="00FD79BE" w:rsidDel="00D234E8">
          <w:rPr>
            <w:rFonts w:ascii="Arial" w:hAnsi="Arial" w:cs="Arial"/>
            <w:color w:val="000000"/>
            <w:sz w:val="24"/>
            <w:szCs w:val="24"/>
            <w:rPrChange w:id="914"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912"/>
    <w:p w14:paraId="3D051A1C" w14:textId="77777777" w:rsidR="0049196A" w:rsidRPr="00FD79BE" w:rsidRDefault="0049196A" w:rsidP="0049196A">
      <w:pPr>
        <w:spacing w:line="360" w:lineRule="auto"/>
        <w:jc w:val="both"/>
        <w:rPr>
          <w:rFonts w:ascii="Arial" w:hAnsi="Arial" w:cs="Arial"/>
          <w:color w:val="000000"/>
          <w:sz w:val="24"/>
          <w:szCs w:val="24"/>
          <w:rPrChange w:id="915"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916" w:author="Sujil Kumar Koottathampathiyil" w:date="2022-06-09T08:21:00Z">
        <w:r w:rsidRPr="00FD79BE">
          <w:rPr>
            <w:rFonts w:ascii="Arial" w:hAnsi="Arial" w:cs="Arial"/>
            <w:b/>
            <w:bCs/>
            <w:sz w:val="24"/>
            <w:szCs w:val="24"/>
          </w:rPr>
          <w:t>4</w:t>
        </w:r>
      </w:ins>
      <w:del w:id="917"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918" w:author="Sujil Kumar Koottathampathiyil" w:date="2022-06-09T08:21:00Z">
        <w:r w:rsidRPr="00FD79BE" w:rsidDel="00637E9E">
          <w:rPr>
            <w:rFonts w:ascii="Arial" w:hAnsi="Arial" w:cs="Arial"/>
            <w:b/>
            <w:bCs/>
            <w:sz w:val="24"/>
            <w:szCs w:val="24"/>
          </w:rPr>
          <w:delText>3</w:delText>
        </w:r>
      </w:del>
      <w:ins w:id="919"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920" w:author="Sujil Kumar Koottathampathiyil" w:date="2022-06-09T11:29:00Z">
          <w:pPr>
            <w:spacing w:line="360" w:lineRule="auto"/>
          </w:pPr>
        </w:pPrChange>
      </w:pPr>
      <w:del w:id="921" w:author="Sujil Kumar Koottathampathiyil" w:date="2022-06-09T08:06:00Z">
        <w:r w:rsidRPr="00FD79BE" w:rsidDel="005E1219">
          <w:rPr>
            <w:rFonts w:ascii="Arial" w:hAnsi="Arial" w:cs="Arial"/>
            <w:sz w:val="24"/>
            <w:szCs w:val="24"/>
          </w:rPr>
          <w:delText xml:space="preserve">Next </w:delText>
        </w:r>
      </w:del>
      <w:ins w:id="922"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923"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Train and Test </w:t>
      </w:r>
      <w:del w:id="924" w:author="Sujil Kumar Koottathampathiyil" w:date="2022-06-09T08:07:00Z">
        <w:r w:rsidRPr="00FD79BE" w:rsidDel="005E1219">
          <w:rPr>
            <w:rFonts w:ascii="Arial" w:hAnsi="Arial" w:cs="Arial"/>
            <w:sz w:val="24"/>
            <w:szCs w:val="24"/>
          </w:rPr>
          <w:delText xml:space="preserve">was </w:delText>
        </w:r>
      </w:del>
      <w:ins w:id="925"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926"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927" w:author="Sujil Kumar Koottathampathiyil" w:date="2022-06-09T08:07:00Z">
        <w:r w:rsidRPr="00FD79BE" w:rsidDel="005E1219">
          <w:rPr>
            <w:rFonts w:ascii="Arial" w:hAnsi="Arial" w:cs="Arial"/>
            <w:sz w:val="24"/>
            <w:szCs w:val="24"/>
          </w:rPr>
          <w:delText>percentages</w:delText>
        </w:r>
      </w:del>
      <w:ins w:id="928"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929"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930"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931"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932" w:author="Sujil Kumar Koottathampathiyil" w:date="2022-06-09T08:07:00Z">
        <w:r w:rsidRPr="00FD79BE" w:rsidDel="005E1219">
          <w:rPr>
            <w:rFonts w:ascii="Arial" w:hAnsi="Arial" w:cs="Arial"/>
            <w:sz w:val="24"/>
            <w:szCs w:val="24"/>
          </w:rPr>
          <w:delText xml:space="preserve">percentage </w:delText>
        </w:r>
      </w:del>
      <w:ins w:id="933"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934"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935" w:author="Sujil Kumar Koottathampathiyil" w:date="2022-06-09T10:45:00Z"/>
          <w:rFonts w:ascii="Arial" w:hAnsi="Arial" w:cs="Arial"/>
          <w:b/>
          <w:bCs/>
          <w:sz w:val="24"/>
          <w:szCs w:val="24"/>
        </w:rPr>
      </w:pPr>
      <w:r w:rsidRPr="00FD79BE">
        <w:rPr>
          <w:rFonts w:ascii="Arial" w:hAnsi="Arial" w:cs="Arial"/>
          <w:noProof/>
          <w:rPrChange w:id="936"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937" w:author="Sujil Kumar Koottathampathiyil" w:date="2022-06-12T23:40:00Z">
            <w:rPr>
              <w:rFonts w:ascii="Arial" w:hAnsi="Arial" w:cs="Arial"/>
              <w:b/>
              <w:bCs/>
              <w:sz w:val="24"/>
              <w:szCs w:val="24"/>
            </w:rPr>
          </w:rPrChange>
        </w:rPr>
      </w:pPr>
      <w:ins w:id="938" w:author="Sujil Kumar Koottathampathiyil" w:date="2022-06-09T10:45:00Z">
        <w:r w:rsidRPr="00FD79BE">
          <w:rPr>
            <w:rFonts w:ascii="Arial" w:eastAsia="Times New Roman" w:hAnsi="Arial" w:cs="Arial"/>
            <w:b/>
            <w:bCs/>
            <w:i/>
            <w:iCs/>
            <w:sz w:val="24"/>
            <w:szCs w:val="24"/>
            <w:rPrChange w:id="939"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940" w:author="Sujil Kumar Koottathampathiyil" w:date="2022-06-12T23:40:00Z">
              <w:rPr/>
            </w:rPrChange>
          </w:rPr>
          <w:t xml:space="preserve"> </w:t>
        </w:r>
        <w:r w:rsidRPr="00FD79BE">
          <w:rPr>
            <w:rFonts w:ascii="Arial" w:eastAsia="Times New Roman" w:hAnsi="Arial" w:cs="Arial"/>
            <w:i/>
            <w:iCs/>
            <w:sz w:val="24"/>
            <w:szCs w:val="24"/>
            <w:rPrChange w:id="941" w:author="Sujil Kumar Koottathampathiyil" w:date="2022-06-12T23:40:00Z">
              <w:rPr>
                <w:rFonts w:ascii="Arial" w:eastAsia="Times New Roman" w:hAnsi="Arial" w:cs="Arial"/>
                <w:sz w:val="24"/>
                <w:szCs w:val="24"/>
              </w:rPr>
            </w:rPrChange>
          </w:rPr>
          <w:t>Plot of Forecast vs Actuals from VAR Models</w:t>
        </w:r>
      </w:ins>
      <w:ins w:id="942"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943" w:author="Sujil Kumar Koottathampathiyil" w:date="2022-06-09T10:12:00Z">
        <w:r w:rsidRPr="00FD79BE" w:rsidDel="009C2033">
          <w:rPr>
            <w:rFonts w:ascii="Arial" w:hAnsi="Arial" w:cs="Arial"/>
            <w:sz w:val="24"/>
            <w:szCs w:val="24"/>
          </w:rPr>
          <w:delText xml:space="preserve">is </w:delText>
        </w:r>
      </w:del>
      <w:ins w:id="944"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945" w:author="Sujil Kumar Koottathampathiyil" w:date="2022-06-09T10:44:00Z">
        <w:r w:rsidRPr="00FD79BE">
          <w:rPr>
            <w:rFonts w:ascii="Arial" w:hAnsi="Arial" w:cs="Arial"/>
            <w:sz w:val="24"/>
            <w:szCs w:val="24"/>
          </w:rPr>
          <w:t xml:space="preserve">in </w:t>
        </w:r>
      </w:ins>
      <w:ins w:id="946" w:author="Sujil Kumar Koottathampathiyil" w:date="2022-06-09T10:45:00Z">
        <w:r w:rsidRPr="00FD79BE">
          <w:rPr>
            <w:rFonts w:ascii="Arial" w:hAnsi="Arial" w:cs="Arial"/>
            <w:sz w:val="24"/>
            <w:szCs w:val="24"/>
          </w:rPr>
          <w:t>‘</w:t>
        </w:r>
      </w:ins>
      <w:ins w:id="947" w:author="Sujil Kumar Koottathampathiyil" w:date="2022-06-09T10:44:00Z">
        <w:r w:rsidRPr="00FD79BE">
          <w:rPr>
            <w:rFonts w:ascii="Arial" w:hAnsi="Arial" w:cs="Arial"/>
            <w:sz w:val="24"/>
            <w:szCs w:val="24"/>
          </w:rPr>
          <w:t>Russian Fed</w:t>
        </w:r>
      </w:ins>
      <w:ins w:id="948"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949" w:author="Sujil Kumar Koottathampathiyil" w:date="2022-06-09T10:46:00Z"/>
          <w:rFonts w:ascii="Arial" w:eastAsia="Times New Roman" w:hAnsi="Arial" w:cs="Arial"/>
          <w:color w:val="BAC6DB"/>
          <w:sz w:val="24"/>
          <w:szCs w:val="24"/>
        </w:rPr>
      </w:pPr>
      <w:r w:rsidRPr="00FD79BE">
        <w:rPr>
          <w:rFonts w:ascii="Arial" w:hAnsi="Arial" w:cs="Arial"/>
          <w:noProof/>
          <w:rPrChange w:id="950"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951" w:author="Sujil Kumar Koottathampathiyil" w:date="2022-06-12T23:40:00Z">
            <w:rPr>
              <w:rFonts w:ascii="Arial" w:eastAsia="Times New Roman" w:hAnsi="Arial" w:cs="Arial"/>
              <w:color w:val="BAC6DB"/>
              <w:sz w:val="24"/>
              <w:szCs w:val="24"/>
            </w:rPr>
          </w:rPrChange>
        </w:rPr>
      </w:pPr>
      <w:ins w:id="952" w:author="Sujil Kumar Koottathampathiyil" w:date="2022-06-09T10:46:00Z">
        <w:r w:rsidRPr="00FD79BE">
          <w:rPr>
            <w:rFonts w:ascii="Arial" w:eastAsia="Times New Roman" w:hAnsi="Arial" w:cs="Arial"/>
            <w:b/>
            <w:bCs/>
            <w:i/>
            <w:iCs/>
            <w:sz w:val="24"/>
            <w:szCs w:val="24"/>
            <w:rPrChange w:id="953" w:author="Sujil Kumar Koottathampathiyil" w:date="2022-06-12T23:40:00Z">
              <w:rPr>
                <w:rFonts w:ascii="Arial" w:eastAsia="Times New Roman" w:hAnsi="Arial" w:cs="Arial"/>
                <w:b/>
                <w:bCs/>
                <w:sz w:val="23"/>
                <w:szCs w:val="23"/>
              </w:rPr>
            </w:rPrChange>
          </w:rPr>
          <w:t>Fig. 4.1</w:t>
        </w:r>
      </w:ins>
      <w:ins w:id="954" w:author="Sujil Kumar Koottathampathiyil" w:date="2022-06-09T10:47:00Z">
        <w:r w:rsidRPr="00FD79BE">
          <w:rPr>
            <w:rFonts w:ascii="Arial" w:eastAsia="Times New Roman" w:hAnsi="Arial" w:cs="Arial"/>
            <w:b/>
            <w:bCs/>
            <w:i/>
            <w:iCs/>
            <w:sz w:val="24"/>
            <w:szCs w:val="24"/>
            <w:rPrChange w:id="955" w:author="Sujil Kumar Koottathampathiyil" w:date="2022-06-12T23:40:00Z">
              <w:rPr>
                <w:rFonts w:ascii="Arial" w:eastAsia="Times New Roman" w:hAnsi="Arial" w:cs="Arial"/>
                <w:b/>
                <w:bCs/>
                <w:sz w:val="23"/>
                <w:szCs w:val="23"/>
              </w:rPr>
            </w:rPrChange>
          </w:rPr>
          <w:t>9</w:t>
        </w:r>
      </w:ins>
      <w:ins w:id="956" w:author="Sujil Kumar Koottathampathiyil" w:date="2022-06-09T10:46:00Z">
        <w:r w:rsidRPr="00FD79BE">
          <w:rPr>
            <w:rFonts w:ascii="Arial" w:hAnsi="Arial" w:cs="Arial"/>
            <w:i/>
            <w:iCs/>
            <w:sz w:val="24"/>
            <w:szCs w:val="24"/>
            <w:rPrChange w:id="957" w:author="Sujil Kumar Koottathampathiyil" w:date="2022-06-12T23:40:00Z">
              <w:rPr>
                <w:sz w:val="23"/>
                <w:szCs w:val="23"/>
              </w:rPr>
            </w:rPrChange>
          </w:rPr>
          <w:t xml:space="preserve"> </w:t>
        </w:r>
        <w:r w:rsidRPr="00FD79BE">
          <w:rPr>
            <w:rFonts w:ascii="Arial" w:eastAsia="Times New Roman" w:hAnsi="Arial" w:cs="Arial"/>
            <w:i/>
            <w:iCs/>
            <w:sz w:val="24"/>
            <w:szCs w:val="24"/>
            <w:rPrChange w:id="958" w:author="Sujil Kumar Koottathampathiyil" w:date="2022-06-12T23:40:00Z">
              <w:rPr>
                <w:rFonts w:ascii="Arial" w:eastAsia="Times New Roman" w:hAnsi="Arial" w:cs="Arial"/>
                <w:sz w:val="23"/>
                <w:szCs w:val="23"/>
              </w:rPr>
            </w:rPrChange>
          </w:rPr>
          <w:t>Plot of Forecast vs Actuals from AR Models</w:t>
        </w:r>
      </w:ins>
      <w:ins w:id="959"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960" w:author="Sujil Kumar Koottathampathiyil" w:date="2022-06-09T10:58:00Z">
            <w:rPr>
              <w:rFonts w:ascii="Arial" w:hAnsi="Arial" w:cs="Arial"/>
              <w:color w:val="000000"/>
            </w:rPr>
          </w:rPrChange>
        </w:rPr>
      </w:pPr>
      <w:r w:rsidRPr="00FD79BE">
        <w:rPr>
          <w:rFonts w:ascii="Arial" w:hAnsi="Arial" w:cs="Arial"/>
          <w:color w:val="000000"/>
          <w:sz w:val="24"/>
          <w:szCs w:val="24"/>
          <w:rPrChange w:id="961" w:author="Sujil Kumar Koottathampathiyil" w:date="2022-06-09T10:58:00Z">
            <w:rPr>
              <w:rFonts w:ascii="Arial" w:hAnsi="Arial" w:cs="Arial"/>
              <w:color w:val="000000"/>
            </w:rPr>
          </w:rPrChange>
        </w:rPr>
        <w:t>In this fig</w:t>
      </w:r>
      <w:ins w:id="962" w:author="Sujil Kumar Koottathampathiyil" w:date="2022-06-09T10:46:00Z">
        <w:r w:rsidRPr="00FD79BE">
          <w:rPr>
            <w:rFonts w:ascii="Arial" w:hAnsi="Arial" w:cs="Arial"/>
            <w:color w:val="000000"/>
            <w:sz w:val="24"/>
            <w:szCs w:val="24"/>
            <w:rPrChange w:id="963"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964" w:author="Sujil Kumar Koottathampathiyil" w:date="2022-06-09T10:58:00Z">
            <w:rPr>
              <w:rFonts w:ascii="Arial" w:hAnsi="Arial" w:cs="Arial"/>
              <w:color w:val="000000"/>
            </w:rPr>
          </w:rPrChange>
        </w:rPr>
        <w:t xml:space="preserve">, the blue line is the test </w:t>
      </w:r>
      <w:proofErr w:type="gramStart"/>
      <w:r w:rsidRPr="00FD79BE">
        <w:rPr>
          <w:rFonts w:ascii="Arial" w:hAnsi="Arial" w:cs="Arial"/>
          <w:color w:val="000000"/>
          <w:sz w:val="24"/>
          <w:szCs w:val="24"/>
          <w:rPrChange w:id="965" w:author="Sujil Kumar Koottathampathiyil" w:date="2022-06-09T10:58:00Z">
            <w:rPr>
              <w:rFonts w:ascii="Arial" w:hAnsi="Arial" w:cs="Arial"/>
              <w:color w:val="000000"/>
            </w:rPr>
          </w:rPrChange>
        </w:rPr>
        <w:t>data</w:t>
      </w:r>
      <w:proofErr w:type="gramEnd"/>
      <w:r w:rsidRPr="00FD79BE">
        <w:rPr>
          <w:rFonts w:ascii="Arial" w:hAnsi="Arial" w:cs="Arial"/>
          <w:color w:val="000000"/>
          <w:sz w:val="24"/>
          <w:szCs w:val="24"/>
          <w:rPrChange w:id="966" w:author="Sujil Kumar Koottathampathiyil" w:date="2022-06-09T10:58:00Z">
            <w:rPr>
              <w:rFonts w:ascii="Arial" w:hAnsi="Arial" w:cs="Arial"/>
              <w:color w:val="000000"/>
            </w:rPr>
          </w:rPrChange>
        </w:rPr>
        <w:t xml:space="preserve"> and </w:t>
      </w:r>
      <w:ins w:id="967" w:author="Sujil Kumar Koottathampathiyil" w:date="2022-06-09T10:12:00Z">
        <w:r w:rsidRPr="00FD79BE">
          <w:rPr>
            <w:rFonts w:ascii="Arial" w:hAnsi="Arial" w:cs="Arial"/>
            <w:color w:val="000000"/>
            <w:sz w:val="24"/>
            <w:szCs w:val="24"/>
            <w:rPrChange w:id="968"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969" w:author="Sujil Kumar Koottathampathiyil" w:date="2022-06-09T10:58:00Z">
            <w:rPr>
              <w:rFonts w:ascii="Arial" w:hAnsi="Arial" w:cs="Arial"/>
              <w:color w:val="000000"/>
            </w:rPr>
          </w:rPrChange>
        </w:rPr>
        <w:t xml:space="preserve">red line is the predicted </w:t>
      </w:r>
      <w:del w:id="970" w:author="Sujil Kumar Koottathampathiyil" w:date="2022-06-09T10:46:00Z">
        <w:r w:rsidRPr="00FD79BE" w:rsidDel="00DC2844">
          <w:rPr>
            <w:rFonts w:ascii="Arial" w:hAnsi="Arial" w:cs="Arial"/>
            <w:color w:val="000000"/>
            <w:sz w:val="24"/>
            <w:szCs w:val="24"/>
            <w:rPrChange w:id="971" w:author="Sujil Kumar Koottathampathiyil" w:date="2022-06-09T10:58:00Z">
              <w:rPr>
                <w:rFonts w:ascii="Arial" w:hAnsi="Arial" w:cs="Arial"/>
                <w:color w:val="000000"/>
              </w:rPr>
            </w:rPrChange>
          </w:rPr>
          <w:delText>data</w:delText>
        </w:r>
      </w:del>
      <w:ins w:id="972" w:author="Sujil Kumar Koottathampathiyil" w:date="2022-06-09T10:46:00Z">
        <w:r w:rsidRPr="00FD79BE">
          <w:rPr>
            <w:rFonts w:ascii="Arial" w:hAnsi="Arial" w:cs="Arial"/>
            <w:color w:val="000000"/>
            <w:sz w:val="24"/>
            <w:szCs w:val="24"/>
            <w:rPrChange w:id="973"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974"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975" w:author="Sujil Kumar Koottathampathiyil" w:date="2022-06-09T08:21:00Z">
        <w:r w:rsidRPr="00FD79BE" w:rsidDel="00637E9E">
          <w:rPr>
            <w:rFonts w:ascii="Arial" w:hAnsi="Arial" w:cs="Arial"/>
            <w:b/>
            <w:bCs/>
            <w:sz w:val="24"/>
            <w:szCs w:val="24"/>
          </w:rPr>
          <w:delText>3</w:delText>
        </w:r>
      </w:del>
      <w:ins w:id="976"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977" w:author="Sujil Kumar Koottathampathiyil" w:date="2022-06-09T08:21:00Z">
        <w:r w:rsidRPr="00FD79BE" w:rsidDel="00637E9E">
          <w:rPr>
            <w:rFonts w:ascii="Arial" w:hAnsi="Arial" w:cs="Arial"/>
            <w:b/>
            <w:bCs/>
            <w:sz w:val="24"/>
            <w:szCs w:val="24"/>
          </w:rPr>
          <w:delText>3</w:delText>
        </w:r>
      </w:del>
      <w:ins w:id="978"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I have added a new column called risk where I split the data into two classes, class 1 stands for high risk and class 0 for low risk. Using </w:t>
      </w:r>
      <w:ins w:id="979"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980"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981" w:author="Sujil Kumar Koottathampathiyil" w:date="2022-06-09T10:58:00Z">
            <w:rPr>
              <w:noProof/>
            </w:rPr>
          </w:rPrChange>
        </w:rPr>
        <w:lastRenderedPageBreak/>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982" w:author="Sujil Kumar Koottathampathiyil" w:date="2022-06-09T10:48:00Z"/>
          <w:rFonts w:ascii="Arial" w:eastAsia="Times New Roman" w:hAnsi="Arial" w:cs="Arial"/>
          <w:i/>
          <w:iCs/>
          <w:sz w:val="24"/>
          <w:szCs w:val="24"/>
          <w:rPrChange w:id="983" w:author="Sujil Kumar Koottathampathiyil" w:date="2022-06-12T23:40:00Z">
            <w:rPr>
              <w:ins w:id="984" w:author="Sujil Kumar Koottathampathiyil" w:date="2022-06-09T10:48:00Z"/>
              <w:rFonts w:ascii="Arial" w:eastAsia="Times New Roman" w:hAnsi="Arial" w:cs="Arial"/>
              <w:sz w:val="23"/>
              <w:szCs w:val="23"/>
            </w:rPr>
          </w:rPrChange>
        </w:rPr>
      </w:pPr>
      <w:ins w:id="985" w:author="Sujil Kumar Koottathampathiyil" w:date="2022-06-09T10:48:00Z">
        <w:r w:rsidRPr="00FD79BE">
          <w:rPr>
            <w:rFonts w:ascii="Arial" w:eastAsia="Times New Roman" w:hAnsi="Arial" w:cs="Arial"/>
            <w:b/>
            <w:bCs/>
            <w:i/>
            <w:iCs/>
            <w:sz w:val="24"/>
            <w:szCs w:val="24"/>
            <w:rPrChange w:id="986"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987" w:author="Sujil Kumar Koottathampathiyil" w:date="2022-06-12T23:40:00Z">
              <w:rPr>
                <w:sz w:val="23"/>
                <w:szCs w:val="23"/>
              </w:rPr>
            </w:rPrChange>
          </w:rPr>
          <w:t xml:space="preserve"> </w:t>
        </w:r>
        <w:r w:rsidRPr="00FD79BE">
          <w:rPr>
            <w:rFonts w:ascii="Arial" w:eastAsia="Times New Roman" w:hAnsi="Arial" w:cs="Arial"/>
            <w:i/>
            <w:iCs/>
            <w:sz w:val="24"/>
            <w:szCs w:val="24"/>
            <w:rPrChange w:id="988" w:author="Sujil Kumar Koottathampathiyil" w:date="2022-06-12T23:40:00Z">
              <w:rPr>
                <w:rFonts w:ascii="Arial" w:eastAsia="Times New Roman" w:hAnsi="Arial" w:cs="Arial"/>
                <w:sz w:val="23"/>
                <w:szCs w:val="23"/>
              </w:rPr>
            </w:rPrChange>
          </w:rPr>
          <w:t>Plot of Forecast vs Actuals from AR Models</w:t>
        </w:r>
      </w:ins>
      <w:ins w:id="989"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990" w:author="Sujil Kumar Koottathampathiyil" w:date="2022-06-09T10:58:00Z">
            <w:rPr>
              <w:rFonts w:ascii="Arial" w:hAnsi="Arial" w:cs="Arial"/>
              <w:b/>
              <w:bCs/>
              <w:sz w:val="32"/>
              <w:szCs w:val="32"/>
            </w:rPr>
          </w:rPrChange>
        </w:rPr>
      </w:pPr>
      <w:ins w:id="991" w:author="Sujil Kumar Koottathampathiyil" w:date="2022-06-09T10:48:00Z">
        <w:r w:rsidRPr="00FD79BE">
          <w:rPr>
            <w:rFonts w:ascii="Arial" w:hAnsi="Arial" w:cs="Arial"/>
            <w:sz w:val="24"/>
            <w:szCs w:val="24"/>
            <w:rPrChange w:id="992" w:author="Sujil Kumar Koottathampathiyil" w:date="2022-06-09T10:58:00Z">
              <w:rPr>
                <w:rFonts w:ascii="Arial" w:hAnsi="Arial" w:cs="Arial"/>
                <w:sz w:val="23"/>
                <w:szCs w:val="23"/>
              </w:rPr>
            </w:rPrChange>
          </w:rPr>
          <w:t xml:space="preserve">Fig 4.20 shows the result from the Decision Tree classification algorithm. </w:t>
        </w:r>
      </w:ins>
      <w:ins w:id="993"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994"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proofErr w:type="gramStart"/>
      <w:ins w:id="995" w:author="Sujil Kumar Koottathampathiyil" w:date="2022-06-12T23:47:00Z">
        <w:r w:rsidRPr="00FD79BE">
          <w:rPr>
            <w:rFonts w:ascii="Arial" w:hAnsi="Arial" w:cs="Arial"/>
            <w:color w:val="000000"/>
            <w:sz w:val="24"/>
            <w:szCs w:val="24"/>
          </w:rPr>
          <w:t>this</w:t>
        </w:r>
      </w:ins>
      <w:ins w:id="996" w:author="Sujil Kumar Koottathampathiyil" w:date="2022-06-09T10:59:00Z">
        <w:r w:rsidRPr="00FD79BE">
          <w:rPr>
            <w:rFonts w:ascii="Arial" w:hAnsi="Arial" w:cs="Arial"/>
            <w:color w:val="000000"/>
            <w:sz w:val="24"/>
            <w:szCs w:val="24"/>
          </w:rPr>
          <w:t xml:space="preserve"> go</w:t>
        </w:r>
      </w:ins>
      <w:ins w:id="997" w:author="Sujil Kumar Koottathampathiyil" w:date="2022-06-09T11:31:00Z">
        <w:r w:rsidRPr="00FD79BE">
          <w:rPr>
            <w:rFonts w:ascii="Arial" w:hAnsi="Arial" w:cs="Arial"/>
            <w:color w:val="000000"/>
            <w:sz w:val="24"/>
            <w:szCs w:val="24"/>
          </w:rPr>
          <w:t>a</w:t>
        </w:r>
      </w:ins>
      <w:ins w:id="998" w:author="Sujil Kumar Koottathampathiyil" w:date="2022-06-09T10:59:00Z">
        <w:r w:rsidRPr="00FD79BE">
          <w:rPr>
            <w:rFonts w:ascii="Arial" w:hAnsi="Arial" w:cs="Arial"/>
            <w:color w:val="000000"/>
            <w:sz w:val="24"/>
            <w:szCs w:val="24"/>
          </w:rPr>
          <w:t>ls</w:t>
        </w:r>
        <w:proofErr w:type="gramEnd"/>
        <w:r w:rsidRPr="00FD79BE">
          <w:rPr>
            <w:rFonts w:ascii="Arial" w:hAnsi="Arial" w:cs="Arial"/>
            <w:color w:val="000000"/>
            <w:sz w:val="24"/>
            <w:szCs w:val="24"/>
          </w:rPr>
          <w:t xml:space="preserve"> are to separate the risk group and non-risk groups based on the feature called risk. I got 99.62 training accuracy and </w:t>
        </w:r>
      </w:ins>
      <w:ins w:id="999" w:author="Sujil Kumar Koottathampathiyil" w:date="2022-06-09T11:00:00Z">
        <w:r w:rsidRPr="00FD79BE">
          <w:rPr>
            <w:rFonts w:ascii="Arial" w:hAnsi="Arial" w:cs="Arial"/>
            <w:color w:val="000000"/>
            <w:sz w:val="24"/>
            <w:szCs w:val="24"/>
          </w:rPr>
          <w:t xml:space="preserve">a hundred per cent </w:t>
        </w:r>
      </w:ins>
      <w:ins w:id="1000" w:author="Sujil Kumar Koottathampathiyil" w:date="2022-06-09T10:59:00Z">
        <w:r w:rsidRPr="00FD79BE">
          <w:rPr>
            <w:rFonts w:ascii="Arial" w:hAnsi="Arial" w:cs="Arial"/>
            <w:color w:val="000000"/>
            <w:sz w:val="24"/>
            <w:szCs w:val="24"/>
          </w:rPr>
          <w:t xml:space="preserve">testing </w:t>
        </w:r>
      </w:ins>
      <w:ins w:id="1001" w:author="Sujil Kumar Koottathampathiyil" w:date="2022-06-09T11:00:00Z">
        <w:r w:rsidRPr="00FD79BE">
          <w:rPr>
            <w:rFonts w:ascii="Arial" w:hAnsi="Arial" w:cs="Arial"/>
            <w:color w:val="000000"/>
            <w:sz w:val="24"/>
            <w:szCs w:val="24"/>
          </w:rPr>
          <w:t>accuracy.</w:t>
        </w:r>
      </w:ins>
    </w:p>
    <w:p w14:paraId="07AD9568" w14:textId="77777777" w:rsidR="00B66533" w:rsidRDefault="00B66533" w:rsidP="00B66533">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5</w:t>
      </w:r>
    </w:p>
    <w:p w14:paraId="31F5E032" w14:textId="21165218" w:rsidR="00B66533" w:rsidRDefault="00B66533" w:rsidP="00A4074C">
      <w:pPr>
        <w:autoSpaceDE w:val="0"/>
        <w:autoSpaceDN w:val="0"/>
        <w:adjustRightInd w:val="0"/>
        <w:spacing w:after="0" w:line="360" w:lineRule="auto"/>
        <w:rPr>
          <w:rFonts w:ascii="NimbusSanL-Bold" w:hAnsi="NimbusSanL-Bold" w:cs="NimbusSanL-Bold"/>
          <w:b/>
          <w:bCs/>
          <w:sz w:val="47"/>
          <w:szCs w:val="47"/>
        </w:rPr>
      </w:pPr>
      <w:r>
        <w:rPr>
          <w:rFonts w:ascii="NimbusSanL-Bold" w:hAnsi="NimbusSanL-Bold" w:cs="NimbusSanL-Bold"/>
          <w:b/>
          <w:bCs/>
          <w:sz w:val="47"/>
          <w:szCs w:val="47"/>
        </w:rPr>
        <w:t>Evaluation and Testing</w:t>
      </w:r>
    </w:p>
    <w:p w14:paraId="42C90B67" w14:textId="7E91945E" w:rsidR="0049196A" w:rsidRPr="00FD79BE" w:rsidRDefault="0049196A" w:rsidP="00A4074C">
      <w:pPr>
        <w:spacing w:line="360" w:lineRule="auto"/>
        <w:rPr>
          <w:ins w:id="1002" w:author="Sujil Kumar Koottathampathiyil" w:date="2022-06-12T23:37:00Z"/>
          <w:rFonts w:ascii="Arial" w:hAnsi="Arial" w:cs="Arial"/>
          <w:noProof/>
        </w:rPr>
      </w:pPr>
      <w:r w:rsidRPr="00FD79BE">
        <w:rPr>
          <w:rFonts w:ascii="Arial" w:hAnsi="Arial" w:cs="Arial"/>
          <w:sz w:val="24"/>
          <w:szCs w:val="24"/>
        </w:rPr>
        <w:t xml:space="preserve">Evaluation of </w:t>
      </w:r>
      <w:ins w:id="1003"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004"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005"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understand how efficient and precise </w:t>
      </w:r>
      <w:del w:id="1006" w:author="Sujil Kumar Koottathampathiyil" w:date="2022-06-12T23:47:00Z">
        <w:r w:rsidRPr="00FD79BE" w:rsidDel="008A07D6">
          <w:rPr>
            <w:rFonts w:ascii="Arial" w:hAnsi="Arial" w:cs="Arial"/>
            <w:sz w:val="24"/>
            <w:szCs w:val="24"/>
          </w:rPr>
          <w:delText>my</w:delText>
        </w:r>
      </w:del>
      <w:ins w:id="1007"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proofErr w:type="gramStart"/>
      <w:ins w:id="1008" w:author="Sujil Kumar Koottathampathiyil" w:date="2022-06-12T23:37:00Z">
        <w:r w:rsidRPr="00FD79BE">
          <w:rPr>
            <w:rFonts w:ascii="Arial" w:hAnsi="Arial" w:cs="Arial"/>
            <w:sz w:val="24"/>
            <w:szCs w:val="24"/>
          </w:rPr>
          <w:t>Despite the fact that</w:t>
        </w:r>
        <w:proofErr w:type="gramEnd"/>
        <w:r w:rsidRPr="00FD79BE">
          <w:rPr>
            <w:rFonts w:ascii="Arial" w:hAnsi="Arial" w:cs="Arial"/>
            <w:sz w:val="24"/>
            <w:szCs w:val="24"/>
          </w:rPr>
          <w:t xml:space="preserve"> the model 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009" w:author="Sujil Kumar Koottathampathiyil" w:date="2022-06-12T23:37:00Z">
        <w:r w:rsidRPr="00FD79BE" w:rsidDel="00754564">
          <w:rPr>
            <w:rFonts w:ascii="Arial" w:hAnsi="Arial" w:cs="Arial"/>
            <w:sz w:val="24"/>
            <w:szCs w:val="24"/>
          </w:rPr>
          <w:delText>Initial modeling was done on time series of “</w:delText>
        </w:r>
      </w:del>
      <w:del w:id="1010" w:author="Sujil Kumar Koottathampathiyil" w:date="2022-06-09T08:04:00Z">
        <w:r w:rsidRPr="00FD79BE" w:rsidDel="002A0352">
          <w:rPr>
            <w:rFonts w:ascii="Arial" w:hAnsi="Arial" w:cs="Arial"/>
            <w:sz w:val="24"/>
            <w:szCs w:val="24"/>
          </w:rPr>
          <w:delText xml:space="preserve">Republic of </w:delText>
        </w:r>
      </w:del>
      <w:del w:id="1011"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012" w:author="Sujil Kumar Koottathampathiyil" w:date="2022-06-09T11:00:00Z"/>
          <w:rFonts w:ascii="Arial" w:hAnsi="Arial" w:cs="Arial"/>
          <w:sz w:val="24"/>
          <w:szCs w:val="24"/>
        </w:rPr>
      </w:pPr>
      <w:r w:rsidRPr="00FD79BE">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013" w:author="Sujil Kumar Koottathampathiyil" w:date="2022-06-12T23:37:00Z">
            <w:rPr>
              <w:rFonts w:ascii="Arial" w:hAnsi="Arial" w:cs="Arial"/>
              <w:sz w:val="24"/>
              <w:szCs w:val="24"/>
            </w:rPr>
          </w:rPrChange>
        </w:rPr>
      </w:pPr>
      <w:ins w:id="1014" w:author="Sujil Kumar Koottathampathiyil" w:date="2022-06-09T11:00:00Z">
        <w:r w:rsidRPr="00FD79BE">
          <w:rPr>
            <w:rFonts w:ascii="Arial" w:eastAsia="Times New Roman" w:hAnsi="Arial" w:cs="Arial"/>
            <w:b/>
            <w:bCs/>
            <w:i/>
            <w:iCs/>
            <w:sz w:val="24"/>
            <w:szCs w:val="24"/>
            <w:rPrChange w:id="1015"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016" w:author="Sujil Kumar Koottathampathiyil" w:date="2022-06-12T23:37:00Z">
              <w:rPr>
                <w:sz w:val="24"/>
                <w:szCs w:val="24"/>
              </w:rPr>
            </w:rPrChange>
          </w:rPr>
          <w:t xml:space="preserve"> </w:t>
        </w:r>
      </w:ins>
      <w:ins w:id="1017" w:author="Sujil Kumar Koottathampathiyil" w:date="2022-06-09T11:01:00Z">
        <w:r w:rsidRPr="00FD79BE">
          <w:rPr>
            <w:rFonts w:ascii="Arial" w:eastAsia="Times New Roman" w:hAnsi="Arial" w:cs="Arial"/>
            <w:i/>
            <w:iCs/>
            <w:sz w:val="24"/>
            <w:szCs w:val="24"/>
            <w:rPrChange w:id="1018" w:author="Sujil Kumar Koottathampathiyil" w:date="2022-06-12T23:37:00Z">
              <w:rPr>
                <w:rFonts w:ascii="Arial" w:eastAsia="Times New Roman" w:hAnsi="Arial" w:cs="Arial"/>
                <w:sz w:val="24"/>
                <w:szCs w:val="24"/>
              </w:rPr>
            </w:rPrChange>
          </w:rPr>
          <w:t>ARIMA Diagnostic plots</w:t>
        </w:r>
      </w:ins>
      <w:ins w:id="1019" w:author="Sujil Kumar Koottathampathiyil" w:date="2022-06-12T23:45:00Z">
        <w:r w:rsidRPr="00FD79BE">
          <w:rPr>
            <w:rFonts w:ascii="Arial" w:eastAsia="Times New Roman" w:hAnsi="Arial" w:cs="Arial"/>
            <w:i/>
            <w:iCs/>
            <w:sz w:val="24"/>
            <w:szCs w:val="24"/>
          </w:rPr>
          <w:t xml:space="preserve"> on Russian data</w:t>
        </w:r>
      </w:ins>
    </w:p>
    <w:p w14:paraId="1C112A67" w14:textId="156D1932" w:rsidR="0049196A" w:rsidRPr="00FD79BE" w:rsidRDefault="0049196A" w:rsidP="0049196A">
      <w:pPr>
        <w:spacing w:line="360" w:lineRule="auto"/>
        <w:rPr>
          <w:ins w:id="1020" w:author="Sujil Kumar Koottathampathiyil" w:date="2022-06-09T10:37:00Z"/>
          <w:rFonts w:ascii="Arial" w:hAnsi="Arial" w:cs="Arial"/>
        </w:rPr>
      </w:pPr>
      <w:del w:id="1021" w:author="Sujil Kumar Koottathampathiyil" w:date="2022-06-09T08:03:00Z">
        <w:r w:rsidRPr="00FD79BE" w:rsidDel="002A0352">
          <w:rPr>
            <w:rFonts w:ascii="Arial" w:hAnsi="Arial" w:cs="Arial"/>
          </w:rPr>
          <w:delText xml:space="preserve">Finalizing </w:delText>
        </w:r>
      </w:del>
      <w:ins w:id="1022" w:author="Sujil Kumar Koottathampathiyil" w:date="2022-06-09T08:03:00Z">
        <w:r w:rsidRPr="00FD79BE">
          <w:rPr>
            <w:rFonts w:ascii="Arial" w:hAnsi="Arial" w:cs="Arial"/>
          </w:rPr>
          <w:t xml:space="preserve">After finalizing </w:t>
        </w:r>
      </w:ins>
      <w:del w:id="1023" w:author="Sujil Kumar Koottathampathiyil" w:date="2022-06-12T23:47:00Z">
        <w:r w:rsidRPr="00FD79BE" w:rsidDel="008A07D6">
          <w:rPr>
            <w:rFonts w:ascii="Arial" w:hAnsi="Arial" w:cs="Arial"/>
          </w:rPr>
          <w:delText>my</w:delText>
        </w:r>
      </w:del>
      <w:r w:rsidR="00854A6D" w:rsidRPr="00FD79BE">
        <w:rPr>
          <w:rFonts w:ascii="Arial" w:hAnsi="Arial" w:cs="Arial"/>
        </w:rPr>
        <w:t>this model</w:t>
      </w:r>
      <w:r w:rsidRPr="00FD79BE">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024" w:author="Sujil Kumar Koottathampathiyil" w:date="2022-06-09T08:03:00Z">
        <w:r w:rsidRPr="00FD79BE" w:rsidDel="002A0352">
          <w:rPr>
            <w:rFonts w:ascii="Arial" w:hAnsi="Arial" w:cs="Arial"/>
          </w:rPr>
          <w:delText xml:space="preserve">gaussian </w:delText>
        </w:r>
      </w:del>
      <w:ins w:id="1025"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026"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027"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028"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r w:rsidR="00F4270B">
        <w:rPr>
          <w:rFonts w:ascii="Arial" w:hAnsi="Arial" w:cs="Arial"/>
        </w:rPr>
        <w:t>.</w:t>
      </w:r>
    </w:p>
    <w:p w14:paraId="59947DD8" w14:textId="77777777" w:rsidR="0049196A" w:rsidRPr="00FD79BE" w:rsidRDefault="0049196A" w:rsidP="0049196A">
      <w:pPr>
        <w:spacing w:line="360" w:lineRule="auto"/>
        <w:jc w:val="center"/>
        <w:rPr>
          <w:ins w:id="1029" w:author="Sujil Kumar Koottathampathiyil" w:date="2022-06-09T10:37:00Z"/>
          <w:rFonts w:ascii="Arial" w:hAnsi="Arial" w:cs="Arial"/>
          <w:color w:val="000000"/>
        </w:rPr>
      </w:pPr>
      <w:ins w:id="1030" w:author="Sujil Kumar Koottathampathiyil" w:date="2022-06-09T10:37:00Z">
        <w:r w:rsidRPr="00FD79BE">
          <w:rPr>
            <w:rFonts w:ascii="Arial" w:hAnsi="Arial" w:cs="Arial"/>
            <w:noProof/>
          </w:rPr>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031" w:author="Sujil Kumar Koottathampathiyil" w:date="2022-06-09T10:37:00Z"/>
          <w:rFonts w:ascii="Arial" w:eastAsia="Times New Roman" w:hAnsi="Arial" w:cs="Arial"/>
          <w:i/>
          <w:iCs/>
          <w:sz w:val="24"/>
          <w:szCs w:val="24"/>
          <w:rPrChange w:id="1032" w:author="Sujil Kumar Koottathampathiyil" w:date="2022-06-12T23:37:00Z">
            <w:rPr>
              <w:ins w:id="1033" w:author="Sujil Kumar Koottathampathiyil" w:date="2022-06-09T10:37:00Z"/>
              <w:rFonts w:ascii="Arial" w:eastAsia="Times New Roman" w:hAnsi="Arial" w:cs="Arial"/>
              <w:sz w:val="24"/>
              <w:szCs w:val="24"/>
            </w:rPr>
          </w:rPrChange>
        </w:rPr>
      </w:pPr>
      <w:ins w:id="1034" w:author="Sujil Kumar Koottathampathiyil" w:date="2022-06-09T10:37:00Z">
        <w:r w:rsidRPr="00FD79BE">
          <w:rPr>
            <w:rFonts w:ascii="Arial" w:eastAsia="Times New Roman" w:hAnsi="Arial" w:cs="Arial"/>
            <w:b/>
            <w:bCs/>
            <w:i/>
            <w:iCs/>
            <w:sz w:val="24"/>
            <w:szCs w:val="24"/>
            <w:rPrChange w:id="1035" w:author="Sujil Kumar Koottathampathiyil" w:date="2022-06-12T23:37:00Z">
              <w:rPr>
                <w:rFonts w:ascii="Arial" w:eastAsia="Times New Roman" w:hAnsi="Arial" w:cs="Arial"/>
                <w:b/>
                <w:bCs/>
                <w:sz w:val="24"/>
                <w:szCs w:val="24"/>
              </w:rPr>
            </w:rPrChange>
          </w:rPr>
          <w:t>Fig. 4.</w:t>
        </w:r>
      </w:ins>
      <w:ins w:id="1036" w:author="Sujil Kumar Koottathampathiyil" w:date="2022-06-09T11:01:00Z">
        <w:r w:rsidRPr="00FD79BE">
          <w:rPr>
            <w:rFonts w:ascii="Arial" w:eastAsia="Times New Roman" w:hAnsi="Arial" w:cs="Arial"/>
            <w:b/>
            <w:bCs/>
            <w:i/>
            <w:iCs/>
            <w:sz w:val="24"/>
            <w:szCs w:val="24"/>
            <w:rPrChange w:id="1037" w:author="Sujil Kumar Koottathampathiyil" w:date="2022-06-12T23:37:00Z">
              <w:rPr>
                <w:rFonts w:ascii="Arial" w:eastAsia="Times New Roman" w:hAnsi="Arial" w:cs="Arial"/>
                <w:b/>
                <w:bCs/>
                <w:sz w:val="24"/>
                <w:szCs w:val="24"/>
              </w:rPr>
            </w:rPrChange>
          </w:rPr>
          <w:t>22</w:t>
        </w:r>
      </w:ins>
      <w:ins w:id="1038" w:author="Sujil Kumar Koottathampathiyil" w:date="2022-06-09T10:37:00Z">
        <w:r w:rsidRPr="00FD79BE">
          <w:rPr>
            <w:rFonts w:ascii="Arial" w:hAnsi="Arial" w:cs="Arial"/>
            <w:i/>
            <w:iCs/>
            <w:rPrChange w:id="1039" w:author="Sujil Kumar Koottathampathiyil" w:date="2022-06-12T23:37:00Z">
              <w:rPr/>
            </w:rPrChange>
          </w:rPr>
          <w:t xml:space="preserve"> </w:t>
        </w:r>
        <w:r w:rsidRPr="00FD79BE">
          <w:rPr>
            <w:rFonts w:ascii="Arial" w:eastAsia="Times New Roman" w:hAnsi="Arial" w:cs="Arial"/>
            <w:i/>
            <w:iCs/>
            <w:sz w:val="24"/>
            <w:szCs w:val="24"/>
            <w:rPrChange w:id="1040" w:author="Sujil Kumar Koottathampathiyil" w:date="2022-06-12T23:37:00Z">
              <w:rPr>
                <w:rFonts w:ascii="Arial" w:eastAsia="Times New Roman" w:hAnsi="Arial" w:cs="Arial"/>
                <w:sz w:val="24"/>
                <w:szCs w:val="24"/>
              </w:rPr>
            </w:rPrChange>
          </w:rPr>
          <w:t>Plot of Forecast vs Actuals from VAR Models</w:t>
        </w:r>
      </w:ins>
      <w:ins w:id="1041"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042" w:author="Sujil Kumar Koottathampathiyil" w:date="2022-06-09T10:38:00Z"/>
          <w:rFonts w:ascii="Arial" w:hAnsi="Arial" w:cs="Arial"/>
          <w:color w:val="000000"/>
        </w:rPr>
      </w:pPr>
      <w:moveToRangeStart w:id="1043" w:author="Sujil Kumar Koottathampathiyil" w:date="2022-06-09T10:38:00Z" w:name="move105663521"/>
      <w:moveTo w:id="1044" w:author="Sujil Kumar Koottathampathiyil" w:date="2022-06-09T10:38:00Z">
        <w:r w:rsidRPr="00FD79BE">
          <w:rPr>
            <w:rFonts w:ascii="Arial" w:hAnsi="Arial" w:cs="Arial"/>
            <w:color w:val="000000"/>
          </w:rPr>
          <w:t xml:space="preserve">As you can see in </w:t>
        </w:r>
        <w:del w:id="1045"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046" w:author="Sujil Kumar Koottathampathiyil" w:date="2022-06-09T10:38:00Z">
        <w:r w:rsidRPr="00FD79BE">
          <w:rPr>
            <w:rFonts w:ascii="Arial" w:hAnsi="Arial" w:cs="Arial"/>
            <w:color w:val="000000"/>
          </w:rPr>
          <w:t xml:space="preserve"> </w:t>
        </w:r>
      </w:ins>
      <w:ins w:id="1047" w:author="Sujil Kumar Koottathampathiyil" w:date="2022-06-09T11:01:00Z">
        <w:r w:rsidRPr="00FD79BE">
          <w:rPr>
            <w:rFonts w:ascii="Arial" w:hAnsi="Arial" w:cs="Arial"/>
            <w:color w:val="000000"/>
          </w:rPr>
          <w:t>4.22</w:t>
        </w:r>
      </w:ins>
      <w:moveTo w:id="1048"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043"/>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049" w:author="Sujil Kumar Koottathampathiyil" w:date="2022-06-09T08:21:00Z">
        <w:r w:rsidRPr="00FD79BE">
          <w:rPr>
            <w:rFonts w:ascii="Arial" w:hAnsi="Arial" w:cs="Arial"/>
            <w:b/>
            <w:bCs/>
            <w:sz w:val="32"/>
            <w:szCs w:val="32"/>
          </w:rPr>
          <w:t>4</w:t>
        </w:r>
      </w:ins>
      <w:del w:id="1050"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555B5C1B" w:rsidR="0049196A" w:rsidRPr="00FD79BE" w:rsidDel="002A0352" w:rsidRDefault="0049196A" w:rsidP="0049196A">
      <w:pPr>
        <w:spacing w:line="360" w:lineRule="auto"/>
        <w:jc w:val="both"/>
        <w:rPr>
          <w:del w:id="1051"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052" w:author="Sujil Kumar Koottathampathiyil" w:date="2022-06-12T23:47:00Z">
        <w:r w:rsidRPr="00FD79BE" w:rsidDel="008A07D6">
          <w:rPr>
            <w:rFonts w:ascii="Arial" w:hAnsi="Arial" w:cs="Arial"/>
          </w:rPr>
          <w:delText>My</w:delText>
        </w:r>
      </w:del>
      <w:ins w:id="1053" w:author="Sujil Kumar Koottathampathiyil" w:date="2022-06-12T23:47:00Z">
        <w:r w:rsidRPr="00FD79BE">
          <w:rPr>
            <w:rFonts w:ascii="Arial" w:hAnsi="Arial" w:cs="Arial"/>
          </w:rPr>
          <w:t>This</w:t>
        </w:r>
      </w:ins>
      <w:r w:rsidRPr="00FD79BE">
        <w:rPr>
          <w:rFonts w:ascii="Arial" w:hAnsi="Arial" w:cs="Arial"/>
        </w:rPr>
        <w:t xml:space="preserve">SQL servers for data storage and management. I want the data in </w:t>
      </w:r>
      <w:del w:id="1054" w:author="Sujil Kumar Koottathampathiyil" w:date="2022-06-12T23:47:00Z">
        <w:r w:rsidRPr="00FD79BE" w:rsidDel="008A07D6">
          <w:rPr>
            <w:rFonts w:ascii="Arial" w:hAnsi="Arial" w:cs="Arial"/>
          </w:rPr>
          <w:delText>my</w:delText>
        </w:r>
      </w:del>
      <w:ins w:id="1055" w:author="Sujil Kumar Koottathampathiyil" w:date="2022-06-12T23:47:00Z">
        <w:r w:rsidRPr="00FD79BE">
          <w:rPr>
            <w:rFonts w:ascii="Arial" w:hAnsi="Arial" w:cs="Arial"/>
          </w:rPr>
          <w:t>this</w:t>
        </w:r>
      </w:ins>
      <w:r w:rsidRPr="00FD79BE">
        <w:rPr>
          <w:rFonts w:ascii="Arial" w:hAnsi="Arial" w:cs="Arial"/>
        </w:rPr>
        <w:t xml:space="preserve"> DB to be updated </w:t>
      </w:r>
      <w:ins w:id="1056"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057" w:author="Sujil Kumar Koottathampathiyil" w:date="2022-06-12T23:47:00Z">
        <w:r w:rsidRPr="00FD79BE" w:rsidDel="008A07D6">
          <w:rPr>
            <w:rFonts w:ascii="Arial" w:hAnsi="Arial" w:cs="Arial"/>
          </w:rPr>
          <w:delText>my</w:delText>
        </w:r>
      </w:del>
      <w:ins w:id="1058" w:author="Sujil Kumar Koottathampathiyil" w:date="2022-06-12T23:47:00Z">
        <w:r w:rsidRPr="00FD79BE">
          <w:rPr>
            <w:rFonts w:ascii="Arial" w:hAnsi="Arial" w:cs="Arial"/>
          </w:rPr>
          <w:t>this</w:t>
        </w:r>
      </w:ins>
      <w:r w:rsidRPr="00FD79BE">
        <w:rPr>
          <w:rFonts w:ascii="Arial" w:hAnsi="Arial" w:cs="Arial"/>
        </w:rPr>
        <w:t xml:space="preserve"> model </w:t>
      </w:r>
      <w:r w:rsidR="006C2FBF" w:rsidRPr="00FD79BE">
        <w:rPr>
          <w:rFonts w:ascii="Arial" w:hAnsi="Arial" w:cs="Arial"/>
        </w:rPr>
        <w:t>must</w:t>
      </w:r>
      <w:r w:rsidRPr="00FD79BE">
        <w:rPr>
          <w:rFonts w:ascii="Arial" w:hAnsi="Arial" w:cs="Arial"/>
        </w:rPr>
        <w:t xml:space="preserve"> be updated based on the new data injected in each time. The reason for choosing these DB’s is the flexibility of usage and its syntax matching with Structured Query Language (SQL) minute differences. </w:t>
      </w:r>
    </w:p>
    <w:p w14:paraId="6C884FEE" w14:textId="6E4ABC23" w:rsidR="0049196A" w:rsidRPr="00FD79BE" w:rsidRDefault="0049196A" w:rsidP="0049196A">
      <w:pPr>
        <w:spacing w:line="360" w:lineRule="auto"/>
        <w:jc w:val="both"/>
        <w:rPr>
          <w:rFonts w:ascii="Arial" w:hAnsi="Arial" w:cs="Arial"/>
        </w:rPr>
      </w:pPr>
      <w:r w:rsidRPr="00FD79BE">
        <w:rPr>
          <w:rFonts w:ascii="Arial" w:hAnsi="Arial" w:cs="Arial"/>
        </w:rPr>
        <w:t>Initially</w:t>
      </w:r>
      <w:ins w:id="1059" w:author="Sujil Kumar Koottathampathiyil" w:date="2022-06-09T08:03:00Z">
        <w:r w:rsidRPr="00FD79BE">
          <w:rPr>
            <w:rFonts w:ascii="Arial" w:hAnsi="Arial" w:cs="Arial"/>
          </w:rPr>
          <w:t>,</w:t>
        </w:r>
      </w:ins>
      <w:r w:rsidRPr="00FD79BE">
        <w:rPr>
          <w:rFonts w:ascii="Arial" w:hAnsi="Arial" w:cs="Arial"/>
        </w:rPr>
        <w:t xml:space="preserve"> data was stored in the </w:t>
      </w:r>
      <w:del w:id="1060" w:author="Sujil Kumar Koottathampathiyil" w:date="2022-06-09T08:03:00Z">
        <w:r w:rsidRPr="00FD79BE" w:rsidDel="002A0352">
          <w:rPr>
            <w:rFonts w:ascii="Arial" w:hAnsi="Arial" w:cs="Arial"/>
          </w:rPr>
          <w:delText xml:space="preserve">csv </w:delText>
        </w:r>
      </w:del>
      <w:ins w:id="1061"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062" w:author="Sujil Kumar Koottathampathiyil" w:date="2022-06-09T08:03:00Z">
        <w:r w:rsidRPr="00FD79BE" w:rsidDel="002A0352">
          <w:rPr>
            <w:rFonts w:ascii="Arial" w:hAnsi="Arial" w:cs="Arial"/>
          </w:rPr>
          <w:delText xml:space="preserve">have </w:delText>
        </w:r>
      </w:del>
      <w:r w:rsidRPr="00FD79BE">
        <w:rPr>
          <w:rFonts w:ascii="Arial" w:hAnsi="Arial" w:cs="Arial"/>
        </w:rPr>
        <w:t xml:space="preserve">uploaded them into </w:t>
      </w:r>
      <w:r w:rsidR="006C2FBF" w:rsidRPr="00FD79BE">
        <w:rPr>
          <w:rFonts w:ascii="Arial" w:hAnsi="Arial" w:cs="Arial"/>
        </w:rPr>
        <w:t>Mochahost</w:t>
      </w:r>
      <w:r w:rsidRPr="00FD79BE">
        <w:rPr>
          <w:rFonts w:ascii="Arial" w:hAnsi="Arial" w:cs="Arial"/>
        </w:rPr>
        <w:t xml:space="preserve"> </w:t>
      </w:r>
      <w:proofErr w:type="spellStart"/>
      <w:r w:rsidR="006C2FBF">
        <w:rPr>
          <w:rFonts w:ascii="Arial" w:hAnsi="Arial" w:cs="Arial"/>
        </w:rPr>
        <w:t>Psql</w:t>
      </w:r>
      <w:proofErr w:type="spellEnd"/>
      <w:r w:rsidRPr="00FD79BE">
        <w:rPr>
          <w:rFonts w:ascii="Arial" w:hAnsi="Arial" w:cs="Arial"/>
        </w:rPr>
        <w:t xml:space="preserve">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063" w:author="Sujil Kumar Koottathampathiyil" w:date="2022-06-09T08:21:00Z">
        <w:r w:rsidRPr="00FD79BE">
          <w:rPr>
            <w:rFonts w:ascii="Arial" w:hAnsi="Arial" w:cs="Arial"/>
            <w:b/>
            <w:bCs/>
            <w:sz w:val="32"/>
            <w:szCs w:val="32"/>
          </w:rPr>
          <w:t>4</w:t>
        </w:r>
      </w:ins>
      <w:del w:id="1064"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065"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066" w:author="Sujil Kumar Koottathampathiyil" w:date="2022-06-09T08:02:00Z">
        <w:r w:rsidRPr="00FD79BE">
          <w:rPr>
            <w:rFonts w:ascii="Arial" w:hAnsi="Arial" w:cs="Arial"/>
          </w:rPr>
          <w:lastRenderedPageBreak/>
          <w:t xml:space="preserve">as </w:t>
        </w:r>
      </w:ins>
      <w:r w:rsidRPr="00FD79BE">
        <w:rPr>
          <w:rFonts w:ascii="Arial" w:hAnsi="Arial" w:cs="Arial"/>
        </w:rPr>
        <w:t>one of the best service providers for small busines</w:t>
      </w:r>
      <w:del w:id="1067" w:author="Sujil Kumar Koottathampathiyil" w:date="2022-06-09T08:03:00Z">
        <w:r w:rsidRPr="00FD79BE" w:rsidDel="002A0352">
          <w:rPr>
            <w:rFonts w:ascii="Arial" w:hAnsi="Arial" w:cs="Arial"/>
          </w:rPr>
          <w:delText>se</w:delText>
        </w:r>
      </w:del>
      <w:r w:rsidRPr="00FD79BE">
        <w:rPr>
          <w:rFonts w:ascii="Arial" w:hAnsi="Arial" w:cs="Arial"/>
        </w:rPr>
        <w:t>s website</w:t>
      </w:r>
      <w:ins w:id="1068" w:author="Sujil Kumar Koottathampathiyil" w:date="2022-06-09T08:02:00Z">
        <w:r w:rsidRPr="00FD79BE">
          <w:rPr>
            <w:rFonts w:ascii="Arial" w:hAnsi="Arial" w:cs="Arial"/>
          </w:rPr>
          <w:t>s</w:t>
        </w:r>
      </w:ins>
      <w:r w:rsidRPr="00FD79BE">
        <w:rPr>
          <w:rFonts w:ascii="Arial" w:hAnsi="Arial" w:cs="Arial"/>
        </w:rPr>
        <w:t xml:space="preserve">. </w:t>
      </w:r>
      <w:del w:id="1069" w:author="Sujil Kumar Koottathampathiyil" w:date="2022-06-12T23:47:00Z">
        <w:r w:rsidRPr="00FD79BE" w:rsidDel="008A07D6">
          <w:rPr>
            <w:rFonts w:ascii="Arial" w:hAnsi="Arial" w:cs="Arial"/>
          </w:rPr>
          <w:delText>My</w:delText>
        </w:r>
      </w:del>
      <w:ins w:id="1070" w:author="Sujil Kumar Koottathampathiyil" w:date="2022-06-12T23:47:00Z">
        <w:r w:rsidRPr="00FD79BE">
          <w:rPr>
            <w:rFonts w:ascii="Arial" w:hAnsi="Arial" w:cs="Arial"/>
          </w:rPr>
          <w:t>This</w:t>
        </w:r>
      </w:ins>
      <w:r w:rsidRPr="00FD79BE">
        <w:rPr>
          <w:rFonts w:ascii="Arial" w:hAnsi="Arial" w:cs="Arial"/>
        </w:rPr>
        <w:t xml:space="preserve"> goal is to make </w:t>
      </w:r>
      <w:ins w:id="1071"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072" w:author="Sujil Kumar Koottathampathiyil" w:date="2022-06-09T08:02:00Z">
        <w:r w:rsidRPr="00FD79BE" w:rsidDel="002A0352">
          <w:rPr>
            <w:rFonts w:ascii="Arial" w:hAnsi="Arial" w:cs="Arial"/>
          </w:rPr>
          <w:delText>to run</w:delText>
        </w:r>
      </w:del>
      <w:ins w:id="1073"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074" w:author="Sujil Kumar Koottathampathiyil" w:date="2022-06-09T08:02:00Z">
        <w:r w:rsidRPr="00FD79BE" w:rsidDel="002A0352">
          <w:rPr>
            <w:rFonts w:ascii="Arial" w:hAnsi="Arial" w:cs="Arial"/>
          </w:rPr>
          <w:delText xml:space="preserve">github </w:delText>
        </w:r>
      </w:del>
      <w:proofErr w:type="spellStart"/>
      <w:ins w:id="1075" w:author="Sujil Kumar Koottathampathiyil" w:date="2022-06-09T08:02:00Z">
        <w:r w:rsidRPr="00FD79BE">
          <w:rPr>
            <w:rFonts w:ascii="Arial" w:hAnsi="Arial" w:cs="Arial"/>
          </w:rPr>
          <w:t>Github</w:t>
        </w:r>
        <w:proofErr w:type="spellEnd"/>
        <w:r w:rsidRPr="00FD79BE">
          <w:rPr>
            <w:rFonts w:ascii="Arial" w:hAnsi="Arial" w:cs="Arial"/>
          </w:rPr>
          <w:t xml:space="preserve"> </w:t>
        </w:r>
      </w:ins>
      <w:r w:rsidRPr="00FD79BE">
        <w:rPr>
          <w:rFonts w:ascii="Arial" w:hAnsi="Arial" w:cs="Arial"/>
        </w:rPr>
        <w:t xml:space="preserve">repository where </w:t>
      </w:r>
      <w:del w:id="1076" w:author="Sujil Kumar Koottathampathiyil" w:date="2022-06-12T23:47:00Z">
        <w:r w:rsidRPr="00FD79BE" w:rsidDel="008A07D6">
          <w:rPr>
            <w:rFonts w:ascii="Arial" w:hAnsi="Arial" w:cs="Arial"/>
          </w:rPr>
          <w:delText>my</w:delText>
        </w:r>
      </w:del>
      <w:ins w:id="1077" w:author="Sujil Kumar Koottathampathiyil" w:date="2022-06-12T23:47:00Z">
        <w:r w:rsidRPr="00FD79BE">
          <w:rPr>
            <w:rFonts w:ascii="Arial" w:hAnsi="Arial" w:cs="Arial"/>
          </w:rPr>
          <w:t>this</w:t>
        </w:r>
      </w:ins>
      <w:r w:rsidRPr="00FD79BE">
        <w:rPr>
          <w:rFonts w:ascii="Arial" w:hAnsi="Arial" w:cs="Arial"/>
        </w:rPr>
        <w:t xml:space="preserve"> application </w:t>
      </w:r>
      <w:del w:id="1078" w:author="Sujil Kumar Koottathampathiyil" w:date="2022-06-09T08:02:00Z">
        <w:r w:rsidRPr="00FD79BE" w:rsidDel="002A0352">
          <w:rPr>
            <w:rFonts w:ascii="Arial" w:hAnsi="Arial" w:cs="Arial"/>
          </w:rPr>
          <w:delText xml:space="preserve">wll be </w:delText>
        </w:r>
      </w:del>
      <w:ins w:id="1079" w:author="Sujil Kumar Koottathampathiyil" w:date="2022-06-09T08:02:00Z">
        <w:r w:rsidRPr="00FD79BE">
          <w:rPr>
            <w:rFonts w:ascii="Arial" w:hAnsi="Arial" w:cs="Arial"/>
          </w:rPr>
          <w:t xml:space="preserve">is </w:t>
        </w:r>
      </w:ins>
      <w:r w:rsidRPr="00FD79BE">
        <w:rPr>
          <w:rFonts w:ascii="Arial" w:hAnsi="Arial" w:cs="Arial"/>
        </w:rPr>
        <w:t xml:space="preserve">updated </w:t>
      </w:r>
      <w:ins w:id="1080"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081" w:author="Sujil Kumar Koottathampathiyil" w:date="2022-06-09T08:02:00Z">
        <w:r w:rsidRPr="00FD79BE" w:rsidDel="002A0352">
          <w:rPr>
            <w:rFonts w:ascii="Arial" w:hAnsi="Arial" w:cs="Arial"/>
          </w:rPr>
          <w:delText xml:space="preserve">making </w:delText>
        </w:r>
      </w:del>
      <w:ins w:id="1082"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083" w:author="Sujil Kumar Koottathampathiyil" w:date="2022-06-09T08:21:00Z">
        <w:r w:rsidRPr="00FD79BE" w:rsidDel="00637E9E">
          <w:rPr>
            <w:rFonts w:ascii="Arial" w:hAnsi="Arial" w:cs="Arial"/>
            <w:b/>
            <w:bCs/>
            <w:sz w:val="32"/>
            <w:szCs w:val="32"/>
          </w:rPr>
          <w:delText>3</w:delText>
        </w:r>
      </w:del>
      <w:ins w:id="1084"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085" w:author="Sujil Kumar Koottathampathiyil" w:date="2022-06-09T08:01:00Z">
        <w:r w:rsidRPr="00FD79BE" w:rsidDel="002A0352">
          <w:rPr>
            <w:rFonts w:ascii="Arial" w:hAnsi="Arial" w:cs="Arial"/>
            <w:sz w:val="24"/>
            <w:szCs w:val="24"/>
          </w:rPr>
          <w:delText xml:space="preserve">Important </w:delText>
        </w:r>
      </w:del>
      <w:ins w:id="1086"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087"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088"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 xml:space="preserve">time to time to GitHub private repository.  Any information related to this study has been considered for data security and ethical practices before </w:t>
      </w:r>
      <w:proofErr w:type="gramStart"/>
      <w:r w:rsidRPr="00FD79BE">
        <w:rPr>
          <w:rFonts w:ascii="Arial" w:hAnsi="Arial" w:cs="Arial"/>
          <w:sz w:val="24"/>
          <w:szCs w:val="24"/>
        </w:rPr>
        <w:t>actually using</w:t>
      </w:r>
      <w:proofErr w:type="gramEnd"/>
      <w:r w:rsidRPr="00FD79BE">
        <w:rPr>
          <w:rFonts w:ascii="Arial" w:hAnsi="Arial" w:cs="Arial"/>
          <w:sz w:val="24"/>
          <w:szCs w:val="24"/>
        </w:rPr>
        <w:t xml:space="preserve"> them. No personal information is used in this study. For web applications</w:t>
      </w:r>
      <w:ins w:id="1089"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090"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091"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092" w:author="Sujil Kumar Koottathampathiyil" w:date="2022-06-09T08:21:00Z">
        <w:r w:rsidRPr="00FD79BE" w:rsidDel="00637E9E">
          <w:rPr>
            <w:rFonts w:ascii="Arial" w:hAnsi="Arial" w:cs="Arial"/>
            <w:b/>
            <w:bCs/>
            <w:sz w:val="32"/>
            <w:szCs w:val="32"/>
          </w:rPr>
          <w:delText>3</w:delText>
        </w:r>
      </w:del>
      <w:ins w:id="1093"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094" w:author="Sujil Kumar Koottathampathiyil" w:date="2022-06-09T08:02:00Z">
        <w:r w:rsidRPr="00FD79BE" w:rsidDel="002A0352">
          <w:rPr>
            <w:rFonts w:ascii="Arial" w:hAnsi="Arial" w:cs="Arial"/>
            <w:b/>
            <w:bCs/>
            <w:sz w:val="32"/>
            <w:szCs w:val="32"/>
          </w:rPr>
          <w:delText>’s</w:delText>
        </w:r>
      </w:del>
    </w:p>
    <w:p w14:paraId="6F634DCF" w14:textId="3BFE457C" w:rsidR="0049196A" w:rsidRPr="00FD79BE" w:rsidDel="00E34C0B" w:rsidRDefault="00D405A7" w:rsidP="00E33CAE">
      <w:pPr>
        <w:spacing w:line="360" w:lineRule="auto"/>
        <w:jc w:val="both"/>
        <w:rPr>
          <w:del w:id="1095" w:author="Sujil Kumar Koottathampathiyil" w:date="2022-06-12T23:31:00Z"/>
          <w:rFonts w:ascii="Arial" w:hAnsi="Arial" w:cs="Arial"/>
          <w:sz w:val="24"/>
          <w:szCs w:val="24"/>
        </w:rPr>
      </w:pPr>
      <w:r w:rsidRPr="00D405A7">
        <w:rPr>
          <w:rFonts w:ascii="Arial" w:hAnsi="Arial" w:cs="Arial"/>
          <w:sz w:val="24"/>
          <w:szCs w:val="24"/>
        </w:rPr>
        <w:t xml:space="preserve">The most popular IDE for coding is Microsoft Visual Studio. I've been using </w:t>
      </w:r>
      <w:proofErr w:type="spellStart"/>
      <w:r w:rsidRPr="00D405A7">
        <w:rPr>
          <w:rFonts w:ascii="Arial" w:hAnsi="Arial" w:cs="Arial"/>
          <w:sz w:val="24"/>
          <w:szCs w:val="24"/>
        </w:rPr>
        <w:t>Github</w:t>
      </w:r>
      <w:proofErr w:type="spellEnd"/>
      <w:r w:rsidRPr="00D405A7">
        <w:rPr>
          <w:rFonts w:ascii="Arial" w:hAnsi="Arial" w:cs="Arial"/>
          <w:sz w:val="24"/>
          <w:szCs w:val="24"/>
        </w:rPr>
        <w:t xml:space="preserve"> for version control. In addition to Jupyter Notebook, Spyder, and Atom, I've used various coding tools such as Jupyter Notebook, Spyder, and Atom. </w:t>
      </w:r>
      <w:r w:rsidR="00E31646" w:rsidRPr="00D405A7">
        <w:rPr>
          <w:rFonts w:ascii="Arial" w:hAnsi="Arial" w:cs="Arial"/>
          <w:sz w:val="24"/>
          <w:szCs w:val="24"/>
        </w:rPr>
        <w:t>All</w:t>
      </w:r>
      <w:r w:rsidRPr="00D405A7">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D405A7">
        <w:rPr>
          <w:rFonts w:ascii="Arial" w:hAnsi="Arial" w:cs="Arial"/>
          <w:sz w:val="24"/>
          <w:szCs w:val="24"/>
        </w:rPr>
        <w:t>CSV</w:t>
      </w:r>
      <w:proofErr w:type="spellEnd"/>
      <w:r w:rsidRPr="00D405A7">
        <w:rPr>
          <w:rFonts w:ascii="Arial" w:hAnsi="Arial" w:cs="Arial"/>
          <w:sz w:val="24"/>
          <w:szCs w:val="24"/>
        </w:rPr>
        <w:t xml:space="preserve"> file checks are also performed using Microsoft Excel. The built-in git version control facilities in Visual Studio are occasionally used to manage the repository's </w:t>
      </w:r>
      <w:r w:rsidR="00E31646" w:rsidRPr="00D405A7">
        <w:rPr>
          <w:rFonts w:ascii="Arial" w:hAnsi="Arial" w:cs="Arial"/>
          <w:sz w:val="24"/>
          <w:szCs w:val="24"/>
        </w:rPr>
        <w:t>branches. Microsoft</w:t>
      </w:r>
      <w:r w:rsidRPr="00D405A7">
        <w:rPr>
          <w:rFonts w:ascii="Arial" w:hAnsi="Arial" w:cs="Arial"/>
          <w:sz w:val="24"/>
          <w:szCs w:val="24"/>
        </w:rPr>
        <w:t xml:space="preserve"> Visual Studio is the main IDE used for coding. For version control I have used </w:t>
      </w:r>
      <w:proofErr w:type="spellStart"/>
      <w:r w:rsidRPr="00D405A7">
        <w:rPr>
          <w:rFonts w:ascii="Arial" w:hAnsi="Arial" w:cs="Arial"/>
          <w:sz w:val="24"/>
          <w:szCs w:val="24"/>
        </w:rPr>
        <w:t>Github</w:t>
      </w:r>
      <w:proofErr w:type="spellEnd"/>
      <w:r w:rsidRPr="00D405A7">
        <w:rPr>
          <w:rFonts w:ascii="Arial" w:hAnsi="Arial" w:cs="Arial"/>
          <w:sz w:val="24"/>
          <w:szCs w:val="24"/>
        </w:rPr>
        <w:t xml:space="preserve">. I also have used other tools like Jupyter Notebook, Spyder, Atom for coding purposes. All the testing are done with the local Anaconda environment. Python version 3.8.8 is used for the whole research. PIP package is used for configuring the IDE. Microsoft excel is also </w:t>
      </w:r>
      <w:r w:rsidRPr="00D405A7">
        <w:rPr>
          <w:rFonts w:ascii="Arial" w:hAnsi="Arial" w:cs="Arial"/>
          <w:sz w:val="24"/>
          <w:szCs w:val="24"/>
        </w:rPr>
        <w:lastRenderedPageBreak/>
        <w:t xml:space="preserve">used for minor csv file inspections. Visual Studio’s inbuilt git version control features are used time to time for managing the branches in the repository. </w:t>
      </w:r>
      <w:ins w:id="1096" w:author="Sujil Kumar Koottathampathiyil" w:date="2022-06-12T23:31:00Z">
        <w:r w:rsidR="0049196A" w:rsidRPr="00E33CAE">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E33CAE">
          <w:rPr>
            <w:rFonts w:ascii="Arial" w:hAnsi="Arial" w:cs="Arial"/>
            <w:sz w:val="24"/>
            <w:szCs w:val="24"/>
          </w:rPr>
          <w:t>!pip</w:t>
        </w:r>
        <w:proofErr w:type="gramEnd"/>
        <w:r w:rsidR="0049196A" w:rsidRPr="00E33CAE">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1097" w:author="Sujil Kumar Koottathampathiyil" w:date="2022-06-12T23:31:00Z">
        <w:r w:rsidR="0049196A" w:rsidRPr="00E33CA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w:delText>
        </w:r>
        <w:r w:rsidR="0049196A" w:rsidRPr="00FD79BE" w:rsidDel="00E34C0B">
          <w:rPr>
            <w:rFonts w:ascii="Arial" w:hAnsi="Arial" w:cs="Arial"/>
            <w:sz w:val="24"/>
            <w:szCs w:val="24"/>
          </w:rPr>
          <w:delText xml:space="preserve"> Chrome and Mozilla Firefox are the two browsers used in this project.</w:delText>
        </w:r>
      </w:del>
    </w:p>
    <w:p w14:paraId="4FACE094" w14:textId="77777777" w:rsidR="0049196A" w:rsidRPr="00FD79BE" w:rsidRDefault="0049196A" w:rsidP="0049196A">
      <w:pPr>
        <w:spacing w:line="360" w:lineRule="auto"/>
        <w:rPr>
          <w:ins w:id="1098"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099" w:author="Sujil Kumar Koottathampathiyil" w:date="2022-06-09T08:21:00Z">
        <w:r w:rsidRPr="00FD79BE">
          <w:rPr>
            <w:rFonts w:ascii="Arial" w:hAnsi="Arial" w:cs="Arial"/>
            <w:b/>
            <w:bCs/>
            <w:sz w:val="32"/>
            <w:szCs w:val="32"/>
          </w:rPr>
          <w:t>5</w:t>
        </w:r>
      </w:ins>
      <w:ins w:id="1100"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101" w:author="Sujil Kumar Koottathampathiyil" w:date="2022-06-12T23:27:00Z"/>
          <w:rFonts w:ascii="Arial" w:hAnsi="Arial" w:cs="Arial"/>
          <w:rPrChange w:id="1102" w:author="Sujil Kumar Koottathampathiyil" w:date="2022-06-12T23:41:00Z">
            <w:rPr>
              <w:ins w:id="1103" w:author="Sujil Kumar Koottathampathiyil" w:date="2022-06-12T23:27:00Z"/>
              <w:rFonts w:ascii="Arial" w:hAnsi="Arial" w:cs="Arial"/>
              <w:sz w:val="23"/>
              <w:szCs w:val="23"/>
            </w:rPr>
          </w:rPrChange>
        </w:rPr>
      </w:pPr>
      <w:ins w:id="1104" w:author="Sujil Kumar Koottathampathiyil" w:date="2022-06-12T23:27:00Z">
        <w:r w:rsidRPr="00FD79BE">
          <w:rPr>
            <w:rFonts w:ascii="Arial" w:hAnsi="Arial" w:cs="Arial"/>
            <w:rPrChange w:id="1105"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w:t>
        </w:r>
        <w:proofErr w:type="gramStart"/>
        <w:r w:rsidRPr="00FD79BE">
          <w:rPr>
            <w:rFonts w:ascii="Arial" w:hAnsi="Arial" w:cs="Arial"/>
            <w:rPrChange w:id="1106" w:author="Sujil Kumar Koottathampathiyil" w:date="2022-06-12T23:41:00Z">
              <w:rPr>
                <w:rFonts w:ascii="Arial" w:hAnsi="Arial" w:cs="Arial"/>
                <w:sz w:val="23"/>
                <w:szCs w:val="23"/>
              </w:rPr>
            </w:rPrChange>
          </w:rPr>
          <w:t>a number of</w:t>
        </w:r>
        <w:proofErr w:type="gramEnd"/>
        <w:r w:rsidRPr="00FD79BE">
          <w:rPr>
            <w:rFonts w:ascii="Arial" w:hAnsi="Arial" w:cs="Arial"/>
            <w:rPrChange w:id="1107" w:author="Sujil Kumar Koottathampathiyil" w:date="2022-06-12T23:41:00Z">
              <w:rPr>
                <w:rFonts w:ascii="Arial" w:hAnsi="Arial" w:cs="Arial"/>
                <w:sz w:val="23"/>
                <w:szCs w:val="23"/>
              </w:rPr>
            </w:rPrChange>
          </w:rPr>
          <w:t xml:space="preserve">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108" w:author="Sujil Kumar Koottathampathiyil" w:date="2022-06-12T23:27:00Z">
        <w:r w:rsidRPr="00FD79BE">
          <w:rPr>
            <w:rFonts w:ascii="Arial" w:hAnsi="Arial" w:cs="Arial"/>
            <w:rPrChange w:id="1109"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110" w:author="Sujil Kumar Koottathampathiyil" w:date="2022-06-12T23:27:00Z">
        <w:r w:rsidRPr="00FD79BE">
          <w:rPr>
            <w:rFonts w:ascii="Arial" w:hAnsi="Arial" w:cs="Arial"/>
            <w:rPrChange w:id="1111"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112" w:author="Sujil Kumar Koottathampathiyil" w:date="2022-06-12T23:27:00Z"/>
          <w:rFonts w:ascii="Arial" w:hAnsi="Arial" w:cs="Arial"/>
          <w:rPrChange w:id="1113" w:author="Sujil Kumar Koottathampathiyil" w:date="2022-06-12T23:41:00Z">
            <w:rPr>
              <w:ins w:id="1114" w:author="Sujil Kumar Koottathampathiyil" w:date="2022-06-12T23:27:00Z"/>
              <w:rFonts w:ascii="Arial" w:hAnsi="Arial" w:cs="Arial"/>
              <w:sz w:val="23"/>
              <w:szCs w:val="23"/>
            </w:rPr>
          </w:rPrChange>
        </w:rPr>
      </w:pPr>
      <w:ins w:id="1115" w:author="Sujil Kumar Koottathampathiyil" w:date="2022-06-12T23:27:00Z">
        <w:r w:rsidRPr="00FD79BE">
          <w:rPr>
            <w:rFonts w:ascii="Arial" w:hAnsi="Arial" w:cs="Arial"/>
            <w:rPrChange w:id="1116" w:author="Sujil Kumar Koottathampathiyil" w:date="2022-06-12T23:41:00Z">
              <w:rPr>
                <w:rFonts w:ascii="Arial" w:hAnsi="Arial" w:cs="Arial"/>
                <w:sz w:val="23"/>
                <w:szCs w:val="23"/>
              </w:rPr>
            </w:rPrChange>
          </w:rPr>
          <w:t xml:space="preserve">In </w:t>
        </w:r>
      </w:ins>
      <w:ins w:id="1117" w:author="Sujil Kumar Koottathampathiyil" w:date="2022-06-12T23:47:00Z">
        <w:r w:rsidRPr="00FD79BE">
          <w:rPr>
            <w:rFonts w:ascii="Arial" w:hAnsi="Arial" w:cs="Arial"/>
          </w:rPr>
          <w:t>this</w:t>
        </w:r>
      </w:ins>
      <w:ins w:id="1118" w:author="Sujil Kumar Koottathampathiyil" w:date="2022-06-12T23:27:00Z">
        <w:r w:rsidRPr="00FD79BE">
          <w:rPr>
            <w:rFonts w:ascii="Arial" w:hAnsi="Arial" w:cs="Arial"/>
            <w:rPrChange w:id="1119"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120"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121" w:author="Sujil Kumar Koottathampathiyil" w:date="2022-06-12T23:27:00Z">
        <w:r w:rsidRPr="00FD79BE">
          <w:rPr>
            <w:rFonts w:ascii="Arial" w:hAnsi="Arial" w:cs="Arial"/>
            <w:rPrChange w:id="1122"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123" w:author="Sujil Kumar Koottathampathiyil" w:date="2022-06-12T23:46:00Z">
        <w:r w:rsidRPr="00FD79BE">
          <w:rPr>
            <w:rFonts w:ascii="Arial" w:hAnsi="Arial" w:cs="Arial"/>
          </w:rPr>
          <w:t>go</w:t>
        </w:r>
      </w:ins>
      <w:ins w:id="1124" w:author="Sujil Kumar Koottathampathiyil" w:date="2022-06-12T23:47:00Z">
        <w:r w:rsidRPr="00FD79BE">
          <w:rPr>
            <w:rFonts w:ascii="Arial" w:hAnsi="Arial" w:cs="Arial"/>
          </w:rPr>
          <w:t xml:space="preserve">vernment </w:t>
        </w:r>
      </w:ins>
      <w:ins w:id="1125" w:author="Sujil Kumar Koottathampathiyil" w:date="2022-06-12T23:27:00Z">
        <w:r w:rsidRPr="00FD79BE">
          <w:rPr>
            <w:rFonts w:ascii="Arial" w:hAnsi="Arial" w:cs="Arial"/>
            <w:rPrChange w:id="1126" w:author="Sujil Kumar Koottathampathiyil" w:date="2022-06-12T23:41:00Z">
              <w:rPr>
                <w:rFonts w:ascii="Arial" w:hAnsi="Arial" w:cs="Arial"/>
                <w:sz w:val="23"/>
                <w:szCs w:val="23"/>
              </w:rPr>
            </w:rPrChange>
          </w:rPr>
          <w:t xml:space="preserve">to take measures or policies from the outcome of </w:t>
        </w:r>
      </w:ins>
      <w:ins w:id="1127" w:author="Sujil Kumar Koottathampathiyil" w:date="2022-06-12T23:47:00Z">
        <w:r w:rsidRPr="00FD79BE">
          <w:rPr>
            <w:rFonts w:ascii="Arial" w:hAnsi="Arial" w:cs="Arial"/>
          </w:rPr>
          <w:t>this</w:t>
        </w:r>
      </w:ins>
      <w:ins w:id="1128" w:author="Sujil Kumar Koottathampathiyil" w:date="2022-06-12T23:27:00Z">
        <w:r w:rsidRPr="00FD79BE">
          <w:rPr>
            <w:rFonts w:ascii="Arial" w:hAnsi="Arial" w:cs="Arial"/>
            <w:rPrChange w:id="1129"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130" w:author="Sujil Kumar Koottathampathiyil" w:date="2022-06-12T23:27:00Z"/>
          <w:rFonts w:ascii="Arial" w:hAnsi="Arial" w:cs="Arial"/>
        </w:rPr>
      </w:pPr>
      <w:r w:rsidRPr="00FD79BE">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131" w:author="Sujil Kumar Koottathampathiyil" w:date="2022-06-09T08:00:00Z">
        <w:r w:rsidRPr="00FD79BE" w:rsidDel="002A0352">
          <w:rPr>
            <w:rFonts w:ascii="Arial" w:hAnsi="Arial" w:cs="Arial"/>
          </w:rPr>
          <w:delText>A h</w:delText>
        </w:r>
      </w:del>
      <w:del w:id="1132"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133" w:author="Sujil Kumar Koottathampathiyil" w:date="2022-06-09T11:05:00Z">
        <w:r w:rsidRPr="00FD79BE" w:rsidDel="00A24B81">
          <w:rPr>
            <w:rFonts w:ascii="Arial" w:hAnsi="Arial" w:cs="Arial"/>
          </w:rPr>
          <w:delText>s</w:delText>
        </w:r>
      </w:del>
      <w:del w:id="1134" w:author="Sujil Kumar Koottathampathiyil" w:date="2022-06-12T23:27:00Z">
        <w:r w:rsidRPr="00FD79BE" w:rsidDel="007620C8">
          <w:rPr>
            <w:rFonts w:ascii="Arial" w:hAnsi="Arial" w:cs="Arial"/>
          </w:rPr>
          <w:delText xml:space="preserve"> of </w:delText>
        </w:r>
      </w:del>
      <w:del w:id="1135" w:author="Sujil Kumar Koottathampathiyil" w:date="2022-06-09T11:05:00Z">
        <w:r w:rsidRPr="00FD79BE" w:rsidDel="00051B10">
          <w:rPr>
            <w:rFonts w:ascii="Arial" w:hAnsi="Arial" w:cs="Arial"/>
          </w:rPr>
          <w:delText>this</w:delText>
        </w:r>
      </w:del>
      <w:del w:id="1136"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137" w:author="Sujil Kumar Koottathampathiyil" w:date="2022-06-09T08:24:00Z">
        <w:r w:rsidRPr="00FD79BE" w:rsidDel="00637E9E">
          <w:rPr>
            <w:rFonts w:ascii="Arial" w:hAnsi="Arial" w:cs="Arial"/>
          </w:rPr>
          <w:delText>Quaker</w:delText>
        </w:r>
      </w:del>
      <w:del w:id="1138" w:author="Sujil Kumar Koottathampathiyil" w:date="2022-06-12T23:27:00Z">
        <w:r w:rsidRPr="00FD79BE" w:rsidDel="007620C8">
          <w:rPr>
            <w:rFonts w:ascii="Arial" w:hAnsi="Arial" w:cs="Arial"/>
          </w:rPr>
          <w:delText xml:space="preserve"> </w:delText>
        </w:r>
      </w:del>
      <w:del w:id="1139" w:author="Sujil Kumar Koottathampathiyil" w:date="2022-06-09T08:24:00Z">
        <w:r w:rsidRPr="00FD79BE" w:rsidDel="00637E9E">
          <w:rPr>
            <w:rFonts w:ascii="Arial" w:hAnsi="Arial" w:cs="Arial"/>
          </w:rPr>
          <w:delText xml:space="preserve">Oats </w:delText>
        </w:r>
      </w:del>
      <w:del w:id="1140"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141" w:author="Sujil Kumar Koottathampathiyil" w:date="2022-06-12T23:27:00Z"/>
          <w:rFonts w:ascii="Arial" w:hAnsi="Arial" w:cs="Arial"/>
        </w:rPr>
      </w:pPr>
      <w:del w:id="1142" w:author="Sujil Kumar Koottathampathiyil" w:date="2022-06-12T23:27:00Z">
        <w:r w:rsidRPr="00FD79BE" w:rsidDel="007620C8">
          <w:rPr>
            <w:rFonts w:ascii="Arial" w:hAnsi="Arial" w:cs="Arial"/>
          </w:rPr>
          <w:delText xml:space="preserve">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w:delText>
        </w:r>
        <w:r w:rsidRPr="00FD79BE" w:rsidDel="007620C8">
          <w:rPr>
            <w:rFonts w:ascii="Arial" w:hAnsi="Arial" w:cs="Arial"/>
          </w:rPr>
          <w:lastRenderedPageBreak/>
          <w:delText>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143" w:author="Sujil Kumar Koottathampathiyil" w:date="2022-06-12T23:27:00Z"/>
          <w:rFonts w:ascii="Arial" w:hAnsi="Arial" w:cs="Arial"/>
          <w:color w:val="000000"/>
          <w:sz w:val="24"/>
          <w:szCs w:val="24"/>
        </w:rPr>
      </w:pPr>
      <w:del w:id="1144" w:author="Sujil Kumar Koottathampathiyil" w:date="2022-06-12T23:27:00Z">
        <w:r w:rsidRPr="00FD79BE"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145" w:author="Sujil Kumar Koottathampathiyil" w:date="2022-06-09T07:58:00Z">
        <w:r w:rsidRPr="00FD79BE" w:rsidDel="002A0352">
          <w:rPr>
            <w:rFonts w:ascii="Arial" w:hAnsi="Arial" w:cs="Arial"/>
            <w:color w:val="000000"/>
            <w:sz w:val="24"/>
            <w:szCs w:val="24"/>
          </w:rPr>
          <w:delText>s</w:delText>
        </w:r>
      </w:del>
      <w:del w:id="1146"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0C6146" w:rsidRDefault="0049196A">
      <w:pPr>
        <w:pStyle w:val="ListParagraph"/>
        <w:tabs>
          <w:tab w:val="left" w:pos="720"/>
          <w:tab w:val="left" w:pos="810"/>
        </w:tabs>
        <w:spacing w:line="360" w:lineRule="auto"/>
        <w:ind w:left="-540" w:firstLine="1260"/>
        <w:rPr>
          <w:ins w:id="1147" w:author="Sujil Kumar Koottathampathiyil" w:date="2022-06-12T23:09:00Z"/>
          <w:rFonts w:ascii="Arial" w:hAnsi="Arial" w:cs="Arial"/>
          <w:b/>
          <w:bCs/>
          <w:sz w:val="24"/>
          <w:szCs w:val="24"/>
        </w:rPr>
        <w:pPrChange w:id="1148" w:author="Sujil Kumar Koottathampathiyil" w:date="2022-06-12T23:10:00Z">
          <w:pPr>
            <w:pStyle w:val="ListParagraph"/>
            <w:numPr>
              <w:numId w:val="2"/>
            </w:numPr>
            <w:spacing w:line="360" w:lineRule="auto"/>
          </w:pPr>
        </w:pPrChange>
      </w:pPr>
      <w:ins w:id="1149" w:author="Sujil Kumar Koottathampathiyil" w:date="2022-06-12T23:09:00Z">
        <w:r w:rsidRPr="000C6146">
          <w:rPr>
            <w:rFonts w:ascii="Arial" w:hAnsi="Arial" w:cs="Arial"/>
            <w:b/>
            <w:bCs/>
            <w:sz w:val="24"/>
            <w:szCs w:val="24"/>
          </w:rPr>
          <w:t>5.0.1 SWOT Analysis</w:t>
        </w:r>
      </w:ins>
    </w:p>
    <w:p w14:paraId="185BF876" w14:textId="1FA1A89E" w:rsidR="0049196A" w:rsidRPr="000C6146" w:rsidRDefault="0049196A">
      <w:pPr>
        <w:pStyle w:val="ListParagraph"/>
        <w:numPr>
          <w:ilvl w:val="0"/>
          <w:numId w:val="2"/>
        </w:numPr>
        <w:tabs>
          <w:tab w:val="left" w:pos="720"/>
        </w:tabs>
        <w:autoSpaceDE w:val="0"/>
        <w:autoSpaceDN w:val="0"/>
        <w:adjustRightInd w:val="0"/>
        <w:spacing w:after="23" w:line="360" w:lineRule="auto"/>
        <w:ind w:left="90" w:firstLine="630"/>
        <w:jc w:val="both"/>
        <w:rPr>
          <w:ins w:id="1150" w:author="Sujil Kumar Koottathampathiyil" w:date="2022-06-12T23:09:00Z"/>
          <w:rFonts w:ascii="Arial" w:hAnsi="Arial" w:cs="Arial"/>
          <w:color w:val="000000"/>
          <w:sz w:val="24"/>
          <w:szCs w:val="24"/>
          <w:rPrChange w:id="1151" w:author="Sujil Kumar Koottathampathiyil" w:date="2022-06-12T23:41:00Z">
            <w:rPr>
              <w:ins w:id="1152" w:author="Sujil Kumar Koottathampathiyil" w:date="2022-06-12T23:09:00Z"/>
              <w:rFonts w:ascii="Arial" w:hAnsi="Arial" w:cs="Arial"/>
              <w:color w:val="000000"/>
              <w:sz w:val="23"/>
              <w:szCs w:val="23"/>
            </w:rPr>
          </w:rPrChange>
        </w:rPr>
        <w:pPrChange w:id="1153" w:author="Sujil Kumar Koottathampathiyil" w:date="2022-06-12T23:10:00Z">
          <w:pPr>
            <w:pStyle w:val="ListParagraph"/>
            <w:numPr>
              <w:numId w:val="2"/>
            </w:numPr>
            <w:autoSpaceDE w:val="0"/>
            <w:autoSpaceDN w:val="0"/>
            <w:adjustRightInd w:val="0"/>
            <w:spacing w:after="23" w:line="360" w:lineRule="auto"/>
            <w:jc w:val="both"/>
          </w:pPr>
        </w:pPrChange>
      </w:pPr>
      <w:ins w:id="1154" w:author="Sujil Kumar Koottathampathiyil" w:date="2022-06-12T23:09:00Z">
        <w:r w:rsidRPr="000C6146">
          <w:rPr>
            <w:rFonts w:ascii="Arial" w:hAnsi="Arial" w:cs="Arial"/>
            <w:color w:val="000000"/>
            <w:sz w:val="24"/>
            <w:szCs w:val="24"/>
            <w:rPrChange w:id="1155"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w:t>
        </w:r>
        <w:proofErr w:type="gramStart"/>
        <w:r w:rsidRPr="000C6146">
          <w:rPr>
            <w:rFonts w:ascii="Arial" w:hAnsi="Arial" w:cs="Arial"/>
            <w:color w:val="000000"/>
            <w:sz w:val="24"/>
            <w:szCs w:val="24"/>
            <w:rPrChange w:id="1156" w:author="Sujil Kumar Koottathampathiyil" w:date="2022-06-12T23:41:00Z">
              <w:rPr>
                <w:rFonts w:ascii="Arial" w:hAnsi="Arial" w:cs="Arial"/>
                <w:color w:val="000000"/>
                <w:sz w:val="23"/>
                <w:szCs w:val="23"/>
              </w:rPr>
            </w:rPrChange>
          </w:rPr>
          <w:t>in order to</w:t>
        </w:r>
        <w:proofErr w:type="gramEnd"/>
        <w:r w:rsidRPr="000C6146">
          <w:rPr>
            <w:rFonts w:ascii="Arial" w:hAnsi="Arial" w:cs="Arial"/>
            <w:color w:val="000000"/>
            <w:sz w:val="24"/>
            <w:szCs w:val="24"/>
            <w:rPrChange w:id="1157" w:author="Sujil Kumar Koottathampathiyil" w:date="2022-06-12T23:41:00Z">
              <w:rPr>
                <w:rFonts w:ascii="Arial" w:hAnsi="Arial" w:cs="Arial"/>
                <w:color w:val="000000"/>
                <w:sz w:val="23"/>
                <w:szCs w:val="23"/>
              </w:rPr>
            </w:rPrChange>
          </w:rPr>
          <w:t xml:space="preserve">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proofErr w:type="gramStart"/>
        <w:r w:rsidRPr="000C6146">
          <w:rPr>
            <w:rFonts w:ascii="Arial" w:hAnsi="Arial" w:cs="Arial"/>
            <w:color w:val="000000"/>
            <w:sz w:val="24"/>
            <w:szCs w:val="24"/>
            <w:rPrChange w:id="1158" w:author="Sujil Kumar Koottathampathiyil" w:date="2022-06-12T23:41:00Z">
              <w:rPr>
                <w:rFonts w:ascii="Arial" w:hAnsi="Arial" w:cs="Arial"/>
                <w:color w:val="000000"/>
                <w:sz w:val="23"/>
                <w:szCs w:val="23"/>
              </w:rPr>
            </w:rPrChange>
          </w:rPr>
          <w:t>court  is</w:t>
        </w:r>
        <w:proofErr w:type="gramEnd"/>
        <w:r w:rsidRPr="000C6146">
          <w:rPr>
            <w:rFonts w:ascii="Arial" w:hAnsi="Arial" w:cs="Arial"/>
            <w:color w:val="000000"/>
            <w:sz w:val="24"/>
            <w:szCs w:val="24"/>
            <w:rPrChange w:id="1159" w:author="Sujil Kumar Koottathampathiyil" w:date="2022-06-12T23:41:00Z">
              <w:rPr>
                <w:rFonts w:ascii="Arial" w:hAnsi="Arial" w:cs="Arial"/>
                <w:color w:val="000000"/>
                <w:sz w:val="23"/>
                <w:szCs w:val="23"/>
              </w:rPr>
            </w:rPrChange>
          </w:rPr>
          <w:t xml:space="preserve">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0C6146" w:rsidRDefault="0049196A">
      <w:pPr>
        <w:pStyle w:val="ListParagraph"/>
        <w:numPr>
          <w:ilvl w:val="0"/>
          <w:numId w:val="2"/>
        </w:numPr>
        <w:tabs>
          <w:tab w:val="left" w:pos="720"/>
        </w:tabs>
        <w:autoSpaceDE w:val="0"/>
        <w:autoSpaceDN w:val="0"/>
        <w:adjustRightInd w:val="0"/>
        <w:spacing w:after="23" w:line="360" w:lineRule="auto"/>
        <w:ind w:left="90" w:firstLine="630"/>
        <w:jc w:val="both"/>
        <w:rPr>
          <w:ins w:id="1160" w:author="Sujil Kumar Koottathampathiyil" w:date="2022-06-12T23:09:00Z"/>
          <w:rFonts w:ascii="Arial" w:hAnsi="Arial" w:cs="Arial"/>
          <w:color w:val="000000"/>
          <w:sz w:val="24"/>
          <w:szCs w:val="24"/>
          <w:rPrChange w:id="1161" w:author="Sujil Kumar Koottathampathiyil" w:date="2022-06-12T23:41:00Z">
            <w:rPr>
              <w:ins w:id="1162" w:author="Sujil Kumar Koottathampathiyil" w:date="2022-06-12T23:09:00Z"/>
              <w:rFonts w:ascii="Arial" w:hAnsi="Arial" w:cs="Arial"/>
              <w:color w:val="000000"/>
              <w:sz w:val="23"/>
              <w:szCs w:val="23"/>
            </w:rPr>
          </w:rPrChange>
        </w:rPr>
        <w:pPrChange w:id="1163" w:author="Sujil Kumar Koottathampathiyil" w:date="2022-06-12T23:10:00Z">
          <w:pPr>
            <w:pStyle w:val="ListParagraph"/>
            <w:numPr>
              <w:numId w:val="2"/>
            </w:numPr>
            <w:autoSpaceDE w:val="0"/>
            <w:autoSpaceDN w:val="0"/>
            <w:adjustRightInd w:val="0"/>
            <w:spacing w:after="23" w:line="360" w:lineRule="auto"/>
            <w:jc w:val="both"/>
          </w:pPr>
        </w:pPrChange>
      </w:pPr>
      <w:ins w:id="1164" w:author="Sujil Kumar Koottathampathiyil" w:date="2022-06-12T23:09:00Z">
        <w:r w:rsidRPr="000C6146">
          <w:rPr>
            <w:rFonts w:ascii="Arial" w:hAnsi="Arial" w:cs="Arial"/>
            <w:color w:val="000000"/>
            <w:sz w:val="24"/>
            <w:szCs w:val="24"/>
            <w:rPrChange w:id="1165"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166" w:author="Sujil Kumar Koottathampathiyil" w:date="2022-06-12T23:09:00Z"/>
          <w:rFonts w:ascii="Arial" w:hAnsi="Arial" w:cs="Arial"/>
          <w:color w:val="000000"/>
          <w:sz w:val="24"/>
          <w:szCs w:val="24"/>
        </w:rPr>
        <w:pPrChange w:id="1167"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168" w:author="Sujil Kumar Koottathampathiyil" w:date="2022-06-12T23:09:00Z"/>
          <w:rFonts w:ascii="Arial" w:hAnsi="Arial" w:cs="Arial"/>
          <w:color w:val="000000"/>
          <w:sz w:val="24"/>
          <w:szCs w:val="24"/>
          <w:rPrChange w:id="1169" w:author="Sujil Kumar Koottathampathiyil" w:date="2022-06-12T23:41:00Z">
            <w:rPr>
              <w:ins w:id="1170" w:author="Sujil Kumar Koottathampathiyil" w:date="2022-06-12T23:09:00Z"/>
              <w:rFonts w:ascii="Arial" w:hAnsi="Arial" w:cs="Arial"/>
              <w:color w:val="000000"/>
              <w:sz w:val="23"/>
              <w:szCs w:val="23"/>
            </w:rPr>
          </w:rPrChange>
        </w:rPr>
        <w:pPrChange w:id="1171" w:author="Sujil Kumar Koottathampathiyil" w:date="2022-06-12T23:10:00Z">
          <w:pPr>
            <w:pStyle w:val="ListParagraph"/>
            <w:numPr>
              <w:numId w:val="2"/>
            </w:numPr>
            <w:autoSpaceDE w:val="0"/>
            <w:autoSpaceDN w:val="0"/>
            <w:adjustRightInd w:val="0"/>
            <w:spacing w:after="22" w:line="360" w:lineRule="auto"/>
            <w:jc w:val="both"/>
          </w:pPr>
        </w:pPrChange>
      </w:pPr>
      <w:ins w:id="1172" w:author="Sujil Kumar Koottathampathiyil" w:date="2022-06-12T23:09:00Z">
        <w:r w:rsidRPr="000C6146">
          <w:rPr>
            <w:rFonts w:ascii="Arial" w:hAnsi="Arial" w:cs="Arial"/>
            <w:b/>
            <w:bCs/>
            <w:color w:val="000000"/>
            <w:sz w:val="24"/>
            <w:szCs w:val="24"/>
            <w:rPrChange w:id="1173" w:author="Sujil Kumar Koottathampathiyil" w:date="2022-06-12T23:41:00Z">
              <w:rPr>
                <w:rFonts w:ascii="Arial" w:hAnsi="Arial" w:cs="Arial"/>
                <w:b/>
                <w:bCs/>
                <w:color w:val="000000"/>
                <w:sz w:val="23"/>
                <w:szCs w:val="23"/>
              </w:rPr>
            </w:rPrChange>
          </w:rPr>
          <w:t>Strength: -</w:t>
        </w:r>
        <w:r w:rsidRPr="000C6146">
          <w:rPr>
            <w:rFonts w:ascii="Arial" w:hAnsi="Arial" w:cs="Arial"/>
            <w:color w:val="000000"/>
            <w:sz w:val="24"/>
            <w:szCs w:val="24"/>
            <w:rPrChange w:id="1174" w:author="Sujil Kumar Koottathampathiyil" w:date="2022-06-12T23:41:00Z">
              <w:rPr>
                <w:rFonts w:ascii="Arial" w:hAnsi="Arial" w:cs="Arial"/>
                <w:color w:val="000000"/>
                <w:sz w:val="23"/>
                <w:szCs w:val="23"/>
              </w:rPr>
            </w:rPrChange>
          </w:rPr>
          <w:t xml:space="preserve"> In </w:t>
        </w:r>
      </w:ins>
      <w:ins w:id="1175" w:author="Sujil Kumar Koottathampathiyil" w:date="2022-06-12T23:47:00Z">
        <w:r w:rsidRPr="000C6146">
          <w:rPr>
            <w:rFonts w:ascii="Arial" w:hAnsi="Arial" w:cs="Arial"/>
            <w:color w:val="000000"/>
            <w:sz w:val="24"/>
            <w:szCs w:val="24"/>
          </w:rPr>
          <w:t>this</w:t>
        </w:r>
      </w:ins>
      <w:ins w:id="1176" w:author="Sujil Kumar Koottathampathiyil" w:date="2022-06-12T23:09:00Z">
        <w:r w:rsidRPr="000C6146">
          <w:rPr>
            <w:rFonts w:ascii="Arial" w:hAnsi="Arial" w:cs="Arial"/>
            <w:color w:val="000000"/>
            <w:sz w:val="24"/>
            <w:szCs w:val="24"/>
            <w:rPrChange w:id="1177"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178" w:author="Sujil Kumar Koottathampathiyil" w:date="2022-06-12T23:47:00Z">
        <w:r w:rsidRPr="000C6146">
          <w:rPr>
            <w:rFonts w:ascii="Arial" w:hAnsi="Arial" w:cs="Arial"/>
            <w:color w:val="000000"/>
            <w:sz w:val="24"/>
            <w:szCs w:val="24"/>
          </w:rPr>
          <w:t>This</w:t>
        </w:r>
      </w:ins>
      <w:ins w:id="1179" w:author="Sujil Kumar Koottathampathiyil" w:date="2022-06-12T23:09:00Z">
        <w:r w:rsidRPr="000C6146">
          <w:rPr>
            <w:rFonts w:ascii="Arial" w:hAnsi="Arial" w:cs="Arial"/>
            <w:color w:val="000000"/>
            <w:sz w:val="24"/>
            <w:szCs w:val="24"/>
            <w:rPrChange w:id="1180"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181" w:author="Sujil Kumar Koottathampathiyil" w:date="2022-06-12T23:47:00Z">
        <w:r w:rsidRPr="000C6146">
          <w:rPr>
            <w:rFonts w:ascii="Arial" w:hAnsi="Arial" w:cs="Arial"/>
            <w:color w:val="000000"/>
            <w:sz w:val="24"/>
            <w:szCs w:val="24"/>
          </w:rPr>
          <w:t>this</w:t>
        </w:r>
      </w:ins>
      <w:ins w:id="1182" w:author="Sujil Kumar Koottathampathiyil" w:date="2022-06-12T23:09:00Z">
        <w:r w:rsidRPr="000C6146">
          <w:rPr>
            <w:rFonts w:ascii="Arial" w:hAnsi="Arial" w:cs="Arial"/>
            <w:color w:val="000000"/>
            <w:sz w:val="24"/>
            <w:szCs w:val="24"/>
            <w:rPrChange w:id="1183"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184" w:author="Sujil Kumar Koottathampathiyil" w:date="2022-06-12T23:47:00Z">
        <w:r w:rsidRPr="000C6146">
          <w:rPr>
            <w:rFonts w:ascii="Arial" w:hAnsi="Arial" w:cs="Arial"/>
            <w:color w:val="000000"/>
            <w:sz w:val="24"/>
            <w:szCs w:val="24"/>
          </w:rPr>
          <w:t>This</w:t>
        </w:r>
      </w:ins>
      <w:ins w:id="1185" w:author="Sujil Kumar Koottathampathiyil" w:date="2022-06-12T23:09:00Z">
        <w:r w:rsidRPr="000C6146">
          <w:rPr>
            <w:rFonts w:ascii="Arial" w:hAnsi="Arial" w:cs="Arial"/>
            <w:color w:val="000000"/>
            <w:sz w:val="24"/>
            <w:szCs w:val="24"/>
            <w:rPrChange w:id="1186"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w:t>
        </w:r>
        <w:proofErr w:type="gramStart"/>
        <w:r w:rsidRPr="000C6146">
          <w:rPr>
            <w:rFonts w:ascii="Arial" w:hAnsi="Arial" w:cs="Arial"/>
            <w:color w:val="000000"/>
            <w:sz w:val="24"/>
            <w:szCs w:val="24"/>
            <w:rPrChange w:id="1187" w:author="Sujil Kumar Koottathampathiyil" w:date="2022-06-12T23:41:00Z">
              <w:rPr>
                <w:rFonts w:ascii="Arial" w:hAnsi="Arial" w:cs="Arial"/>
                <w:color w:val="000000"/>
                <w:sz w:val="23"/>
                <w:szCs w:val="23"/>
              </w:rPr>
            </w:rPrChange>
          </w:rPr>
          <w:t>Similar to</w:t>
        </w:r>
        <w:proofErr w:type="gramEnd"/>
        <w:r w:rsidRPr="000C6146">
          <w:rPr>
            <w:rFonts w:ascii="Arial" w:hAnsi="Arial" w:cs="Arial"/>
            <w:color w:val="000000"/>
            <w:sz w:val="24"/>
            <w:szCs w:val="24"/>
            <w:rPrChange w:id="1188" w:author="Sujil Kumar Koottathampathiyil" w:date="2022-06-12T23:41:00Z">
              <w:rPr>
                <w:rFonts w:ascii="Arial" w:hAnsi="Arial" w:cs="Arial"/>
                <w:color w:val="000000"/>
                <w:sz w:val="23"/>
                <w:szCs w:val="23"/>
              </w:rPr>
            </w:rPrChange>
          </w:rPr>
          <w:t xml:space="preserve"> the websites showcasing covid trends live, </w:t>
        </w:r>
      </w:ins>
      <w:ins w:id="1189" w:author="Sujil Kumar Koottathampathiyil" w:date="2022-06-12T23:47:00Z">
        <w:r w:rsidRPr="000C6146">
          <w:rPr>
            <w:rFonts w:ascii="Arial" w:hAnsi="Arial" w:cs="Arial"/>
            <w:color w:val="000000"/>
            <w:sz w:val="24"/>
            <w:szCs w:val="24"/>
          </w:rPr>
          <w:t>this</w:t>
        </w:r>
      </w:ins>
      <w:ins w:id="1190" w:author="Sujil Kumar Koottathampathiyil" w:date="2022-06-12T23:09:00Z">
        <w:r w:rsidRPr="000C6146">
          <w:rPr>
            <w:rFonts w:ascii="Arial" w:hAnsi="Arial" w:cs="Arial"/>
            <w:color w:val="000000"/>
            <w:sz w:val="24"/>
            <w:szCs w:val="24"/>
            <w:rPrChange w:id="1191"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192" w:author="Sujil Kumar Koottathampathiyil" w:date="2022-06-12T23:09:00Z"/>
          <w:rFonts w:ascii="Arial" w:hAnsi="Arial" w:cs="Arial"/>
          <w:color w:val="000000"/>
          <w:sz w:val="24"/>
          <w:szCs w:val="24"/>
          <w:rPrChange w:id="1193" w:author="Sujil Kumar Koottathampathiyil" w:date="2022-06-12T23:41:00Z">
            <w:rPr>
              <w:ins w:id="1194" w:author="Sujil Kumar Koottathampathiyil" w:date="2022-06-12T23:09:00Z"/>
              <w:rFonts w:ascii="Arial" w:hAnsi="Arial" w:cs="Arial"/>
              <w:color w:val="000000"/>
              <w:sz w:val="23"/>
              <w:szCs w:val="23"/>
            </w:rPr>
          </w:rPrChange>
        </w:rPr>
        <w:pPrChange w:id="1195"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FA0368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196" w:author="Sujil Kumar Koottathampathiyil" w:date="2022-06-12T23:09:00Z"/>
          <w:rFonts w:ascii="Arial" w:hAnsi="Arial" w:cs="Arial"/>
          <w:color w:val="000000"/>
          <w:sz w:val="24"/>
          <w:szCs w:val="24"/>
          <w:rPrChange w:id="1197" w:author="Sujil Kumar Koottathampathiyil" w:date="2022-06-12T23:41:00Z">
            <w:rPr>
              <w:ins w:id="1198" w:author="Sujil Kumar Koottathampathiyil" w:date="2022-06-12T23:09:00Z"/>
              <w:rFonts w:ascii="Arial" w:hAnsi="Arial" w:cs="Arial"/>
              <w:color w:val="000000"/>
              <w:sz w:val="23"/>
              <w:szCs w:val="23"/>
            </w:rPr>
          </w:rPrChange>
        </w:rPr>
        <w:pPrChange w:id="1199" w:author="Sujil Kumar Koottathampathiyil" w:date="2022-06-12T23:10:00Z">
          <w:pPr>
            <w:pStyle w:val="ListParagraph"/>
            <w:numPr>
              <w:numId w:val="2"/>
            </w:numPr>
            <w:autoSpaceDE w:val="0"/>
            <w:autoSpaceDN w:val="0"/>
            <w:adjustRightInd w:val="0"/>
            <w:spacing w:after="22" w:line="360" w:lineRule="auto"/>
            <w:jc w:val="both"/>
          </w:pPr>
        </w:pPrChange>
      </w:pPr>
      <w:ins w:id="1200" w:author="Sujil Kumar Koottathampathiyil" w:date="2022-06-12T23:09:00Z">
        <w:r w:rsidRPr="000C6146">
          <w:rPr>
            <w:rFonts w:ascii="Arial" w:hAnsi="Arial" w:cs="Arial"/>
            <w:b/>
            <w:bCs/>
            <w:color w:val="000000"/>
            <w:sz w:val="24"/>
            <w:szCs w:val="24"/>
            <w:rPrChange w:id="1201" w:author="Sujil Kumar Koottathampathiyil" w:date="2022-06-12T23:41:00Z">
              <w:rPr>
                <w:rFonts w:ascii="Arial" w:hAnsi="Arial" w:cs="Arial"/>
                <w:b/>
                <w:bCs/>
                <w:color w:val="000000"/>
                <w:sz w:val="23"/>
                <w:szCs w:val="23"/>
              </w:rPr>
            </w:rPrChange>
          </w:rPr>
          <w:t>Weakness: -</w:t>
        </w:r>
        <w:r w:rsidRPr="000C6146">
          <w:rPr>
            <w:rFonts w:ascii="Arial" w:hAnsi="Arial" w:cs="Arial"/>
            <w:color w:val="000000"/>
            <w:sz w:val="24"/>
            <w:szCs w:val="24"/>
            <w:rPrChange w:id="1202" w:author="Sujil Kumar Koottathampathiyil" w:date="2022-06-12T23:41:00Z">
              <w:rPr>
                <w:rFonts w:ascii="Arial" w:hAnsi="Arial" w:cs="Arial"/>
                <w:color w:val="000000"/>
                <w:sz w:val="23"/>
                <w:szCs w:val="23"/>
              </w:rPr>
            </w:rPrChange>
          </w:rPr>
          <w:t xml:space="preserve"> </w:t>
        </w:r>
      </w:ins>
      <w:r w:rsidRPr="000C6146">
        <w:rPr>
          <w:rFonts w:ascii="Arial" w:hAnsi="Arial" w:cs="Arial"/>
          <w:color w:val="000000"/>
          <w:sz w:val="24"/>
          <w:szCs w:val="24"/>
        </w:rPr>
        <w:t xml:space="preserve">For forecasting, the data is aggregated, and no unique information about individuals is provided. As a result, I believe the data must have more precise traits that may be used to create reliable suicide predictions. However, if additional </w:t>
      </w:r>
      <w:r w:rsidR="005A04E4" w:rsidRPr="000C6146">
        <w:rPr>
          <w:rFonts w:ascii="Arial" w:hAnsi="Arial" w:cs="Arial"/>
          <w:color w:val="000000"/>
          <w:sz w:val="24"/>
          <w:szCs w:val="24"/>
        </w:rPr>
        <w:t>characteristics</w:t>
      </w:r>
      <w:r w:rsidRPr="000C6146">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203" w:author="Sujil Kumar Koottathampathiyil" w:date="2022-06-12T23:09:00Z"/>
          <w:rFonts w:ascii="Arial" w:hAnsi="Arial" w:cs="Arial"/>
          <w:color w:val="000000"/>
          <w:sz w:val="24"/>
          <w:szCs w:val="24"/>
          <w:rPrChange w:id="1204" w:author="Sujil Kumar Koottathampathiyil" w:date="2022-06-12T23:41:00Z">
            <w:rPr>
              <w:ins w:id="1205" w:author="Sujil Kumar Koottathampathiyil" w:date="2022-06-12T23:09:00Z"/>
              <w:rFonts w:ascii="Arial" w:hAnsi="Arial" w:cs="Arial"/>
              <w:color w:val="000000"/>
              <w:sz w:val="23"/>
              <w:szCs w:val="23"/>
            </w:rPr>
          </w:rPrChange>
        </w:rPr>
        <w:pPrChange w:id="1206"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207" w:author="Sujil Kumar Koottathampathiyil" w:date="2022-06-12T23:09:00Z"/>
          <w:rFonts w:ascii="Arial" w:hAnsi="Arial" w:cs="Arial"/>
          <w:color w:val="000000"/>
          <w:sz w:val="24"/>
          <w:szCs w:val="24"/>
          <w:rPrChange w:id="1208" w:author="Sujil Kumar Koottathampathiyil" w:date="2022-06-12T23:41:00Z">
            <w:rPr>
              <w:ins w:id="1209" w:author="Sujil Kumar Koottathampathiyil" w:date="2022-06-12T23:09:00Z"/>
              <w:rFonts w:ascii="Arial" w:hAnsi="Arial" w:cs="Arial"/>
              <w:color w:val="000000"/>
              <w:sz w:val="23"/>
              <w:szCs w:val="23"/>
            </w:rPr>
          </w:rPrChange>
        </w:rPr>
        <w:pPrChange w:id="1210" w:author="Sujil Kumar Koottathampathiyil" w:date="2022-06-12T23:10:00Z">
          <w:pPr>
            <w:pStyle w:val="ListParagraph"/>
            <w:numPr>
              <w:numId w:val="2"/>
            </w:numPr>
            <w:autoSpaceDE w:val="0"/>
            <w:autoSpaceDN w:val="0"/>
            <w:adjustRightInd w:val="0"/>
            <w:spacing w:after="22" w:line="360" w:lineRule="auto"/>
            <w:jc w:val="both"/>
          </w:pPr>
        </w:pPrChange>
      </w:pPr>
      <w:ins w:id="1211" w:author="Sujil Kumar Koottathampathiyil" w:date="2022-06-12T23:09:00Z">
        <w:r w:rsidRPr="000C6146">
          <w:rPr>
            <w:rFonts w:ascii="Arial" w:hAnsi="Arial" w:cs="Arial"/>
            <w:b/>
            <w:bCs/>
            <w:color w:val="000000"/>
            <w:sz w:val="24"/>
            <w:szCs w:val="24"/>
            <w:rPrChange w:id="1212" w:author="Sujil Kumar Koottathampathiyil" w:date="2022-06-12T23:41:00Z">
              <w:rPr>
                <w:rFonts w:ascii="Arial" w:hAnsi="Arial" w:cs="Arial"/>
                <w:b/>
                <w:bCs/>
                <w:color w:val="000000"/>
                <w:sz w:val="23"/>
                <w:szCs w:val="23"/>
              </w:rPr>
            </w:rPrChange>
          </w:rPr>
          <w:t>Opportunity: -</w:t>
        </w:r>
        <w:r w:rsidRPr="000C6146">
          <w:rPr>
            <w:rFonts w:ascii="Arial" w:hAnsi="Arial" w:cs="Arial"/>
            <w:color w:val="000000"/>
            <w:sz w:val="24"/>
            <w:szCs w:val="24"/>
            <w:rPrChange w:id="1213" w:author="Sujil Kumar Koottathampathiyil" w:date="2022-06-12T23:41:00Z">
              <w:rPr>
                <w:rFonts w:ascii="Arial" w:hAnsi="Arial" w:cs="Arial"/>
                <w:color w:val="000000"/>
                <w:sz w:val="23"/>
                <w:szCs w:val="23"/>
              </w:rPr>
            </w:rPrChange>
          </w:rPr>
          <w:t xml:space="preserve"> </w:t>
        </w:r>
      </w:ins>
      <w:r w:rsidRPr="000C6146">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214" w:author="Sujil Kumar Koottathampathiyil" w:date="2022-06-12T23:09:00Z"/>
          <w:rFonts w:ascii="Arial" w:hAnsi="Arial" w:cs="Arial"/>
          <w:color w:val="000000"/>
          <w:sz w:val="24"/>
          <w:szCs w:val="24"/>
          <w:rPrChange w:id="1215" w:author="Sujil Kumar Koottathampathiyil" w:date="2022-06-12T23:41:00Z">
            <w:rPr>
              <w:ins w:id="1216" w:author="Sujil Kumar Koottathampathiyil" w:date="2022-06-12T23:09:00Z"/>
              <w:rFonts w:ascii="Arial" w:hAnsi="Arial" w:cs="Arial"/>
              <w:color w:val="000000"/>
              <w:sz w:val="23"/>
              <w:szCs w:val="23"/>
            </w:rPr>
          </w:rPrChange>
        </w:rPr>
        <w:pPrChange w:id="1217"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0C6146"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218" w:author="Sujil Kumar Koottathampathiyil" w:date="2022-06-12T23:09:00Z"/>
          <w:rFonts w:ascii="Arial" w:hAnsi="Arial" w:cs="Arial"/>
          <w:color w:val="000000"/>
          <w:sz w:val="24"/>
          <w:szCs w:val="24"/>
          <w:rPrChange w:id="1219" w:author="Sujil Kumar Koottathampathiyil" w:date="2022-06-12T23:41:00Z">
            <w:rPr>
              <w:ins w:id="1220" w:author="Sujil Kumar Koottathampathiyil" w:date="2022-06-12T23:09:00Z"/>
              <w:rFonts w:ascii="Arial" w:hAnsi="Arial" w:cs="Arial"/>
              <w:color w:val="000000"/>
              <w:sz w:val="23"/>
              <w:szCs w:val="23"/>
            </w:rPr>
          </w:rPrChange>
        </w:rPr>
        <w:pPrChange w:id="1221" w:author="Sujil Kumar Koottathampathiyil" w:date="2022-06-12T23:10:00Z">
          <w:pPr>
            <w:pStyle w:val="ListParagraph"/>
            <w:numPr>
              <w:numId w:val="2"/>
            </w:numPr>
            <w:autoSpaceDE w:val="0"/>
            <w:autoSpaceDN w:val="0"/>
            <w:adjustRightInd w:val="0"/>
            <w:spacing w:after="22" w:line="360" w:lineRule="auto"/>
            <w:jc w:val="both"/>
          </w:pPr>
        </w:pPrChange>
      </w:pPr>
      <w:ins w:id="1222" w:author="Sujil Kumar Koottathampathiyil" w:date="2022-06-12T23:09:00Z">
        <w:r w:rsidRPr="000C6146">
          <w:rPr>
            <w:rFonts w:ascii="Arial" w:hAnsi="Arial" w:cs="Arial"/>
            <w:color w:val="000000"/>
            <w:sz w:val="24"/>
            <w:szCs w:val="24"/>
            <w:rPrChange w:id="1223" w:author="Sujil Kumar Koottathampathiyil" w:date="2022-06-12T23:41:00Z">
              <w:rPr>
                <w:rFonts w:ascii="Arial" w:hAnsi="Arial" w:cs="Arial"/>
                <w:color w:val="000000"/>
                <w:sz w:val="23"/>
                <w:szCs w:val="23"/>
              </w:rPr>
            </w:rPrChange>
          </w:rPr>
          <w:t xml:space="preserve">Now let’s look at </w:t>
        </w:r>
      </w:ins>
      <w:ins w:id="1224" w:author="Sujil Kumar Koottathampathiyil" w:date="2022-06-12T23:47:00Z">
        <w:r w:rsidRPr="000C6146">
          <w:rPr>
            <w:rFonts w:ascii="Arial" w:hAnsi="Arial" w:cs="Arial"/>
            <w:color w:val="000000"/>
            <w:sz w:val="24"/>
            <w:szCs w:val="24"/>
          </w:rPr>
          <w:t>this</w:t>
        </w:r>
      </w:ins>
      <w:ins w:id="1225" w:author="Sujil Kumar Koottathampathiyil" w:date="2022-06-12T23:09:00Z">
        <w:r w:rsidRPr="000C6146">
          <w:rPr>
            <w:rFonts w:ascii="Arial" w:hAnsi="Arial" w:cs="Arial"/>
            <w:color w:val="000000"/>
            <w:sz w:val="24"/>
            <w:szCs w:val="24"/>
            <w:rPrChange w:id="1226"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0C6146">
        <w:rPr>
          <w:rFonts w:ascii="Arial" w:hAnsi="Arial" w:cs="Arial"/>
          <w:color w:val="000000"/>
          <w:sz w:val="24"/>
          <w:szCs w:val="24"/>
        </w:rPr>
        <w:t>Machine Learning</w:t>
      </w:r>
      <w:ins w:id="1227" w:author="Sujil Kumar Koottathampathiyil" w:date="2022-06-12T23:09:00Z">
        <w:r w:rsidRPr="000C6146">
          <w:rPr>
            <w:rFonts w:ascii="Arial" w:hAnsi="Arial" w:cs="Arial"/>
            <w:color w:val="000000"/>
            <w:sz w:val="24"/>
            <w:szCs w:val="24"/>
            <w:rPrChange w:id="1228"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1C2033F4" w14:textId="77777777" w:rsidR="0049196A" w:rsidRPr="000C6146" w:rsidRDefault="0049196A">
      <w:pPr>
        <w:pStyle w:val="ListParagraph"/>
        <w:numPr>
          <w:ilvl w:val="0"/>
          <w:numId w:val="2"/>
        </w:numPr>
        <w:autoSpaceDE w:val="0"/>
        <w:autoSpaceDN w:val="0"/>
        <w:adjustRightInd w:val="0"/>
        <w:spacing w:after="22" w:line="360" w:lineRule="auto"/>
        <w:ind w:left="0"/>
        <w:jc w:val="both"/>
        <w:rPr>
          <w:ins w:id="1229" w:author="Sujil Kumar Koottathampathiyil" w:date="2022-06-12T23:09:00Z"/>
          <w:rFonts w:ascii="Arial" w:hAnsi="Arial" w:cs="Arial"/>
          <w:color w:val="000000"/>
          <w:sz w:val="24"/>
          <w:szCs w:val="24"/>
          <w:rPrChange w:id="1230" w:author="Sujil Kumar Koottathampathiyil" w:date="2022-06-12T23:41:00Z">
            <w:rPr>
              <w:ins w:id="1231" w:author="Sujil Kumar Koottathampathiyil" w:date="2022-06-12T23:09:00Z"/>
              <w:rFonts w:ascii="Arial" w:hAnsi="Arial" w:cs="Arial"/>
              <w:color w:val="000000"/>
              <w:sz w:val="23"/>
              <w:szCs w:val="23"/>
            </w:rPr>
          </w:rPrChange>
        </w:rPr>
        <w:pPrChange w:id="1232"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54F662AF"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233" w:author="Sujil Kumar Koottathampathiyil" w:date="2022-06-12T23:09:00Z">
        <w:r w:rsidRPr="000C6146">
          <w:rPr>
            <w:rFonts w:ascii="Arial" w:hAnsi="Arial" w:cs="Arial"/>
            <w:b/>
            <w:bCs/>
            <w:color w:val="000000"/>
            <w:sz w:val="24"/>
            <w:szCs w:val="24"/>
            <w:rPrChange w:id="1234" w:author="Sujil Kumar Koottathampathiyil" w:date="2022-06-12T23:41:00Z">
              <w:rPr>
                <w:rFonts w:ascii="Arial" w:hAnsi="Arial" w:cs="Arial"/>
                <w:b/>
                <w:bCs/>
                <w:color w:val="000000"/>
                <w:sz w:val="23"/>
                <w:szCs w:val="23"/>
              </w:rPr>
            </w:rPrChange>
          </w:rPr>
          <w:t>Threat</w:t>
        </w:r>
        <w:r w:rsidRPr="000C6146">
          <w:rPr>
            <w:rFonts w:ascii="Arial" w:hAnsi="Arial" w:cs="Arial"/>
            <w:color w:val="000000"/>
            <w:sz w:val="24"/>
            <w:szCs w:val="24"/>
            <w:rPrChange w:id="1235" w:author="Sujil Kumar Koottathampathiyil" w:date="2022-06-12T23:41:00Z">
              <w:rPr>
                <w:rFonts w:ascii="Arial" w:hAnsi="Arial" w:cs="Arial"/>
                <w:color w:val="000000"/>
                <w:sz w:val="23"/>
                <w:szCs w:val="23"/>
              </w:rPr>
            </w:rPrChange>
          </w:rPr>
          <w:t xml:space="preserve">: - </w:t>
        </w:r>
      </w:ins>
      <w:r w:rsidRPr="000C6146">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0C6146">
        <w:rPr>
          <w:rFonts w:ascii="Arial" w:hAnsi="Arial" w:cs="Arial"/>
          <w:color w:val="000000"/>
          <w:sz w:val="24"/>
          <w:szCs w:val="24"/>
        </w:rPr>
        <w:t>if</w:t>
      </w:r>
      <w:r w:rsidRPr="000C6146">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w:t>
      </w:r>
      <w:r w:rsidRPr="000C6146">
        <w:rPr>
          <w:rFonts w:ascii="Arial" w:hAnsi="Arial" w:cs="Arial"/>
          <w:color w:val="000000"/>
          <w:sz w:val="24"/>
          <w:szCs w:val="24"/>
        </w:rPr>
        <w:lastRenderedPageBreak/>
        <w:t xml:space="preserve">storage space may be </w:t>
      </w:r>
      <w:r w:rsidR="008B0E0D" w:rsidRPr="000C6146">
        <w:rPr>
          <w:rFonts w:ascii="Arial" w:hAnsi="Arial" w:cs="Arial"/>
          <w:color w:val="000000"/>
          <w:sz w:val="24"/>
          <w:szCs w:val="24"/>
        </w:rPr>
        <w:t xml:space="preserve">soon </w:t>
      </w:r>
      <w:r w:rsidRPr="000C6146">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0C6146"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236" w:author="Sujil Kumar Koottathampathiyil" w:date="2022-06-12T23:09:00Z"/>
          <w:rFonts w:ascii="Arial" w:hAnsi="Arial" w:cs="Arial"/>
          <w:color w:val="000000"/>
          <w:sz w:val="24"/>
          <w:szCs w:val="24"/>
          <w:rPrChange w:id="1237" w:author="Sujil Kumar Koottathampathiyil" w:date="2022-06-12T23:41:00Z">
            <w:rPr>
              <w:ins w:id="1238"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239" w:author="Sujil Kumar Koottathampathiyil" w:date="2022-06-12T23:09:00Z"/>
          <w:rFonts w:ascii="Arial" w:hAnsi="Arial" w:cs="Arial"/>
          <w:b/>
          <w:bCs/>
          <w:sz w:val="32"/>
          <w:szCs w:val="32"/>
          <w:rPrChange w:id="1240" w:author="Sujil Kumar Koottathampathiyil" w:date="2022-06-09T11:06:00Z">
            <w:rPr>
              <w:del w:id="1241" w:author="Sujil Kumar Koottathampathiyil" w:date="2022-06-12T23:09:00Z"/>
              <w:rFonts w:ascii="Arial" w:hAnsi="Arial" w:cs="Arial"/>
              <w:b/>
              <w:bCs/>
              <w:color w:val="000000"/>
              <w:sz w:val="23"/>
              <w:szCs w:val="23"/>
            </w:rPr>
          </w:rPrChange>
        </w:rPr>
        <w:pPrChange w:id="1242" w:author="Sujil Kumar Koottathampathiyil" w:date="2022-06-09T11:06:00Z">
          <w:pPr>
            <w:autoSpaceDE w:val="0"/>
            <w:autoSpaceDN w:val="0"/>
            <w:adjustRightInd w:val="0"/>
            <w:spacing w:after="22" w:line="360" w:lineRule="auto"/>
            <w:jc w:val="both"/>
          </w:pPr>
        </w:pPrChange>
      </w:pPr>
      <w:del w:id="1243" w:author="Sujil Kumar Koottathampathiyil" w:date="2022-06-12T23:09:00Z">
        <w:r w:rsidRPr="00FD79BE" w:rsidDel="00F400E0">
          <w:rPr>
            <w:rFonts w:ascii="Arial" w:hAnsi="Arial" w:cs="Arial"/>
            <w:b/>
            <w:bCs/>
            <w:sz w:val="32"/>
            <w:szCs w:val="32"/>
            <w:rPrChange w:id="1244" w:author="Sujil Kumar Koottathampathiyil" w:date="2022-06-09T11:06:00Z">
              <w:rPr>
                <w:rFonts w:ascii="Arial" w:hAnsi="Arial" w:cs="Arial"/>
                <w:b/>
                <w:bCs/>
                <w:color w:val="000000"/>
                <w:sz w:val="28"/>
                <w:szCs w:val="28"/>
                <w:u w:val="single"/>
              </w:rPr>
            </w:rPrChange>
          </w:rPr>
          <w:delText>SWOT Analysis</w:delText>
        </w:r>
      </w:del>
      <w:del w:id="1245" w:author="Sujil Kumar Koottathampathiyil" w:date="2022-06-09T11:06:00Z">
        <w:r w:rsidRPr="00FD79BE" w:rsidDel="00692B2B">
          <w:rPr>
            <w:rFonts w:ascii="Arial" w:hAnsi="Arial" w:cs="Arial"/>
            <w:b/>
            <w:bCs/>
            <w:sz w:val="32"/>
            <w:szCs w:val="32"/>
            <w:rPrChange w:id="1246" w:author="Sujil Kumar Koottathampathiyil" w:date="2022-06-09T11:06:00Z">
              <w:rPr>
                <w:rFonts w:ascii="Arial" w:hAnsi="Arial" w:cs="Arial"/>
                <w:b/>
                <w:bCs/>
                <w:color w:val="000000"/>
                <w:sz w:val="28"/>
                <w:szCs w:val="28"/>
              </w:rPr>
            </w:rPrChange>
          </w:rPr>
          <w:delText xml:space="preserve">: </w:delText>
        </w:r>
      </w:del>
      <w:del w:id="1247" w:author="Sujil Kumar Koottathampathiyil" w:date="2022-06-09T08:25:00Z">
        <w:r w:rsidRPr="00FD79BE" w:rsidDel="00DD1CA3">
          <w:rPr>
            <w:rFonts w:ascii="Arial" w:hAnsi="Arial" w:cs="Arial"/>
            <w:b/>
            <w:bCs/>
            <w:sz w:val="32"/>
            <w:szCs w:val="32"/>
            <w:rPrChange w:id="1248"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1249"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075BD0" w:rsidDel="00F400E0" w:rsidRDefault="0049196A" w:rsidP="0049196A">
      <w:pPr>
        <w:autoSpaceDE w:val="0"/>
        <w:autoSpaceDN w:val="0"/>
        <w:adjustRightInd w:val="0"/>
        <w:spacing w:after="23" w:line="360" w:lineRule="auto"/>
        <w:jc w:val="both"/>
        <w:rPr>
          <w:del w:id="1250" w:author="Sujil Kumar Koottathampathiyil" w:date="2022-06-12T23:09:00Z"/>
          <w:rFonts w:ascii="Arial" w:hAnsi="Arial" w:cs="Arial"/>
          <w:color w:val="000000"/>
          <w:sz w:val="24"/>
          <w:szCs w:val="24"/>
        </w:rPr>
      </w:pPr>
      <w:del w:id="1251" w:author="Sujil Kumar Koottathampathiyil" w:date="2022-06-12T23:09:00Z">
        <w:r w:rsidRPr="00075BD0" w:rsidDel="00F400E0">
          <w:rPr>
            <w:rFonts w:ascii="Arial" w:hAnsi="Arial" w:cs="Arial"/>
            <w:color w:val="000000"/>
            <w:sz w:val="24"/>
            <w:szCs w:val="24"/>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075BD0" w:rsidDel="002D5DCB" w:rsidRDefault="0049196A" w:rsidP="0049196A">
      <w:pPr>
        <w:autoSpaceDE w:val="0"/>
        <w:autoSpaceDN w:val="0"/>
        <w:adjustRightInd w:val="0"/>
        <w:spacing w:after="23" w:line="360" w:lineRule="auto"/>
        <w:jc w:val="both"/>
        <w:rPr>
          <w:del w:id="1252" w:author="Sujil Kumar Koottathampathiyil" w:date="2022-06-09T11:06:00Z"/>
          <w:rFonts w:ascii="Arial" w:hAnsi="Arial" w:cs="Arial"/>
          <w:color w:val="000000"/>
          <w:sz w:val="24"/>
          <w:szCs w:val="24"/>
        </w:rPr>
      </w:pPr>
      <w:del w:id="1253" w:author="Sujil Kumar Koottathampathiyil" w:date="2022-06-12T23:09:00Z">
        <w:r w:rsidRPr="00075BD0" w:rsidDel="00F400E0">
          <w:rPr>
            <w:rFonts w:ascii="Arial" w:hAnsi="Arial" w:cs="Arial"/>
            <w:color w:val="000000"/>
            <w:sz w:val="24"/>
            <w:szCs w:val="24"/>
          </w:rPr>
          <w:delText>In addition, even sharing information of individual sharing with any other colleagues or third party would be through proper procedure and getting signs on consent forms.</w:delText>
        </w:r>
      </w:del>
    </w:p>
    <w:p w14:paraId="05F2DEFA" w14:textId="77777777" w:rsidR="0049196A" w:rsidRPr="00075BD0" w:rsidDel="00F400E0" w:rsidRDefault="0049196A">
      <w:pPr>
        <w:autoSpaceDE w:val="0"/>
        <w:autoSpaceDN w:val="0"/>
        <w:adjustRightInd w:val="0"/>
        <w:spacing w:after="23" w:line="360" w:lineRule="auto"/>
        <w:jc w:val="both"/>
        <w:rPr>
          <w:del w:id="1254" w:author="Sujil Kumar Koottathampathiyil" w:date="2022-06-12T23:09:00Z"/>
          <w:rFonts w:ascii="Arial" w:hAnsi="Arial" w:cs="Arial"/>
          <w:color w:val="000000"/>
          <w:sz w:val="24"/>
          <w:szCs w:val="24"/>
        </w:rPr>
        <w:pPrChange w:id="1255"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075BD0" w:rsidDel="00F400E0" w:rsidRDefault="0049196A" w:rsidP="0049196A">
      <w:pPr>
        <w:autoSpaceDE w:val="0"/>
        <w:autoSpaceDN w:val="0"/>
        <w:adjustRightInd w:val="0"/>
        <w:spacing w:after="22" w:line="360" w:lineRule="auto"/>
        <w:jc w:val="both"/>
        <w:rPr>
          <w:del w:id="1256" w:author="Sujil Kumar Koottathampathiyil" w:date="2022-06-12T23:09:00Z"/>
          <w:rFonts w:ascii="Arial" w:hAnsi="Arial" w:cs="Arial"/>
          <w:color w:val="000000"/>
          <w:sz w:val="24"/>
          <w:szCs w:val="24"/>
        </w:rPr>
      </w:pPr>
    </w:p>
    <w:p w14:paraId="081E5C90" w14:textId="77777777" w:rsidR="0049196A" w:rsidRPr="00075BD0" w:rsidDel="00F400E0" w:rsidRDefault="0049196A" w:rsidP="0049196A">
      <w:pPr>
        <w:autoSpaceDE w:val="0"/>
        <w:autoSpaceDN w:val="0"/>
        <w:adjustRightInd w:val="0"/>
        <w:spacing w:after="22" w:line="360" w:lineRule="auto"/>
        <w:jc w:val="both"/>
        <w:rPr>
          <w:del w:id="1257" w:author="Sujil Kumar Koottathampathiyil" w:date="2022-06-12T23:09:00Z"/>
          <w:rFonts w:ascii="Arial" w:hAnsi="Arial" w:cs="Arial"/>
          <w:color w:val="000000"/>
          <w:sz w:val="24"/>
          <w:szCs w:val="24"/>
        </w:rPr>
      </w:pPr>
      <w:del w:id="1258" w:author="Sujil Kumar Koottathampathiyil" w:date="2022-06-12T23:09:00Z">
        <w:r w:rsidRPr="00075BD0" w:rsidDel="00F400E0">
          <w:rPr>
            <w:rFonts w:ascii="Arial" w:hAnsi="Arial" w:cs="Arial"/>
            <w:b/>
            <w:bCs/>
            <w:color w:val="000000"/>
            <w:sz w:val="24"/>
            <w:szCs w:val="24"/>
          </w:rPr>
          <w:delText>Strength: -</w:delText>
        </w:r>
        <w:r w:rsidRPr="00075BD0" w:rsidDel="00F400E0">
          <w:rPr>
            <w:rFonts w:ascii="Arial" w:hAnsi="Arial" w:cs="Arial"/>
            <w:color w:val="000000"/>
            <w:sz w:val="24"/>
            <w:szCs w:val="24"/>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w:delText>
        </w:r>
        <w:r w:rsidRPr="00075BD0" w:rsidDel="00F400E0">
          <w:rPr>
            <w:rFonts w:ascii="Arial" w:hAnsi="Arial" w:cs="Arial"/>
            <w:color w:val="000000"/>
            <w:sz w:val="24"/>
            <w:szCs w:val="24"/>
          </w:rPr>
          <w:lastRenderedPageBreak/>
          <w:delText>trends live, my website is also going to show the same impact of suicide numbers and create respective visualizations for any general audience to easily understand what the trend in data would be.</w:delText>
        </w:r>
      </w:del>
    </w:p>
    <w:p w14:paraId="0FD1C03B" w14:textId="77777777" w:rsidR="0049196A" w:rsidRPr="00075BD0" w:rsidDel="00F400E0" w:rsidRDefault="0049196A" w:rsidP="0049196A">
      <w:pPr>
        <w:autoSpaceDE w:val="0"/>
        <w:autoSpaceDN w:val="0"/>
        <w:adjustRightInd w:val="0"/>
        <w:spacing w:after="22" w:line="360" w:lineRule="auto"/>
        <w:jc w:val="both"/>
        <w:rPr>
          <w:del w:id="1259" w:author="Sujil Kumar Koottathampathiyil" w:date="2022-06-12T23:09:00Z"/>
          <w:rFonts w:ascii="Arial" w:hAnsi="Arial" w:cs="Arial"/>
          <w:color w:val="000000"/>
          <w:sz w:val="24"/>
          <w:szCs w:val="24"/>
        </w:rPr>
      </w:pPr>
    </w:p>
    <w:p w14:paraId="7CC84895" w14:textId="77777777" w:rsidR="0049196A" w:rsidRPr="00075BD0" w:rsidDel="00F400E0" w:rsidRDefault="0049196A" w:rsidP="0049196A">
      <w:pPr>
        <w:autoSpaceDE w:val="0"/>
        <w:autoSpaceDN w:val="0"/>
        <w:adjustRightInd w:val="0"/>
        <w:spacing w:after="22" w:line="360" w:lineRule="auto"/>
        <w:jc w:val="both"/>
        <w:rPr>
          <w:del w:id="1260" w:author="Sujil Kumar Koottathampathiyil" w:date="2022-06-12T23:09:00Z"/>
          <w:rFonts w:ascii="Arial" w:hAnsi="Arial" w:cs="Arial"/>
          <w:color w:val="000000"/>
          <w:sz w:val="24"/>
          <w:szCs w:val="24"/>
        </w:rPr>
      </w:pPr>
      <w:del w:id="1261" w:author="Sujil Kumar Koottathampathiyil" w:date="2022-06-12T23:09:00Z">
        <w:r w:rsidRPr="00075BD0" w:rsidDel="00F400E0">
          <w:rPr>
            <w:rFonts w:ascii="Arial" w:hAnsi="Arial" w:cs="Arial"/>
            <w:b/>
            <w:bCs/>
            <w:color w:val="000000"/>
            <w:sz w:val="24"/>
            <w:szCs w:val="24"/>
          </w:rPr>
          <w:delText>Weakness: -</w:delText>
        </w:r>
        <w:r w:rsidRPr="00075BD0" w:rsidDel="00F400E0">
          <w:rPr>
            <w:rFonts w:ascii="Arial" w:hAnsi="Arial" w:cs="Arial"/>
            <w:color w:val="000000"/>
            <w:sz w:val="24"/>
            <w:szCs w:val="24"/>
          </w:rPr>
          <w:delText xml:space="preserve"> The data is aggregated and no specific information </w:delText>
        </w:r>
      </w:del>
      <w:del w:id="1262" w:author="Sujil Kumar Koottathampathiyil" w:date="2022-06-09T07:58:00Z">
        <w:r w:rsidRPr="00075BD0" w:rsidDel="002A0352">
          <w:rPr>
            <w:rFonts w:ascii="Arial" w:hAnsi="Arial" w:cs="Arial"/>
            <w:color w:val="000000"/>
            <w:sz w:val="24"/>
            <w:szCs w:val="24"/>
          </w:rPr>
          <w:delText xml:space="preserve">of </w:delText>
        </w:r>
      </w:del>
      <w:del w:id="1263" w:author="Sujil Kumar Koottathampathiyil" w:date="2022-06-12T23:09:00Z">
        <w:r w:rsidRPr="00075BD0" w:rsidDel="00F400E0">
          <w:rPr>
            <w:rFonts w:ascii="Arial" w:hAnsi="Arial" w:cs="Arial"/>
            <w:color w:val="000000"/>
            <w:sz w:val="24"/>
            <w:szCs w:val="24"/>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1264" w:author="Sujil Kumar Koottathampathiyil" w:date="2022-06-09T07:57:00Z">
        <w:r w:rsidRPr="00075BD0" w:rsidDel="002A0352">
          <w:rPr>
            <w:rFonts w:ascii="Arial" w:hAnsi="Arial" w:cs="Arial"/>
            <w:color w:val="000000"/>
            <w:sz w:val="24"/>
            <w:szCs w:val="24"/>
          </w:rPr>
          <w:delText xml:space="preserve">about </w:delText>
        </w:r>
      </w:del>
      <w:del w:id="1265" w:author="Sujil Kumar Koottathampathiyil" w:date="2022-06-12T23:09:00Z">
        <w:r w:rsidRPr="00075BD0" w:rsidDel="00F400E0">
          <w:rPr>
            <w:rFonts w:ascii="Arial" w:hAnsi="Arial" w:cs="Arial"/>
            <w:color w:val="000000"/>
            <w:sz w:val="24"/>
            <w:szCs w:val="24"/>
          </w:rPr>
          <w:delText>the trends in data.</w:delText>
        </w:r>
      </w:del>
    </w:p>
    <w:p w14:paraId="2A958254" w14:textId="77777777" w:rsidR="0049196A" w:rsidRPr="00075BD0" w:rsidDel="00F400E0" w:rsidRDefault="0049196A" w:rsidP="0049196A">
      <w:pPr>
        <w:autoSpaceDE w:val="0"/>
        <w:autoSpaceDN w:val="0"/>
        <w:adjustRightInd w:val="0"/>
        <w:spacing w:after="22" w:line="360" w:lineRule="auto"/>
        <w:jc w:val="both"/>
        <w:rPr>
          <w:del w:id="1266" w:author="Sujil Kumar Koottathampathiyil" w:date="2022-06-12T23:09:00Z"/>
          <w:rFonts w:ascii="Arial" w:hAnsi="Arial" w:cs="Arial"/>
          <w:color w:val="000000"/>
          <w:sz w:val="24"/>
          <w:szCs w:val="24"/>
        </w:rPr>
      </w:pPr>
    </w:p>
    <w:p w14:paraId="44B59048" w14:textId="77777777" w:rsidR="0049196A" w:rsidRPr="00075BD0" w:rsidDel="00F400E0" w:rsidRDefault="0049196A" w:rsidP="0049196A">
      <w:pPr>
        <w:autoSpaceDE w:val="0"/>
        <w:autoSpaceDN w:val="0"/>
        <w:adjustRightInd w:val="0"/>
        <w:spacing w:after="22" w:line="360" w:lineRule="auto"/>
        <w:jc w:val="both"/>
        <w:rPr>
          <w:del w:id="1267" w:author="Sujil Kumar Koottathampathiyil" w:date="2022-06-12T23:09:00Z"/>
          <w:rFonts w:ascii="Arial" w:hAnsi="Arial" w:cs="Arial"/>
          <w:color w:val="000000"/>
          <w:sz w:val="24"/>
          <w:szCs w:val="24"/>
        </w:rPr>
      </w:pPr>
      <w:del w:id="1268" w:author="Sujil Kumar Koottathampathiyil" w:date="2022-06-12T23:09:00Z">
        <w:r w:rsidRPr="00075BD0" w:rsidDel="00F400E0">
          <w:rPr>
            <w:rFonts w:ascii="Arial" w:hAnsi="Arial" w:cs="Arial"/>
            <w:b/>
            <w:bCs/>
            <w:color w:val="000000"/>
            <w:sz w:val="24"/>
            <w:szCs w:val="24"/>
          </w:rPr>
          <w:delText>Opportunity: -</w:delText>
        </w:r>
        <w:r w:rsidRPr="00075BD0" w:rsidDel="00F400E0">
          <w:rPr>
            <w:rFonts w:ascii="Arial" w:hAnsi="Arial" w:cs="Arial"/>
            <w:color w:val="000000"/>
            <w:sz w:val="24"/>
            <w:szCs w:val="24"/>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075BD0" w:rsidDel="00F400E0" w:rsidRDefault="0049196A" w:rsidP="0049196A">
      <w:pPr>
        <w:autoSpaceDE w:val="0"/>
        <w:autoSpaceDN w:val="0"/>
        <w:adjustRightInd w:val="0"/>
        <w:spacing w:after="22" w:line="360" w:lineRule="auto"/>
        <w:jc w:val="both"/>
        <w:rPr>
          <w:del w:id="1269" w:author="Sujil Kumar Koottathampathiyil" w:date="2022-06-12T23:09:00Z"/>
          <w:rFonts w:ascii="Arial" w:hAnsi="Arial" w:cs="Arial"/>
          <w:color w:val="000000"/>
          <w:sz w:val="24"/>
          <w:szCs w:val="24"/>
        </w:rPr>
      </w:pPr>
    </w:p>
    <w:p w14:paraId="60698B5F" w14:textId="77777777" w:rsidR="0049196A" w:rsidRPr="00075BD0" w:rsidDel="00F400E0" w:rsidRDefault="0049196A" w:rsidP="0049196A">
      <w:pPr>
        <w:autoSpaceDE w:val="0"/>
        <w:autoSpaceDN w:val="0"/>
        <w:adjustRightInd w:val="0"/>
        <w:spacing w:after="22" w:line="360" w:lineRule="auto"/>
        <w:jc w:val="both"/>
        <w:rPr>
          <w:del w:id="1270" w:author="Sujil Kumar Koottathampathiyil" w:date="2022-06-12T23:09:00Z"/>
          <w:rFonts w:ascii="Arial" w:hAnsi="Arial" w:cs="Arial"/>
          <w:color w:val="000000"/>
          <w:sz w:val="24"/>
          <w:szCs w:val="24"/>
        </w:rPr>
      </w:pPr>
      <w:del w:id="1271" w:author="Sujil Kumar Koottathampathiyil" w:date="2022-06-12T23:09:00Z">
        <w:r w:rsidRPr="00075BD0" w:rsidDel="00F400E0">
          <w:rPr>
            <w:rFonts w:ascii="Arial" w:hAnsi="Arial" w:cs="Arial"/>
            <w:color w:val="000000"/>
            <w:sz w:val="24"/>
            <w:szCs w:val="24"/>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1272" w:author="Sujil Kumar Koottathampathiyil" w:date="2022-06-09T07:56:00Z">
        <w:r w:rsidRPr="00075BD0" w:rsidDel="002A0352">
          <w:rPr>
            <w:rFonts w:ascii="Arial" w:hAnsi="Arial" w:cs="Arial"/>
            <w:color w:val="000000"/>
            <w:sz w:val="24"/>
            <w:szCs w:val="24"/>
          </w:rPr>
          <w:delText xml:space="preserve">Suicide </w:delText>
        </w:r>
      </w:del>
      <w:del w:id="1273" w:author="Sujil Kumar Koottathampathiyil" w:date="2022-06-12T23:09:00Z">
        <w:r w:rsidRPr="00075BD0" w:rsidDel="00F400E0">
          <w:rPr>
            <w:rFonts w:ascii="Arial" w:hAnsi="Arial" w:cs="Arial"/>
            <w:color w:val="000000"/>
            <w:sz w:val="24"/>
            <w:szCs w:val="24"/>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1274" w:author="Sujil Kumar Koottathampathiyil" w:date="2022-06-09T07:56:00Z">
        <w:r w:rsidRPr="00075BD0" w:rsidDel="002A0352">
          <w:rPr>
            <w:rFonts w:ascii="Arial" w:hAnsi="Arial" w:cs="Arial"/>
            <w:color w:val="000000"/>
            <w:sz w:val="24"/>
            <w:szCs w:val="24"/>
          </w:rPr>
          <w:delText xml:space="preserve">are </w:delText>
        </w:r>
      </w:del>
      <w:del w:id="1275" w:author="Sujil Kumar Koottathampathiyil" w:date="2022-06-12T23:09:00Z">
        <w:r w:rsidRPr="00075BD0" w:rsidDel="00F400E0">
          <w:rPr>
            <w:rFonts w:ascii="Arial" w:hAnsi="Arial" w:cs="Arial"/>
            <w:color w:val="000000"/>
            <w:sz w:val="24"/>
            <w:szCs w:val="24"/>
          </w:rPr>
          <w:delText>sold at particular season of a year? or may</w:delText>
        </w:r>
      </w:del>
      <w:del w:id="1276" w:author="Sujil Kumar Koottathampathiyil" w:date="2022-06-09T07:56:00Z">
        <w:r w:rsidRPr="00075BD0" w:rsidDel="002A0352">
          <w:rPr>
            <w:rFonts w:ascii="Arial" w:hAnsi="Arial" w:cs="Arial"/>
            <w:color w:val="000000"/>
            <w:sz w:val="24"/>
            <w:szCs w:val="24"/>
          </w:rPr>
          <w:delText xml:space="preserve"> </w:delText>
        </w:r>
      </w:del>
      <w:del w:id="1277" w:author="Sujil Kumar Koottathampathiyil" w:date="2022-06-12T23:09:00Z">
        <w:r w:rsidRPr="00075BD0" w:rsidDel="00F400E0">
          <w:rPr>
            <w:rFonts w:ascii="Arial" w:hAnsi="Arial" w:cs="Arial"/>
            <w:color w:val="000000"/>
            <w:sz w:val="24"/>
            <w:szCs w:val="24"/>
          </w:rPr>
          <w:delText>be checking bestselling milk</w:delText>
        </w:r>
      </w:del>
      <w:del w:id="1278" w:author="Sujil Kumar Koottathampathiyil" w:date="2022-06-09T07:57:00Z">
        <w:r w:rsidRPr="00075BD0" w:rsidDel="002A0352">
          <w:rPr>
            <w:rFonts w:ascii="Arial" w:hAnsi="Arial" w:cs="Arial"/>
            <w:color w:val="000000"/>
            <w:sz w:val="24"/>
            <w:szCs w:val="24"/>
          </w:rPr>
          <w:delText xml:space="preserve"> </w:delText>
        </w:r>
      </w:del>
      <w:del w:id="1279" w:author="Sujil Kumar Koottathampathiyil" w:date="2022-06-12T23:09:00Z">
        <w:r w:rsidRPr="00075BD0" w:rsidDel="00F400E0">
          <w:rPr>
            <w:rFonts w:ascii="Arial" w:hAnsi="Arial" w:cs="Arial"/>
            <w:color w:val="000000"/>
            <w:sz w:val="24"/>
            <w:szCs w:val="24"/>
          </w:rPr>
          <w:delText xml:space="preserve">shakes </w:delText>
        </w:r>
      </w:del>
      <w:del w:id="1280" w:author="Sujil Kumar Koottathampathiyil" w:date="2022-06-09T07:57:00Z">
        <w:r w:rsidRPr="00075BD0" w:rsidDel="002A0352">
          <w:rPr>
            <w:rFonts w:ascii="Arial" w:hAnsi="Arial" w:cs="Arial"/>
            <w:color w:val="000000"/>
            <w:sz w:val="24"/>
            <w:szCs w:val="24"/>
          </w:rPr>
          <w:delText xml:space="preserve">in </w:delText>
        </w:r>
      </w:del>
      <w:del w:id="1281" w:author="Sujil Kumar Koottathampathiyil" w:date="2022-06-12T23:09:00Z">
        <w:r w:rsidRPr="00075BD0" w:rsidDel="00F400E0">
          <w:rPr>
            <w:rFonts w:ascii="Arial" w:hAnsi="Arial" w:cs="Arial"/>
            <w:color w:val="000000"/>
            <w:sz w:val="24"/>
            <w:szCs w:val="24"/>
          </w:rPr>
          <w:delText xml:space="preserve">each month? Wouldn’t these analyses make them grow? or even predict how </w:delText>
        </w:r>
      </w:del>
      <w:del w:id="1282" w:author="Sujil Kumar Koottathampathiyil" w:date="2022-06-09T07:57:00Z">
        <w:r w:rsidRPr="00075BD0" w:rsidDel="002A0352">
          <w:rPr>
            <w:rFonts w:ascii="Arial" w:hAnsi="Arial" w:cs="Arial"/>
            <w:color w:val="000000"/>
            <w:sz w:val="24"/>
            <w:szCs w:val="24"/>
          </w:rPr>
          <w:delText xml:space="preserve">much </w:delText>
        </w:r>
      </w:del>
      <w:del w:id="1283" w:author="Sujil Kumar Koottathampathiyil" w:date="2022-06-12T23:09:00Z">
        <w:r w:rsidRPr="00075BD0" w:rsidDel="00F400E0">
          <w:rPr>
            <w:rFonts w:ascii="Arial" w:hAnsi="Arial" w:cs="Arial"/>
            <w:color w:val="000000"/>
            <w:sz w:val="24"/>
            <w:szCs w:val="24"/>
          </w:rPr>
          <w:delText xml:space="preserve">products are going to be sold in coming months so they can prepare their store for the coming period to avoid lack of </w:delText>
        </w:r>
        <w:r w:rsidRPr="00075BD0" w:rsidDel="00F400E0">
          <w:rPr>
            <w:rFonts w:ascii="Arial" w:hAnsi="Arial" w:cs="Arial"/>
            <w:color w:val="000000"/>
            <w:sz w:val="24"/>
            <w:szCs w:val="24"/>
          </w:rPr>
          <w:lastRenderedPageBreak/>
          <w:delText>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1284" w:author="Sujil Kumar Koottathampathiyil" w:date="2022-06-12T23:09:00Z"/>
          <w:rFonts w:ascii="Arial" w:hAnsi="Arial" w:cs="Arial"/>
          <w:color w:val="000000"/>
          <w:sz w:val="23"/>
          <w:szCs w:val="23"/>
        </w:rPr>
      </w:pPr>
    </w:p>
    <w:p w14:paraId="4E6A3B94" w14:textId="77777777" w:rsidR="0049196A" w:rsidRPr="00075BD0" w:rsidDel="00F400E0" w:rsidRDefault="0049196A" w:rsidP="0049196A">
      <w:pPr>
        <w:autoSpaceDE w:val="0"/>
        <w:autoSpaceDN w:val="0"/>
        <w:adjustRightInd w:val="0"/>
        <w:spacing w:after="22" w:line="360" w:lineRule="auto"/>
        <w:jc w:val="both"/>
        <w:rPr>
          <w:del w:id="1285" w:author="Sujil Kumar Koottathampathiyil" w:date="2022-06-12T23:09:00Z"/>
          <w:rFonts w:ascii="Arial" w:hAnsi="Arial" w:cs="Arial"/>
          <w:color w:val="000000"/>
          <w:sz w:val="24"/>
          <w:szCs w:val="24"/>
        </w:rPr>
      </w:pPr>
      <w:del w:id="1286" w:author="Sujil Kumar Koottathampathiyil" w:date="2022-06-12T23:09:00Z">
        <w:r w:rsidRPr="00075BD0" w:rsidDel="00F400E0">
          <w:rPr>
            <w:rFonts w:ascii="Arial" w:hAnsi="Arial" w:cs="Arial"/>
            <w:b/>
            <w:bCs/>
            <w:color w:val="000000"/>
            <w:sz w:val="24"/>
            <w:szCs w:val="24"/>
          </w:rPr>
          <w:delText>Threat</w:delText>
        </w:r>
        <w:r w:rsidRPr="00075BD0" w:rsidDel="00F400E0">
          <w:rPr>
            <w:rFonts w:ascii="Arial" w:hAnsi="Arial" w:cs="Arial"/>
            <w:color w:val="000000"/>
            <w:sz w:val="24"/>
            <w:szCs w:val="24"/>
          </w:rPr>
          <w:delText xml:space="preserve">: - Data can be used in many different ways. Some people have used it for good reasons others did differently as well. </w:delText>
        </w:r>
      </w:del>
      <w:del w:id="1287" w:author="Sujil Kumar Koottathampathiyil" w:date="2022-06-09T07:54:00Z">
        <w:r w:rsidRPr="00075BD0" w:rsidDel="002A0352">
          <w:rPr>
            <w:rFonts w:ascii="Arial" w:hAnsi="Arial" w:cs="Arial"/>
            <w:color w:val="000000"/>
            <w:sz w:val="24"/>
            <w:szCs w:val="24"/>
          </w:rPr>
          <w:delText xml:space="preserve">Suicide </w:delText>
        </w:r>
      </w:del>
      <w:del w:id="1288" w:author="Sujil Kumar Koottathampathiyil" w:date="2022-06-12T23:09:00Z">
        <w:r w:rsidRPr="00075BD0" w:rsidDel="00F400E0">
          <w:rPr>
            <w:rFonts w:ascii="Arial" w:hAnsi="Arial" w:cs="Arial"/>
            <w:color w:val="000000"/>
            <w:sz w:val="24"/>
            <w:szCs w:val="24"/>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334502BB" w:rsidR="0049196A" w:rsidRPr="00075BD0" w:rsidRDefault="0049196A" w:rsidP="0049196A">
      <w:pPr>
        <w:spacing w:line="360" w:lineRule="auto"/>
        <w:rPr>
          <w:rFonts w:ascii="Arial" w:hAnsi="Arial" w:cs="Arial"/>
          <w:b/>
          <w:bCs/>
          <w:sz w:val="24"/>
          <w:szCs w:val="24"/>
        </w:rPr>
      </w:pPr>
      <w:del w:id="1289" w:author="Sujil Kumar Koottathampathiyil" w:date="2022-06-12T23:09:00Z">
        <w:r w:rsidRPr="00075BD0" w:rsidDel="00F400E0">
          <w:rPr>
            <w:rFonts w:ascii="Arial" w:hAnsi="Arial" w:cs="Arial"/>
            <w:color w:val="000000"/>
            <w:sz w:val="24"/>
            <w:szCs w:val="24"/>
          </w:rPr>
          <w:delText>Talking about analysis of suicides in previous years, there could be political impact because of the difference in counts during different political administration periods.</w:delText>
        </w:r>
      </w:del>
      <w:ins w:id="1290" w:author="Sujil Kumar Koottathampathiyil" w:date="2022-06-12T10:03:00Z">
        <w:r w:rsidRPr="00075BD0">
          <w:rPr>
            <w:rFonts w:ascii="Arial" w:hAnsi="Arial" w:cs="Arial"/>
            <w:b/>
            <w:bCs/>
            <w:sz w:val="24"/>
            <w:szCs w:val="24"/>
          </w:rPr>
          <w:t>6.0 Conclusion</w:t>
        </w:r>
      </w:ins>
    </w:p>
    <w:p w14:paraId="7986931A" w14:textId="14FB0A42" w:rsidR="00265EF6" w:rsidRPr="00265EF6" w:rsidRDefault="00265EF6" w:rsidP="00E46475">
      <w:pPr>
        <w:spacing w:line="360" w:lineRule="auto"/>
        <w:jc w:val="both"/>
        <w:rPr>
          <w:ins w:id="1291" w:author="Sujil Kumar Koottathampathiyil" w:date="2022-06-12T10:10:00Z"/>
          <w:rFonts w:ascii="Arial" w:hAnsi="Arial" w:cs="Arial"/>
          <w:sz w:val="24"/>
          <w:szCs w:val="24"/>
        </w:rPr>
      </w:pPr>
      <w:r w:rsidRPr="00265EF6">
        <w:rPr>
          <w:rFonts w:ascii="Arial" w:hAnsi="Arial" w:cs="Arial"/>
          <w:sz w:val="24"/>
          <w:szCs w:val="24"/>
        </w:rPr>
        <w:t xml:space="preserve">Models such as ARIMA, VAR, and AR were utilized to investigate and forecast the effect of suicide in different nations in this work. </w:t>
      </w:r>
      <w:proofErr w:type="gramStart"/>
      <w:r w:rsidRPr="00265EF6">
        <w:rPr>
          <w:rFonts w:ascii="Arial" w:hAnsi="Arial" w:cs="Arial"/>
          <w:sz w:val="24"/>
          <w:szCs w:val="24"/>
        </w:rPr>
        <w:t>All of</w:t>
      </w:r>
      <w:proofErr w:type="gramEnd"/>
      <w:r w:rsidRPr="00265EF6">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FD79BE" w:rsidRDefault="0049196A" w:rsidP="00E46475">
      <w:pPr>
        <w:spacing w:line="360" w:lineRule="auto"/>
        <w:rPr>
          <w:ins w:id="1292" w:author="Sujil Kumar Koottathampathiyil" w:date="2022-06-12T10:03:00Z"/>
          <w:rFonts w:ascii="Arial" w:hAnsi="Arial" w:cs="Arial"/>
          <w:b/>
          <w:bCs/>
        </w:rPr>
      </w:pPr>
      <w:ins w:id="1293" w:author="Sujil Kumar Koottathampathiyil" w:date="2022-06-12T10:03:00Z">
        <w:r w:rsidRPr="00FD79BE">
          <w:rPr>
            <w:rFonts w:ascii="Arial" w:hAnsi="Arial" w:cs="Arial"/>
            <w:b/>
            <w:bCs/>
            <w:sz w:val="32"/>
            <w:szCs w:val="32"/>
          </w:rPr>
          <w:t xml:space="preserve">7.0 </w:t>
        </w:r>
      </w:ins>
      <w:ins w:id="1294" w:author="Sujil Kumar Koottathampathiyil" w:date="2022-06-12T23:12:00Z">
        <w:r w:rsidRPr="00FD79BE">
          <w:rPr>
            <w:rFonts w:ascii="Arial" w:hAnsi="Arial" w:cs="Arial"/>
            <w:b/>
            <w:bCs/>
            <w:sz w:val="32"/>
            <w:szCs w:val="32"/>
          </w:rPr>
          <w:t>Proposed Future Analysis</w:t>
        </w:r>
      </w:ins>
    </w:p>
    <w:p w14:paraId="0C624E04" w14:textId="62F191F9" w:rsidR="0049196A" w:rsidRDefault="0049196A" w:rsidP="0049196A">
      <w:pPr>
        <w:autoSpaceDE w:val="0"/>
        <w:autoSpaceDN w:val="0"/>
        <w:adjustRightInd w:val="0"/>
        <w:spacing w:after="22" w:line="360" w:lineRule="auto"/>
        <w:jc w:val="both"/>
        <w:rPr>
          <w:rFonts w:ascii="Arial" w:hAnsi="Arial" w:cs="Arial"/>
          <w:color w:val="000000"/>
          <w:sz w:val="24"/>
          <w:szCs w:val="24"/>
        </w:rPr>
      </w:pPr>
      <w:ins w:id="1295" w:author="Sujil Kumar Koottathampathiyil" w:date="2022-06-12T10:03:00Z">
        <w:r w:rsidRPr="00FD79BE">
          <w:rPr>
            <w:rFonts w:ascii="Arial" w:hAnsi="Arial" w:cs="Arial"/>
            <w:color w:val="000000"/>
            <w:sz w:val="24"/>
            <w:szCs w:val="24"/>
            <w:rPrChange w:id="1296"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FD79BE" w:rsidDel="00C518DB">
          <w:rPr>
            <w:rFonts w:ascii="Arial" w:hAnsi="Arial" w:cs="Arial"/>
            <w:color w:val="000000"/>
            <w:sz w:val="24"/>
            <w:szCs w:val="24"/>
            <w:rPrChange w:id="1297"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1298"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1299"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1300"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6879F604" w14:textId="29DFDB42" w:rsidR="00AB66C2"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AB66C2" w:rsidRDefault="00690350" w:rsidP="0049196A">
      <w:pPr>
        <w:autoSpaceDE w:val="0"/>
        <w:autoSpaceDN w:val="0"/>
        <w:adjustRightInd w:val="0"/>
        <w:spacing w:after="22" w:line="360" w:lineRule="auto"/>
        <w:jc w:val="both"/>
        <w:rPr>
          <w:rFonts w:ascii="Arial" w:hAnsi="Arial" w:cs="Arial"/>
          <w:b/>
          <w:bCs/>
          <w:color w:val="000000"/>
          <w:sz w:val="36"/>
          <w:szCs w:val="36"/>
          <w:rPrChange w:id="1301" w:author="Sujil Kumar Koottathampathiyil" w:date="2022-06-12T23:42:00Z">
            <w:rPr>
              <w:rFonts w:ascii="Arial" w:hAnsi="Arial" w:cs="Arial"/>
              <w:color w:val="000000"/>
            </w:rPr>
          </w:rPrChange>
        </w:rPr>
      </w:pPr>
      <w:r>
        <w:rPr>
          <w:rFonts w:ascii="Arial" w:hAnsi="Arial" w:cs="Arial"/>
          <w:b/>
          <w:bCs/>
          <w:color w:val="000000"/>
          <w:sz w:val="36"/>
          <w:szCs w:val="36"/>
        </w:rPr>
        <w:t xml:space="preserve">8.0 </w:t>
      </w:r>
      <w:r w:rsidR="00AB66C2" w:rsidRPr="00AB66C2">
        <w:rPr>
          <w:rFonts w:ascii="Arial" w:hAnsi="Arial" w:cs="Arial"/>
          <w:b/>
          <w:bCs/>
          <w:color w:val="000000"/>
          <w:sz w:val="36"/>
          <w:szCs w:val="36"/>
        </w:rPr>
        <w:t>Deployment</w:t>
      </w:r>
    </w:p>
    <w:p w14:paraId="5642FEBC" w14:textId="13ABB3C8" w:rsidR="00B33948" w:rsidRDefault="001D7863" w:rsidP="0049196A">
      <w:pPr>
        <w:spacing w:line="360" w:lineRule="auto"/>
        <w:jc w:val="both"/>
        <w:rPr>
          <w:rFonts w:ascii="Arial" w:hAnsi="Arial" w:cs="Arial"/>
        </w:rPr>
      </w:pPr>
      <w:r>
        <w:rPr>
          <w:rFonts w:ascii="Arial" w:hAnsi="Arial" w:cs="Arial"/>
        </w:rPr>
        <w:t xml:space="preserve">Python Dashboard has been deployed to Mochahost server initially. Getting server ready with required python package is very important step in the deployment stage. </w:t>
      </w:r>
      <w:r w:rsidR="001B6638">
        <w:rPr>
          <w:rFonts w:ascii="Arial" w:hAnsi="Arial" w:cs="Arial"/>
        </w:rPr>
        <w:t>Several blogs regarding python dash app</w:t>
      </w:r>
      <w:r w:rsidR="001B6638" w:rsidRPr="001B6638">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
          <w:id w:val="1469788361"/>
          <w:placeholder>
            <w:docPart w:val="8FA4A464E615493493FEF77DB746428C"/>
          </w:placeholder>
        </w:sdtPr>
        <w:sdtContent>
          <w:r w:rsidR="001507BC" w:rsidRPr="001507BC">
            <w:rPr>
              <w:rFonts w:ascii="Arial" w:hAnsi="Arial" w:cs="Arial"/>
              <w:color w:val="000000"/>
            </w:rPr>
            <w:t>(2020)</w:t>
          </w:r>
        </w:sdtContent>
      </w:sdt>
      <w:r w:rsidR="001B6638">
        <w:rPr>
          <w:rFonts w:ascii="Arial" w:hAnsi="Arial" w:cs="Arial"/>
        </w:rPr>
        <w:t xml:space="preserve"> have been referenced in order </w:t>
      </w:r>
      <w:r w:rsidR="00910C2F">
        <w:rPr>
          <w:rFonts w:ascii="Arial" w:hAnsi="Arial" w:cs="Arial"/>
        </w:rPr>
        <w:t>figure out what is the procedure for hosting the python dash app.</w:t>
      </w:r>
    </w:p>
    <w:p w14:paraId="325795AB" w14:textId="18993BED" w:rsidR="0049196A" w:rsidRDefault="00B33948" w:rsidP="00B33948">
      <w:pPr>
        <w:spacing w:line="360" w:lineRule="auto"/>
        <w:jc w:val="center"/>
        <w:rPr>
          <w:rFonts w:ascii="Arial" w:hAnsi="Arial" w:cs="Arial"/>
        </w:rPr>
      </w:pPr>
      <w:r>
        <w:rPr>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3972241" cy="1062235"/>
                    </a:xfrm>
                    <a:prstGeom prst="rect">
                      <a:avLst/>
                    </a:prstGeom>
                  </pic:spPr>
                </pic:pic>
              </a:graphicData>
            </a:graphic>
          </wp:inline>
        </w:drawing>
      </w:r>
    </w:p>
    <w:p w14:paraId="3C102FD8" w14:textId="49ECF4D4" w:rsidR="0049196A" w:rsidRDefault="00B33948" w:rsidP="00B33948">
      <w:pPr>
        <w:spacing w:line="360" w:lineRule="auto"/>
        <w:jc w:val="both"/>
        <w:rPr>
          <w:rFonts w:ascii="Arial" w:hAnsi="Arial" w:cs="Arial"/>
        </w:rPr>
      </w:pPr>
      <w:r>
        <w:rPr>
          <w:rFonts w:ascii="Arial" w:hAnsi="Arial" w:cs="Arial"/>
        </w:rPr>
        <w:t xml:space="preserve">The first step is to run the data_maker.py file which takes the data from the assets/data folder. Raw data is stored inside this folder where the </w:t>
      </w:r>
      <w:proofErr w:type="spellStart"/>
      <w:r>
        <w:rPr>
          <w:rFonts w:ascii="Arial" w:hAnsi="Arial" w:cs="Arial"/>
        </w:rPr>
        <w:t>data_maker</w:t>
      </w:r>
      <w:proofErr w:type="spellEnd"/>
      <w:r>
        <w:rPr>
          <w:rFonts w:ascii="Arial" w:hAnsi="Arial" w:cs="Arial"/>
        </w:rPr>
        <w:t xml:space="preserve"> initially prepare the data and merge the dataset and export to output</w:t>
      </w:r>
      <w:r w:rsidR="00DF5EC2">
        <w:rPr>
          <w:rFonts w:ascii="Arial" w:hAnsi="Arial" w:cs="Arial"/>
        </w:rPr>
        <w:t>.csv</w:t>
      </w:r>
      <w:r>
        <w:rPr>
          <w:rFonts w:ascii="Arial" w:hAnsi="Arial" w:cs="Arial"/>
        </w:rPr>
        <w:t xml:space="preserve"> file making it ready for further processing. </w:t>
      </w:r>
    </w:p>
    <w:p w14:paraId="1FFE50BB" w14:textId="670F5607" w:rsidR="008C4CCE" w:rsidRDefault="008C4CCE" w:rsidP="008C4CCE">
      <w:pPr>
        <w:spacing w:line="360" w:lineRule="auto"/>
        <w:jc w:val="center"/>
        <w:rPr>
          <w:rFonts w:ascii="Arial" w:hAnsi="Arial" w:cs="Arial"/>
        </w:rPr>
      </w:pPr>
      <w:r w:rsidRPr="00AB66C2">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575414" w:rsidRDefault="008C4CCE" w:rsidP="008C4CCE">
      <w:pPr>
        <w:spacing w:line="360" w:lineRule="auto"/>
        <w:jc w:val="center"/>
        <w:rPr>
          <w:rFonts w:ascii="Arial" w:hAnsi="Arial" w:cs="Arial"/>
          <w:i/>
          <w:iCs/>
        </w:rPr>
      </w:pPr>
      <w:r w:rsidRPr="00575414">
        <w:rPr>
          <w:rFonts w:ascii="Arial" w:hAnsi="Arial" w:cs="Arial"/>
          <w:i/>
          <w:iCs/>
        </w:rPr>
        <w:t xml:space="preserve">Fig x.x.x </w:t>
      </w:r>
    </w:p>
    <w:p w14:paraId="52642701" w14:textId="7EF6BB91" w:rsidR="008C4CCE" w:rsidRDefault="008C4CCE" w:rsidP="008C4CCE">
      <w:pPr>
        <w:spacing w:line="360" w:lineRule="auto"/>
        <w:jc w:val="both"/>
        <w:rPr>
          <w:rFonts w:ascii="Arial" w:hAnsi="Arial" w:cs="Arial"/>
        </w:rPr>
      </w:pPr>
      <w:r>
        <w:rPr>
          <w:rFonts w:ascii="Arial" w:hAnsi="Arial" w:cs="Arial"/>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Default="00AF787E" w:rsidP="00B33948">
      <w:pPr>
        <w:spacing w:line="360" w:lineRule="auto"/>
        <w:jc w:val="both"/>
        <w:rPr>
          <w:rFonts w:ascii="Arial" w:hAnsi="Arial" w:cs="Arial"/>
        </w:rPr>
      </w:pPr>
      <w:r>
        <w:rPr>
          <w:rFonts w:ascii="Arial" w:hAnsi="Arial" w:cs="Arial"/>
        </w:rPr>
        <w:t xml:space="preserve">On the other </w:t>
      </w:r>
      <w:r w:rsidR="00567710">
        <w:rPr>
          <w:rFonts w:ascii="Arial" w:hAnsi="Arial" w:cs="Arial"/>
        </w:rPr>
        <w:t>hand,</w:t>
      </w:r>
      <w:r>
        <w:rPr>
          <w:rFonts w:ascii="Arial" w:hAnsi="Arial" w:cs="Arial"/>
        </w:rPr>
        <w:t xml:space="preserve"> all the other graphs will be made with real time data loaded from the </w:t>
      </w:r>
      <w:proofErr w:type="spellStart"/>
      <w:r>
        <w:rPr>
          <w:rFonts w:ascii="Arial" w:hAnsi="Arial" w:cs="Arial"/>
        </w:rPr>
        <w:t>mysql</w:t>
      </w:r>
      <w:proofErr w:type="spellEnd"/>
      <w:r>
        <w:rPr>
          <w:rFonts w:ascii="Arial" w:hAnsi="Arial" w:cs="Arial"/>
        </w:rPr>
        <w:t xml:space="preserve"> database to make live visualisations in the frontend. </w:t>
      </w:r>
      <w:r w:rsidR="000C3042">
        <w:rPr>
          <w:rFonts w:ascii="Arial" w:hAnsi="Arial" w:cs="Arial"/>
        </w:rPr>
        <w:t xml:space="preserve">Initially python dash app is pushed into the </w:t>
      </w:r>
      <w:r w:rsidR="00FC451C">
        <w:rPr>
          <w:rFonts w:ascii="Arial" w:hAnsi="Arial" w:cs="Arial"/>
        </w:rPr>
        <w:t>GitHub</w:t>
      </w:r>
      <w:r w:rsidR="000C3042">
        <w:rPr>
          <w:rFonts w:ascii="Arial" w:hAnsi="Arial" w:cs="Arial"/>
        </w:rPr>
        <w:t xml:space="preserve"> and Heroku repositories to maintain the version control technology. Then the repo has been cloned into the Mochahost server </w:t>
      </w:r>
      <w:r w:rsidR="00567E43">
        <w:rPr>
          <w:rFonts w:ascii="Arial" w:hAnsi="Arial" w:cs="Arial"/>
        </w:rPr>
        <w:t>in order</w:t>
      </w:r>
      <w:r w:rsidR="000C3042">
        <w:rPr>
          <w:rFonts w:ascii="Arial" w:hAnsi="Arial" w:cs="Arial"/>
        </w:rPr>
        <w:t xml:space="preserve"> to run the app. </w:t>
      </w:r>
      <w:r w:rsidR="008C4CCE">
        <w:rPr>
          <w:rFonts w:ascii="Arial" w:hAnsi="Arial" w:cs="Arial"/>
        </w:rPr>
        <w:t xml:space="preserve">The process is </w:t>
      </w:r>
      <w:r w:rsidR="000A47EC">
        <w:rPr>
          <w:rFonts w:ascii="Arial" w:hAnsi="Arial" w:cs="Arial"/>
        </w:rPr>
        <w:t>shown in the fig x.x.x</w:t>
      </w:r>
    </w:p>
    <w:p w14:paraId="0A87DA51" w14:textId="68661FD8" w:rsidR="00523BE5" w:rsidRPr="00D73219" w:rsidRDefault="00B81688" w:rsidP="00A316F5">
      <w:pPr>
        <w:spacing w:line="360" w:lineRule="auto"/>
        <w:jc w:val="both"/>
        <w:rPr>
          <w:rFonts w:ascii="Arial" w:hAnsi="Arial" w:cs="Arial"/>
          <w:color w:val="000000"/>
        </w:rPr>
      </w:pPr>
      <w:r>
        <w:rPr>
          <w:rFonts w:ascii="Arial" w:hAnsi="Arial" w:cs="Arial"/>
        </w:rPr>
        <w:t xml:space="preserve">Admin panel backend section done in PHP Laravel the second hosted app. It shares the same </w:t>
      </w:r>
      <w:r w:rsidR="00FC451C">
        <w:rPr>
          <w:rFonts w:ascii="Arial" w:hAnsi="Arial" w:cs="Arial"/>
        </w:rPr>
        <w:t>MySQL</w:t>
      </w:r>
      <w:r>
        <w:rPr>
          <w:rFonts w:ascii="Arial" w:hAnsi="Arial" w:cs="Arial"/>
        </w:rPr>
        <w:t xml:space="preserve"> database to keep the records UpToDate. </w:t>
      </w:r>
      <w:r w:rsidR="00EB377A">
        <w:rPr>
          <w:rFonts w:ascii="Arial" w:hAnsi="Arial" w:cs="Arial"/>
        </w:rPr>
        <w:t>So,</w:t>
      </w:r>
      <w:r>
        <w:rPr>
          <w:rFonts w:ascii="Arial" w:hAnsi="Arial" w:cs="Arial"/>
        </w:rPr>
        <w:t xml:space="preserve"> as we move on, new suicide records around the world will be recorded </w:t>
      </w:r>
      <w:r w:rsidR="00F40B18">
        <w:rPr>
          <w:rFonts w:ascii="Arial" w:hAnsi="Arial" w:cs="Arial"/>
        </w:rPr>
        <w:t>in the admin panel suicide records section.</w:t>
      </w:r>
      <w:r w:rsidR="009D4D70">
        <w:rPr>
          <w:rFonts w:ascii="Arial" w:hAnsi="Arial" w:cs="Arial"/>
        </w:rPr>
        <w:t xml:space="preserve"> </w:t>
      </w:r>
      <w:r w:rsidR="00523BE5">
        <w:rPr>
          <w:rFonts w:ascii="Arial" w:hAnsi="Arial" w:cs="Arial"/>
        </w:rPr>
        <w:t xml:space="preserve">One of the </w:t>
      </w:r>
      <w:r w:rsidR="00C71911">
        <w:rPr>
          <w:rFonts w:ascii="Arial" w:hAnsi="Arial" w:cs="Arial"/>
        </w:rPr>
        <w:t>books</w:t>
      </w:r>
      <w:r w:rsidR="00523BE5">
        <w:rPr>
          <w:rFonts w:ascii="Arial" w:hAnsi="Arial" w:cs="Arial"/>
        </w:rPr>
        <w:t xml:space="preserve"> helped in </w:t>
      </w:r>
      <w:r w:rsidR="00523BE5">
        <w:rPr>
          <w:rFonts w:ascii="Arial" w:hAnsi="Arial" w:cs="Arial"/>
        </w:rPr>
        <w:lastRenderedPageBreak/>
        <w:t xml:space="preserve">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
          <w:id w:val="-1453547132"/>
          <w:placeholder>
            <w:docPart w:val="DefaultPlaceholder_-1854013440"/>
          </w:placeholder>
        </w:sdtPr>
        <w:sdtContent>
          <w:r w:rsidR="001507BC" w:rsidRPr="001507BC">
            <w:rPr>
              <w:rFonts w:ascii="Arial" w:hAnsi="Arial" w:cs="Arial"/>
              <w:color w:val="000000"/>
            </w:rPr>
            <w:t>(Pecoraro et al. 2015)</w:t>
          </w:r>
        </w:sdtContent>
      </w:sdt>
      <w:r w:rsidR="00C71911">
        <w:rPr>
          <w:rFonts w:ascii="Arial" w:hAnsi="Arial" w:cs="Arial"/>
          <w:color w:val="000000"/>
        </w:rPr>
        <w:t>.</w:t>
      </w:r>
      <w:r w:rsidR="00A96C2B">
        <w:rPr>
          <w:rFonts w:ascii="Arial" w:hAnsi="Arial" w:cs="Arial"/>
          <w:color w:val="000000"/>
        </w:rPr>
        <w:t xml:space="preserve"> </w:t>
      </w:r>
      <w:r w:rsidR="00D73219">
        <w:rPr>
          <w:rFonts w:ascii="Arial" w:hAnsi="Arial" w:cs="Arial"/>
          <w:color w:val="000000"/>
        </w:rPr>
        <w:t>Proper research</w:t>
      </w:r>
      <w:r w:rsidR="001877BB">
        <w:rPr>
          <w:rFonts w:ascii="Arial" w:hAnsi="Arial" w:cs="Arial"/>
          <w:color w:val="000000"/>
        </w:rPr>
        <w:t xml:space="preserve"> concerning the security </w:t>
      </w:r>
      <w:r w:rsidR="00D73219">
        <w:rPr>
          <w:rFonts w:ascii="Arial" w:hAnsi="Arial" w:cs="Arial"/>
          <w:color w:val="000000"/>
        </w:rPr>
        <w:t xml:space="preserve">features in </w:t>
      </w:r>
      <w:r w:rsidR="001877BB">
        <w:rPr>
          <w:rFonts w:ascii="Arial" w:hAnsi="Arial" w:cs="Arial"/>
          <w:color w:val="000000"/>
        </w:rPr>
        <w:t>Laravel framework</w:t>
      </w:r>
      <w:r w:rsidR="00D73219" w:rsidRPr="00D73219">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"/>
          <w:id w:val="-1931426432"/>
          <w:placeholder>
            <w:docPart w:val="785C14E3B2444E78A7142ECD38EFC27C"/>
          </w:placeholder>
        </w:sdtPr>
        <w:sdtContent>
          <w:r w:rsidR="001507BC" w:rsidRPr="001507BC">
            <w:rPr>
              <w:rFonts w:ascii="Arial" w:hAnsi="Arial" w:cs="Arial"/>
              <w:color w:val="000000"/>
            </w:rPr>
            <w:t>(Aborujilah et al. 2022)</w:t>
          </w:r>
        </w:sdtContent>
      </w:sdt>
      <w:r w:rsidR="00D73219">
        <w:rPr>
          <w:rFonts w:ascii="Arial" w:hAnsi="Arial" w:cs="Arial"/>
          <w:color w:val="000000"/>
        </w:rPr>
        <w:t xml:space="preserve"> compared with other popular ones has been referenced before choosing Laravel for</w:t>
      </w:r>
      <w:r w:rsidR="00D61A46">
        <w:rPr>
          <w:rFonts w:ascii="Arial" w:hAnsi="Arial" w:cs="Arial"/>
          <w:color w:val="000000"/>
        </w:rPr>
        <w:t xml:space="preserve"> safely</w:t>
      </w:r>
      <w:r w:rsidR="00D73219">
        <w:rPr>
          <w:rFonts w:ascii="Arial" w:hAnsi="Arial" w:cs="Arial"/>
          <w:color w:val="000000"/>
        </w:rPr>
        <w:t xml:space="preserve"> data handling from the backend.</w:t>
      </w:r>
    </w:p>
    <w:p w14:paraId="6971D274" w14:textId="6A84081F" w:rsidR="001D030F" w:rsidRDefault="001D030F" w:rsidP="001877BB">
      <w:pPr>
        <w:spacing w:line="360" w:lineRule="auto"/>
        <w:rPr>
          <w:rFonts w:ascii="Arial" w:hAnsi="Arial" w:cs="Arial"/>
          <w:color w:val="000000"/>
        </w:rPr>
      </w:pPr>
    </w:p>
    <w:p w14:paraId="27184090" w14:textId="77777777" w:rsidR="0003134D" w:rsidRDefault="0003134D" w:rsidP="001877BB">
      <w:pPr>
        <w:spacing w:line="360" w:lineRule="auto"/>
        <w:rPr>
          <w:rFonts w:ascii="Arial" w:hAnsi="Arial" w:cs="Arial"/>
        </w:rPr>
      </w:pPr>
    </w:p>
    <w:sdt>
      <w:sdtPr>
        <w:id w:val="631672799"/>
        <w:docPartObj>
          <w:docPartGallery w:val="Bibliographies"/>
          <w:docPartUnique/>
        </w:docPartObj>
      </w:sdtPr>
      <w:sdtEndPr>
        <w:rPr>
          <w:rFonts w:ascii="Arial" w:hAnsi="Arial" w:cs="Arial"/>
        </w:rPr>
      </w:sdtEndPr>
      <w:sdtContent>
        <w:p w14:paraId="54083CEC" w14:textId="20725F78" w:rsidR="0049196A" w:rsidRPr="002E0512" w:rsidRDefault="0049196A" w:rsidP="002E0512">
          <w:pPr>
            <w:pStyle w:val="ListParagraph"/>
            <w:numPr>
              <w:ilvl w:val="1"/>
              <w:numId w:val="4"/>
            </w:numPr>
            <w:spacing w:line="360" w:lineRule="auto"/>
            <w:jc w:val="both"/>
            <w:rPr>
              <w:rFonts w:ascii="Arial" w:hAnsi="Arial" w:cs="Arial"/>
              <w:b/>
              <w:bCs/>
              <w:sz w:val="32"/>
              <w:szCs w:val="32"/>
            </w:rPr>
          </w:pPr>
          <w:r w:rsidRPr="002E0512">
            <w:rPr>
              <w:rFonts w:ascii="Arial" w:hAnsi="Arial" w:cs="Arial"/>
              <w:b/>
              <w:bCs/>
              <w:sz w:val="32"/>
              <w:szCs w:val="32"/>
              <w:rPrChange w:id="1302" w:author="Sujil Kumar Koottathampathiyil" w:date="2022-06-09T11:33:00Z">
                <w:rPr>
                  <w:rFonts w:ascii="Arial" w:hAnsi="Arial" w:cs="Arial"/>
                  <w:b/>
                  <w:bCs/>
                  <w:u w:val="single"/>
                </w:rPr>
              </w:rPrChange>
            </w:rPr>
            <w:t>References</w:t>
          </w:r>
        </w:p>
        <w:sdt>
          <w:sdtPr>
            <w:rPr>
              <w:rFonts w:ascii="Arial" w:hAnsi="Arial" w:cs="Arial"/>
              <w:b/>
              <w:bCs/>
              <w:sz w:val="32"/>
              <w:szCs w:val="32"/>
            </w:rPr>
            <w:tag w:val="MENDELEY_BIBLIOGRAPHY"/>
            <w:id w:val="1478214"/>
            <w:placeholder>
              <w:docPart w:val="DefaultPlaceholder_-1854013440"/>
            </w:placeholder>
          </w:sdtPr>
          <w:sdtContent>
            <w:p w14:paraId="3B2E20B1" w14:textId="77777777" w:rsidR="001507BC" w:rsidRDefault="001507BC">
              <w:pPr>
                <w:divId w:val="819999227"/>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Available from: https://www.clariontech.com/blog/10-reasons-why-laravel-is-the-best-php-framework-for-2019 [accessed 25 August 2022].</w:t>
              </w:r>
            </w:p>
            <w:p w14:paraId="73A8F306" w14:textId="77777777" w:rsidR="001507BC" w:rsidRDefault="001507BC">
              <w:pPr>
                <w:divId w:val="57477297"/>
                <w:rPr>
                  <w:rFonts w:eastAsia="Times New Roman"/>
                </w:rPr>
              </w:pPr>
              <w:r>
                <w:rPr>
                  <w:rFonts w:eastAsia="Times New Roman"/>
                </w:rPr>
                <w:t xml:space="preserve">Aborujilah, A., Adamu, J., Shariff, S.M. and Long, Z.A.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xml:space="preserve"> [online], 2022.</w:t>
              </w:r>
            </w:p>
            <w:p w14:paraId="33802D62" w14:textId="77777777" w:rsidR="001507BC" w:rsidRDefault="001507BC">
              <w:pPr>
                <w:divId w:val="1790661602"/>
                <w:rPr>
                  <w:rFonts w:eastAsia="Times New Roman"/>
                </w:rPr>
              </w:pPr>
              <w:r>
                <w:rPr>
                  <w:rFonts w:eastAsia="Times New Roman"/>
                </w:rPr>
                <w:t>Chatfield, C. (2000). Time-Series Forecasting</w:t>
              </w:r>
              <w:proofErr w:type="gramStart"/>
              <w:r>
                <w:rPr>
                  <w:rFonts w:eastAsia="Times New Roman"/>
                </w:rPr>
                <w:t>. ,</w:t>
              </w:r>
              <w:proofErr w:type="gramEnd"/>
              <w:r>
                <w:rPr>
                  <w:rFonts w:eastAsia="Times New Roman"/>
                </w:rPr>
                <w:t xml:space="preserve"> 25 October 2000. Available from: https://www.taylorfrancis.com/books/mono/10.1201/9781420036206/time-series-forecasting-chris-chatfield [accessed 24 August 2022].</w:t>
              </w:r>
            </w:p>
            <w:p w14:paraId="5759DA59" w14:textId="77777777" w:rsidR="001507BC" w:rsidRDefault="001507BC">
              <w:pPr>
                <w:divId w:val="372197295"/>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2D1A68B1" w14:textId="77777777" w:rsidR="001507BC" w:rsidRDefault="001507BC">
              <w:pPr>
                <w:divId w:val="371659992"/>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Available from: https://realpython.com/python-dash/ [accessed 24 August 2022].</w:t>
              </w:r>
            </w:p>
            <w:p w14:paraId="692F1867" w14:textId="77777777" w:rsidR="001507BC" w:rsidRDefault="001507BC">
              <w:pPr>
                <w:divId w:val="580799858"/>
                <w:rPr>
                  <w:rFonts w:eastAsia="Times New Roman"/>
                </w:rPr>
              </w:pPr>
              <w:r>
                <w:rPr>
                  <w:rFonts w:eastAsia="Times New Roman"/>
                  <w:i/>
                  <w:iCs/>
                </w:rPr>
                <w:t>Exploratory Data Analysis (EDA) using Python and Jupyter Notebooks - YouTube</w:t>
              </w:r>
              <w:r>
                <w:rPr>
                  <w:rFonts w:eastAsia="Times New Roman"/>
                </w:rPr>
                <w:t xml:space="preserve">. </w:t>
              </w:r>
              <w:proofErr w:type="spellStart"/>
              <w:r>
                <w:rPr>
                  <w:rFonts w:eastAsia="Times New Roman"/>
                  <w:i/>
                  <w:iCs/>
                </w:rPr>
                <w:t>iGeek</w:t>
              </w:r>
              <w:proofErr w:type="spellEnd"/>
              <w:r>
                <w:rPr>
                  <w:rFonts w:eastAsia="Times New Roman"/>
                </w:rPr>
                <w:t xml:space="preserve"> [online]. Available from: https://www.youtube.com/watch?v=iZ2MwVWKwr4 [accessed 27 August 2022].</w:t>
              </w:r>
            </w:p>
            <w:p w14:paraId="4EC819E8" w14:textId="77777777" w:rsidR="001507BC" w:rsidRDefault="001507BC">
              <w:pPr>
                <w:divId w:val="765267728"/>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Available from: https://medium.com/analytics-vidhya/hosting-a-dash-app-on-a-vps-7cb56fa310b9 [accessed 25 August 2022].</w:t>
              </w:r>
            </w:p>
            <w:p w14:paraId="6D96C819" w14:textId="77777777" w:rsidR="001507BC" w:rsidRDefault="001507BC">
              <w:pPr>
                <w:divId w:val="1916166799"/>
                <w:rPr>
                  <w:rFonts w:eastAsia="Times New Roman"/>
                </w:rPr>
              </w:pPr>
              <w:r>
                <w:rPr>
                  <w:rFonts w:eastAsia="Times New Roman"/>
                  <w:i/>
                  <w:iCs/>
                </w:rPr>
                <w:t>How to Secure SSH | cPanel &amp; WHM Documentation</w:t>
              </w:r>
              <w:r>
                <w:rPr>
                  <w:rFonts w:eastAsia="Times New Roman"/>
                </w:rPr>
                <w:t>. Available from: https://docs.cpanel.net/knowledge-base/security/how-to-secure-ssh/ [accessed 25 August 2022].</w:t>
              </w:r>
            </w:p>
            <w:p w14:paraId="4C8759B9" w14:textId="77777777" w:rsidR="001507BC" w:rsidRDefault="001507BC">
              <w:pPr>
                <w:divId w:val="950431837"/>
                <w:rPr>
                  <w:rFonts w:eastAsia="Times New Roman"/>
                </w:rPr>
              </w:pPr>
              <w:r>
                <w:rPr>
                  <w:rFonts w:eastAsia="Times New Roman"/>
                </w:rPr>
                <w:t xml:space="preserve">Huang, </w:t>
              </w:r>
              <w:proofErr w:type="gramStart"/>
              <w:r>
                <w:rPr>
                  <w:rFonts w:eastAsia="Times New Roman"/>
                </w:rPr>
                <w:t>Z.</w:t>
              </w:r>
              <w:proofErr w:type="gramEnd"/>
              <w:r>
                <w:rPr>
                  <w:rFonts w:eastAsia="Times New Roman"/>
                </w:rPr>
                <w:t xml:space="preserve"> and Chalabi, Z.S. (1995). Use of time-series analysis to model and forecast wind speed. </w:t>
              </w:r>
              <w:r>
                <w:rPr>
                  <w:rFonts w:eastAsia="Times New Roman"/>
                  <w:i/>
                  <w:iCs/>
                </w:rPr>
                <w:t>Journal of Wind Engineering and Industrial Aerodynamics</w:t>
              </w:r>
              <w:r>
                <w:rPr>
                  <w:rFonts w:eastAsia="Times New Roman"/>
                </w:rPr>
                <w:t xml:space="preserve"> [online], 56(2–3), pp.311–322.</w:t>
              </w:r>
            </w:p>
            <w:p w14:paraId="7F89E4BF" w14:textId="77777777" w:rsidR="001507BC" w:rsidRDefault="001507BC">
              <w:pPr>
                <w:divId w:val="1206986341"/>
                <w:rPr>
                  <w:rFonts w:eastAsia="Times New Roman"/>
                </w:rPr>
              </w:pPr>
              <w:r>
                <w:rPr>
                  <w:rFonts w:eastAsia="Times New Roman"/>
                </w:rPr>
                <w:t xml:space="preserve">Kumar Jha, B. and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xml:space="preserve"> [online], 8 April 2021, pp.547–554.</w:t>
              </w:r>
            </w:p>
            <w:p w14:paraId="68196BB8" w14:textId="77777777" w:rsidR="001507BC" w:rsidRDefault="001507BC">
              <w:pPr>
                <w:divId w:val="2076393947"/>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Available from: https://www.dashboardom.com/migration-population [accessed 24 August 2022].</w:t>
              </w:r>
            </w:p>
            <w:p w14:paraId="32466742" w14:textId="77777777" w:rsidR="001507BC" w:rsidRDefault="001507BC">
              <w:pPr>
                <w:divId w:val="291132894"/>
                <w:rPr>
                  <w:rFonts w:eastAsia="Times New Roman"/>
                </w:rPr>
              </w:pPr>
              <w:proofErr w:type="spellStart"/>
              <w:r>
                <w:rPr>
                  <w:rFonts w:eastAsia="Times New Roman"/>
                </w:rPr>
                <w:lastRenderedPageBreak/>
                <w:t>Patowary</w:t>
              </w:r>
              <w:proofErr w:type="spellEnd"/>
              <w:r>
                <w:rPr>
                  <w:rFonts w:eastAsia="Times New Roman"/>
                </w:rPr>
                <w:t xml:space="preserve">, A.N., </w:t>
              </w:r>
              <w:proofErr w:type="spellStart"/>
              <w:r>
                <w:rPr>
                  <w:rFonts w:eastAsia="Times New Roman"/>
                </w:rPr>
                <w:t>Pratim</w:t>
              </w:r>
              <w:proofErr w:type="spellEnd"/>
              <w:r>
                <w:rPr>
                  <w:rFonts w:eastAsia="Times New Roman"/>
                </w:rPr>
                <w:t xml:space="preserve"> Barman, M. and Rao </w:t>
              </w:r>
              <w:proofErr w:type="spellStart"/>
              <w:r>
                <w:rPr>
                  <w:rFonts w:eastAsia="Times New Roman"/>
                </w:rPr>
                <w:t>Gadde</w:t>
              </w:r>
              <w:proofErr w:type="spellEnd"/>
              <w:r>
                <w:rPr>
                  <w:rFonts w:eastAsia="Times New Roman"/>
                </w:rPr>
                <w:t xml:space="preserve">, S. (2018). Accidental Deaths in </w:t>
              </w:r>
              <w:proofErr w:type="gramStart"/>
              <w:r>
                <w:rPr>
                  <w:rFonts w:eastAsia="Times New Roman"/>
                </w:rPr>
                <w:t>India :</w:t>
              </w:r>
              <w:proofErr w:type="gramEnd"/>
              <w:r>
                <w:rPr>
                  <w:rFonts w:eastAsia="Times New Roman"/>
                </w:rPr>
                <w:t xml:space="preserve"> Forecasting with ARIMA Model Control charts View project Bayesian Time series Analysis View project. , 2018. Available from: https://www.researchgate.net/publication/324919218 [accessed 23 August 2022].</w:t>
              </w:r>
            </w:p>
            <w:p w14:paraId="51F41AA7" w14:textId="77777777" w:rsidR="001507BC" w:rsidRDefault="001507BC">
              <w:pPr>
                <w:divId w:val="1033849643"/>
                <w:rPr>
                  <w:rFonts w:eastAsia="Times New Roman"/>
                </w:rPr>
              </w:pPr>
              <w:r>
                <w:rPr>
                  <w:rFonts w:eastAsia="Times New Roman"/>
                </w:rPr>
                <w:t xml:space="preserve">Pecoraro, C.J., John, C., Reviewers, P., Coyle, K., Lim, J. and </w:t>
              </w:r>
              <w:proofErr w:type="spellStart"/>
              <w:r>
                <w:rPr>
                  <w:rFonts w:eastAsia="Times New Roman"/>
                </w:rPr>
                <w:t>Maity</w:t>
              </w:r>
              <w:proofErr w:type="spellEnd"/>
              <w:r>
                <w:rPr>
                  <w:rFonts w:eastAsia="Times New Roman"/>
                </w:rPr>
                <w:t>, C. (2015). Mastering Laravel Develop robust modern web-based software applications and RESTful APIs with Laravel, one of the hottest PHP frameworks Mastering Laravel Credits</w:t>
              </w:r>
              <w:proofErr w:type="gramStart"/>
              <w:r>
                <w:rPr>
                  <w:rFonts w:eastAsia="Times New Roman"/>
                </w:rPr>
                <w:t>. ,</w:t>
              </w:r>
              <w:proofErr w:type="gramEnd"/>
              <w:r>
                <w:rPr>
                  <w:rFonts w:eastAsia="Times New Roman"/>
                </w:rPr>
                <w:t xml:space="preserve"> 2015. Available from: www.packtpub.com [accessed 26 August 2022].</w:t>
              </w:r>
            </w:p>
            <w:p w14:paraId="1CAF640B" w14:textId="77777777" w:rsidR="001507BC" w:rsidRDefault="001507BC">
              <w:pPr>
                <w:divId w:val="1357463443"/>
                <w:rPr>
                  <w:rFonts w:eastAsia="Times New Roman"/>
                </w:rPr>
              </w:pPr>
              <w:r>
                <w:rPr>
                  <w:rFonts w:eastAsia="Times New Roman"/>
                  <w:i/>
                  <w:iCs/>
                </w:rPr>
                <w:t>Time Series Analysis: Definition, Types &amp; Techniques | Tableau</w:t>
              </w:r>
              <w:r>
                <w:rPr>
                  <w:rFonts w:eastAsia="Times New Roman"/>
                </w:rPr>
                <w:t>. Available from: https://www.tableau.com/learn/articles/time-series-analysis [accessed 24 August 2022].</w:t>
              </w:r>
            </w:p>
            <w:p w14:paraId="58005965" w14:textId="0F9DB8A4" w:rsidR="002E0512" w:rsidRPr="002E0512" w:rsidRDefault="001507BC" w:rsidP="002E0512">
              <w:pPr>
                <w:spacing w:line="360" w:lineRule="auto"/>
                <w:jc w:val="both"/>
                <w:rPr>
                  <w:rFonts w:ascii="Arial" w:hAnsi="Arial" w:cs="Arial"/>
                  <w:b/>
                  <w:bCs/>
                  <w:sz w:val="32"/>
                  <w:szCs w:val="32"/>
                  <w:rPrChange w:id="1303" w:author="Sujil Kumar Koottathampathiyil" w:date="2022-06-09T11:33:00Z">
                    <w:rPr>
                      <w:rFonts w:ascii="Arial" w:hAnsi="Arial" w:cs="Arial"/>
                      <w:b/>
                      <w:bCs/>
                      <w:u w:val="single"/>
                    </w:rPr>
                  </w:rPrChange>
                </w:rPr>
              </w:pPr>
              <w:r>
                <w:rPr>
                  <w:rFonts w:eastAsia="Times New Roman"/>
                </w:rPr>
                <w:t> </w:t>
              </w:r>
            </w:p>
          </w:sdtContent>
        </w:sdt>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proofErr w:type="spellStart"/>
          <w:r w:rsidRPr="00FD79BE">
            <w:rPr>
              <w:rFonts w:ascii="Arial" w:eastAsia="Times New Roman" w:hAnsi="Arial" w:cs="Arial"/>
              <w:i/>
              <w:iCs/>
            </w:rPr>
            <w:t>Airiti</w:t>
          </w:r>
          <w:proofErr w:type="spellEnd"/>
          <w:r w:rsidRPr="00FD79BE">
            <w:rPr>
              <w:rFonts w:ascii="Arial" w:eastAsia="Times New Roman" w:hAnsi="Arial" w:cs="Arial"/>
              <w:i/>
              <w:iCs/>
            </w:rPr>
            <w:t xml:space="preserve">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w:t>
          </w:r>
          <w:proofErr w:type="spellStart"/>
          <w:r w:rsidRPr="00FD79BE">
            <w:rPr>
              <w:rFonts w:ascii="Arial" w:eastAsia="Times New Roman" w:hAnsi="Arial" w:cs="Arial"/>
            </w:rPr>
            <w:t>Unland</w:t>
          </w:r>
          <w:proofErr w:type="spellEnd"/>
          <w:r w:rsidRPr="00FD79BE">
            <w:rPr>
              <w:rFonts w:ascii="Arial" w:eastAsia="Times New Roman" w:hAnsi="Arial" w:cs="Arial"/>
            </w:rPr>
            <w:t xml:space="preserve">,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w:t>
          </w:r>
          <w:proofErr w:type="spellStart"/>
          <w:r w:rsidRPr="00FD79BE">
            <w:rPr>
              <w:rFonts w:ascii="Arial" w:eastAsia="Times New Roman" w:hAnsi="Arial" w:cs="Arial"/>
            </w:rPr>
            <w:t>Namdev</w:t>
          </w:r>
          <w:proofErr w:type="spellEnd"/>
          <w:r w:rsidRPr="00FD79BE">
            <w:rPr>
              <w:rFonts w:ascii="Arial" w:eastAsia="Times New Roman" w:hAnsi="Arial" w:cs="Arial"/>
            </w:rPr>
            <w:t xml:space="preserve">, V. (2022). Suicidality Among Men in Russia: A Review of Recent Epidemiological Data. </w:t>
          </w:r>
          <w:proofErr w:type="spellStart"/>
          <w:r w:rsidRPr="00FD79BE">
            <w:rPr>
              <w:rFonts w:ascii="Arial" w:eastAsia="Times New Roman" w:hAnsi="Arial" w:cs="Arial"/>
              <w:i/>
              <w:iCs/>
            </w:rPr>
            <w:t>Cureus</w:t>
          </w:r>
          <w:proofErr w:type="spellEnd"/>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proofErr w:type="spellStart"/>
          <w:r w:rsidRPr="00FD79BE">
            <w:rPr>
              <w:rFonts w:ascii="Arial" w:eastAsia="Times New Roman" w:hAnsi="Arial" w:cs="Arial"/>
            </w:rPr>
            <w:t>Bogod</w:t>
          </w:r>
          <w:proofErr w:type="spellEnd"/>
          <w:r w:rsidRPr="00FD79BE">
            <w:rPr>
              <w:rFonts w:ascii="Arial" w:eastAsia="Times New Roman" w:hAnsi="Arial" w:cs="Arial"/>
            </w:rPr>
            <w:t xml:space="preserve">, D. (2004). The Nazi Hypothermia Experiments: Forbidden </w:t>
          </w:r>
          <w:proofErr w:type="gramStart"/>
          <w:r w:rsidRPr="00FD79BE">
            <w:rPr>
              <w:rFonts w:ascii="Arial" w:eastAsia="Times New Roman" w:hAnsi="Arial" w:cs="Arial"/>
            </w:rPr>
            <w:t>Data?.</w:t>
          </w:r>
          <w:proofErr w:type="gramEnd"/>
          <w:r w:rsidRPr="00FD79BE">
            <w:rPr>
              <w:rFonts w:ascii="Arial" w:eastAsia="Times New Roman" w:hAnsi="Arial" w:cs="Arial"/>
            </w:rPr>
            <w:t xml:space="preserve"> </w:t>
          </w:r>
          <w:proofErr w:type="spellStart"/>
          <w:r w:rsidRPr="00FD79BE">
            <w:rPr>
              <w:rFonts w:ascii="Arial" w:eastAsia="Times New Roman" w:hAnsi="Arial" w:cs="Arial"/>
              <w:i/>
              <w:iCs/>
            </w:rPr>
            <w:t>Anaesthesia</w:t>
          </w:r>
          <w:proofErr w:type="spellEnd"/>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w:t>
          </w:r>
          <w:proofErr w:type="spellStart"/>
          <w:r w:rsidRPr="00FD79BE">
            <w:rPr>
              <w:rFonts w:ascii="Arial" w:eastAsia="Times New Roman" w:hAnsi="Arial" w:cs="Arial"/>
            </w:rPr>
            <w:t>Montanari</w:t>
          </w:r>
          <w:proofErr w:type="spellEnd"/>
          <w:r w:rsidRPr="00FD79BE">
            <w:rPr>
              <w:rFonts w:ascii="Arial" w:eastAsia="Times New Roman" w:hAnsi="Arial" w:cs="Arial"/>
            </w:rPr>
            <w:t xml:space="preserve">, A. and </w:t>
          </w:r>
          <w:proofErr w:type="spellStart"/>
          <w:r w:rsidRPr="00FD79BE">
            <w:rPr>
              <w:rFonts w:ascii="Arial" w:eastAsia="Times New Roman" w:hAnsi="Arial" w:cs="Arial"/>
            </w:rPr>
            <w:t>Sciavicco</w:t>
          </w:r>
          <w:proofErr w:type="spellEnd"/>
          <w:r w:rsidRPr="00FD79BE">
            <w:rPr>
              <w:rFonts w:ascii="Arial" w:eastAsia="Times New Roman" w:hAnsi="Arial" w:cs="Arial"/>
            </w:rPr>
            <w:t xml:space="preserve">,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 xml:space="preserve">Build a </w:t>
          </w:r>
          <w:proofErr w:type="spellStart"/>
          <w:r w:rsidRPr="00FD79BE">
            <w:rPr>
              <w:rFonts w:ascii="Arial" w:eastAsia="Times New Roman" w:hAnsi="Arial" w:cs="Arial"/>
              <w:i/>
              <w:iCs/>
            </w:rPr>
            <w:t>Ploty</w:t>
          </w:r>
          <w:proofErr w:type="spellEnd"/>
          <w:r w:rsidRPr="00FD79BE">
            <w:rPr>
              <w:rFonts w:ascii="Arial" w:eastAsia="Times New Roman" w:hAnsi="Arial" w:cs="Arial"/>
              <w:i/>
              <w:iCs/>
            </w:rPr>
            <w:t xml:space="preserve">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w:t>
          </w:r>
          <w:proofErr w:type="spellStart"/>
          <w:r w:rsidRPr="00FD79BE">
            <w:rPr>
              <w:rFonts w:ascii="Arial" w:eastAsia="Times New Roman" w:hAnsi="Arial" w:cs="Arial"/>
            </w:rPr>
            <w:t>Vapnik</w:t>
          </w:r>
          <w:proofErr w:type="spellEnd"/>
          <w:r w:rsidRPr="00FD79BE">
            <w:rPr>
              <w:rFonts w:ascii="Arial" w:eastAsia="Times New Roman" w:hAnsi="Arial" w:cs="Arial"/>
            </w:rPr>
            <w:t xml:space="preserve">,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lastRenderedPageBreak/>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w:t>
          </w:r>
          <w:proofErr w:type="spellStart"/>
          <w:r w:rsidRPr="00FD79BE">
            <w:rPr>
              <w:rFonts w:ascii="Arial" w:eastAsia="Times New Roman" w:hAnsi="Arial" w:cs="Arial"/>
            </w:rPr>
            <w:t>Valk</w:t>
          </w:r>
          <w:proofErr w:type="spellEnd"/>
          <w:r w:rsidRPr="00FD79BE">
            <w:rPr>
              <w:rFonts w:ascii="Arial" w:eastAsia="Times New Roman" w:hAnsi="Arial" w:cs="Arial"/>
            </w:rPr>
            <w:t xml:space="preserve">,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w:t>
          </w:r>
          <w:proofErr w:type="spellStart"/>
          <w:r w:rsidRPr="00FD79BE">
            <w:rPr>
              <w:rFonts w:ascii="Arial" w:eastAsia="Times New Roman" w:hAnsi="Arial" w:cs="Arial"/>
            </w:rPr>
            <w:t>Garay-Malpartida</w:t>
          </w:r>
          <w:proofErr w:type="spellEnd"/>
          <w:r w:rsidRPr="00FD79BE">
            <w:rPr>
              <w:rFonts w:ascii="Arial" w:eastAsia="Times New Roman" w:hAnsi="Arial" w:cs="Arial"/>
            </w:rPr>
            <w:t xml:space="preserve">, H.M., Yamaguchi, R., </w:t>
          </w:r>
          <w:proofErr w:type="spellStart"/>
          <w:r w:rsidRPr="00FD79BE">
            <w:rPr>
              <w:rFonts w:ascii="Arial" w:eastAsia="Times New Roman" w:hAnsi="Arial" w:cs="Arial"/>
            </w:rPr>
            <w:t>Miyano</w:t>
          </w:r>
          <w:proofErr w:type="spellEnd"/>
          <w:r w:rsidRPr="00FD79BE">
            <w:rPr>
              <w:rFonts w:ascii="Arial" w:eastAsia="Times New Roman" w:hAnsi="Arial" w:cs="Arial"/>
            </w:rPr>
            <w:t xml:space="preserve">, S., </w:t>
          </w:r>
          <w:proofErr w:type="spellStart"/>
          <w:r w:rsidRPr="00FD79BE">
            <w:rPr>
              <w:rFonts w:ascii="Arial" w:eastAsia="Times New Roman" w:hAnsi="Arial" w:cs="Arial"/>
            </w:rPr>
            <w:t>Sogayar</w:t>
          </w:r>
          <w:proofErr w:type="spellEnd"/>
          <w:r w:rsidRPr="00FD79BE">
            <w:rPr>
              <w:rFonts w:ascii="Arial" w:eastAsia="Times New Roman" w:hAnsi="Arial" w:cs="Arial"/>
            </w:rPr>
            <w:t xml:space="preserve">,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w:t>
          </w:r>
          <w:proofErr w:type="spellStart"/>
          <w:r w:rsidRPr="00FD79BE">
            <w:rPr>
              <w:rFonts w:ascii="Arial" w:eastAsia="Times New Roman" w:hAnsi="Arial" w:cs="Arial"/>
            </w:rPr>
            <w:t>Ke</w:t>
          </w:r>
          <w:proofErr w:type="spellEnd"/>
          <w:r w:rsidRPr="00FD79BE">
            <w:rPr>
              <w:rFonts w:ascii="Arial" w:eastAsia="Times New Roman" w:hAnsi="Arial" w:cs="Arial"/>
            </w:rPr>
            <w:t xml:space="preserve">, S.W. and Tsai, C.F. (2017). SVM and SVM ensembles in breast cancer prediction. </w:t>
          </w:r>
          <w:proofErr w:type="spellStart"/>
          <w:r w:rsidRPr="00FD79BE">
            <w:rPr>
              <w:rFonts w:ascii="Arial" w:eastAsia="Times New Roman" w:hAnsi="Arial" w:cs="Arial"/>
              <w:i/>
              <w:iCs/>
            </w:rPr>
            <w:t>PLoS</w:t>
          </w:r>
          <w:proofErr w:type="spellEnd"/>
          <w:r w:rsidRPr="00FD79BE">
            <w:rPr>
              <w:rFonts w:ascii="Arial" w:eastAsia="Times New Roman" w:hAnsi="Arial" w:cs="Arial"/>
              <w:i/>
              <w:iCs/>
            </w:rPr>
            <w:t xml:space="preserve">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(2018). Self-Harm, Suicidal </w:t>
          </w:r>
          <w:proofErr w:type="spellStart"/>
          <w:r w:rsidRPr="00FD79BE">
            <w:rPr>
              <w:rFonts w:ascii="Arial" w:eastAsia="Times New Roman" w:hAnsi="Arial" w:cs="Arial"/>
            </w:rPr>
            <w:t>Behaviours</w:t>
          </w:r>
          <w:proofErr w:type="spellEnd"/>
          <w:r w:rsidRPr="00FD79BE">
            <w:rPr>
              <w:rFonts w:ascii="Arial" w:eastAsia="Times New Roman" w:hAnsi="Arial" w:cs="Arial"/>
            </w:rPr>
            <w:t xml:space="preserve">, and Cyberbullying in Children and Young People: Systematic Review. </w:t>
          </w:r>
          <w:r w:rsidRPr="00FD79BE">
            <w:rPr>
              <w:rFonts w:ascii="Arial" w:eastAsia="Times New Roman" w:hAnsi="Arial" w:cs="Arial"/>
              <w:i/>
              <w:iCs/>
            </w:rPr>
            <w:t>J Med Internet Res 2018;20(4</w:t>
          </w:r>
          <w:proofErr w:type="gramStart"/>
          <w:r w:rsidRPr="00FD79BE">
            <w:rPr>
              <w:rFonts w:ascii="Arial" w:eastAsia="Times New Roman" w:hAnsi="Arial" w:cs="Arial"/>
              <w:i/>
              <w:iCs/>
            </w:rPr>
            <w:t>):e</w:t>
          </w:r>
          <w:proofErr w:type="gramEnd"/>
          <w:r w:rsidRPr="00FD79BE">
            <w:rPr>
              <w:rFonts w:ascii="Arial" w:eastAsia="Times New Roman" w:hAnsi="Arial" w:cs="Arial"/>
              <w:i/>
              <w:iCs/>
            </w:rPr>
            <w:t>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w:t>
          </w:r>
          <w:proofErr w:type="spellStart"/>
          <w:r w:rsidRPr="00FD79BE">
            <w:rPr>
              <w:rFonts w:ascii="Arial" w:eastAsia="Times New Roman" w:hAnsi="Arial" w:cs="Arial"/>
            </w:rPr>
            <w:t>Okolie</w:t>
          </w:r>
          <w:proofErr w:type="spellEnd"/>
          <w:r w:rsidRPr="00FD79BE">
            <w:rPr>
              <w:rFonts w:ascii="Arial" w:eastAsia="Times New Roman" w:hAnsi="Arial" w:cs="Arial"/>
            </w:rPr>
            <w:t xml:space="preserve">, C., </w:t>
          </w:r>
          <w:proofErr w:type="spellStart"/>
          <w:r w:rsidRPr="00FD79BE">
            <w:rPr>
              <w:rFonts w:ascii="Arial" w:eastAsia="Times New Roman" w:hAnsi="Arial" w:cs="Arial"/>
            </w:rPr>
            <w:t>Eyles</w:t>
          </w:r>
          <w:proofErr w:type="spellEnd"/>
          <w:r w:rsidRPr="00FD79BE">
            <w:rPr>
              <w:rFonts w:ascii="Arial" w:eastAsia="Times New Roman" w:hAnsi="Arial" w:cs="Arial"/>
            </w:rPr>
            <w:t xml:space="preserve">, E., Webb, R.T., Schmidt, L., McGuiness, L.A., </w:t>
          </w:r>
          <w:proofErr w:type="spellStart"/>
          <w:r w:rsidRPr="00FD79BE">
            <w:rPr>
              <w:rFonts w:ascii="Arial" w:eastAsia="Times New Roman" w:hAnsi="Arial" w:cs="Arial"/>
            </w:rPr>
            <w:t>Olorisade</w:t>
          </w:r>
          <w:proofErr w:type="spellEnd"/>
          <w:r w:rsidRPr="00FD79BE">
            <w:rPr>
              <w:rFonts w:ascii="Arial" w:eastAsia="Times New Roman" w:hAnsi="Arial" w:cs="Arial"/>
            </w:rPr>
            <w:t xml:space="preserve">, B.K., </w:t>
          </w:r>
          <w:proofErr w:type="spellStart"/>
          <w:r w:rsidRPr="00FD79BE">
            <w:rPr>
              <w:rFonts w:ascii="Arial" w:eastAsia="Times New Roman" w:hAnsi="Arial" w:cs="Arial"/>
            </w:rPr>
            <w:t>Arensman</w:t>
          </w:r>
          <w:proofErr w:type="spellEnd"/>
          <w:r w:rsidRPr="00FD79BE">
            <w:rPr>
              <w:rFonts w:ascii="Arial" w:eastAsia="Times New Roman" w:hAnsi="Arial" w:cs="Arial"/>
            </w:rPr>
            <w:t xml:space="preserve">, E.,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w:t>
          </w:r>
          <w:proofErr w:type="spellStart"/>
          <w:r w:rsidRPr="00FD79BE">
            <w:rPr>
              <w:rFonts w:ascii="Arial" w:eastAsia="Times New Roman" w:hAnsi="Arial" w:cs="Arial"/>
            </w:rPr>
            <w:t>Kapur</w:t>
          </w:r>
          <w:proofErr w:type="spellEnd"/>
          <w:r w:rsidRPr="00FD79BE">
            <w:rPr>
              <w:rFonts w:ascii="Arial" w:eastAsia="Times New Roman" w:hAnsi="Arial" w:cs="Arial"/>
            </w:rPr>
            <w:t xml:space="preserve">, N., Moran, P., O’Connor, R.C., O’Neill, S., Higgins, J.P.T. and Gunnell, D. (2020). The impact of the COVID-19 pandemic on self-harm and suicidal </w:t>
          </w:r>
          <w:proofErr w:type="spellStart"/>
          <w:r w:rsidRPr="00FD79BE">
            <w:rPr>
              <w:rFonts w:ascii="Arial" w:eastAsia="Times New Roman" w:hAnsi="Arial" w:cs="Arial"/>
            </w:rPr>
            <w:t>behaviour</w:t>
          </w:r>
          <w:proofErr w:type="spellEnd"/>
          <w:r w:rsidRPr="00FD79BE">
            <w:rPr>
              <w:rFonts w:ascii="Arial" w:eastAsia="Times New Roman" w:hAnsi="Arial" w:cs="Arial"/>
            </w:rPr>
            <w:t xml:space="preserve">: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 xml:space="preserve">Mochahost Review 2022: Mocha Host Details, Pricing &amp; Features | </w:t>
          </w:r>
          <w:proofErr w:type="spellStart"/>
          <w:r w:rsidRPr="00FD79BE">
            <w:rPr>
              <w:rFonts w:ascii="Arial" w:eastAsia="Times New Roman" w:hAnsi="Arial" w:cs="Arial"/>
              <w:i/>
              <w:iCs/>
            </w:rPr>
            <w:t>Sitechecker</w:t>
          </w:r>
          <w:proofErr w:type="spellEnd"/>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proofErr w:type="spellStart"/>
          <w:r w:rsidRPr="00FD79BE">
            <w:rPr>
              <w:rFonts w:ascii="Arial" w:eastAsia="Times New Roman" w:hAnsi="Arial" w:cs="Arial"/>
            </w:rPr>
            <w:t>Naim</w:t>
          </w:r>
          <w:proofErr w:type="spellEnd"/>
          <w:r w:rsidRPr="00FD79BE">
            <w:rPr>
              <w:rFonts w:ascii="Arial" w:eastAsia="Times New Roman" w:hAnsi="Arial" w:cs="Arial"/>
            </w:rPr>
            <w:t xml:space="preserve">, N.F., </w:t>
          </w:r>
          <w:proofErr w:type="spellStart"/>
          <w:r w:rsidRPr="00FD79BE">
            <w:rPr>
              <w:rFonts w:ascii="Arial" w:eastAsia="Times New Roman" w:hAnsi="Arial" w:cs="Arial"/>
            </w:rPr>
            <w:t>Mohd</w:t>
          </w:r>
          <w:proofErr w:type="spellEnd"/>
          <w:r w:rsidRPr="00FD79BE">
            <w:rPr>
              <w:rFonts w:ascii="Arial" w:eastAsia="Times New Roman" w:hAnsi="Arial" w:cs="Arial"/>
            </w:rPr>
            <w:t xml:space="preserve"> Yassin, A.I., </w:t>
          </w:r>
          <w:proofErr w:type="spellStart"/>
          <w:r w:rsidRPr="00FD79BE">
            <w:rPr>
              <w:rFonts w:ascii="Arial" w:eastAsia="Times New Roman" w:hAnsi="Arial" w:cs="Arial"/>
            </w:rPr>
            <w:t>Zamri</w:t>
          </w:r>
          <w:proofErr w:type="spellEnd"/>
          <w:r w:rsidRPr="00FD79BE">
            <w:rPr>
              <w:rFonts w:ascii="Arial" w:eastAsia="Times New Roman" w:hAnsi="Arial" w:cs="Arial"/>
            </w:rPr>
            <w:t xml:space="preserve">, W.M.A.W. and </w:t>
          </w:r>
          <w:proofErr w:type="spellStart"/>
          <w:r w:rsidRPr="00FD79BE">
            <w:rPr>
              <w:rFonts w:ascii="Arial" w:eastAsia="Times New Roman" w:hAnsi="Arial" w:cs="Arial"/>
            </w:rPr>
            <w:t>Sarnin</w:t>
          </w:r>
          <w:proofErr w:type="spellEnd"/>
          <w:r w:rsidRPr="00FD79BE">
            <w:rPr>
              <w:rFonts w:ascii="Arial" w:eastAsia="Times New Roman" w:hAnsi="Arial" w:cs="Arial"/>
            </w:rPr>
            <w:t xml:space="preserve">, S.S. (2011). MySQL database for storage of fingerprint data. </w:t>
          </w:r>
          <w:r w:rsidRPr="00FD79BE">
            <w:rPr>
              <w:rFonts w:ascii="Arial" w:eastAsia="Times New Roman" w:hAnsi="Arial" w:cs="Arial"/>
              <w:i/>
              <w:iCs/>
            </w:rPr>
            <w:t xml:space="preserve">Proceedings - 2011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13th International Conference on Modelling and Simulation,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w:t>
          </w:r>
          <w:proofErr w:type="spellStart"/>
          <w:r w:rsidRPr="00FD79BE">
            <w:rPr>
              <w:rFonts w:ascii="Arial" w:eastAsia="Times New Roman" w:hAnsi="Arial" w:cs="Arial"/>
            </w:rPr>
            <w:t>Geng</w:t>
          </w:r>
          <w:proofErr w:type="spellEnd"/>
          <w:r w:rsidRPr="00FD79BE">
            <w:rPr>
              <w:rFonts w:ascii="Arial" w:eastAsia="Times New Roman" w:hAnsi="Arial" w:cs="Arial"/>
            </w:rPr>
            <w:t xml:space="preserve">,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w:t>
          </w:r>
          <w:r w:rsidRPr="00FD79BE">
            <w:rPr>
              <w:rFonts w:ascii="Arial" w:eastAsia="Times New Roman" w:hAnsi="Arial" w:cs="Arial"/>
            </w:rPr>
            <w:lastRenderedPageBreak/>
            <w:t>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w:t>
          </w:r>
          <w:proofErr w:type="spellStart"/>
          <w:r w:rsidRPr="00FD79BE">
            <w:rPr>
              <w:rFonts w:ascii="Arial" w:eastAsia="Times New Roman" w:hAnsi="Arial" w:cs="Arial"/>
            </w:rPr>
            <w:t>Poonia</w:t>
          </w:r>
          <w:proofErr w:type="spellEnd"/>
          <w:r w:rsidRPr="00FD79BE">
            <w:rPr>
              <w:rFonts w:ascii="Arial" w:eastAsia="Times New Roman" w:hAnsi="Arial" w:cs="Arial"/>
            </w:rPr>
            <w:t xml:space="preserve">, R.C., Kumar, S., </w:t>
          </w:r>
          <w:proofErr w:type="spellStart"/>
          <w:r w:rsidRPr="00FD79BE">
            <w:rPr>
              <w:rFonts w:ascii="Arial" w:eastAsia="Times New Roman" w:hAnsi="Arial" w:cs="Arial"/>
            </w:rPr>
            <w:t>Dass</w:t>
          </w:r>
          <w:proofErr w:type="spellEnd"/>
          <w:r w:rsidRPr="00FD79BE">
            <w:rPr>
              <w:rFonts w:ascii="Arial" w:eastAsia="Times New Roman" w:hAnsi="Arial" w:cs="Arial"/>
            </w:rPr>
            <w:t xml:space="preserve">,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proofErr w:type="spellStart"/>
          <w:r w:rsidRPr="00FD79BE">
            <w:rPr>
              <w:rFonts w:ascii="Arial" w:eastAsia="Times New Roman" w:hAnsi="Arial" w:cs="Arial"/>
            </w:rPr>
            <w:t>Värnik</w:t>
          </w:r>
          <w:proofErr w:type="spellEnd"/>
          <w:r w:rsidRPr="00FD79BE">
            <w:rPr>
              <w:rFonts w:ascii="Arial" w:eastAsia="Times New Roman" w:hAnsi="Arial" w:cs="Arial"/>
            </w:rPr>
            <w:t xml:space="preserve">,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 xml:space="preserve">When Quaker Oats Fed Children Radioactive Oatmeal | by Calin </w:t>
          </w:r>
          <w:proofErr w:type="spellStart"/>
          <w:r w:rsidRPr="00FD79BE">
            <w:rPr>
              <w:rFonts w:ascii="Arial" w:eastAsia="Times New Roman" w:hAnsi="Arial" w:cs="Arial"/>
              <w:i/>
              <w:iCs/>
            </w:rPr>
            <w:t>Aneculaesei</w:t>
          </w:r>
          <w:proofErr w:type="spellEnd"/>
          <w:r w:rsidRPr="00FD79BE">
            <w:rPr>
              <w:rFonts w:ascii="Arial" w:eastAsia="Times New Roman" w:hAnsi="Arial" w:cs="Arial"/>
              <w:i/>
              <w:iCs/>
            </w:rPr>
            <w:t xml:space="preserve">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proofErr w:type="spellStart"/>
          <w:r w:rsidRPr="00FD79BE">
            <w:rPr>
              <w:rFonts w:ascii="Arial" w:eastAsia="Times New Roman" w:hAnsi="Arial" w:cs="Arial"/>
            </w:rPr>
            <w:t>Włodarczyk</w:t>
          </w:r>
          <w:proofErr w:type="spellEnd"/>
          <w:r w:rsidRPr="00FD79BE">
            <w:rPr>
              <w:rFonts w:ascii="Arial" w:eastAsia="Times New Roman" w:hAnsi="Arial" w:cs="Arial"/>
            </w:rPr>
            <w:t xml:space="preserve">, T., </w:t>
          </w:r>
          <w:proofErr w:type="spellStart"/>
          <w:r w:rsidRPr="00FD79BE">
            <w:rPr>
              <w:rFonts w:ascii="Arial" w:eastAsia="Times New Roman" w:hAnsi="Arial" w:cs="Arial"/>
            </w:rPr>
            <w:t>Płotka</w:t>
          </w:r>
          <w:proofErr w:type="spellEnd"/>
          <w:r w:rsidRPr="00FD79BE">
            <w:rPr>
              <w:rFonts w:ascii="Arial" w:eastAsia="Times New Roman" w:hAnsi="Arial" w:cs="Arial"/>
            </w:rPr>
            <w:t xml:space="preserve">, S., </w:t>
          </w:r>
          <w:proofErr w:type="spellStart"/>
          <w:r w:rsidRPr="00FD79BE">
            <w:rPr>
              <w:rFonts w:ascii="Arial" w:eastAsia="Times New Roman" w:hAnsi="Arial" w:cs="Arial"/>
            </w:rPr>
            <w:t>Szczepański</w:t>
          </w:r>
          <w:proofErr w:type="spellEnd"/>
          <w:r w:rsidRPr="00FD79BE">
            <w:rPr>
              <w:rFonts w:ascii="Arial" w:eastAsia="Times New Roman" w:hAnsi="Arial" w:cs="Arial"/>
            </w:rPr>
            <w:t xml:space="preserve">, T., </w:t>
          </w:r>
          <w:proofErr w:type="spellStart"/>
          <w:r w:rsidRPr="00FD79BE">
            <w:rPr>
              <w:rFonts w:ascii="Arial" w:eastAsia="Times New Roman" w:hAnsi="Arial" w:cs="Arial"/>
            </w:rPr>
            <w:t>Rokita</w:t>
          </w:r>
          <w:proofErr w:type="spellEnd"/>
          <w:r w:rsidRPr="00FD79BE">
            <w:rPr>
              <w:rFonts w:ascii="Arial" w:eastAsia="Times New Roman" w:hAnsi="Arial" w:cs="Arial"/>
            </w:rPr>
            <w:t>, P., Sochacki-</w:t>
          </w:r>
          <w:proofErr w:type="spellStart"/>
          <w:r w:rsidRPr="00FD79BE">
            <w:rPr>
              <w:rFonts w:ascii="Arial" w:eastAsia="Times New Roman" w:hAnsi="Arial" w:cs="Arial"/>
            </w:rPr>
            <w:t>Wójcicka</w:t>
          </w:r>
          <w:proofErr w:type="spellEnd"/>
          <w:r w:rsidRPr="00FD79BE">
            <w:rPr>
              <w:rFonts w:ascii="Arial" w:eastAsia="Times New Roman" w:hAnsi="Arial" w:cs="Arial"/>
            </w:rPr>
            <w:t xml:space="preserve">, N., </w:t>
          </w:r>
          <w:proofErr w:type="spellStart"/>
          <w:r w:rsidRPr="00FD79BE">
            <w:rPr>
              <w:rFonts w:ascii="Arial" w:eastAsia="Times New Roman" w:hAnsi="Arial" w:cs="Arial"/>
            </w:rPr>
            <w:t>Wójcicki</w:t>
          </w:r>
          <w:proofErr w:type="spellEnd"/>
          <w:r w:rsidRPr="00FD79BE">
            <w:rPr>
              <w:rFonts w:ascii="Arial" w:eastAsia="Times New Roman" w:hAnsi="Arial" w:cs="Arial"/>
            </w:rPr>
            <w:t xml:space="preserve">, J., Lipa, M. and </w:t>
          </w:r>
          <w:proofErr w:type="spellStart"/>
          <w:r w:rsidRPr="00FD79BE">
            <w:rPr>
              <w:rFonts w:ascii="Arial" w:eastAsia="Times New Roman" w:hAnsi="Arial" w:cs="Arial"/>
            </w:rPr>
            <w:t>Trzciński</w:t>
          </w:r>
          <w:proofErr w:type="spellEnd"/>
          <w:r w:rsidRPr="00FD79BE">
            <w:rPr>
              <w:rFonts w:ascii="Arial" w:eastAsia="Times New Roman" w:hAnsi="Arial" w:cs="Arial"/>
            </w:rPr>
            <w:t xml:space="preserve">,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r w:rsidRPr="00FD79BE">
            <w:rPr>
              <w:rFonts w:ascii="Arial" w:eastAsia="Times New Roman" w:hAnsi="Arial" w:cs="Arial"/>
            </w:rPr>
            <w:t xml:space="preserve">Zetzsche, T., </w:t>
          </w:r>
          <w:proofErr w:type="spellStart"/>
          <w:r w:rsidRPr="00FD79BE">
            <w:rPr>
              <w:rFonts w:ascii="Arial" w:eastAsia="Times New Roman" w:hAnsi="Arial" w:cs="Arial"/>
            </w:rPr>
            <w:t>Bobes</w:t>
          </w:r>
          <w:proofErr w:type="spellEnd"/>
          <w:r w:rsidRPr="00FD79BE">
            <w:rPr>
              <w:rFonts w:ascii="Arial" w:eastAsia="Times New Roman" w:hAnsi="Arial" w:cs="Arial"/>
            </w:rPr>
            <w:t xml:space="preserve">, J., de La Fuente, J.M., </w:t>
          </w:r>
          <w:proofErr w:type="spellStart"/>
          <w:r w:rsidRPr="00FD79BE">
            <w:rPr>
              <w:rFonts w:ascii="Arial" w:eastAsia="Times New Roman" w:hAnsi="Arial" w:cs="Arial"/>
            </w:rPr>
            <w:t>Pogarell</w:t>
          </w:r>
          <w:proofErr w:type="spellEnd"/>
          <w:r w:rsidRPr="00FD79BE">
            <w:rPr>
              <w:rFonts w:ascii="Arial" w:eastAsia="Times New Roman" w:hAnsi="Arial" w:cs="Arial"/>
            </w:rPr>
            <w:t xml:space="preserve">, O., </w:t>
          </w:r>
          <w:proofErr w:type="spellStart"/>
          <w:r w:rsidRPr="00FD79BE">
            <w:rPr>
              <w:rFonts w:ascii="Arial" w:eastAsia="Times New Roman" w:hAnsi="Arial" w:cs="Arial"/>
            </w:rPr>
            <w:t>Norra</w:t>
          </w:r>
          <w:proofErr w:type="spellEnd"/>
          <w:r w:rsidRPr="00FD79BE">
            <w:rPr>
              <w:rFonts w:ascii="Arial" w:eastAsia="Times New Roman" w:hAnsi="Arial" w:cs="Arial"/>
            </w:rPr>
            <w:t xml:space="preserve">, C., </w:t>
          </w:r>
          <w:proofErr w:type="spellStart"/>
          <w:r w:rsidRPr="00FD79BE">
            <w:rPr>
              <w:rFonts w:ascii="Arial" w:eastAsia="Times New Roman" w:hAnsi="Arial" w:cs="Arial"/>
            </w:rPr>
            <w:t>Schmidtke</w:t>
          </w:r>
          <w:proofErr w:type="spellEnd"/>
          <w:r w:rsidRPr="00FD79BE">
            <w:rPr>
              <w:rFonts w:ascii="Arial" w:eastAsia="Times New Roman" w:hAnsi="Arial" w:cs="Arial"/>
            </w:rPr>
            <w:t xml:space="preserve">, A., Wasserman, D., </w:t>
          </w:r>
          <w:proofErr w:type="spellStart"/>
          <w:r w:rsidRPr="00FD79BE">
            <w:rPr>
              <w:rFonts w:ascii="Arial" w:eastAsia="Times New Roman" w:hAnsi="Arial" w:cs="Arial"/>
            </w:rPr>
            <w:t>Löhr</w:t>
          </w:r>
          <w:proofErr w:type="spellEnd"/>
          <w:r w:rsidRPr="00FD79BE">
            <w:rPr>
              <w:rFonts w:ascii="Arial" w:eastAsia="Times New Roman" w:hAnsi="Arial" w:cs="Arial"/>
            </w:rPr>
            <w:t xml:space="preserve">, C. and </w:t>
          </w:r>
          <w:proofErr w:type="spellStart"/>
          <w:r w:rsidRPr="00FD79BE">
            <w:rPr>
              <w:rFonts w:ascii="Arial" w:eastAsia="Times New Roman" w:hAnsi="Arial" w:cs="Arial"/>
            </w:rPr>
            <w:t>Rihmer</w:t>
          </w:r>
          <w:proofErr w:type="spellEnd"/>
          <w:r w:rsidRPr="00FD79BE">
            <w:rPr>
              <w:rFonts w:ascii="Arial" w:eastAsia="Times New Roman" w:hAnsi="Arial" w:cs="Arial"/>
            </w:rPr>
            <w:t xml:space="preserve">,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w:t>
          </w:r>
          <w:proofErr w:type="gramStart"/>
          <w:r w:rsidRPr="00FD79BE">
            <w:rPr>
              <w:rFonts w:ascii="Arial" w:eastAsia="Times New Roman" w:hAnsi="Arial" w:cs="Arial"/>
            </w:rPr>
            <w:t>pp.S</w:t>
          </w:r>
          <w:proofErr w:type="gramEnd"/>
          <w:r w:rsidRPr="00FD79BE">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7C314" w14:textId="77777777" w:rsidR="006A4BF7" w:rsidRDefault="006A4BF7" w:rsidP="00C518DB">
      <w:pPr>
        <w:spacing w:after="0" w:line="240" w:lineRule="auto"/>
      </w:pPr>
      <w:r>
        <w:separator/>
      </w:r>
    </w:p>
  </w:endnote>
  <w:endnote w:type="continuationSeparator" w:id="0">
    <w:p w14:paraId="5C412BAF" w14:textId="77777777" w:rsidR="006A4BF7" w:rsidRDefault="006A4BF7"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CCADB" w14:textId="77777777" w:rsidR="006A4BF7" w:rsidRDefault="006A4BF7" w:rsidP="00C518DB">
      <w:pPr>
        <w:spacing w:after="0" w:line="240" w:lineRule="auto"/>
      </w:pPr>
      <w:r>
        <w:separator/>
      </w:r>
    </w:p>
  </w:footnote>
  <w:footnote w:type="continuationSeparator" w:id="0">
    <w:p w14:paraId="74EA8824" w14:textId="77777777" w:rsidR="006A4BF7" w:rsidRDefault="006A4BF7"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 w:numId="9" w16cid:durableId="62285442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2E5B"/>
    <w:rsid w:val="00024C4C"/>
    <w:rsid w:val="00025726"/>
    <w:rsid w:val="0002652C"/>
    <w:rsid w:val="000272F9"/>
    <w:rsid w:val="00027B11"/>
    <w:rsid w:val="00027F2D"/>
    <w:rsid w:val="00030B34"/>
    <w:rsid w:val="0003134D"/>
    <w:rsid w:val="0003300E"/>
    <w:rsid w:val="00033A9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4D8"/>
    <w:rsid w:val="00075BCE"/>
    <w:rsid w:val="00075BD0"/>
    <w:rsid w:val="00080384"/>
    <w:rsid w:val="000805BE"/>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47EC"/>
    <w:rsid w:val="000A5AC6"/>
    <w:rsid w:val="000B127B"/>
    <w:rsid w:val="000B2174"/>
    <w:rsid w:val="000B2E52"/>
    <w:rsid w:val="000B47D6"/>
    <w:rsid w:val="000C1E52"/>
    <w:rsid w:val="000C2B3C"/>
    <w:rsid w:val="000C3042"/>
    <w:rsid w:val="000C37D5"/>
    <w:rsid w:val="000C48ED"/>
    <w:rsid w:val="000C6146"/>
    <w:rsid w:val="000D36BF"/>
    <w:rsid w:val="000D4733"/>
    <w:rsid w:val="000D5951"/>
    <w:rsid w:val="000E0BE4"/>
    <w:rsid w:val="000E4EBC"/>
    <w:rsid w:val="000E602F"/>
    <w:rsid w:val="000E6313"/>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7BC"/>
    <w:rsid w:val="001508B9"/>
    <w:rsid w:val="0015284A"/>
    <w:rsid w:val="00152976"/>
    <w:rsid w:val="00162991"/>
    <w:rsid w:val="00162C76"/>
    <w:rsid w:val="00163867"/>
    <w:rsid w:val="00164F1D"/>
    <w:rsid w:val="001669C1"/>
    <w:rsid w:val="0017184E"/>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77BB"/>
    <w:rsid w:val="001918A8"/>
    <w:rsid w:val="00191DBD"/>
    <w:rsid w:val="00191DC0"/>
    <w:rsid w:val="00192CBA"/>
    <w:rsid w:val="00192F9C"/>
    <w:rsid w:val="00193A63"/>
    <w:rsid w:val="00194E78"/>
    <w:rsid w:val="001962AA"/>
    <w:rsid w:val="001A0531"/>
    <w:rsid w:val="001A1114"/>
    <w:rsid w:val="001A13C3"/>
    <w:rsid w:val="001A14BC"/>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52E"/>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0F46"/>
    <w:rsid w:val="00263C25"/>
    <w:rsid w:val="00263DCB"/>
    <w:rsid w:val="00264091"/>
    <w:rsid w:val="00265EF6"/>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195"/>
    <w:rsid w:val="00287EA4"/>
    <w:rsid w:val="002A0352"/>
    <w:rsid w:val="002A1AA4"/>
    <w:rsid w:val="002A1F03"/>
    <w:rsid w:val="002A200F"/>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77EA"/>
    <w:rsid w:val="002F79F8"/>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46549"/>
    <w:rsid w:val="00355612"/>
    <w:rsid w:val="003570EF"/>
    <w:rsid w:val="0035739C"/>
    <w:rsid w:val="00360995"/>
    <w:rsid w:val="00362CAC"/>
    <w:rsid w:val="00362CEC"/>
    <w:rsid w:val="00363AA5"/>
    <w:rsid w:val="00365EA1"/>
    <w:rsid w:val="003660AD"/>
    <w:rsid w:val="00366A43"/>
    <w:rsid w:val="0037222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F55"/>
    <w:rsid w:val="003A675D"/>
    <w:rsid w:val="003A69DE"/>
    <w:rsid w:val="003A7327"/>
    <w:rsid w:val="003A7E31"/>
    <w:rsid w:val="003B4A75"/>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964"/>
    <w:rsid w:val="003C5076"/>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50053"/>
    <w:rsid w:val="00451733"/>
    <w:rsid w:val="00454EF8"/>
    <w:rsid w:val="00455E0E"/>
    <w:rsid w:val="00456235"/>
    <w:rsid w:val="00456A4D"/>
    <w:rsid w:val="00456D60"/>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4E4"/>
    <w:rsid w:val="004C1EBB"/>
    <w:rsid w:val="004C3109"/>
    <w:rsid w:val="004C354D"/>
    <w:rsid w:val="004C41EA"/>
    <w:rsid w:val="004D0556"/>
    <w:rsid w:val="004D2456"/>
    <w:rsid w:val="004D4E43"/>
    <w:rsid w:val="004D4E66"/>
    <w:rsid w:val="004D57D5"/>
    <w:rsid w:val="004D58DA"/>
    <w:rsid w:val="004D5BC1"/>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E66"/>
    <w:rsid w:val="00502DAC"/>
    <w:rsid w:val="005042AF"/>
    <w:rsid w:val="005063E5"/>
    <w:rsid w:val="00506AF9"/>
    <w:rsid w:val="00507037"/>
    <w:rsid w:val="005070C6"/>
    <w:rsid w:val="005116F5"/>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D0710"/>
    <w:rsid w:val="005D1686"/>
    <w:rsid w:val="005D4551"/>
    <w:rsid w:val="005D4B76"/>
    <w:rsid w:val="005D51D8"/>
    <w:rsid w:val="005D786D"/>
    <w:rsid w:val="005E1219"/>
    <w:rsid w:val="005E32B7"/>
    <w:rsid w:val="005E371D"/>
    <w:rsid w:val="005E3721"/>
    <w:rsid w:val="005E3C54"/>
    <w:rsid w:val="005E5801"/>
    <w:rsid w:val="005E5B77"/>
    <w:rsid w:val="005E7E8D"/>
    <w:rsid w:val="005F106B"/>
    <w:rsid w:val="005F271C"/>
    <w:rsid w:val="005F371F"/>
    <w:rsid w:val="005F3C9B"/>
    <w:rsid w:val="005F6FD8"/>
    <w:rsid w:val="005F7C3C"/>
    <w:rsid w:val="00600DF9"/>
    <w:rsid w:val="00601EF8"/>
    <w:rsid w:val="00602752"/>
    <w:rsid w:val="00602DF2"/>
    <w:rsid w:val="006041F6"/>
    <w:rsid w:val="00604BA3"/>
    <w:rsid w:val="00604CD2"/>
    <w:rsid w:val="00605E33"/>
    <w:rsid w:val="006077C4"/>
    <w:rsid w:val="0060790A"/>
    <w:rsid w:val="00611B22"/>
    <w:rsid w:val="00612447"/>
    <w:rsid w:val="006152F4"/>
    <w:rsid w:val="00623948"/>
    <w:rsid w:val="006249E7"/>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C022F"/>
    <w:rsid w:val="006C0BA4"/>
    <w:rsid w:val="006C0D5E"/>
    <w:rsid w:val="006C161A"/>
    <w:rsid w:val="006C1800"/>
    <w:rsid w:val="006C2003"/>
    <w:rsid w:val="006C2FBF"/>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6F56B4"/>
    <w:rsid w:val="00700259"/>
    <w:rsid w:val="00703BB1"/>
    <w:rsid w:val="00705586"/>
    <w:rsid w:val="0070567C"/>
    <w:rsid w:val="007063B2"/>
    <w:rsid w:val="0070649E"/>
    <w:rsid w:val="0070737E"/>
    <w:rsid w:val="007100BA"/>
    <w:rsid w:val="00711497"/>
    <w:rsid w:val="007135F3"/>
    <w:rsid w:val="0071704F"/>
    <w:rsid w:val="00720A4C"/>
    <w:rsid w:val="00721B17"/>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80A8C"/>
    <w:rsid w:val="00780D12"/>
    <w:rsid w:val="00781B8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5B1"/>
    <w:rsid w:val="007F076A"/>
    <w:rsid w:val="007F28BB"/>
    <w:rsid w:val="007F2CB1"/>
    <w:rsid w:val="0080196A"/>
    <w:rsid w:val="00801A27"/>
    <w:rsid w:val="00801CE0"/>
    <w:rsid w:val="00802A7A"/>
    <w:rsid w:val="00802FC0"/>
    <w:rsid w:val="00804E38"/>
    <w:rsid w:val="0080586B"/>
    <w:rsid w:val="008111E4"/>
    <w:rsid w:val="0081122B"/>
    <w:rsid w:val="00811769"/>
    <w:rsid w:val="00811B4B"/>
    <w:rsid w:val="00812A9B"/>
    <w:rsid w:val="00813DF0"/>
    <w:rsid w:val="0081538C"/>
    <w:rsid w:val="00816BED"/>
    <w:rsid w:val="008170DE"/>
    <w:rsid w:val="008217E1"/>
    <w:rsid w:val="0082286A"/>
    <w:rsid w:val="008237EA"/>
    <w:rsid w:val="0082507D"/>
    <w:rsid w:val="0082553E"/>
    <w:rsid w:val="00826D38"/>
    <w:rsid w:val="00826F5E"/>
    <w:rsid w:val="0083230F"/>
    <w:rsid w:val="008347AC"/>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4CCE"/>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56E1"/>
    <w:rsid w:val="00906689"/>
    <w:rsid w:val="00910C2F"/>
    <w:rsid w:val="00912134"/>
    <w:rsid w:val="009156DC"/>
    <w:rsid w:val="00915B8B"/>
    <w:rsid w:val="00915E7A"/>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5CAE"/>
    <w:rsid w:val="0097669C"/>
    <w:rsid w:val="009769C6"/>
    <w:rsid w:val="009838E1"/>
    <w:rsid w:val="00984335"/>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6591"/>
    <w:rsid w:val="009C73E2"/>
    <w:rsid w:val="009D1840"/>
    <w:rsid w:val="009D37AD"/>
    <w:rsid w:val="009D3C4E"/>
    <w:rsid w:val="009D46DA"/>
    <w:rsid w:val="009D4D70"/>
    <w:rsid w:val="009D664D"/>
    <w:rsid w:val="009D78D6"/>
    <w:rsid w:val="009E08BE"/>
    <w:rsid w:val="009E286B"/>
    <w:rsid w:val="009E2B38"/>
    <w:rsid w:val="009E447A"/>
    <w:rsid w:val="009E673E"/>
    <w:rsid w:val="009E71A5"/>
    <w:rsid w:val="009E7A70"/>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6F5"/>
    <w:rsid w:val="00A31BE9"/>
    <w:rsid w:val="00A3272E"/>
    <w:rsid w:val="00A33B5F"/>
    <w:rsid w:val="00A35DD7"/>
    <w:rsid w:val="00A376D1"/>
    <w:rsid w:val="00A37D5F"/>
    <w:rsid w:val="00A4074C"/>
    <w:rsid w:val="00A44E54"/>
    <w:rsid w:val="00A46AD5"/>
    <w:rsid w:val="00A517B4"/>
    <w:rsid w:val="00A51F3E"/>
    <w:rsid w:val="00A53BA4"/>
    <w:rsid w:val="00A540E2"/>
    <w:rsid w:val="00A55FD0"/>
    <w:rsid w:val="00A56079"/>
    <w:rsid w:val="00A57FAF"/>
    <w:rsid w:val="00A57FEB"/>
    <w:rsid w:val="00A60AFE"/>
    <w:rsid w:val="00A60DB6"/>
    <w:rsid w:val="00A63310"/>
    <w:rsid w:val="00A635AE"/>
    <w:rsid w:val="00A643A0"/>
    <w:rsid w:val="00A6467D"/>
    <w:rsid w:val="00A65396"/>
    <w:rsid w:val="00A672A3"/>
    <w:rsid w:val="00A70AAD"/>
    <w:rsid w:val="00A72B85"/>
    <w:rsid w:val="00A73568"/>
    <w:rsid w:val="00A774BF"/>
    <w:rsid w:val="00A81485"/>
    <w:rsid w:val="00A81605"/>
    <w:rsid w:val="00A825BB"/>
    <w:rsid w:val="00A8439F"/>
    <w:rsid w:val="00A84B1C"/>
    <w:rsid w:val="00A85E0F"/>
    <w:rsid w:val="00A911DD"/>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0A06"/>
    <w:rsid w:val="00B21476"/>
    <w:rsid w:val="00B217A8"/>
    <w:rsid w:val="00B3094D"/>
    <w:rsid w:val="00B33948"/>
    <w:rsid w:val="00B4129C"/>
    <w:rsid w:val="00B41E72"/>
    <w:rsid w:val="00B45D60"/>
    <w:rsid w:val="00B460CB"/>
    <w:rsid w:val="00B50267"/>
    <w:rsid w:val="00B50AC3"/>
    <w:rsid w:val="00B52248"/>
    <w:rsid w:val="00B527B0"/>
    <w:rsid w:val="00B5377F"/>
    <w:rsid w:val="00B575AA"/>
    <w:rsid w:val="00B60007"/>
    <w:rsid w:val="00B60DB8"/>
    <w:rsid w:val="00B62904"/>
    <w:rsid w:val="00B64183"/>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4ACF"/>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176A"/>
    <w:rsid w:val="00C02046"/>
    <w:rsid w:val="00C02C7D"/>
    <w:rsid w:val="00C0399B"/>
    <w:rsid w:val="00C0457E"/>
    <w:rsid w:val="00C1027D"/>
    <w:rsid w:val="00C11755"/>
    <w:rsid w:val="00C12533"/>
    <w:rsid w:val="00C15E30"/>
    <w:rsid w:val="00C22DCE"/>
    <w:rsid w:val="00C241AB"/>
    <w:rsid w:val="00C27BA0"/>
    <w:rsid w:val="00C30364"/>
    <w:rsid w:val="00C32160"/>
    <w:rsid w:val="00C32186"/>
    <w:rsid w:val="00C333C8"/>
    <w:rsid w:val="00C359F0"/>
    <w:rsid w:val="00C400E3"/>
    <w:rsid w:val="00C4092D"/>
    <w:rsid w:val="00C40D57"/>
    <w:rsid w:val="00C4104E"/>
    <w:rsid w:val="00C42218"/>
    <w:rsid w:val="00C4275C"/>
    <w:rsid w:val="00C42BC3"/>
    <w:rsid w:val="00C46C1F"/>
    <w:rsid w:val="00C518DB"/>
    <w:rsid w:val="00C52A3B"/>
    <w:rsid w:val="00C54447"/>
    <w:rsid w:val="00C54C7F"/>
    <w:rsid w:val="00C56CB7"/>
    <w:rsid w:val="00C57C79"/>
    <w:rsid w:val="00C57E12"/>
    <w:rsid w:val="00C6038F"/>
    <w:rsid w:val="00C619CE"/>
    <w:rsid w:val="00C634C9"/>
    <w:rsid w:val="00C651C3"/>
    <w:rsid w:val="00C65D25"/>
    <w:rsid w:val="00C6602E"/>
    <w:rsid w:val="00C6773D"/>
    <w:rsid w:val="00C679E8"/>
    <w:rsid w:val="00C70663"/>
    <w:rsid w:val="00C7080C"/>
    <w:rsid w:val="00C70C8A"/>
    <w:rsid w:val="00C71911"/>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3E87"/>
    <w:rsid w:val="00CA48E6"/>
    <w:rsid w:val="00CA4EBD"/>
    <w:rsid w:val="00CA58C6"/>
    <w:rsid w:val="00CA65CA"/>
    <w:rsid w:val="00CA6C71"/>
    <w:rsid w:val="00CA7742"/>
    <w:rsid w:val="00CB1C7A"/>
    <w:rsid w:val="00CB4BCB"/>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13D2"/>
    <w:rsid w:val="00D73068"/>
    <w:rsid w:val="00D73219"/>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02CC"/>
    <w:rsid w:val="00D91AAE"/>
    <w:rsid w:val="00D9210E"/>
    <w:rsid w:val="00D92EE9"/>
    <w:rsid w:val="00D945A7"/>
    <w:rsid w:val="00D94E2E"/>
    <w:rsid w:val="00D9566B"/>
    <w:rsid w:val="00D96AE4"/>
    <w:rsid w:val="00D97ED8"/>
    <w:rsid w:val="00DA06B8"/>
    <w:rsid w:val="00DA2E33"/>
    <w:rsid w:val="00DA30AE"/>
    <w:rsid w:val="00DA3F52"/>
    <w:rsid w:val="00DA4D7A"/>
    <w:rsid w:val="00DA5B80"/>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5852"/>
    <w:rsid w:val="00DE754D"/>
    <w:rsid w:val="00DE7CD5"/>
    <w:rsid w:val="00DF0311"/>
    <w:rsid w:val="00DF1058"/>
    <w:rsid w:val="00DF170C"/>
    <w:rsid w:val="00DF487E"/>
    <w:rsid w:val="00DF534D"/>
    <w:rsid w:val="00DF5EC2"/>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646"/>
    <w:rsid w:val="00E31C5B"/>
    <w:rsid w:val="00E31F20"/>
    <w:rsid w:val="00E33CAE"/>
    <w:rsid w:val="00E341F5"/>
    <w:rsid w:val="00E34C0B"/>
    <w:rsid w:val="00E35266"/>
    <w:rsid w:val="00E3550F"/>
    <w:rsid w:val="00E3575A"/>
    <w:rsid w:val="00E359B2"/>
    <w:rsid w:val="00E40A22"/>
    <w:rsid w:val="00E41CB7"/>
    <w:rsid w:val="00E425D3"/>
    <w:rsid w:val="00E44504"/>
    <w:rsid w:val="00E46067"/>
    <w:rsid w:val="00E460A7"/>
    <w:rsid w:val="00E46475"/>
    <w:rsid w:val="00E46A6A"/>
    <w:rsid w:val="00E502E7"/>
    <w:rsid w:val="00E51C2D"/>
    <w:rsid w:val="00E52B8D"/>
    <w:rsid w:val="00E52FFE"/>
    <w:rsid w:val="00E5588A"/>
    <w:rsid w:val="00E60A55"/>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4B7"/>
    <w:rsid w:val="00EB7950"/>
    <w:rsid w:val="00EB7CFA"/>
    <w:rsid w:val="00EC0685"/>
    <w:rsid w:val="00EC0BBF"/>
    <w:rsid w:val="00EC44BA"/>
    <w:rsid w:val="00EC5C3A"/>
    <w:rsid w:val="00EC76D5"/>
    <w:rsid w:val="00ED3C0C"/>
    <w:rsid w:val="00ED4A62"/>
    <w:rsid w:val="00ED4CEE"/>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5275B"/>
    <w:rsid w:val="00F544DA"/>
    <w:rsid w:val="00F54E73"/>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16F1"/>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91C"/>
    <w:rsid w:val="00FC6EEA"/>
    <w:rsid w:val="00FD113A"/>
    <w:rsid w:val="00FD16D4"/>
    <w:rsid w:val="00FD3349"/>
    <w:rsid w:val="00FD3D64"/>
    <w:rsid w:val="00FD4C1A"/>
    <w:rsid w:val="00FD79BE"/>
    <w:rsid w:val="00FE43DD"/>
    <w:rsid w:val="00FE47BF"/>
    <w:rsid w:val="00FF0D84"/>
    <w:rsid w:val="00FF17DC"/>
    <w:rsid w:val="00FF3CEF"/>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1C25E6"/>
    <w:rsid w:val="002A4C1F"/>
    <w:rsid w:val="002A7F70"/>
    <w:rsid w:val="002B493C"/>
    <w:rsid w:val="002B567F"/>
    <w:rsid w:val="003E7D15"/>
    <w:rsid w:val="00437BC0"/>
    <w:rsid w:val="004B161A"/>
    <w:rsid w:val="005024ED"/>
    <w:rsid w:val="007A0914"/>
    <w:rsid w:val="007A6626"/>
    <w:rsid w:val="007C38B5"/>
    <w:rsid w:val="0080492D"/>
    <w:rsid w:val="008D6E27"/>
    <w:rsid w:val="00903FB4"/>
    <w:rsid w:val="00A14910"/>
    <w:rsid w:val="00A833B3"/>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491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878e22cc-0c93-487b-8e85-f69e1c30100d&quot;,&quot;properties&quot;:{&quot;noteIndex&quot;:0},&quot;isEdited&quot;:false,&quot;manualOverride&quot;:{&quot;isManuallyOverridden&quot;:true,&quot;citeprocText&quot;:&quot;(Exploratory Data Analysis (EDA) using Python and Jupyter Notebooks - YouTube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&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1e7b67a7-def6-48a3-a994-c9b6ba523daf&quot;,&quot;properties&quot;:{&quot;noteIndex&quot;:0},&quot;isEdited&quot;:false,&quot;manualOverride&quot;:{&quot;isManuallyOverridden&quot;:true,&quot;citeprocText&quot;:&quot;(COVID-19 Map - Johns Hopkins Coronavirus Resource Center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&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How to Secure SSH | cPanel &amp;#38; WHM Documentation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10 Reasons Why Laravel Is The Best PHP Framework For 2022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Hosting a Dash app on a VPS.. As data scientists, we generally seem… | by Umar Khan | Analytics Vidhya | Medium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&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43</Pages>
  <Words>11260</Words>
  <Characters>64182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K.M</cp:lastModifiedBy>
  <cp:revision>289</cp:revision>
  <cp:lastPrinted>2022-06-13T10:51:00Z</cp:lastPrinted>
  <dcterms:created xsi:type="dcterms:W3CDTF">2022-08-23T22:29:00Z</dcterms:created>
  <dcterms:modified xsi:type="dcterms:W3CDTF">2022-08-27T19:06:00Z</dcterms:modified>
</cp:coreProperties>
</file>