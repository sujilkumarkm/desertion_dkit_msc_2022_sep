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Default="00A1221F" w:rsidP="00A1221F">
      <w:pPr>
        <w:jc w:val="center"/>
        <w:rPr>
          <w:rFonts w:ascii="NimbusSanL-Bold" w:hAnsi="NimbusSanL-Bold" w:cs="NimbusSanL-Bold"/>
          <w:b/>
          <w:bCs/>
          <w:sz w:val="47"/>
          <w:szCs w:val="47"/>
        </w:rPr>
      </w:pPr>
      <w:r>
        <w:rPr>
          <w:rFonts w:ascii="NimbusSanL-Bold" w:hAnsi="NimbusSanL-Bold" w:cs="NimbusSanL-Bold"/>
          <w:b/>
          <w:bCs/>
          <w:sz w:val="47"/>
          <w:szCs w:val="47"/>
        </w:rPr>
        <w:t>Acknowledgements</w:t>
      </w:r>
    </w:p>
    <w:p w14:paraId="239C325D" w14:textId="77777777" w:rsidR="00FC0C1D" w:rsidRDefault="001B0468" w:rsidP="001B0468">
      <w:pPr>
        <w:jc w:val="both"/>
        <w:rPr>
          <w:rFonts w:asciiTheme="majorHAnsi" w:hAnsiTheme="majorHAnsi" w:cstheme="majorHAnsi"/>
        </w:rPr>
      </w:pPr>
      <w:r w:rsidRPr="00FC0C1D">
        <w:rPr>
          <w:rFonts w:asciiTheme="majorHAnsi" w:hAnsiTheme="majorHAnsi" w:cstheme="majorHAnsi"/>
        </w:rPr>
        <w:t xml:space="preserve">The goal of this study is to develop a real-time Python dashboard application for </w:t>
      </w:r>
      <w:proofErr w:type="spellStart"/>
      <w:r w:rsidRPr="00FC0C1D">
        <w:rPr>
          <w:rFonts w:asciiTheme="majorHAnsi" w:hAnsiTheme="majorHAnsi" w:cstheme="majorHAnsi"/>
        </w:rPr>
        <w:t>visualising</w:t>
      </w:r>
      <w:proofErr w:type="spellEnd"/>
      <w:r w:rsidRPr="00FC0C1D">
        <w:rPr>
          <w:rFonts w:asciiTheme="majorHAnsi" w:hAnsiTheme="majorHAnsi" w:cstheme="majorHAnsi"/>
        </w:rPr>
        <w:t xml:space="preserve">, </w:t>
      </w:r>
      <w:proofErr w:type="spellStart"/>
      <w:r w:rsidRPr="00FC0C1D">
        <w:rPr>
          <w:rFonts w:asciiTheme="majorHAnsi" w:hAnsiTheme="majorHAnsi" w:cstheme="majorHAnsi"/>
        </w:rPr>
        <w:t>analysing</w:t>
      </w:r>
      <w:proofErr w:type="spellEnd"/>
      <w:r w:rsidRPr="00FC0C1D">
        <w:rPr>
          <w:rFonts w:asciiTheme="majorHAnsi" w:hAnsiTheme="majorHAnsi" w:cstheme="majorHAnsi"/>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FC0C1D">
        <w:rPr>
          <w:rFonts w:asciiTheme="majorHAnsi" w:hAnsiTheme="majorHAnsi" w:cstheme="majorHAnsi"/>
        </w:rPr>
        <w:t xml:space="preserve"> An initial analysis is </w:t>
      </w:r>
      <w:proofErr w:type="gramStart"/>
      <w:r w:rsidR="00FC0C1D" w:rsidRPr="00FC0C1D">
        <w:rPr>
          <w:rFonts w:asciiTheme="majorHAnsi" w:hAnsiTheme="majorHAnsi" w:cstheme="majorHAnsi"/>
        </w:rPr>
        <w:t>done  manually</w:t>
      </w:r>
      <w:proofErr w:type="gramEnd"/>
      <w:r w:rsidR="00FC0C1D" w:rsidRPr="00FC0C1D">
        <w:rPr>
          <w:rFonts w:asciiTheme="majorHAnsi" w:hAnsiTheme="majorHAnsi" w:cstheme="majorHAnsi"/>
        </w:rPr>
        <w:t xml:space="preserve"> as usual practice on Jupyter notebook using two CSV files received from </w:t>
      </w:r>
      <w:proofErr w:type="spellStart"/>
      <w:r w:rsidR="00FC0C1D" w:rsidRPr="00FC0C1D">
        <w:rPr>
          <w:rFonts w:asciiTheme="majorHAnsi" w:hAnsiTheme="majorHAnsi" w:cstheme="majorHAnsi"/>
        </w:rPr>
        <w:t>Kuggle</w:t>
      </w:r>
      <w:proofErr w:type="spellEnd"/>
      <w:r w:rsidR="00FC0C1D" w:rsidRPr="00FC0C1D">
        <w:rPr>
          <w:rFonts w:asciiTheme="majorHAnsi" w:hAnsiTheme="majorHAnsi" w:cstheme="majorHAnsi"/>
        </w:rPr>
        <w:t>.</w:t>
      </w:r>
      <w:r w:rsidR="00FC0C1D">
        <w:rPr>
          <w:rFonts w:asciiTheme="majorHAnsi" w:hAnsiTheme="majorHAnsi" w:cstheme="majorHAnsi"/>
        </w:rPr>
        <w:t xml:space="preserve"> </w:t>
      </w:r>
    </w:p>
    <w:p w14:paraId="01461E2F" w14:textId="7143F3D7" w:rsidR="00FC0C1D" w:rsidRDefault="00FC0C1D" w:rsidP="001B0468">
      <w:pPr>
        <w:jc w:val="both"/>
        <w:rPr>
          <w:rFonts w:asciiTheme="majorHAnsi" w:hAnsiTheme="majorHAnsi" w:cstheme="majorHAnsi"/>
        </w:rPr>
      </w:pPr>
      <w:r>
        <w:rPr>
          <w:rFonts w:asciiTheme="majorHAnsi" w:hAnsiTheme="majorHAnsi" w:cstheme="majorHAnsi"/>
        </w:rPr>
        <w:tab/>
      </w:r>
      <w:r w:rsidR="00270CF2" w:rsidRPr="00270CF2">
        <w:rPr>
          <w:rFonts w:asciiTheme="majorHAnsi" w:hAnsiTheme="majorHAnsi" w:cstheme="majorHAnsi"/>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proofErr w:type="gramStart"/>
      <w:r w:rsidR="00270CF2" w:rsidRPr="00270CF2">
        <w:rPr>
          <w:rFonts w:asciiTheme="majorHAnsi" w:hAnsiTheme="majorHAnsi" w:cstheme="majorHAnsi"/>
        </w:rPr>
        <w:t>Framework .</w:t>
      </w:r>
      <w:proofErr w:type="gramEnd"/>
    </w:p>
    <w:p w14:paraId="530640A9" w14:textId="103B966C" w:rsidR="00A97DEB" w:rsidRDefault="00E1138B" w:rsidP="001B0468">
      <w:pPr>
        <w:jc w:val="both"/>
        <w:rPr>
          <w:rFonts w:asciiTheme="majorHAnsi" w:hAnsiTheme="majorHAnsi" w:cstheme="majorHAnsi"/>
        </w:rPr>
      </w:pPr>
      <w:r w:rsidRPr="00E1138B">
        <w:rPr>
          <w:rFonts w:asciiTheme="majorHAnsi" w:hAnsiTheme="majorHAnsi" w:cstheme="majorHAnsi"/>
        </w:rPr>
        <w:t xml:space="preserve">Applications for the front and back-end are both available online for anyone with internet access to view.  </w:t>
      </w:r>
      <w:proofErr w:type="spellStart"/>
      <w:r w:rsidRPr="00E1138B">
        <w:rPr>
          <w:rFonts w:asciiTheme="majorHAnsi" w:hAnsiTheme="majorHAnsi" w:cstheme="majorHAnsi"/>
        </w:rPr>
        <w:t>datOnly</w:t>
      </w:r>
      <w:proofErr w:type="spellEnd"/>
      <w:r w:rsidRPr="00E1138B">
        <w:rPr>
          <w:rFonts w:asciiTheme="majorHAnsi" w:hAnsiTheme="majorHAnsi" w:cstheme="majorHAnsi"/>
        </w:rPr>
        <w:t xml:space="preserve">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Pr>
          <w:rFonts w:asciiTheme="majorHAnsi" w:hAnsiTheme="majorHAnsi" w:cstheme="majorHAnsi"/>
        </w:rPr>
        <w:t xml:space="preserve"> Admins will also be able to see the feedback from admin panel and also delete them if they need. </w:t>
      </w:r>
      <w:proofErr w:type="gramStart"/>
      <w:r w:rsidR="00A97DEB">
        <w:rPr>
          <w:rFonts w:asciiTheme="majorHAnsi" w:hAnsiTheme="majorHAnsi" w:cstheme="majorHAnsi"/>
        </w:rPr>
        <w:t>CRUDE(</w:t>
      </w:r>
      <w:proofErr w:type="gramEnd"/>
      <w:r w:rsidR="00A97DEB">
        <w:rPr>
          <w:rFonts w:asciiTheme="majorHAnsi" w:hAnsiTheme="majorHAnsi" w:cstheme="majorHAnsi"/>
        </w:rPr>
        <w:t>create, Edit, Update, Delete) operations are allowed for maintaining the suicide dataset from backend.</w:t>
      </w:r>
    </w:p>
    <w:p w14:paraId="14374532" w14:textId="0E32ECBB" w:rsidR="009C02B9" w:rsidRDefault="009C02B9" w:rsidP="001B0468">
      <w:pPr>
        <w:jc w:val="both"/>
        <w:rPr>
          <w:rFonts w:asciiTheme="majorHAnsi" w:hAnsiTheme="majorHAnsi" w:cstheme="majorHAnsi"/>
        </w:rPr>
      </w:pPr>
      <w:r>
        <w:rPr>
          <w:rFonts w:asciiTheme="majorHAnsi" w:hAnsiTheme="majorHAnsi" w:cstheme="majorHAnsi"/>
        </w:rPr>
        <w:t xml:space="preserve">Python dash contains mainly three parts, visualisation, forecast and Data Integrity check. All the data will be visualized using plotly package. </w:t>
      </w:r>
      <w:r w:rsidR="0018299C">
        <w:rPr>
          <w:rFonts w:asciiTheme="majorHAnsi" w:hAnsiTheme="majorHAnsi" w:cstheme="majorHAnsi"/>
        </w:rPr>
        <w:t>Using dropdown or range selector users can filter different information according to their wish.</w:t>
      </w:r>
      <w:r w:rsidR="00D030A4">
        <w:rPr>
          <w:rFonts w:asciiTheme="majorHAnsi" w:hAnsiTheme="majorHAnsi" w:cstheme="majorHAnsi"/>
        </w:rPr>
        <w:t xml:space="preserve"> In the forecast section three models predict the future suicides in all the </w:t>
      </w:r>
      <w:proofErr w:type="spellStart"/>
      <w:r w:rsidR="00D030A4">
        <w:rPr>
          <w:rFonts w:asciiTheme="majorHAnsi" w:hAnsiTheme="majorHAnsi" w:cstheme="majorHAnsi"/>
        </w:rPr>
        <w:t>availabe</w:t>
      </w:r>
      <w:proofErr w:type="spellEnd"/>
      <w:r w:rsidR="00D030A4">
        <w:rPr>
          <w:rFonts w:asciiTheme="majorHAnsi" w:hAnsiTheme="majorHAnsi" w:cstheme="majorHAnsi"/>
        </w:rPr>
        <w:t xml:space="preserve"> countries. SARIMA, FBProphet and Custom AR models are used to predict the values. RMSE score along with line chart is also displayed on each model selection.</w:t>
      </w:r>
      <w:r w:rsidR="0060790A">
        <w:rPr>
          <w:rFonts w:asciiTheme="majorHAnsi" w:hAnsiTheme="majorHAnsi" w:cstheme="majorHAnsi"/>
        </w:rPr>
        <w:t xml:space="preserve"> </w:t>
      </w:r>
      <w:proofErr w:type="gramStart"/>
      <w:r w:rsidR="0060790A">
        <w:rPr>
          <w:rFonts w:asciiTheme="majorHAnsi" w:hAnsiTheme="majorHAnsi" w:cstheme="majorHAnsi"/>
        </w:rPr>
        <w:t>Finally</w:t>
      </w:r>
      <w:proofErr w:type="gramEnd"/>
      <w:r w:rsidR="0060790A">
        <w:rPr>
          <w:rFonts w:asciiTheme="majorHAnsi" w:hAnsiTheme="majorHAnsi" w:cstheme="majorHAnsi"/>
        </w:rPr>
        <w:t xml:space="preserve"> the Data Integrity part is used for checking outliers. Periodic Outlier detection is used for finding outliers from the dataset. </w:t>
      </w:r>
    </w:p>
    <w:p w14:paraId="40A362FF" w14:textId="374CBABE" w:rsidR="0009508A" w:rsidRDefault="0009508A" w:rsidP="001B0468">
      <w:pPr>
        <w:jc w:val="both"/>
        <w:rPr>
          <w:rFonts w:asciiTheme="majorHAnsi" w:hAnsiTheme="majorHAnsi" w:cstheme="majorHAnsi"/>
        </w:rPr>
      </w:pPr>
      <w:r>
        <w:rPr>
          <w:rFonts w:asciiTheme="majorHAnsi" w:hAnsiTheme="majorHAnsi" w:cstheme="majorHAnsi"/>
        </w:rPr>
        <w:t xml:space="preserve">As you know handling large amounts of data </w:t>
      </w:r>
      <w:proofErr w:type="gramStart"/>
      <w:r>
        <w:rPr>
          <w:rFonts w:asciiTheme="majorHAnsi" w:hAnsiTheme="majorHAnsi" w:cstheme="majorHAnsi"/>
        </w:rPr>
        <w:t>is definitely is</w:t>
      </w:r>
      <w:proofErr w:type="gramEnd"/>
      <w:r>
        <w:rPr>
          <w:rFonts w:asciiTheme="majorHAnsi" w:hAnsiTheme="majorHAnsi" w:cstheme="majorHAnsi"/>
        </w:rPr>
        <w:t xml:space="preserve"> hard in modelling. Since our model has to make predictions from the new data added from the backend </w:t>
      </w:r>
      <w:proofErr w:type="spellStart"/>
      <w:r>
        <w:rPr>
          <w:rFonts w:asciiTheme="majorHAnsi" w:hAnsiTheme="majorHAnsi" w:cstheme="majorHAnsi"/>
        </w:rPr>
        <w:t>cron</w:t>
      </w:r>
      <w:proofErr w:type="spellEnd"/>
      <w:r>
        <w:rPr>
          <w:rFonts w:asciiTheme="majorHAnsi" w:hAnsiTheme="majorHAnsi" w:cstheme="majorHAnsi"/>
        </w:rPr>
        <w:t xml:space="preserve"> jobs are used </w:t>
      </w:r>
      <w:r w:rsidR="00001C12">
        <w:rPr>
          <w:rFonts w:asciiTheme="majorHAnsi" w:hAnsiTheme="majorHAnsi" w:cstheme="majorHAnsi"/>
        </w:rPr>
        <w:t xml:space="preserve">from </w:t>
      </w:r>
      <w:proofErr w:type="spellStart"/>
      <w:r w:rsidR="00001C12">
        <w:rPr>
          <w:rFonts w:asciiTheme="majorHAnsi" w:hAnsiTheme="majorHAnsi" w:cstheme="majorHAnsi"/>
        </w:rPr>
        <w:t>linux</w:t>
      </w:r>
      <w:proofErr w:type="spellEnd"/>
      <w:r w:rsidR="00001C12">
        <w:rPr>
          <w:rFonts w:asciiTheme="majorHAnsi" w:hAnsiTheme="majorHAnsi" w:cstheme="majorHAnsi"/>
        </w:rPr>
        <w:t xml:space="preserve"> centos </w:t>
      </w:r>
      <w:proofErr w:type="spellStart"/>
      <w:r w:rsidR="00001C12">
        <w:rPr>
          <w:rFonts w:asciiTheme="majorHAnsi" w:hAnsiTheme="majorHAnsi" w:cstheme="majorHAnsi"/>
        </w:rPr>
        <w:t>ssh</w:t>
      </w:r>
      <w:proofErr w:type="spellEnd"/>
      <w:r w:rsidR="00001C12">
        <w:rPr>
          <w:rFonts w:asciiTheme="majorHAnsi" w:hAnsiTheme="majorHAnsi" w:cstheme="majorHAnsi"/>
        </w:rPr>
        <w:t xml:space="preserve"> server from mochahost.</w:t>
      </w:r>
      <w:r w:rsidR="00C333C8">
        <w:rPr>
          <w:rFonts w:asciiTheme="majorHAnsi" w:hAnsiTheme="majorHAnsi" w:cstheme="majorHAnsi"/>
        </w:rPr>
        <w:t xml:space="preserve"> The modelling and data maker are the two python scripts run weekly which would dynamically clean the dataset and also make predictions from the updated dataset loaded from Maria Mysql DB.</w:t>
      </w:r>
      <w:r w:rsidR="00BF040C">
        <w:rPr>
          <w:rFonts w:asciiTheme="majorHAnsi" w:hAnsiTheme="majorHAnsi" w:cstheme="majorHAnsi"/>
        </w:rPr>
        <w:t xml:space="preserve"> Root VPS access has been obtained from the host service provider to configure pip packages preparing the server to be ready for deploying python dash application.</w:t>
      </w:r>
    </w:p>
    <w:p w14:paraId="15A4CDF0" w14:textId="3B203EF9" w:rsidR="00E92F09" w:rsidRDefault="00E92F09" w:rsidP="001B0468">
      <w:pPr>
        <w:jc w:val="both"/>
        <w:rPr>
          <w:rFonts w:asciiTheme="majorHAnsi" w:hAnsiTheme="majorHAnsi" w:cstheme="majorHAnsi"/>
        </w:rPr>
      </w:pPr>
      <w:r>
        <w:rPr>
          <w:rFonts w:asciiTheme="majorHAnsi" w:hAnsiTheme="majorHAnsi" w:cstheme="majorHAnsi"/>
        </w:rPr>
        <w:t>Eventually, the whole research ended up being a success. The most difficult part of this project is to deploy the application to SSH terminal. My experience and expertise on data architecture helped me to figure out the issues with the server which I have purchased from mochahost.</w:t>
      </w:r>
    </w:p>
    <w:p w14:paraId="207DC645" w14:textId="7A008F1E" w:rsidR="000D5951" w:rsidRDefault="00C12533" w:rsidP="001B0468">
      <w:pPr>
        <w:jc w:val="both"/>
        <w:rPr>
          <w:rFonts w:ascii="NimbusSanL-Bold" w:hAnsi="NimbusSanL-Bold" w:cs="NimbusSanL-Bold"/>
          <w:b/>
          <w:bCs/>
          <w:sz w:val="47"/>
          <w:szCs w:val="47"/>
        </w:rPr>
      </w:pPr>
      <w:r>
        <w:rPr>
          <w:rFonts w:ascii="NimbusSanL-Bold" w:hAnsi="NimbusSanL-Bold" w:cs="NimbusSanL-Bold"/>
          <w:b/>
          <w:bCs/>
          <w:sz w:val="47"/>
          <w:szCs w:val="47"/>
        </w:rPr>
        <w:br w:type="page"/>
      </w:r>
      <w:r w:rsidR="000D5951">
        <w:rPr>
          <w:rFonts w:ascii="NimbusSanL-Bold" w:hAnsi="NimbusSanL-Bold" w:cs="NimbusSanL-Bold"/>
          <w:b/>
          <w:bCs/>
          <w:sz w:val="47"/>
          <w:szCs w:val="47"/>
        </w:rPr>
        <w:lastRenderedPageBreak/>
        <w:t>Declaration</w:t>
      </w:r>
    </w:p>
    <w:p w14:paraId="7A5D0AF4" w14:textId="77777777" w:rsidR="000D5951" w:rsidRDefault="000D5951">
      <w:pPr>
        <w:rPr>
          <w:rFonts w:ascii="NimbusSanL-Bold" w:hAnsi="NimbusSanL-Bold" w:cs="NimbusSanL-Bold"/>
          <w:b/>
          <w:bCs/>
          <w:sz w:val="47"/>
          <w:szCs w:val="47"/>
        </w:rPr>
      </w:pPr>
      <w:r>
        <w:rPr>
          <w:rFonts w:ascii="NimbusSanL-Bold" w:hAnsi="NimbusSanL-Bold" w:cs="NimbusSanL-Bold"/>
          <w:b/>
          <w:bCs/>
          <w:sz w:val="47"/>
          <w:szCs w:val="47"/>
        </w:rPr>
        <w:br w:type="page"/>
      </w:r>
    </w:p>
    <w:p w14:paraId="361A231B" w14:textId="142C1637" w:rsidR="008F746D" w:rsidRDefault="008F746D">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lastRenderedPageBreak/>
        <w:t>Abstract</w:t>
      </w:r>
    </w:p>
    <w:p w14:paraId="56B471B1" w14:textId="77777777" w:rsidR="008F746D" w:rsidRDefault="008F746D">
      <w:pPr>
        <w:rPr>
          <w:rFonts w:ascii="NimbusSanL-Bold" w:hAnsi="NimbusSanL-Bold" w:cs="NimbusSanL-Bold"/>
          <w:b/>
          <w:bCs/>
          <w:sz w:val="47"/>
          <w:szCs w:val="47"/>
        </w:rPr>
      </w:pPr>
      <w:r>
        <w:rPr>
          <w:rFonts w:ascii="NimbusSanL-Bold" w:hAnsi="NimbusSanL-Bold" w:cs="NimbusSanL-Bold"/>
          <w:b/>
          <w:bCs/>
          <w:sz w:val="47"/>
          <w:szCs w:val="47"/>
        </w:rPr>
        <w:br w:type="page"/>
      </w:r>
    </w:p>
    <w:p w14:paraId="2064D82A" w14:textId="23C1A3C5" w:rsidR="00550D11" w:rsidRDefault="00550D11">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lastRenderedPageBreak/>
        <w:t>Abbreviations</w:t>
      </w:r>
    </w:p>
    <w:p w14:paraId="50B03634" w14:textId="77777777" w:rsidR="00550D11" w:rsidRDefault="00550D11">
      <w:pPr>
        <w:rPr>
          <w:rFonts w:ascii="NimbusSanL-Bold" w:hAnsi="NimbusSanL-Bold" w:cs="NimbusSanL-Bold"/>
          <w:b/>
          <w:bCs/>
          <w:sz w:val="47"/>
          <w:szCs w:val="47"/>
        </w:rPr>
      </w:pPr>
      <w:r>
        <w:rPr>
          <w:rFonts w:ascii="NimbusSanL-Bold" w:hAnsi="NimbusSanL-Bold" w:cs="NimbusSanL-Bold"/>
          <w:b/>
          <w:bCs/>
          <w:sz w:val="47"/>
          <w:szCs w:val="47"/>
        </w:rPr>
        <w:br w:type="page"/>
      </w:r>
    </w:p>
    <w:p w14:paraId="032D7218" w14:textId="57C58C9D" w:rsidR="0027418A" w:rsidRDefault="0027418A">
      <w:pPr>
        <w:spacing w:line="480" w:lineRule="auto"/>
        <w:jc w:val="center"/>
        <w:rPr>
          <w:rFonts w:ascii="Arial" w:hAnsi="Arial" w:cs="Arial"/>
          <w:b/>
          <w:bCs/>
          <w:sz w:val="36"/>
          <w:szCs w:val="36"/>
          <w:u w:val="single"/>
        </w:rPr>
      </w:pPr>
      <w:r>
        <w:rPr>
          <w:rFonts w:ascii="NimbusSanL-Bold" w:hAnsi="NimbusSanL-Bold" w:cs="NimbusSanL-Bold"/>
          <w:b/>
          <w:bCs/>
          <w:sz w:val="47"/>
          <w:szCs w:val="47"/>
        </w:rPr>
        <w:lastRenderedPageBreak/>
        <w:t>Contents</w:t>
      </w:r>
    </w:p>
    <w:p w14:paraId="75AA67A1" w14:textId="77777777" w:rsidR="0027418A" w:rsidRDefault="0027418A">
      <w:pPr>
        <w:rPr>
          <w:rFonts w:ascii="Arial" w:hAnsi="Arial" w:cs="Arial"/>
          <w:b/>
          <w:bCs/>
          <w:sz w:val="36"/>
          <w:szCs w:val="36"/>
          <w:u w:val="single"/>
        </w:rPr>
      </w:pPr>
      <w:r>
        <w:rPr>
          <w:rFonts w:ascii="Arial" w:hAnsi="Arial" w:cs="Arial"/>
          <w:b/>
          <w:bCs/>
          <w:sz w:val="36"/>
          <w:szCs w:val="36"/>
          <w:u w:val="single"/>
        </w:rPr>
        <w:br w:type="page"/>
      </w:r>
    </w:p>
    <w:p w14:paraId="285CE8F9" w14:textId="017EB9CC" w:rsidR="00AD697F" w:rsidRPr="00CB1C7A"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lastRenderedPageBreak/>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04687DA7"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Content>
          <w:customXmlDelRangeEnd w:id="34"/>
          <w:commentRangeStart w:id="35"/>
          <w:del w:id="36" w:author="Sujil Kumar Koottathampathiyil" w:date="2022-06-08T19:38:00Z">
            <w:r w:rsidR="00770ACD" w:rsidRPr="004E08F8" w:rsidDel="008217E1">
              <w:rPr>
                <w:rFonts w:ascii="Arial" w:hAnsi="Arial" w:cs="Arial"/>
                <w:color w:val="000000"/>
                <w:sz w:val="24"/>
                <w:szCs w:val="24"/>
                <w:rPrChange w:id="37" w:author="Sujil Kumar Koottathampathiyil" w:date="2022-06-11T23:58:00Z">
                  <w:rPr>
                    <w:rFonts w:ascii="Arial" w:hAnsi="Arial" w:cs="Arial"/>
                    <w:color w:val="000000"/>
                  </w:rPr>
                </w:rPrChange>
              </w:rPr>
              <w:delText>John et al</w:delText>
            </w:r>
            <w:commentRangeEnd w:id="35"/>
            <w:r w:rsidR="00BB2F69" w:rsidRPr="004E08F8" w:rsidDel="008217E1">
              <w:rPr>
                <w:rStyle w:val="CommentReference"/>
                <w:rFonts w:ascii="Arial" w:hAnsi="Arial" w:cs="Arial"/>
                <w:color w:val="000000"/>
                <w:sz w:val="24"/>
                <w:szCs w:val="24"/>
                <w:rPrChange w:id="38" w:author="Sujil Kumar Koottathampathiyil" w:date="2022-06-11T23:58: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0868BF" w:rsidDel="008217E1">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ha</w:delText>
        </w:r>
      </w:del>
      <w:ins w:id="44" w:author="Jack Mc Donnell" w:date="2022-06-09T13:50:00Z">
        <w:del w:id="45" w:author="Sujil Kumar Koottathampathiyil" w:date="2022-06-11T22:27:00Z">
          <w:r w:rsidR="0075697C" w:rsidDel="00682CCB">
            <w:rPr>
              <w:rFonts w:ascii="Arial" w:hAnsi="Arial" w:cs="Arial"/>
              <w:sz w:val="24"/>
              <w:szCs w:val="24"/>
            </w:rPr>
            <w:delText>ve</w:delText>
          </w:r>
        </w:del>
      </w:ins>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d been done in the past</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 </w:delText>
        </w:r>
      </w:del>
      <w:del w:id="52" w:author="Sujil Kumar Koottathampathiyil" w:date="2022-06-08T19:37:00Z">
        <w:r w:rsidRPr="000868BF" w:rsidDel="008217E1">
          <w:rPr>
            <w:rFonts w:ascii="Arial" w:hAnsi="Arial" w:cs="Arial"/>
            <w:sz w:val="24"/>
            <w:szCs w:val="24"/>
            <w:rPrChange w:id="53" w:author="Sujil Kumar Koottathampathiyil" w:date="2022-06-09T11:19:00Z">
              <w:rPr>
                <w:rFonts w:ascii="Arial" w:hAnsi="Arial" w:cs="Arial"/>
              </w:rPr>
            </w:rPrChange>
          </w:rPr>
          <w:delText>T</w:delText>
        </w:r>
      </w:del>
      <w:del w:id="54" w:author="Sujil Kumar Koottathampathiyil" w:date="2022-06-11T22:27:00Z">
        <w:r w:rsidRPr="000868BF" w:rsidDel="00682CCB">
          <w:rPr>
            <w:rFonts w:ascii="Arial" w:hAnsi="Arial" w:cs="Arial"/>
            <w:sz w:val="24"/>
            <w:szCs w:val="24"/>
            <w:rPrChange w:id="55"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6"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7" w:author="Sujil Kumar Koottathampathiyil" w:date="2022-06-09T11:19:00Z">
              <w:rPr>
                <w:rFonts w:ascii="Arial" w:hAnsi="Arial" w:cs="Arial"/>
              </w:rPr>
            </w:rPrChange>
          </w:rPr>
          <w:delText xml:space="preserve">useful for </w:delText>
        </w:r>
      </w:del>
      <w:del w:id="58" w:author="Sujil Kumar Koottathampathiyil" w:date="2022-06-08T19:40:00Z">
        <w:r w:rsidR="00B07B67" w:rsidRPr="000868BF" w:rsidDel="004947CD">
          <w:rPr>
            <w:rFonts w:ascii="Arial" w:hAnsi="Arial" w:cs="Arial"/>
            <w:sz w:val="24"/>
            <w:szCs w:val="24"/>
            <w:rPrChange w:id="59" w:author="Sujil Kumar Koottathampathiyil" w:date="2022-06-09T11:19:00Z">
              <w:rPr>
                <w:rFonts w:ascii="Arial" w:hAnsi="Arial" w:cs="Arial"/>
              </w:rPr>
            </w:rPrChange>
          </w:rPr>
          <w:delText xml:space="preserve">govt. </w:delText>
        </w:r>
      </w:del>
      <w:del w:id="60" w:author="Sujil Kumar Koottathampathiyil" w:date="2022-06-11T22:27:00Z">
        <w:r w:rsidR="00B07B67" w:rsidRPr="000868BF" w:rsidDel="00682CCB">
          <w:rPr>
            <w:rFonts w:ascii="Arial" w:hAnsi="Arial" w:cs="Arial"/>
            <w:sz w:val="24"/>
            <w:szCs w:val="24"/>
            <w:rPrChange w:id="61" w:author="Sujil Kumar Koottathampathiyil" w:date="2022-06-09T11:19:00Z">
              <w:rPr>
                <w:rFonts w:ascii="Arial" w:hAnsi="Arial" w:cs="Arial"/>
              </w:rPr>
            </w:rPrChange>
          </w:rPr>
          <w:delText>entities</w:delText>
        </w:r>
        <w:r w:rsidRPr="000868BF" w:rsidDel="00682CCB">
          <w:rPr>
            <w:rFonts w:ascii="Arial" w:hAnsi="Arial" w:cs="Arial"/>
            <w:sz w:val="24"/>
            <w:szCs w:val="24"/>
            <w:rPrChange w:id="62" w:author="Sujil Kumar Koottathampathiyil" w:date="2022-06-09T11:19:00Z">
              <w:rPr>
                <w:rFonts w:ascii="Arial" w:hAnsi="Arial" w:cs="Arial"/>
              </w:rPr>
            </w:rPrChange>
          </w:rPr>
          <w:delText xml:space="preserve"> to</w:delText>
        </w:r>
      </w:del>
      <w:ins w:id="63" w:author="Jack Mc Donnell" w:date="2022-06-09T13:50:00Z">
        <w:del w:id="64" w:author="Sujil Kumar Koottathampathiyil" w:date="2022-06-11T22:27:00Z">
          <w:r w:rsidR="0075697C" w:rsidDel="00682CCB">
            <w:rPr>
              <w:rFonts w:ascii="Arial" w:hAnsi="Arial" w:cs="Arial"/>
              <w:sz w:val="24"/>
              <w:szCs w:val="24"/>
            </w:rPr>
            <w:delText>could</w:delText>
          </w:r>
        </w:del>
      </w:ins>
      <w:del w:id="65" w:author="Sujil Kumar Koottathampathiyil" w:date="2022-06-11T22:27:00Z">
        <w:r w:rsidRPr="000868BF" w:rsidDel="00682CCB">
          <w:rPr>
            <w:rFonts w:ascii="Arial" w:hAnsi="Arial" w:cs="Arial"/>
            <w:sz w:val="24"/>
            <w:szCs w:val="24"/>
            <w:rPrChange w:id="66" w:author="Sujil Kumar Koottathampathiyil" w:date="2022-06-09T11:19:00Z">
              <w:rPr>
                <w:rFonts w:ascii="Arial" w:hAnsi="Arial" w:cs="Arial"/>
              </w:rPr>
            </w:rPrChange>
          </w:rPr>
          <w:delText xml:space="preserve"> mak</w:delText>
        </w:r>
      </w:del>
      <w:ins w:id="67" w:author="Jack Mc Donnell" w:date="2022-06-09T13:51:00Z">
        <w:del w:id="68" w:author="Sujil Kumar Koottathampathiyil" w:date="2022-06-11T22:27:00Z">
          <w:r w:rsidR="0075697C" w:rsidDel="00682CCB">
            <w:rPr>
              <w:rFonts w:ascii="Arial" w:hAnsi="Arial" w:cs="Arial"/>
              <w:sz w:val="24"/>
              <w:szCs w:val="24"/>
            </w:rPr>
            <w:delText>e</w:delText>
          </w:r>
        </w:del>
      </w:ins>
      <w:del w:id="69" w:author="Sujil Kumar Koottathampathiyil" w:date="2022-06-08T19:41:00Z">
        <w:r w:rsidRPr="000868BF" w:rsidDel="004947CD">
          <w:rPr>
            <w:rFonts w:ascii="Arial" w:hAnsi="Arial" w:cs="Arial"/>
            <w:sz w:val="24"/>
            <w:szCs w:val="24"/>
            <w:rPrChange w:id="70" w:author="Sujil Kumar Koottathampathiyil" w:date="2022-06-09T11:19:00Z">
              <w:rPr>
                <w:rFonts w:ascii="Arial" w:hAnsi="Arial" w:cs="Arial"/>
              </w:rPr>
            </w:rPrChange>
          </w:rPr>
          <w:delText>e</w:delText>
        </w:r>
      </w:del>
      <w:del w:id="71" w:author="Sujil Kumar Koottathampathiyil" w:date="2022-06-11T22:27:00Z">
        <w:r w:rsidRPr="000868BF" w:rsidDel="00682CCB">
          <w:rPr>
            <w:rFonts w:ascii="Arial" w:hAnsi="Arial" w:cs="Arial"/>
            <w:sz w:val="24"/>
            <w:szCs w:val="24"/>
            <w:rPrChange w:id="72" w:author="Sujil Kumar Koottathampathiyil" w:date="2022-06-09T11:19:00Z">
              <w:rPr>
                <w:rFonts w:ascii="Arial" w:hAnsi="Arial" w:cs="Arial"/>
              </w:rPr>
            </w:rPrChange>
          </w:rPr>
          <w:delText xml:space="preserve"> policies that could reduce the mortality rate in the future.</w:delText>
        </w:r>
        <w:commentRangeStart w:id="73"/>
        <w:r w:rsidRPr="000868BF" w:rsidDel="00682CCB">
          <w:rPr>
            <w:rFonts w:ascii="Arial" w:hAnsi="Arial" w:cs="Arial"/>
            <w:sz w:val="24"/>
            <w:szCs w:val="24"/>
            <w:rPrChange w:id="74"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5" w:author="Sujil Kumar Koottathampathiyil" w:date="2022-06-09T11:19:00Z">
              <w:rPr>
                <w:rFonts w:ascii="Arial" w:hAnsi="Arial" w:cs="Arial"/>
              </w:rPr>
            </w:rPrChange>
          </w:rPr>
          <w:delText>s</w:delText>
        </w:r>
        <w:r w:rsidRPr="000868BF" w:rsidDel="00682CCB">
          <w:rPr>
            <w:rFonts w:ascii="Arial" w:hAnsi="Arial" w:cs="Arial"/>
            <w:sz w:val="24"/>
            <w:szCs w:val="24"/>
            <w:rPrChange w:id="76"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73"/>
        <w:r w:rsidR="0075697C" w:rsidDel="00682CCB">
          <w:rPr>
            <w:rStyle w:val="CommentReference"/>
          </w:rPr>
          <w:commentReference w:id="73"/>
        </w:r>
      </w:del>
      <w:ins w:id="77" w:author="Sujil Kumar Koottathampathiyil" w:date="2022-06-11T22:26:00Z">
        <w:r w:rsidR="00682CCB" w:rsidRPr="00682CCB">
          <w:rPr>
            <w:rFonts w:ascii="Arial" w:hAnsi="Arial" w:cs="Arial"/>
            <w:sz w:val="24"/>
            <w:szCs w:val="24"/>
          </w:rPr>
          <w:t xml:space="preserve">This iteration is a deep dive into the suicide dataset to learn much more about </w:t>
        </w:r>
      </w:ins>
      <w:ins w:id="78" w:author="Sujil Kumar Koottathampathiyil" w:date="2022-06-12T23:48:00Z">
        <w:r w:rsidR="0022490B">
          <w:rPr>
            <w:rFonts w:ascii="Arial" w:hAnsi="Arial" w:cs="Arial"/>
            <w:sz w:val="24"/>
            <w:szCs w:val="24"/>
          </w:rPr>
          <w:t xml:space="preserve">the </w:t>
        </w:r>
      </w:ins>
      <w:ins w:id="79" w:author="Sujil Kumar Koottathampathiyil" w:date="2022-06-11T22:26:00Z">
        <w:r w:rsidR="00682CCB" w:rsidRPr="00682CCB">
          <w:rPr>
            <w:rFonts w:ascii="Arial" w:hAnsi="Arial" w:cs="Arial"/>
            <w:sz w:val="24"/>
            <w:szCs w:val="24"/>
          </w:rPr>
          <w:t xml:space="preserve">reasons for the thousands of suicides that occur each year around the world. Even though various studies on suicide have already been done previously, such as John et al. </w:t>
        </w:r>
      </w:ins>
      <w:customXmlInsRangeStart w:id="80"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Content>
          <w:customXmlInsRangeEnd w:id="80"/>
          <w:ins w:id="81" w:author="Sujil Kumar Koottathampathiyil" w:date="2022-06-11T23:58:00Z">
            <w:r w:rsidR="004E08F8" w:rsidRPr="004E08F8">
              <w:rPr>
                <w:rFonts w:ascii="Arial" w:hAnsi="Arial" w:cs="Arial"/>
                <w:color w:val="000000"/>
                <w:sz w:val="24"/>
                <w:szCs w:val="24"/>
              </w:rPr>
              <w:t>(2018)</w:t>
            </w:r>
          </w:ins>
          <w:customXmlInsRangeStart w:id="82" w:author="Sujil Kumar Koottathampathiyil" w:date="2022-06-11T22:27:00Z"/>
        </w:sdtContent>
      </w:sdt>
      <w:customXmlInsRangeEnd w:id="82"/>
      <w:ins w:id="83"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4" w:author="Sujil Kumar Koottathampathiyil" w:date="2022-06-11T22:29:00Z">
        <w:r w:rsidR="00007CB0">
          <w:rPr>
            <w:rFonts w:ascii="Arial" w:hAnsi="Arial" w:cs="Arial"/>
            <w:sz w:val="24"/>
            <w:szCs w:val="24"/>
          </w:rPr>
          <w:t xml:space="preserve"> </w:t>
        </w:r>
      </w:ins>
      <w:ins w:id="85"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0E1AFCB7" w:rsidR="005070C6" w:rsidRPr="000868BF" w:rsidRDefault="003B56E7" w:rsidP="003B56E7">
      <w:pPr>
        <w:spacing w:line="360" w:lineRule="auto"/>
        <w:jc w:val="both"/>
        <w:rPr>
          <w:rFonts w:ascii="Arial" w:hAnsi="Arial" w:cs="Arial"/>
          <w:sz w:val="24"/>
          <w:szCs w:val="24"/>
          <w:rPrChange w:id="86" w:author="Sujil Kumar Koottathampathiyil" w:date="2022-06-09T11:19:00Z">
            <w:rPr>
              <w:rFonts w:ascii="Arial" w:hAnsi="Arial" w:cs="Arial"/>
            </w:rPr>
          </w:rPrChange>
        </w:rPr>
      </w:pPr>
      <w:r w:rsidRPr="00771EEC">
        <w:rPr>
          <w:rFonts w:ascii="Arial" w:hAnsi="Arial" w:cs="Arial"/>
          <w:sz w:val="24"/>
          <w:szCs w:val="24"/>
        </w:rPr>
        <w:t xml:space="preserve">The goal of this research is to figure out why people commit suicide in each country. Every year, 800,000 individuals commit suicide, according to Wikipedia </w:t>
      </w:r>
      <w:customXmlInsRangeStart w:id="87"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5E41921B12E34FCA8D148C96CC47D2E0"/>
          </w:placeholder>
        </w:sdtPr>
        <w:sdtContent>
          <w:customXmlInsRangeEnd w:id="87"/>
          <w:ins w:id="88" w:author="Sujil Kumar Koottathampathiyil" w:date="2022-06-11T23:58:00Z">
            <w:r w:rsidRPr="00771EEC">
              <w:rPr>
                <w:rFonts w:ascii="Arial" w:hAnsi="Arial" w:cs="Arial"/>
                <w:color w:val="000000"/>
                <w:sz w:val="24"/>
                <w:szCs w:val="24"/>
              </w:rPr>
              <w:t>(2012)</w:t>
            </w:r>
          </w:ins>
          <w:customXmlInsRangeStart w:id="89" w:author="Sujil Kumar Koottathampathiyil" w:date="2022-06-09T11:44:00Z"/>
        </w:sdtContent>
      </w:sdt>
      <w:customXmlInsRangeEnd w:id="89"/>
      <w:r w:rsidRPr="00771EEC">
        <w:rPr>
          <w:rFonts w:ascii="Arial" w:hAnsi="Arial" w:cs="Arial"/>
          <w:sz w:val="24"/>
          <w:szCs w:val="24"/>
        </w:rPr>
        <w:t>.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w:t>
      </w:r>
      <w:r w:rsidR="00771EEC">
        <w:rPr>
          <w:rFonts w:ascii="Arial" w:hAnsi="Arial" w:cs="Arial"/>
          <w:sz w:val="24"/>
          <w:szCs w:val="24"/>
        </w:rPr>
        <w:t xml:space="preserve"> </w:t>
      </w:r>
      <w:del w:id="90" w:author="Sujil Kumar Koottathampathiyil" w:date="2022-06-09T00:18:00Z">
        <w:r w:rsidR="001D1914" w:rsidRPr="000868BF" w:rsidDel="005B6A3C">
          <w:rPr>
            <w:rFonts w:ascii="Arial" w:hAnsi="Arial" w:cs="Arial"/>
            <w:sz w:val="24"/>
            <w:szCs w:val="24"/>
            <w:rPrChange w:id="91"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00177CAD" w:rsidRPr="00177CAD">
        <w:t xml:space="preserve"> </w:t>
      </w:r>
      <w:r w:rsidR="00177CAD" w:rsidRPr="00177CAD">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0DB17307" w:rsidR="000841CF" w:rsidRPr="00192CBA" w:rsidRDefault="00CF1C6D" w:rsidP="005D4B76">
      <w:pPr>
        <w:spacing w:line="360" w:lineRule="auto"/>
        <w:jc w:val="both"/>
        <w:rPr>
          <w:ins w:id="92" w:author="Sujil Kumar Koottathampathiyil" w:date="2022-06-09T00:35:00Z"/>
          <w:rFonts w:ascii="Arial" w:hAnsi="Arial" w:cs="Arial"/>
          <w:sz w:val="24"/>
          <w:szCs w:val="24"/>
          <w:rPrChange w:id="93" w:author="Sujil Kumar Koottathampathiyil" w:date="2022-06-11T23:13:00Z">
            <w:rPr>
              <w:ins w:id="94" w:author="Sujil Kumar Koottathampathiyil" w:date="2022-06-09T00:35:00Z"/>
              <w:rFonts w:ascii="Arial" w:hAnsi="Arial" w:cs="Arial"/>
            </w:rPr>
          </w:rPrChange>
        </w:rPr>
      </w:pPr>
      <w:del w:id="95" w:author="Sujil Kumar Koottathampathiyil" w:date="2022-06-09T00:20:00Z">
        <w:r w:rsidRPr="000868BF" w:rsidDel="00EF6FD2">
          <w:rPr>
            <w:rFonts w:ascii="Arial" w:hAnsi="Arial" w:cs="Arial"/>
            <w:sz w:val="24"/>
            <w:szCs w:val="24"/>
            <w:rPrChange w:id="96" w:author="Sujil Kumar Koottathampathiyil" w:date="2022-06-09T11:19:00Z">
              <w:rPr>
                <w:rFonts w:ascii="Arial" w:hAnsi="Arial" w:cs="Arial"/>
              </w:rPr>
            </w:rPrChange>
          </w:rPr>
          <w:delText xml:space="preserve">As </w:delText>
        </w:r>
      </w:del>
      <w:del w:id="97" w:author="Sujil Kumar Koottathampathiyil" w:date="2022-06-09T00:19:00Z">
        <w:r w:rsidRPr="000868BF" w:rsidDel="00EF6FD2">
          <w:rPr>
            <w:rFonts w:ascii="Arial" w:hAnsi="Arial" w:cs="Arial"/>
            <w:sz w:val="24"/>
            <w:szCs w:val="24"/>
            <w:rPrChange w:id="98" w:author="Sujil Kumar Koottathampathiyil" w:date="2022-06-09T11:19:00Z">
              <w:rPr>
                <w:rFonts w:ascii="Arial" w:hAnsi="Arial" w:cs="Arial"/>
              </w:rPr>
            </w:rPrChange>
          </w:rPr>
          <w:delText xml:space="preserve">we </w:delText>
        </w:r>
      </w:del>
      <w:del w:id="99" w:author="Sujil Kumar Koottathampathiyil" w:date="2022-06-09T00:20:00Z">
        <w:r w:rsidRPr="000868BF" w:rsidDel="00EF6FD2">
          <w:rPr>
            <w:rFonts w:ascii="Arial" w:hAnsi="Arial" w:cs="Arial"/>
            <w:sz w:val="24"/>
            <w:szCs w:val="24"/>
            <w:rPrChange w:id="100"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101" w:author="Sujil Kumar Koottathampathiyil" w:date="2022-06-09T11:19:00Z">
              <w:rPr>
                <w:rFonts w:ascii="Arial" w:hAnsi="Arial" w:cs="Arial"/>
              </w:rPr>
            </w:rPrChange>
          </w:rPr>
          <w:delText>time,</w:delText>
        </w:r>
        <w:r w:rsidRPr="000868BF" w:rsidDel="00EF6FD2">
          <w:rPr>
            <w:rFonts w:ascii="Arial" w:hAnsi="Arial" w:cs="Arial"/>
            <w:sz w:val="24"/>
            <w:szCs w:val="24"/>
            <w:rPrChange w:id="102"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103" w:author="Sujil Kumar Koottathampathiyil" w:date="2022-06-09T11:19:00Z">
              <w:rPr>
                <w:rFonts w:ascii="Arial" w:hAnsi="Arial" w:cs="Arial"/>
              </w:rPr>
            </w:rPrChange>
          </w:rPr>
          <w:delText>some</w:delText>
        </w:r>
        <w:r w:rsidRPr="000868BF" w:rsidDel="00EF6FD2">
          <w:rPr>
            <w:rFonts w:ascii="Arial" w:hAnsi="Arial" w:cs="Arial"/>
            <w:sz w:val="24"/>
            <w:szCs w:val="24"/>
            <w:rPrChange w:id="104"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105"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106"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107" w:author="Sujil Kumar Koottathampathiyil" w:date="2022-06-09T11:19:00Z">
              <w:rPr>
                <w:rFonts w:ascii="Arial" w:hAnsi="Arial" w:cs="Arial"/>
              </w:rPr>
            </w:rPrChange>
          </w:rPr>
          <w:delText xml:space="preserve"> every day in different part of the world</w:delText>
        </w:r>
      </w:del>
      <w:ins w:id="108" w:author="Jack Mc Donnell" w:date="2022-06-09T13:52:00Z">
        <w:del w:id="109" w:author="Sujil Kumar Koottathampathiyil" w:date="2022-06-11T22:35:00Z">
          <w:r w:rsidR="0075697C" w:rsidRPr="0075697C" w:rsidDel="008636A2">
            <w:rPr>
              <w:rFonts w:ascii="Arial" w:hAnsi="Arial" w:cs="Arial"/>
              <w:sz w:val="24"/>
              <w:szCs w:val="24"/>
            </w:rPr>
            <w:delText>economic</w:delText>
          </w:r>
        </w:del>
      </w:ins>
      <w:del w:id="110" w:author="Sujil Kumar Koottathampathiyil" w:date="2022-06-11T22:35:00Z">
        <w:r w:rsidRPr="000868BF" w:rsidDel="008636A2">
          <w:rPr>
            <w:rFonts w:ascii="Arial" w:hAnsi="Arial" w:cs="Arial"/>
            <w:sz w:val="24"/>
            <w:szCs w:val="24"/>
            <w:rPrChange w:id="111"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112" w:author="Sujil Kumar Koottathampathiyil" w:date="2022-06-09T11:19:00Z">
              <w:rPr>
                <w:rFonts w:ascii="Arial" w:hAnsi="Arial" w:cs="Arial"/>
              </w:rPr>
            </w:rPrChange>
          </w:rPr>
          <w:delText xml:space="preserve"> </w:delText>
        </w:r>
      </w:del>
      <w:ins w:id="113"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114" w:author="Sujil Kumar Koottathampathiyil" w:date="2022-06-11T22:35:00Z">
        <w:r w:rsidR="00EC76D5" w:rsidRPr="008636A2">
          <w:rPr>
            <w:rFonts w:ascii="Arial" w:hAnsi="Arial" w:cs="Arial"/>
            <w:sz w:val="24"/>
            <w:szCs w:val="24"/>
          </w:rPr>
          <w:t xml:space="preserve"> </w:t>
        </w:r>
      </w:ins>
      <w:ins w:id="115" w:author="Sujil Kumar Koottathampathiyil" w:date="2022-06-11T22:40:00Z">
        <w:r w:rsidR="00AC4789" w:rsidRPr="00AC4789">
          <w:rPr>
            <w:rFonts w:ascii="Arial" w:hAnsi="Arial" w:cs="Arial"/>
            <w:sz w:val="24"/>
            <w:szCs w:val="24"/>
          </w:rPr>
          <w:t xml:space="preserve">When you see that kind of observation and data insights in Explanatory data </w:t>
        </w:r>
        <w:r w:rsidR="00AC4789" w:rsidRPr="00192CBA">
          <w:rPr>
            <w:rFonts w:ascii="Arial" w:hAnsi="Arial" w:cs="Arial"/>
            <w:sz w:val="24"/>
            <w:szCs w:val="24"/>
          </w:rPr>
          <w:lastRenderedPageBreak/>
          <w:t>analysis (EDA), it's always suspicious</w:t>
        </w:r>
      </w:ins>
      <w:ins w:id="116" w:author="Sujil Kumar Koottathampathiyil" w:date="2022-06-12T09:31:00Z">
        <w:r w:rsidR="00C4104E">
          <w:rPr>
            <w:rFonts w:ascii="Arial" w:hAnsi="Arial" w:cs="Arial"/>
            <w:sz w:val="24"/>
            <w:szCs w:val="24"/>
          </w:rPr>
          <w:t xml:space="preserve"> (</w:t>
        </w:r>
        <w:r w:rsidR="00732EFF">
          <w:rPr>
            <w:rFonts w:ascii="Arial" w:hAnsi="Arial" w:cs="Arial"/>
            <w:sz w:val="24"/>
            <w:szCs w:val="24"/>
          </w:rPr>
          <w:t>t</w:t>
        </w:r>
        <w:r w:rsidR="00C4104E" w:rsidRPr="00C4104E">
          <w:rPr>
            <w:rFonts w:ascii="Arial" w:hAnsi="Arial" w:cs="Arial"/>
            <w:sz w:val="24"/>
            <w:szCs w:val="24"/>
          </w:rPr>
          <w:t>here is a presumption that there is a relationship between the conflict and suicides in two countries</w:t>
        </w:r>
        <w:r w:rsidR="00C4104E">
          <w:rPr>
            <w:rFonts w:ascii="Arial" w:hAnsi="Arial" w:cs="Arial"/>
            <w:sz w:val="24"/>
            <w:szCs w:val="24"/>
          </w:rPr>
          <w:t>)</w:t>
        </w:r>
      </w:ins>
      <w:ins w:id="117" w:author="Sujil Kumar Koottathampathiyil" w:date="2022-06-11T22:40:00Z">
        <w:r w:rsidR="00AC4789" w:rsidRPr="00192CBA">
          <w:rPr>
            <w:rFonts w:ascii="Arial" w:hAnsi="Arial" w:cs="Arial"/>
            <w:sz w:val="24"/>
            <w:szCs w:val="24"/>
          </w:rPr>
          <w:t>; the two countries, among others, have high suicide rates.</w:t>
        </w:r>
      </w:ins>
    </w:p>
    <w:p w14:paraId="2B9FB742" w14:textId="357AB1A0" w:rsidR="00D30AB5" w:rsidRDefault="000841CF" w:rsidP="005D4B76">
      <w:pPr>
        <w:spacing w:line="360" w:lineRule="auto"/>
        <w:jc w:val="both"/>
        <w:rPr>
          <w:ins w:id="118" w:author="Sujil Kumar Koottathampathiyil" w:date="2022-06-12T23:11:00Z"/>
          <w:rFonts w:ascii="Arial" w:hAnsi="Arial" w:cs="Arial"/>
          <w:sz w:val="24"/>
          <w:szCs w:val="24"/>
        </w:rPr>
      </w:pPr>
      <w:moveToRangeStart w:id="119" w:author="Sujil Kumar Koottathampathiyil" w:date="2022-06-09T00:35:00Z" w:name="move105627368"/>
      <w:moveTo w:id="120" w:author="Sujil Kumar Koottathampathiyil" w:date="2022-06-09T00:35:00Z">
        <w:del w:id="121" w:author="Sujil Kumar Koottathampathiyil" w:date="2022-06-09T11:23:00Z">
          <w:r w:rsidRPr="00192CBA" w:rsidDel="00C870F4">
            <w:rPr>
              <w:rFonts w:ascii="Arial" w:hAnsi="Arial" w:cs="Arial"/>
              <w:sz w:val="24"/>
              <w:szCs w:val="24"/>
              <w:rPrChange w:id="122" w:author="Sujil Kumar Koottathampathiyil" w:date="2022-06-11T23:13:00Z">
                <w:rPr>
                  <w:rFonts w:ascii="Arial" w:hAnsi="Arial" w:cs="Arial"/>
                </w:rPr>
              </w:rPrChange>
            </w:rPr>
            <w:delText xml:space="preserve">In </w:delText>
          </w:r>
        </w:del>
        <w:del w:id="123" w:author="Sujil Kumar Koottathampathiyil" w:date="2022-06-11T22:53:00Z">
          <w:r w:rsidRPr="00192CBA" w:rsidDel="00887178">
            <w:rPr>
              <w:rFonts w:ascii="Arial" w:hAnsi="Arial" w:cs="Arial"/>
              <w:sz w:val="24"/>
              <w:szCs w:val="24"/>
              <w:rPrChange w:id="124" w:author="Sujil Kumar Koottathampathiyil" w:date="2022-06-11T23:13:00Z">
                <w:rPr>
                  <w:rFonts w:ascii="Arial" w:hAnsi="Arial" w:cs="Arial"/>
                </w:rPr>
              </w:rPrChange>
            </w:rPr>
            <w:delText xml:space="preserve">Ireland, as per the </w:delText>
          </w:r>
        </w:del>
      </w:moveTo>
      <w:customXmlDelRangeStart w:id="125"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dtPr>
        <w:sdtContent>
          <w:customXmlDelRangeEnd w:id="125"/>
          <w:moveTo w:id="126" w:author="Sujil Kumar Koottathampathiyil" w:date="2022-06-09T00:35:00Z">
            <w:del w:id="127" w:author="Sujil Kumar Koottathampathiyil" w:date="2022-06-09T08:09:00Z">
              <w:r w:rsidRPr="004E08F8" w:rsidDel="00D9566B">
                <w:rPr>
                  <w:rFonts w:ascii="Arial" w:hAnsi="Arial" w:cs="Arial"/>
                  <w:color w:val="000000"/>
                  <w:sz w:val="24"/>
                  <w:szCs w:val="24"/>
                  <w:rPrChange w:id="128" w:author="Sujil Kumar Koottathampathiyil" w:date="2022-06-11T23:58:00Z">
                    <w:rPr>
                      <w:rFonts w:ascii="Arial" w:hAnsi="Arial" w:cs="Arial"/>
                      <w:color w:val="000000"/>
                    </w:rPr>
                  </w:rPrChange>
                </w:rPr>
                <w:delText>CSO statistical release</w:delText>
              </w:r>
            </w:del>
          </w:moveTo>
          <w:customXmlDelRangeStart w:id="129" w:author="Sujil Kumar Koottathampathiyil" w:date="2022-06-11T22:53:00Z"/>
        </w:sdtContent>
      </w:sdt>
      <w:customXmlDelRangeEnd w:id="129"/>
      <w:moveTo w:id="130" w:author="Sujil Kumar Koottathampathiyil" w:date="2022-06-09T00:35:00Z">
        <w:del w:id="131" w:author="Sujil Kumar Koottathampathiyil" w:date="2022-06-09T11:22:00Z">
          <w:r w:rsidRPr="00192CBA" w:rsidDel="006A733E">
            <w:rPr>
              <w:rFonts w:ascii="Arial" w:hAnsi="Arial" w:cs="Arial"/>
              <w:sz w:val="24"/>
              <w:szCs w:val="24"/>
              <w:rPrChange w:id="132" w:author="Sujil Kumar Koottathampathiyil" w:date="2022-06-11T23:13:00Z">
                <w:rPr>
                  <w:rFonts w:ascii="Arial" w:hAnsi="Arial" w:cs="Arial"/>
                </w:rPr>
              </w:rPrChange>
            </w:rPr>
            <w:delText xml:space="preserve"> of </w:delText>
          </w:r>
        </w:del>
        <w:del w:id="133" w:author="Sujil Kumar Koottathampathiyil" w:date="2022-06-11T22:53:00Z">
          <w:r w:rsidRPr="00192CBA" w:rsidDel="00887178">
            <w:rPr>
              <w:rFonts w:ascii="Arial" w:hAnsi="Arial" w:cs="Arial"/>
              <w:sz w:val="24"/>
              <w:szCs w:val="24"/>
              <w:rPrChange w:id="134" w:author="Sujil Kumar Koottathampathiyil" w:date="2022-06-11T23:13:00Z">
                <w:rPr>
                  <w:rFonts w:ascii="Arial" w:hAnsi="Arial" w:cs="Arial"/>
                </w:rPr>
              </w:rPrChange>
            </w:rPr>
            <w:delText xml:space="preserve">2011, </w:delText>
          </w:r>
        </w:del>
        <w:del w:id="135" w:author="Sujil Kumar Koottathampathiyil" w:date="2022-06-09T11:25:00Z">
          <w:r w:rsidRPr="00192CBA" w:rsidDel="00D342AD">
            <w:rPr>
              <w:rFonts w:ascii="Arial" w:hAnsi="Arial" w:cs="Arial"/>
              <w:sz w:val="24"/>
              <w:szCs w:val="24"/>
              <w:rPrChange w:id="136" w:author="Sujil Kumar Koottathampathiyil" w:date="2022-06-11T23:13:00Z">
                <w:rPr>
                  <w:rFonts w:ascii="Arial" w:hAnsi="Arial" w:cs="Arial"/>
                </w:rPr>
              </w:rPrChange>
            </w:rPr>
            <w:delText>554</w:delText>
          </w:r>
        </w:del>
        <w:del w:id="137" w:author="Sujil Kumar Koottathampathiyil" w:date="2022-06-11T22:53:00Z">
          <w:r w:rsidRPr="00192CBA" w:rsidDel="00887178">
            <w:rPr>
              <w:rFonts w:ascii="Arial" w:hAnsi="Arial" w:cs="Arial"/>
              <w:sz w:val="24"/>
              <w:szCs w:val="24"/>
              <w:rPrChange w:id="138" w:author="Sujil Kumar Koottathampathiyil" w:date="2022-06-11T23:13:00Z">
                <w:rPr>
                  <w:rFonts w:ascii="Arial" w:hAnsi="Arial" w:cs="Arial"/>
                </w:rPr>
              </w:rPrChange>
            </w:rPr>
            <w:delText xml:space="preserve"> people suicide in 2011 alone. I assume </w:delText>
          </w:r>
        </w:del>
        <w:del w:id="139" w:author="Sujil Kumar Koottathampathiyil" w:date="2022-06-09T00:36:00Z">
          <w:r w:rsidRPr="00192CBA" w:rsidDel="000841CF">
            <w:rPr>
              <w:rFonts w:ascii="Arial" w:hAnsi="Arial" w:cs="Arial"/>
              <w:sz w:val="24"/>
              <w:szCs w:val="24"/>
              <w:rPrChange w:id="140" w:author="Sujil Kumar Koottathampathiyil" w:date="2022-06-11T23:13:00Z">
                <w:rPr>
                  <w:rFonts w:ascii="Arial" w:hAnsi="Arial" w:cs="Arial"/>
                </w:rPr>
              </w:rPrChange>
            </w:rPr>
            <w:delText>there are number of circumstances that</w:delText>
          </w:r>
        </w:del>
        <w:del w:id="141" w:author="Sujil Kumar Koottathampathiyil" w:date="2022-06-09T11:23:00Z">
          <w:r w:rsidRPr="00192CBA" w:rsidDel="00EA481E">
            <w:rPr>
              <w:rFonts w:ascii="Arial" w:hAnsi="Arial" w:cs="Arial"/>
              <w:sz w:val="24"/>
              <w:szCs w:val="24"/>
              <w:rPrChange w:id="142" w:author="Sujil Kumar Koottathampathiyil" w:date="2022-06-11T23:13:00Z">
                <w:rPr>
                  <w:rFonts w:ascii="Arial" w:hAnsi="Arial" w:cs="Arial"/>
                </w:rPr>
              </w:rPrChange>
            </w:rPr>
            <w:delText xml:space="preserve"> affect people</w:delText>
          </w:r>
        </w:del>
        <w:del w:id="143" w:author="Sujil Kumar Koottathampathiyil" w:date="2022-06-09T11:24:00Z">
          <w:r w:rsidRPr="00192CBA" w:rsidDel="00EA481E">
            <w:rPr>
              <w:rFonts w:ascii="Arial" w:hAnsi="Arial" w:cs="Arial"/>
              <w:sz w:val="24"/>
              <w:szCs w:val="24"/>
              <w:rPrChange w:id="144" w:author="Sujil Kumar Koottathampathiyil" w:date="2022-06-11T23:13:00Z">
                <w:rPr>
                  <w:rFonts w:ascii="Arial" w:hAnsi="Arial" w:cs="Arial"/>
                </w:rPr>
              </w:rPrChange>
            </w:rPr>
            <w:delText xml:space="preserve"> to commit suicide</w:delText>
          </w:r>
        </w:del>
        <w:del w:id="145" w:author="Sujil Kumar Koottathampathiyil" w:date="2022-06-11T22:53:00Z">
          <w:r w:rsidRPr="00192CBA" w:rsidDel="00887178">
            <w:rPr>
              <w:rFonts w:ascii="Arial" w:hAnsi="Arial" w:cs="Arial"/>
              <w:sz w:val="24"/>
              <w:szCs w:val="24"/>
              <w:rPrChange w:id="146" w:author="Sujil Kumar Koottathampathiyil" w:date="2022-06-11T23:13:00Z">
                <w:rPr>
                  <w:rFonts w:ascii="Arial" w:hAnsi="Arial" w:cs="Arial"/>
                </w:rPr>
              </w:rPrChange>
            </w:rPr>
            <w:delText xml:space="preserve">. </w:delText>
          </w:r>
        </w:del>
      </w:moveTo>
      <w:moveToRangeStart w:id="147" w:author="Sujil Kumar Koottathampathiyil" w:date="2022-06-09T00:29:00Z" w:name="move105626986"/>
      <w:moveToRangeEnd w:id="119"/>
      <w:moveTo w:id="148" w:author="Sujil Kumar Koottathampathiyil" w:date="2022-06-09T00:29:00Z">
        <w:del w:id="149" w:author="Sujil Kumar Koottathampathiyil" w:date="2022-06-11T22:53:00Z">
          <w:r w:rsidR="00C1027D" w:rsidRPr="00192CBA" w:rsidDel="00887178">
            <w:rPr>
              <w:rFonts w:ascii="Arial" w:hAnsi="Arial" w:cs="Arial"/>
              <w:sz w:val="24"/>
              <w:szCs w:val="24"/>
              <w:rPrChange w:id="150" w:author="Sujil Kumar Koottathampathiyil" w:date="2022-06-11T23:13:00Z">
                <w:rPr>
                  <w:rFonts w:ascii="Arial" w:hAnsi="Arial" w:cs="Arial"/>
                </w:rPr>
              </w:rPrChange>
            </w:rPr>
            <w:delText xml:space="preserve">Have you ever thought what are the possible reasons behind these figures? </w:delText>
          </w:r>
        </w:del>
      </w:moveTo>
      <w:ins w:id="151"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152"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Content>
          <w:customXmlInsRangeEnd w:id="152"/>
          <w:ins w:id="153" w:author="Sujil Kumar Koottathampathiyil" w:date="2022-06-11T23:58:00Z">
            <w:r w:rsidR="004E08F8" w:rsidRPr="004E08F8">
              <w:rPr>
                <w:rFonts w:ascii="Arial" w:hAnsi="Arial" w:cs="Arial"/>
                <w:color w:val="000000"/>
                <w:sz w:val="24"/>
                <w:szCs w:val="24"/>
              </w:rPr>
              <w:t>CSO statistical release</w:t>
            </w:r>
          </w:ins>
          <w:customXmlInsRangeStart w:id="154" w:author="Sujil Kumar Koottathampathiyil" w:date="2022-06-11T22:53:00Z"/>
        </w:sdtContent>
      </w:sdt>
      <w:customXmlInsRangeEnd w:id="154"/>
      <w:ins w:id="155" w:author="Sujil Kumar Koottathampathiyil" w:date="2022-06-11T22:53:00Z">
        <w:r w:rsidR="00887178" w:rsidRPr="00192CBA">
          <w:rPr>
            <w:rFonts w:ascii="Arial" w:hAnsi="Arial" w:cs="Arial"/>
            <w:sz w:val="24"/>
            <w:szCs w:val="24"/>
          </w:rPr>
          <w:t xml:space="preserve"> (2011). In terms of the country's population, this 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156" w:author="Sujil Kumar Koottathampathiyil" w:date="2022-06-11T23:12:00Z">
        <w:r w:rsidR="00461C59" w:rsidRPr="00192CBA">
          <w:rPr>
            <w:rFonts w:ascii="Arial" w:hAnsi="Arial" w:cs="Arial"/>
            <w:sz w:val="24"/>
            <w:szCs w:val="24"/>
          </w:rPr>
          <w:t>You</w:t>
        </w:r>
      </w:ins>
      <w:ins w:id="157" w:author="Sujil Kumar Koottathampathiyil" w:date="2022-06-11T23:11:00Z">
        <w:r w:rsidR="00884BAB" w:rsidRPr="00192CBA">
          <w:rPr>
            <w:rFonts w:ascii="Arial" w:hAnsi="Arial" w:cs="Arial"/>
            <w:sz w:val="24"/>
            <w:szCs w:val="24"/>
          </w:rPr>
          <w:t xml:space="preserve"> won't know the answers to these questions unless </w:t>
        </w:r>
      </w:ins>
      <w:ins w:id="158" w:author="Sujil Kumar Koottathampathiyil" w:date="2022-06-11T23:12:00Z">
        <w:r w:rsidR="00461C59" w:rsidRPr="00192CBA">
          <w:rPr>
            <w:rFonts w:ascii="Arial" w:hAnsi="Arial" w:cs="Arial"/>
            <w:sz w:val="24"/>
            <w:szCs w:val="24"/>
          </w:rPr>
          <w:t>you</w:t>
        </w:r>
      </w:ins>
      <w:ins w:id="159" w:author="Sujil Kumar Koottathampathiyil" w:date="2022-06-11T23:11:00Z">
        <w:r w:rsidR="00884BAB" w:rsidRPr="00192CBA">
          <w:rPr>
            <w:rFonts w:ascii="Arial" w:hAnsi="Arial" w:cs="Arial"/>
            <w:sz w:val="24"/>
            <w:szCs w:val="24"/>
          </w:rPr>
          <w:t xml:space="preserve"> start studying and researching suicides, like </w:t>
        </w:r>
        <w:proofErr w:type="spellStart"/>
        <w:r w:rsidR="00884BAB" w:rsidRPr="00192CBA">
          <w:rPr>
            <w:rFonts w:ascii="Arial" w:hAnsi="Arial" w:cs="Arial"/>
            <w:sz w:val="24"/>
            <w:szCs w:val="24"/>
          </w:rPr>
          <w:t>Zetzsche</w:t>
        </w:r>
      </w:ins>
      <w:proofErr w:type="spellEnd"/>
      <w:ins w:id="160" w:author="Sujil Kumar Koottathampathiyil" w:date="2022-06-11T23:12:00Z">
        <w:r w:rsidR="00461C59" w:rsidRPr="00192CBA">
          <w:rPr>
            <w:rFonts w:ascii="Arial" w:hAnsi="Arial" w:cs="Arial"/>
            <w:sz w:val="24"/>
            <w:szCs w:val="24"/>
          </w:rPr>
          <w:t xml:space="preserve"> </w:t>
        </w:r>
      </w:ins>
      <w:ins w:id="161" w:author="Sujil Kumar Koottathampathiyil" w:date="2022-06-11T23:11:00Z">
        <w:r w:rsidR="00884BAB" w:rsidRPr="00192CBA">
          <w:rPr>
            <w:rFonts w:ascii="Arial" w:hAnsi="Arial" w:cs="Arial"/>
            <w:sz w:val="24"/>
            <w:szCs w:val="24"/>
          </w:rPr>
          <w:t xml:space="preserve">et </w:t>
        </w:r>
        <w:proofErr w:type="spellStart"/>
        <w:r w:rsidR="00884BAB" w:rsidRPr="00192CBA">
          <w:rPr>
            <w:rFonts w:ascii="Arial" w:hAnsi="Arial" w:cs="Arial"/>
            <w:sz w:val="24"/>
            <w:szCs w:val="24"/>
          </w:rPr>
          <w:t>al's</w:t>
        </w:r>
        <w:proofErr w:type="spellEnd"/>
        <w:r w:rsidR="00884BAB" w:rsidRPr="00192CBA">
          <w:rPr>
            <w:rFonts w:ascii="Arial" w:hAnsi="Arial" w:cs="Arial"/>
            <w:sz w:val="24"/>
            <w:szCs w:val="24"/>
          </w:rPr>
          <w:t> </w:t>
        </w:r>
      </w:ins>
      <w:customXmlInsRangeStart w:id="162"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Content>
          <w:customXmlInsRangeEnd w:id="162"/>
          <w:ins w:id="163" w:author="Sujil Kumar Koottathampathiyil" w:date="2022-06-11T23:58:00Z">
            <w:r w:rsidR="004E08F8" w:rsidRPr="004E08F8">
              <w:rPr>
                <w:rFonts w:ascii="Arial" w:hAnsi="Arial" w:cs="Arial"/>
                <w:color w:val="000000"/>
                <w:sz w:val="24"/>
                <w:szCs w:val="24"/>
              </w:rPr>
              <w:t>(2007)</w:t>
            </w:r>
          </w:ins>
          <w:customXmlInsRangeStart w:id="164" w:author="Sujil Kumar Koottathampathiyil" w:date="2022-06-11T23:11:00Z"/>
        </w:sdtContent>
      </w:sdt>
      <w:customXmlInsRangeEnd w:id="164"/>
      <w:ins w:id="165"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166" w:author="Sujil Kumar Koottathampathiyil" w:date="2022-06-11T23:13:00Z">
        <w:r w:rsidR="00AF5202">
          <w:rPr>
            <w:rFonts w:ascii="Arial" w:hAnsi="Arial" w:cs="Arial"/>
            <w:sz w:val="24"/>
            <w:szCs w:val="24"/>
          </w:rPr>
          <w:t xml:space="preserve"> </w:t>
        </w:r>
      </w:ins>
      <w:ins w:id="167" w:author="Sujil Kumar Koottathampathiyil" w:date="2022-06-11T23:16:00Z">
        <w:r w:rsidR="009D1840"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168" w:author="Sujil Kumar Koottathampathiyil" w:date="2022-06-09T00:29:00Z">
        <w:del w:id="169" w:author="Sujil Kumar Koottathampathiyil" w:date="2022-06-11T23:01:00Z">
          <w:r w:rsidR="00C1027D" w:rsidRPr="00461C59" w:rsidDel="00811769">
            <w:rPr>
              <w:rFonts w:ascii="Arial" w:hAnsi="Arial" w:cs="Arial"/>
              <w:sz w:val="24"/>
              <w:szCs w:val="24"/>
              <w:rPrChange w:id="170" w:author="Sujil Kumar Koottathampathiyil" w:date="2022-06-11T23:12:00Z">
                <w:rPr>
                  <w:rFonts w:ascii="Arial" w:hAnsi="Arial" w:cs="Arial"/>
                </w:rPr>
              </w:rPrChange>
            </w:rPr>
            <w:delText xml:space="preserve">I was not sure about the answer </w:delText>
          </w:r>
        </w:del>
        <w:del w:id="171" w:author="Sujil Kumar Koottathampathiyil" w:date="2022-06-09T01:03:00Z">
          <w:r w:rsidR="00C1027D" w:rsidRPr="00461C59" w:rsidDel="008955A0">
            <w:rPr>
              <w:rFonts w:ascii="Arial" w:hAnsi="Arial" w:cs="Arial"/>
              <w:sz w:val="24"/>
              <w:szCs w:val="24"/>
              <w:rPrChange w:id="172" w:author="Sujil Kumar Koottathampathiyil" w:date="2022-06-11T23:12:00Z">
                <w:rPr>
                  <w:rFonts w:ascii="Arial" w:hAnsi="Arial" w:cs="Arial"/>
                </w:rPr>
              </w:rPrChange>
            </w:rPr>
            <w:delText>for</w:delText>
          </w:r>
        </w:del>
        <w:del w:id="173" w:author="Sujil Kumar Koottathampathiyil" w:date="2022-06-11T23:01:00Z">
          <w:r w:rsidR="00C1027D" w:rsidRPr="00461C59" w:rsidDel="00811769">
            <w:rPr>
              <w:rFonts w:ascii="Arial" w:hAnsi="Arial" w:cs="Arial"/>
              <w:sz w:val="24"/>
              <w:szCs w:val="24"/>
              <w:rPrChange w:id="174" w:author="Sujil Kumar Koottathampathiyil" w:date="2022-06-11T23:12:00Z">
                <w:rPr>
                  <w:rFonts w:ascii="Arial" w:hAnsi="Arial" w:cs="Arial"/>
                </w:rPr>
              </w:rPrChange>
            </w:rPr>
            <w:delText xml:space="preserve"> </w:delText>
          </w:r>
        </w:del>
        <w:del w:id="175" w:author="Sujil Kumar Koottathampathiyil" w:date="2022-06-09T11:26:00Z">
          <w:r w:rsidR="00C1027D" w:rsidRPr="00461C59" w:rsidDel="00B7778E">
            <w:rPr>
              <w:rFonts w:ascii="Arial" w:hAnsi="Arial" w:cs="Arial"/>
              <w:sz w:val="24"/>
              <w:szCs w:val="24"/>
              <w:rPrChange w:id="176" w:author="Sujil Kumar Koottathampathiyil" w:date="2022-06-11T23:12:00Z">
                <w:rPr>
                  <w:rFonts w:ascii="Arial" w:hAnsi="Arial" w:cs="Arial"/>
                </w:rPr>
              </w:rPrChange>
            </w:rPr>
            <w:delText>this</w:delText>
          </w:r>
        </w:del>
        <w:del w:id="177" w:author="Sujil Kumar Koottathampathiyil" w:date="2022-06-11T23:01:00Z">
          <w:r w:rsidR="00C1027D" w:rsidRPr="00461C59" w:rsidDel="00811769">
            <w:rPr>
              <w:rFonts w:ascii="Arial" w:hAnsi="Arial" w:cs="Arial"/>
              <w:sz w:val="24"/>
              <w:szCs w:val="24"/>
              <w:rPrChange w:id="178" w:author="Sujil Kumar Koottathampathiyil" w:date="2022-06-11T23:12:00Z">
                <w:rPr>
                  <w:rFonts w:ascii="Arial" w:hAnsi="Arial" w:cs="Arial"/>
                </w:rPr>
              </w:rPrChange>
            </w:rPr>
            <w:delText xml:space="preserve"> question until I started working on the suicide analysis and prediction. Of course, there could be </w:delText>
          </w:r>
        </w:del>
        <w:del w:id="179" w:author="Sujil Kumar Koottathampathiyil" w:date="2022-06-09T00:37:00Z">
          <w:r w:rsidR="00C1027D" w:rsidRPr="00461C59" w:rsidDel="000841CF">
            <w:rPr>
              <w:rFonts w:ascii="Arial" w:hAnsi="Arial" w:cs="Arial"/>
              <w:sz w:val="24"/>
              <w:szCs w:val="24"/>
              <w:rPrChange w:id="180" w:author="Sujil Kumar Koottathampathiyil" w:date="2022-06-11T23:12:00Z">
                <w:rPr>
                  <w:rFonts w:ascii="Arial" w:hAnsi="Arial" w:cs="Arial"/>
                </w:rPr>
              </w:rPrChange>
            </w:rPr>
            <w:delText>thousands</w:delText>
          </w:r>
        </w:del>
        <w:del w:id="181" w:author="Sujil Kumar Koottathampathiyil" w:date="2022-06-11T23:01:00Z">
          <w:r w:rsidR="00C1027D" w:rsidRPr="00461C59" w:rsidDel="00811769">
            <w:rPr>
              <w:rFonts w:ascii="Arial" w:hAnsi="Arial" w:cs="Arial"/>
              <w:sz w:val="24"/>
              <w:szCs w:val="24"/>
              <w:rPrChange w:id="182" w:author="Sujil Kumar Koottathampathiyil" w:date="2022-06-11T23:12:00Z">
                <w:rPr>
                  <w:rFonts w:ascii="Arial" w:hAnsi="Arial" w:cs="Arial"/>
                </w:rPr>
              </w:rPrChange>
            </w:rPr>
            <w:delText xml:space="preserve"> of reasons behind </w:delText>
          </w:r>
        </w:del>
        <w:del w:id="183" w:author="Sujil Kumar Koottathampathiyil" w:date="2022-06-09T00:37:00Z">
          <w:r w:rsidR="00C1027D" w:rsidRPr="00461C59" w:rsidDel="000841CF">
            <w:rPr>
              <w:rFonts w:ascii="Arial" w:hAnsi="Arial" w:cs="Arial"/>
              <w:sz w:val="24"/>
              <w:szCs w:val="24"/>
              <w:rPrChange w:id="184" w:author="Sujil Kumar Koottathampathiyil" w:date="2022-06-11T23:12:00Z">
                <w:rPr>
                  <w:rFonts w:ascii="Arial" w:hAnsi="Arial" w:cs="Arial"/>
                </w:rPr>
              </w:rPrChange>
            </w:rPr>
            <w:delText>every</w:delText>
          </w:r>
        </w:del>
        <w:del w:id="185" w:author="Sujil Kumar Koottathampathiyil" w:date="2022-06-11T23:01:00Z">
          <w:r w:rsidR="00C1027D" w:rsidRPr="00461C59" w:rsidDel="00811769">
            <w:rPr>
              <w:rFonts w:ascii="Arial" w:hAnsi="Arial" w:cs="Arial"/>
              <w:sz w:val="24"/>
              <w:szCs w:val="24"/>
              <w:rPrChange w:id="186" w:author="Sujil Kumar Koottathampathiyil" w:date="2022-06-11T23:12:00Z">
                <w:rPr>
                  <w:rFonts w:ascii="Arial" w:hAnsi="Arial" w:cs="Arial"/>
                </w:rPr>
              </w:rPrChange>
            </w:rPr>
            <w:delText xml:space="preserve"> death</w:delText>
          </w:r>
        </w:del>
        <w:del w:id="187" w:author="Sujil Kumar Koottathampathiyil" w:date="2022-06-09T00:38:00Z">
          <w:r w:rsidR="00C1027D" w:rsidRPr="00461C59" w:rsidDel="000841CF">
            <w:rPr>
              <w:rFonts w:ascii="Arial" w:hAnsi="Arial" w:cs="Arial"/>
              <w:sz w:val="24"/>
              <w:szCs w:val="24"/>
              <w:rPrChange w:id="188" w:author="Sujil Kumar Koottathampathiyil" w:date="2022-06-11T23:12:00Z">
                <w:rPr>
                  <w:rFonts w:ascii="Arial" w:hAnsi="Arial" w:cs="Arial"/>
                </w:rPr>
              </w:rPrChange>
            </w:rPr>
            <w:delText>,</w:delText>
          </w:r>
        </w:del>
        <w:del w:id="189" w:author="Sujil Kumar Koottathampathiyil" w:date="2022-06-09T00:39:00Z">
          <w:r w:rsidR="00C1027D" w:rsidRPr="00461C59" w:rsidDel="000841CF">
            <w:rPr>
              <w:rFonts w:ascii="Arial" w:hAnsi="Arial" w:cs="Arial"/>
              <w:sz w:val="24"/>
              <w:szCs w:val="24"/>
              <w:rPrChange w:id="190" w:author="Sujil Kumar Koottathampathiyil" w:date="2022-06-11T23:12:00Z">
                <w:rPr>
                  <w:rFonts w:ascii="Arial" w:hAnsi="Arial" w:cs="Arial"/>
                </w:rPr>
              </w:rPrChange>
            </w:rPr>
            <w:delText xml:space="preserve"> </w:delText>
          </w:r>
        </w:del>
        <w:del w:id="191" w:author="Sujil Kumar Koottathampathiyil" w:date="2022-06-11T23:01:00Z">
          <w:r w:rsidR="00C1027D" w:rsidRPr="00461C59" w:rsidDel="00811769">
            <w:rPr>
              <w:rFonts w:ascii="Arial" w:hAnsi="Arial" w:cs="Arial"/>
              <w:sz w:val="24"/>
              <w:szCs w:val="24"/>
              <w:rPrChange w:id="192" w:author="Sujil Kumar Koottathampathiyil" w:date="2022-06-11T23:12:00Z">
                <w:rPr>
                  <w:rFonts w:ascii="Arial" w:hAnsi="Arial" w:cs="Arial"/>
                </w:rPr>
              </w:rPrChange>
            </w:rPr>
            <w:delText>but I assume there are also some common factors which lead</w:delText>
          </w:r>
        </w:del>
        <w:del w:id="193" w:author="Sujil Kumar Koottathampathiyil" w:date="2022-06-09T01:03:00Z">
          <w:r w:rsidR="00C1027D" w:rsidRPr="00461C59" w:rsidDel="008955A0">
            <w:rPr>
              <w:rFonts w:ascii="Arial" w:hAnsi="Arial" w:cs="Arial"/>
              <w:sz w:val="24"/>
              <w:szCs w:val="24"/>
              <w:rPrChange w:id="194" w:author="Sujil Kumar Koottathampathiyil" w:date="2022-06-11T23:12:00Z">
                <w:rPr>
                  <w:rFonts w:ascii="Arial" w:hAnsi="Arial" w:cs="Arial"/>
                </w:rPr>
              </w:rPrChange>
            </w:rPr>
            <w:delText>s</w:delText>
          </w:r>
        </w:del>
        <w:del w:id="195" w:author="Sujil Kumar Koottathampathiyil" w:date="2022-06-11T23:01:00Z">
          <w:r w:rsidR="00C1027D" w:rsidRPr="00461C59" w:rsidDel="00811769">
            <w:rPr>
              <w:rFonts w:ascii="Arial" w:hAnsi="Arial" w:cs="Arial"/>
              <w:sz w:val="24"/>
              <w:szCs w:val="24"/>
              <w:rPrChange w:id="196" w:author="Sujil Kumar Koottathampathiyil" w:date="2022-06-11T23:12:00Z">
                <w:rPr>
                  <w:rFonts w:ascii="Arial" w:hAnsi="Arial" w:cs="Arial"/>
                </w:rPr>
              </w:rPrChange>
            </w:rPr>
            <w:delText xml:space="preserve"> people to commit suicide in every country. </w:delText>
          </w:r>
        </w:del>
        <w:del w:id="197" w:author="Sujil Kumar Koottathampathiyil" w:date="2022-06-09T00:39:00Z">
          <w:r w:rsidR="00C1027D" w:rsidRPr="00461C59" w:rsidDel="000841CF">
            <w:rPr>
              <w:rFonts w:ascii="Arial" w:hAnsi="Arial" w:cs="Arial"/>
              <w:sz w:val="24"/>
              <w:szCs w:val="24"/>
              <w:rPrChange w:id="198" w:author="Sujil Kumar Koottathampathiyil" w:date="2022-06-11T23:12:00Z">
                <w:rPr>
                  <w:rFonts w:ascii="Arial" w:hAnsi="Arial" w:cs="Arial"/>
                </w:rPr>
              </w:rPrChange>
            </w:rPr>
            <w:delText xml:space="preserve"> </w:delText>
          </w:r>
        </w:del>
      </w:moveTo>
      <w:moveToRangeEnd w:id="147"/>
      <w:del w:id="199" w:author="Sujil Kumar Koottathampathiyil" w:date="2022-06-09T00:42:00Z">
        <w:r w:rsidR="008E2A90" w:rsidRPr="00461C59" w:rsidDel="00331EBD">
          <w:rPr>
            <w:rFonts w:ascii="Arial" w:hAnsi="Arial" w:cs="Arial"/>
            <w:sz w:val="24"/>
            <w:szCs w:val="24"/>
            <w:rPrChange w:id="200" w:author="Sujil Kumar Koottathampathiyil" w:date="2022-06-11T23:12:00Z">
              <w:rPr>
                <w:rFonts w:ascii="Arial" w:hAnsi="Arial" w:cs="Arial"/>
              </w:rPr>
            </w:rPrChange>
          </w:rPr>
          <w:delText xml:space="preserve">I strongly believe there is need for help from </w:delText>
        </w:r>
      </w:del>
      <w:del w:id="201" w:author="Sujil Kumar Koottathampathiyil" w:date="2022-06-09T00:21:00Z">
        <w:r w:rsidR="008E2A90" w:rsidRPr="00461C59" w:rsidDel="00C1027D">
          <w:rPr>
            <w:rFonts w:ascii="Arial" w:hAnsi="Arial" w:cs="Arial"/>
            <w:sz w:val="24"/>
            <w:szCs w:val="24"/>
            <w:rPrChange w:id="202" w:author="Sujil Kumar Koottathampathiyil" w:date="2022-06-11T23:12:00Z">
              <w:rPr>
                <w:rFonts w:ascii="Arial" w:hAnsi="Arial" w:cs="Arial"/>
              </w:rPr>
            </w:rPrChange>
          </w:rPr>
          <w:delText xml:space="preserve">the </w:delText>
        </w:r>
      </w:del>
      <w:del w:id="203" w:author="Sujil Kumar Koottathampathiyil" w:date="2022-06-09T00:42:00Z">
        <w:r w:rsidR="008E2A90" w:rsidRPr="00461C59" w:rsidDel="00331EBD">
          <w:rPr>
            <w:rFonts w:ascii="Arial" w:hAnsi="Arial" w:cs="Arial"/>
            <w:sz w:val="24"/>
            <w:szCs w:val="24"/>
            <w:rPrChange w:id="204" w:author="Sujil Kumar Koottathampathiyil" w:date="2022-06-11T23:12:00Z">
              <w:rPr>
                <w:rFonts w:ascii="Arial" w:hAnsi="Arial" w:cs="Arial"/>
              </w:rPr>
            </w:rPrChange>
          </w:rPr>
          <w:delText>society to take care of these people who are vulnerable to death.</w:delText>
        </w:r>
      </w:del>
      <w:moveFromRangeStart w:id="205" w:author="Sujil Kumar Koottathampathiyil" w:date="2022-06-09T00:35:00Z" w:name="move105627368"/>
      <w:moveFrom w:id="206" w:author="Sujil Kumar Koottathampathiyil" w:date="2022-06-09T00:35:00Z">
        <w:del w:id="207" w:author="Sujil Kumar Koottathampathiyil" w:date="2022-06-09T00:42:00Z">
          <w:r w:rsidR="008E2A90" w:rsidRPr="00461C59" w:rsidDel="00331EBD">
            <w:rPr>
              <w:rFonts w:ascii="Arial" w:hAnsi="Arial" w:cs="Arial"/>
              <w:sz w:val="24"/>
              <w:szCs w:val="24"/>
              <w:rPrChange w:id="208" w:author="Sujil Kumar Koottathampathiyil" w:date="2022-06-11T23:12:00Z">
                <w:rPr>
                  <w:rFonts w:ascii="Arial" w:hAnsi="Arial" w:cs="Arial"/>
                </w:rPr>
              </w:rPrChange>
            </w:rPr>
            <w:delText xml:space="preserve"> In Ireland, as per the </w:delText>
          </w:r>
        </w:del>
      </w:moveFrom>
      <w:customXmlDelRangeStart w:id="209"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Content>
          <w:customXmlDelRangeEnd w:id="209"/>
          <w:moveFrom w:id="210" w:author="Sujil Kumar Koottathampathiyil" w:date="2022-06-09T00:35:00Z">
            <w:del w:id="211" w:author="Sujil Kumar Koottathampathiyil" w:date="2022-06-09T00:42:00Z">
              <w:r w:rsidR="00770ACD" w:rsidRPr="004E08F8" w:rsidDel="00331EBD">
                <w:rPr>
                  <w:rFonts w:ascii="Arial" w:hAnsi="Arial" w:cs="Arial"/>
                  <w:color w:val="000000"/>
                  <w:sz w:val="24"/>
                  <w:szCs w:val="24"/>
                  <w:rPrChange w:id="212" w:author="Sujil Kumar Koottathampathiyil" w:date="2022-06-11T23:58:00Z">
                    <w:rPr>
                      <w:rFonts w:ascii="Arial" w:hAnsi="Arial" w:cs="Arial"/>
                      <w:color w:val="000000"/>
                    </w:rPr>
                  </w:rPrChange>
                </w:rPr>
                <w:delText>CSO statistical release</w:delText>
              </w:r>
            </w:del>
          </w:moveFrom>
          <w:customXmlDelRangeStart w:id="213" w:author="Sujil Kumar Koottathampathiyil" w:date="2022-06-09T00:42:00Z"/>
        </w:sdtContent>
      </w:sdt>
      <w:customXmlDelRangeEnd w:id="213"/>
      <w:moveFrom w:id="214" w:author="Sujil Kumar Koottathampathiyil" w:date="2022-06-09T00:35:00Z">
        <w:del w:id="215" w:author="Sujil Kumar Koottathampathiyil" w:date="2022-06-09T00:42:00Z">
          <w:r w:rsidR="008E2A90" w:rsidRPr="00461C59" w:rsidDel="00331EBD">
            <w:rPr>
              <w:rFonts w:ascii="Arial" w:hAnsi="Arial" w:cs="Arial"/>
              <w:sz w:val="24"/>
              <w:szCs w:val="24"/>
              <w:rPrChange w:id="216"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217"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218"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205"/>
      <w:del w:id="219" w:author="Sujil Kumar Koottathampathiyil" w:date="2022-06-09T00:42:00Z">
        <w:r w:rsidR="00494DA7" w:rsidRPr="00461C59" w:rsidDel="00331EBD">
          <w:rPr>
            <w:rFonts w:ascii="Arial" w:hAnsi="Arial" w:cs="Arial"/>
            <w:sz w:val="24"/>
            <w:szCs w:val="24"/>
            <w:rPrChange w:id="220" w:author="Sujil Kumar Koottathampathiyil" w:date="2022-06-11T23:12:00Z">
              <w:rPr>
                <w:rFonts w:ascii="Arial" w:hAnsi="Arial" w:cs="Arial"/>
              </w:rPr>
            </w:rPrChange>
          </w:rPr>
          <w:delText xml:space="preserve"> </w:delText>
        </w:r>
      </w:del>
      <w:commentRangeStart w:id="221"/>
      <w:del w:id="222" w:author="Sujil Kumar Koottathampathiyil" w:date="2022-06-09T00:29:00Z">
        <w:r w:rsidR="00AD58B4" w:rsidRPr="00461C59" w:rsidDel="00C1027D">
          <w:rPr>
            <w:rFonts w:ascii="Arial" w:hAnsi="Arial" w:cs="Arial"/>
            <w:sz w:val="24"/>
            <w:szCs w:val="24"/>
            <w:rPrChange w:id="223"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221"/>
        <w:r w:rsidR="00FC6EEA" w:rsidRPr="00461C59" w:rsidDel="00C1027D">
          <w:rPr>
            <w:rPrChange w:id="224" w:author="Sujil Kumar Koottathampathiyil" w:date="2022-06-11T23:12:00Z">
              <w:rPr>
                <w:rStyle w:val="CommentReference"/>
              </w:rPr>
            </w:rPrChange>
          </w:rPr>
          <w:commentReference w:id="221"/>
        </w:r>
        <w:r w:rsidR="00AD58B4" w:rsidRPr="00461C59" w:rsidDel="00C1027D">
          <w:rPr>
            <w:rFonts w:ascii="Arial" w:hAnsi="Arial" w:cs="Arial"/>
            <w:sz w:val="24"/>
            <w:szCs w:val="24"/>
            <w:rPrChange w:id="225" w:author="Sujil Kumar Koottathampathiyil" w:date="2022-06-11T23:12:00Z">
              <w:rPr>
                <w:rFonts w:ascii="Arial" w:hAnsi="Arial" w:cs="Arial"/>
              </w:rPr>
            </w:rPrChange>
          </w:rPr>
          <w:delText xml:space="preserve"> </w:delText>
        </w:r>
      </w:del>
      <w:moveFromRangeStart w:id="226" w:author="Sujil Kumar Koottathampathiyil" w:date="2022-06-09T00:29:00Z" w:name="move105626986"/>
      <w:moveFrom w:id="227" w:author="Sujil Kumar Koottathampathiyil" w:date="2022-06-09T00:29:00Z">
        <w:del w:id="228" w:author="Sujil Kumar Koottathampathiyil" w:date="2022-06-11T23:01:00Z">
          <w:r w:rsidR="00AD58B4" w:rsidRPr="00461C59" w:rsidDel="00811769">
            <w:rPr>
              <w:rFonts w:ascii="Arial" w:hAnsi="Arial" w:cs="Arial"/>
              <w:sz w:val="24"/>
              <w:szCs w:val="24"/>
              <w:rPrChange w:id="229"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230"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231"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232" w:author="Sujil Kumar Koottathampathiyil" w:date="2022-06-11T23:12:00Z">
                <w:rPr>
                  <w:rFonts w:ascii="Arial" w:hAnsi="Arial" w:cs="Arial"/>
                </w:rPr>
              </w:rPrChange>
            </w:rPr>
            <w:delText xml:space="preserve">.  </w:delText>
          </w:r>
        </w:del>
      </w:moveFrom>
      <w:moveFromRangeEnd w:id="226"/>
    </w:p>
    <w:p w14:paraId="6BDDF507" w14:textId="77777777" w:rsidR="00D42945" w:rsidRPr="00405362" w:rsidRDefault="00D42945" w:rsidP="00D42945">
      <w:pPr>
        <w:spacing w:line="360" w:lineRule="auto"/>
        <w:jc w:val="both"/>
        <w:rPr>
          <w:ins w:id="233" w:author="Sujil Kumar Koottathampathiyil" w:date="2022-06-12T23:11:00Z"/>
          <w:rFonts w:ascii="Arial" w:hAnsi="Arial" w:cs="Arial"/>
          <w:b/>
          <w:bCs/>
          <w:sz w:val="28"/>
          <w:szCs w:val="28"/>
        </w:rPr>
      </w:pPr>
      <w:ins w:id="234" w:author="Sujil Kumar Koottathampathiyil" w:date="2022-06-12T23:11:00Z">
        <w:r w:rsidRPr="00405362">
          <w:rPr>
            <w:rFonts w:ascii="Arial" w:hAnsi="Arial" w:cs="Arial"/>
            <w:b/>
            <w:bCs/>
            <w:sz w:val="28"/>
            <w:szCs w:val="28"/>
          </w:rPr>
          <w:t>2.1.0 Research questions</w:t>
        </w:r>
      </w:ins>
    </w:p>
    <w:p w14:paraId="3D0E086D" w14:textId="77777777" w:rsidR="00D42945" w:rsidRPr="00405362" w:rsidRDefault="00D42945" w:rsidP="00D42945">
      <w:pPr>
        <w:pStyle w:val="ListParagraph"/>
        <w:numPr>
          <w:ilvl w:val="0"/>
          <w:numId w:val="4"/>
        </w:numPr>
        <w:spacing w:after="200" w:line="276" w:lineRule="auto"/>
        <w:ind w:left="450" w:hanging="450"/>
        <w:rPr>
          <w:ins w:id="235" w:author="Sujil Kumar Koottathampathiyil" w:date="2022-06-12T23:11:00Z"/>
          <w:rFonts w:ascii="Arial" w:hAnsi="Arial" w:cs="Arial"/>
          <w:sz w:val="24"/>
          <w:szCs w:val="24"/>
        </w:rPr>
      </w:pPr>
      <w:ins w:id="236" w:author="Sujil Kumar Koottathampathiyil" w:date="2022-06-12T23:11:00Z">
        <w:r w:rsidRPr="00405362">
          <w:rPr>
            <w:rFonts w:ascii="Arial" w:hAnsi="Arial" w:cs="Arial"/>
            <w:sz w:val="24"/>
            <w:szCs w:val="24"/>
          </w:rPr>
          <w:t>Check relation between GDP Per Capita and suicide rate</w:t>
        </w:r>
      </w:ins>
    </w:p>
    <w:p w14:paraId="5E66133D" w14:textId="77777777" w:rsidR="00D42945" w:rsidRPr="00405362" w:rsidRDefault="00D42945" w:rsidP="00D42945">
      <w:pPr>
        <w:pStyle w:val="ListParagraph"/>
        <w:numPr>
          <w:ilvl w:val="0"/>
          <w:numId w:val="4"/>
        </w:numPr>
        <w:spacing w:after="200" w:line="276" w:lineRule="auto"/>
        <w:ind w:left="450" w:hanging="450"/>
        <w:rPr>
          <w:ins w:id="237" w:author="Sujil Kumar Koottathampathiyil" w:date="2022-06-12T23:11:00Z"/>
          <w:rFonts w:ascii="Arial" w:hAnsi="Arial" w:cs="Arial"/>
          <w:sz w:val="24"/>
          <w:szCs w:val="24"/>
        </w:rPr>
      </w:pPr>
      <w:ins w:id="238" w:author="Sujil Kumar Koottathampathiyil" w:date="2022-06-12T23:11:00Z">
        <w:r w:rsidRPr="00405362">
          <w:rPr>
            <w:rFonts w:ascii="Arial" w:hAnsi="Arial" w:cs="Arial"/>
            <w:sz w:val="24"/>
            <w:szCs w:val="24"/>
          </w:rPr>
          <w:t>Which country is affected by the highest number of suicides with respect to population?</w:t>
        </w:r>
      </w:ins>
    </w:p>
    <w:p w14:paraId="0CFCFC9B" w14:textId="77777777" w:rsidR="00D42945" w:rsidRPr="00405362" w:rsidRDefault="00D42945" w:rsidP="00D42945">
      <w:pPr>
        <w:pStyle w:val="ListParagraph"/>
        <w:numPr>
          <w:ilvl w:val="0"/>
          <w:numId w:val="4"/>
        </w:numPr>
        <w:spacing w:after="200" w:line="276" w:lineRule="auto"/>
        <w:ind w:left="450" w:hanging="450"/>
        <w:rPr>
          <w:ins w:id="239" w:author="Sujil Kumar Koottathampathiyil" w:date="2022-06-12T23:11:00Z"/>
          <w:rFonts w:ascii="Arial" w:hAnsi="Arial" w:cs="Arial"/>
          <w:sz w:val="24"/>
          <w:szCs w:val="24"/>
        </w:rPr>
      </w:pPr>
      <w:ins w:id="240" w:author="Sujil Kumar Koottathampathiyil" w:date="2022-06-12T23:11:00Z">
        <w:r w:rsidRPr="00405362">
          <w:rPr>
            <w:rFonts w:ascii="Arial" w:hAnsi="Arial" w:cs="Arial"/>
            <w:sz w:val="24"/>
            <w:szCs w:val="24"/>
          </w:rPr>
          <w:t>Which age groups is more likely to suicide?</w:t>
        </w:r>
      </w:ins>
    </w:p>
    <w:p w14:paraId="607379EF" w14:textId="77777777" w:rsidR="00D42945" w:rsidRPr="00405362" w:rsidRDefault="00D42945" w:rsidP="00D42945">
      <w:pPr>
        <w:pStyle w:val="ListParagraph"/>
        <w:numPr>
          <w:ilvl w:val="0"/>
          <w:numId w:val="4"/>
        </w:numPr>
        <w:spacing w:after="200" w:line="276" w:lineRule="auto"/>
        <w:ind w:left="450" w:hanging="450"/>
        <w:rPr>
          <w:ins w:id="241" w:author="Sujil Kumar Koottathampathiyil" w:date="2022-06-12T23:11:00Z"/>
          <w:rFonts w:ascii="Arial" w:hAnsi="Arial" w:cs="Arial"/>
          <w:sz w:val="24"/>
          <w:szCs w:val="24"/>
        </w:rPr>
      </w:pPr>
      <w:ins w:id="242" w:author="Sujil Kumar Koottathampathiyil" w:date="2022-06-12T23:11:00Z">
        <w:r w:rsidRPr="00405362">
          <w:rPr>
            <w:rFonts w:ascii="Arial" w:hAnsi="Arial" w:cs="Arial"/>
            <w:sz w:val="24"/>
            <w:szCs w:val="24"/>
          </w:rPr>
          <w:t xml:space="preserve">Predict number of suicides going to happen in each continent in next 5 years </w:t>
        </w:r>
      </w:ins>
    </w:p>
    <w:p w14:paraId="4919A56F" w14:textId="77777777" w:rsidR="00D42945" w:rsidRPr="00405362" w:rsidRDefault="00D42945" w:rsidP="00D42945">
      <w:pPr>
        <w:pStyle w:val="ListParagraph"/>
        <w:numPr>
          <w:ilvl w:val="0"/>
          <w:numId w:val="4"/>
        </w:numPr>
        <w:spacing w:after="200" w:line="276" w:lineRule="auto"/>
        <w:ind w:left="450" w:hanging="450"/>
        <w:rPr>
          <w:ins w:id="243" w:author="Sujil Kumar Koottathampathiyil" w:date="2022-06-12T23:11:00Z"/>
          <w:rFonts w:ascii="Arial" w:hAnsi="Arial" w:cs="Arial"/>
          <w:sz w:val="24"/>
          <w:szCs w:val="24"/>
        </w:rPr>
      </w:pPr>
      <w:ins w:id="244" w:author="Sujil Kumar Koottathampathiyil" w:date="2022-06-12T23:11:00Z">
        <w:r w:rsidRPr="00405362">
          <w:rPr>
            <w:rFonts w:ascii="Arial" w:hAnsi="Arial" w:cs="Arial"/>
            <w:sz w:val="24"/>
            <w:szCs w:val="24"/>
          </w:rPr>
          <w:t>Predict top 5 countries with least number suicides in coming 5 years.</w:t>
        </w:r>
      </w:ins>
    </w:p>
    <w:p w14:paraId="3EFD0D42" w14:textId="7797ACAC" w:rsidR="00D42945" w:rsidRPr="00E241F8" w:rsidRDefault="00D42945">
      <w:pPr>
        <w:pStyle w:val="ListParagraph"/>
        <w:numPr>
          <w:ilvl w:val="0"/>
          <w:numId w:val="4"/>
        </w:numPr>
        <w:spacing w:after="200" w:line="276" w:lineRule="auto"/>
        <w:ind w:left="450" w:hanging="450"/>
        <w:rPr>
          <w:rFonts w:ascii="Arial" w:hAnsi="Arial" w:cs="Arial"/>
          <w:sz w:val="24"/>
          <w:szCs w:val="24"/>
          <w:rPrChange w:id="245" w:author="Sujil Kumar Koottathampathiyil" w:date="2022-06-12T23:11:00Z">
            <w:rPr>
              <w:rFonts w:ascii="Arial" w:hAnsi="Arial" w:cs="Arial"/>
            </w:rPr>
          </w:rPrChange>
        </w:rPr>
        <w:pPrChange w:id="246" w:author="Sujil Kumar Koottathampathiyil" w:date="2022-06-12T23:11:00Z">
          <w:pPr>
            <w:spacing w:line="360" w:lineRule="auto"/>
            <w:jc w:val="both"/>
          </w:pPr>
        </w:pPrChange>
      </w:pPr>
      <w:ins w:id="247" w:author="Sujil Kumar Koottathampathiyil" w:date="2022-06-12T23:11:00Z">
        <w:r w:rsidRPr="00405362">
          <w:rPr>
            <w:rFonts w:ascii="Arial" w:hAnsi="Arial" w:cs="Arial"/>
            <w:sz w:val="24"/>
            <w:szCs w:val="24"/>
          </w:rPr>
          <w:t>Find out the age group of people who are more likely to suicide?</w:t>
        </w:r>
      </w:ins>
    </w:p>
    <w:p w14:paraId="2C81C33C" w14:textId="2106FDFD" w:rsidR="00EB09A1" w:rsidRPr="00CB1C7A" w:rsidRDefault="00D05837">
      <w:pPr>
        <w:spacing w:line="360" w:lineRule="auto"/>
        <w:rPr>
          <w:moveTo w:id="248" w:author="Sujil Kumar Koottathampathiyil" w:date="2022-06-08T19:43:00Z"/>
          <w:rFonts w:ascii="Arial" w:hAnsi="Arial" w:cs="Arial"/>
          <w:b/>
          <w:bCs/>
          <w:sz w:val="32"/>
          <w:szCs w:val="32"/>
          <w:rPrChange w:id="249" w:author="Sujil Kumar Koottathampathiyil" w:date="2022-06-08T23:07:00Z">
            <w:rPr>
              <w:moveTo w:id="250" w:author="Sujil Kumar Koottathampathiyil" w:date="2022-06-08T19:43:00Z"/>
              <w:rFonts w:ascii="Arial" w:hAnsi="Arial" w:cs="Arial"/>
              <w:b/>
              <w:bCs/>
            </w:rPr>
          </w:rPrChange>
        </w:rPr>
        <w:pPrChange w:id="251" w:author="Sujil Kumar Koottathampathiyil" w:date="2022-06-08T19:42:00Z">
          <w:pPr>
            <w:spacing w:line="360" w:lineRule="auto"/>
            <w:jc w:val="both"/>
          </w:pPr>
        </w:pPrChange>
      </w:pPr>
      <w:ins w:id="252" w:author="Sujil Kumar Koottathampathiyil" w:date="2022-06-08T19:55:00Z">
        <w:r w:rsidRPr="00CB1C7A">
          <w:rPr>
            <w:rFonts w:ascii="Arial" w:hAnsi="Arial" w:cs="Arial"/>
            <w:b/>
            <w:bCs/>
            <w:sz w:val="32"/>
            <w:szCs w:val="32"/>
          </w:rPr>
          <w:t xml:space="preserve">3.0 </w:t>
        </w:r>
      </w:ins>
      <w:moveToRangeStart w:id="253" w:author="Sujil Kumar Koottathampathiyil" w:date="2022-06-08T19:43:00Z" w:name="move105609769"/>
      <w:moveTo w:id="254" w:author="Sujil Kumar Koottathampathiyil" w:date="2022-06-08T19:43:00Z">
        <w:r w:rsidR="00EB09A1" w:rsidRPr="00CB1C7A">
          <w:rPr>
            <w:rFonts w:ascii="Arial" w:hAnsi="Arial" w:cs="Arial"/>
            <w:b/>
            <w:bCs/>
            <w:sz w:val="32"/>
            <w:szCs w:val="32"/>
            <w:rPrChange w:id="255" w:author="Sujil Kumar Koottathampathiyil" w:date="2022-06-08T23:07:00Z">
              <w:rPr>
                <w:rFonts w:ascii="Arial" w:hAnsi="Arial" w:cs="Arial"/>
                <w:b/>
                <w:bCs/>
              </w:rPr>
            </w:rPrChange>
          </w:rPr>
          <w:t>Literature Review</w:t>
        </w:r>
      </w:moveTo>
    </w:p>
    <w:p w14:paraId="092BAE0A" w14:textId="6F8D2689" w:rsidR="00EB09A1" w:rsidRPr="00C22DCE" w:rsidDel="00944B3E" w:rsidRDefault="00EB09A1" w:rsidP="00EB09A1">
      <w:pPr>
        <w:spacing w:line="360" w:lineRule="auto"/>
        <w:jc w:val="both"/>
        <w:rPr>
          <w:del w:id="256" w:author="Sujil Kumar Koottathampathiyil" w:date="2022-06-08T20:31:00Z"/>
          <w:moveTo w:id="257" w:author="Sujil Kumar Koottathampathiyil" w:date="2022-06-08T19:43:00Z"/>
          <w:rFonts w:ascii="Arial" w:hAnsi="Arial" w:cs="Arial"/>
          <w:color w:val="000000"/>
          <w:sz w:val="24"/>
          <w:szCs w:val="24"/>
          <w:rPrChange w:id="258" w:author="Sujil Kumar Koottathampathiyil" w:date="2022-06-09T11:19:00Z">
            <w:rPr>
              <w:del w:id="259" w:author="Sujil Kumar Koottathampathiyil" w:date="2022-06-08T20:31:00Z"/>
              <w:moveTo w:id="260" w:author="Sujil Kumar Koottathampathiyil" w:date="2022-06-08T19:43:00Z"/>
              <w:rFonts w:ascii="Arial" w:hAnsi="Arial" w:cs="Arial"/>
              <w:color w:val="000000"/>
            </w:rPr>
          </w:rPrChange>
        </w:rPr>
      </w:pPr>
      <w:moveTo w:id="261" w:author="Sujil Kumar Koottathampathiyil" w:date="2022-06-08T19:43:00Z">
        <w:r w:rsidRPr="00C22DCE">
          <w:rPr>
            <w:rFonts w:ascii="Arial" w:hAnsi="Arial" w:cs="Arial"/>
            <w:sz w:val="24"/>
            <w:szCs w:val="24"/>
            <w:rPrChange w:id="262" w:author="Sujil Kumar Koottathampathiyil" w:date="2022-06-09T11:19:00Z">
              <w:rPr>
                <w:rFonts w:ascii="Arial" w:hAnsi="Arial" w:cs="Arial"/>
              </w:rPr>
            </w:rPrChange>
          </w:rPr>
          <w:t xml:space="preserve">ARIMA Model and </w:t>
        </w:r>
        <w:r w:rsidRPr="00C22DCE">
          <w:rPr>
            <w:rFonts w:ascii="Arial" w:hAnsi="Arial" w:cs="Arial"/>
            <w:sz w:val="24"/>
            <w:szCs w:val="24"/>
            <w:rPrChange w:id="263" w:author="Sujil Kumar Koottathampathiyil" w:date="2022-06-09T11:19:00Z">
              <w:rPr>
                <w:rFonts w:ascii="Arial" w:hAnsi="Arial" w:cs="Arial"/>
                <w:sz w:val="20"/>
                <w:szCs w:val="20"/>
              </w:rPr>
            </w:rPrChange>
          </w:rPr>
          <w:t>FBProphet models</w:t>
        </w:r>
      </w:moveTo>
      <w:ins w:id="264" w:author="Sujil Kumar Koottathampathiyil" w:date="2022-06-08T20:18:00Z">
        <w:r w:rsidR="00E31F20" w:rsidRPr="00C22DCE">
          <w:rPr>
            <w:rFonts w:ascii="Arial" w:hAnsi="Arial" w:cs="Arial"/>
            <w:sz w:val="24"/>
            <w:szCs w:val="24"/>
            <w:rPrChange w:id="265" w:author="Sujil Kumar Koottathampathiyil" w:date="2022-06-09T11:19:00Z">
              <w:rPr>
                <w:rFonts w:ascii="Arial" w:hAnsi="Arial" w:cs="Arial"/>
                <w:sz w:val="20"/>
                <w:szCs w:val="20"/>
              </w:rPr>
            </w:rPrChange>
          </w:rPr>
          <w:t xml:space="preserve"> are normally</w:t>
        </w:r>
      </w:ins>
      <w:moveTo w:id="266" w:author="Sujil Kumar Koottathampathiyil" w:date="2022-06-08T19:43:00Z">
        <w:r w:rsidRPr="00C22DCE">
          <w:rPr>
            <w:rFonts w:ascii="Arial" w:hAnsi="Arial" w:cs="Arial"/>
            <w:sz w:val="24"/>
            <w:szCs w:val="24"/>
            <w:rPrChange w:id="267" w:author="Sujil Kumar Koottathampathiyil" w:date="2022-06-09T11:19:00Z">
              <w:rPr>
                <w:rFonts w:ascii="Arial" w:hAnsi="Arial" w:cs="Arial"/>
              </w:rPr>
            </w:rPrChange>
          </w:rPr>
          <w:t xml:space="preserve"> used for predicting suicide deaths around the world</w:t>
        </w:r>
        <w:del w:id="268" w:author="Sujil Kumar Koottathampathiyil" w:date="2022-06-08T20:17:00Z">
          <w:r w:rsidRPr="00C22DCE" w:rsidDel="00C0176A">
            <w:rPr>
              <w:rFonts w:ascii="Arial" w:hAnsi="Arial" w:cs="Arial"/>
              <w:sz w:val="24"/>
              <w:szCs w:val="24"/>
              <w:rPrChange w:id="269" w:author="Sujil Kumar Koottathampathiyil" w:date="2022-06-09T11:19:00Z">
                <w:rPr>
                  <w:rFonts w:ascii="Arial" w:hAnsi="Arial" w:cs="Arial"/>
                </w:rPr>
              </w:rPrChange>
            </w:rPr>
            <w:delText>.</w:delText>
          </w:r>
        </w:del>
      </w:moveTo>
      <w:ins w:id="270" w:author="Sujil Kumar Koottathampathiyil" w:date="2022-06-08T20:17:00Z">
        <w:r w:rsidR="00C0176A" w:rsidRPr="00C22DCE">
          <w:rPr>
            <w:rFonts w:ascii="Arial" w:hAnsi="Arial" w:cs="Arial"/>
            <w:sz w:val="24"/>
            <w:szCs w:val="24"/>
            <w:rPrChange w:id="271" w:author="Sujil Kumar Koottathampathiyil" w:date="2022-06-09T11:19:00Z">
              <w:rPr>
                <w:rFonts w:ascii="Arial" w:hAnsi="Arial" w:cs="Arial"/>
              </w:rPr>
            </w:rPrChange>
          </w:rPr>
          <w:t xml:space="preserve">, the study of </w:t>
        </w:r>
      </w:ins>
      <w:ins w:id="272" w:author="Sujil Kumar Koottathampathiyil" w:date="2022-06-08T20:18:00Z">
        <w:r w:rsidR="00C0176A" w:rsidRPr="00C22DCE">
          <w:rPr>
            <w:rFonts w:ascii="Arial" w:hAnsi="Arial" w:cs="Arial"/>
            <w:sz w:val="24"/>
            <w:szCs w:val="24"/>
            <w:rPrChange w:id="273"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Content>
          <w:ins w:id="274" w:author="Sujil Kumar Koottathampathiyil" w:date="2022-06-11T23:58:00Z">
            <w:r w:rsidR="004E08F8" w:rsidRPr="004E08F8">
              <w:rPr>
                <w:rFonts w:ascii="Arial" w:hAnsi="Arial" w:cs="Arial"/>
                <w:color w:val="000000"/>
                <w:sz w:val="24"/>
                <w:szCs w:val="24"/>
              </w:rPr>
              <w:t>(2020)</w:t>
            </w:r>
          </w:ins>
          <w:moveTo w:id="275" w:author="Sujil Kumar Koottathampathiyil" w:date="2022-06-08T19:43:00Z">
            <w:del w:id="276" w:author="Sujil Kumar Koottathampathiyil" w:date="2022-06-08T19:46:00Z">
              <w:r w:rsidRPr="004E08F8" w:rsidDel="00C518DB">
                <w:rPr>
                  <w:rFonts w:ascii="Arial" w:hAnsi="Arial" w:cs="Arial"/>
                  <w:color w:val="000000"/>
                  <w:sz w:val="24"/>
                  <w:szCs w:val="24"/>
                  <w:rPrChange w:id="277" w:author="Sujil Kumar Koottathampathiyil" w:date="2022-06-11T23:58:00Z">
                    <w:rPr>
                      <w:rFonts w:ascii="Arial" w:hAnsi="Arial" w:cs="Arial"/>
                      <w:color w:val="000000"/>
                    </w:rPr>
                  </w:rPrChange>
                </w:rPr>
                <w:delText>(Kumar and Susan 2020)</w:delText>
              </w:r>
            </w:del>
          </w:moveTo>
        </w:sdtContent>
      </w:sdt>
      <w:ins w:id="278" w:author="Sujil Kumar Koottathampathiyil" w:date="2022-06-08T20:18:00Z">
        <w:r w:rsidR="00C0176A" w:rsidRPr="00C22DCE">
          <w:rPr>
            <w:rFonts w:ascii="Arial" w:hAnsi="Arial" w:cs="Arial"/>
            <w:color w:val="000000"/>
            <w:sz w:val="24"/>
            <w:szCs w:val="24"/>
            <w:rPrChange w:id="279" w:author="Sujil Kumar Koottathampathiyil" w:date="2022-06-09T11:19:00Z">
              <w:rPr>
                <w:rFonts w:ascii="Arial" w:hAnsi="Arial" w:cs="Arial"/>
                <w:color w:val="000000"/>
              </w:rPr>
            </w:rPrChange>
          </w:rPr>
          <w:t xml:space="preserve"> is a great example of </w:t>
        </w:r>
      </w:ins>
      <w:ins w:id="280" w:author="Sujil Kumar Koottathampathiyil" w:date="2022-06-09T00:51:00Z">
        <w:r w:rsidR="00D0035B" w:rsidRPr="00C22DCE">
          <w:rPr>
            <w:rFonts w:ascii="Arial" w:hAnsi="Arial" w:cs="Arial"/>
            <w:color w:val="000000"/>
            <w:sz w:val="24"/>
            <w:szCs w:val="24"/>
            <w:rPrChange w:id="281" w:author="Sujil Kumar Koottathampathiyil" w:date="2022-06-09T11:19:00Z">
              <w:rPr>
                <w:rFonts w:ascii="Arial" w:hAnsi="Arial" w:cs="Arial"/>
                <w:color w:val="000000"/>
              </w:rPr>
            </w:rPrChange>
          </w:rPr>
          <w:t xml:space="preserve">the </w:t>
        </w:r>
      </w:ins>
      <w:ins w:id="282" w:author="Sujil Kumar Koottathampathiyil" w:date="2022-06-08T20:18:00Z">
        <w:r w:rsidR="00C0176A" w:rsidRPr="00C22DCE">
          <w:rPr>
            <w:rFonts w:ascii="Arial" w:hAnsi="Arial" w:cs="Arial"/>
            <w:color w:val="000000"/>
            <w:sz w:val="24"/>
            <w:szCs w:val="24"/>
            <w:rPrChange w:id="283" w:author="Sujil Kumar Koottathampathiyil" w:date="2022-06-09T11:19:00Z">
              <w:rPr>
                <w:rFonts w:ascii="Arial" w:hAnsi="Arial" w:cs="Arial"/>
                <w:color w:val="000000"/>
              </w:rPr>
            </w:rPrChange>
          </w:rPr>
          <w:t>effective use of these approaches</w:t>
        </w:r>
      </w:ins>
      <w:moveTo w:id="284" w:author="Sujil Kumar Koottathampathiyil" w:date="2022-06-08T19:43:00Z">
        <w:r w:rsidRPr="00C22DCE">
          <w:rPr>
            <w:rFonts w:ascii="Arial" w:hAnsi="Arial" w:cs="Arial"/>
            <w:color w:val="000000"/>
            <w:sz w:val="24"/>
            <w:szCs w:val="24"/>
            <w:rPrChange w:id="285" w:author="Sujil Kumar Koottathampathiyil" w:date="2022-06-09T11:19:00Z">
              <w:rPr>
                <w:rFonts w:ascii="Arial" w:hAnsi="Arial" w:cs="Arial"/>
                <w:color w:val="000000"/>
              </w:rPr>
            </w:rPrChange>
          </w:rPr>
          <w:t>. Covid-19 was a very sensitive topic in recent year</w:t>
        </w:r>
      </w:moveTo>
      <w:ins w:id="286" w:author="Sujil Kumar Koottathampathiyil" w:date="2022-06-09T00:51:00Z">
        <w:r w:rsidR="00D0035B" w:rsidRPr="00C22DCE">
          <w:rPr>
            <w:rFonts w:ascii="Arial" w:hAnsi="Arial" w:cs="Arial"/>
            <w:color w:val="000000"/>
            <w:sz w:val="24"/>
            <w:szCs w:val="24"/>
            <w:rPrChange w:id="287" w:author="Sujil Kumar Koottathampathiyil" w:date="2022-06-09T11:19:00Z">
              <w:rPr>
                <w:rFonts w:ascii="Arial" w:hAnsi="Arial" w:cs="Arial"/>
                <w:color w:val="000000"/>
              </w:rPr>
            </w:rPrChange>
          </w:rPr>
          <w:t>s</w:t>
        </w:r>
      </w:ins>
      <w:moveTo w:id="288" w:author="Sujil Kumar Koottathampathiyil" w:date="2022-06-08T19:43:00Z">
        <w:r w:rsidRPr="00C22DCE">
          <w:rPr>
            <w:rFonts w:ascii="Arial" w:hAnsi="Arial" w:cs="Arial"/>
            <w:color w:val="000000"/>
            <w:sz w:val="24"/>
            <w:szCs w:val="24"/>
            <w:rPrChange w:id="289" w:author="Sujil Kumar Koottathampathiyil" w:date="2022-06-09T11:19:00Z">
              <w:rPr>
                <w:rFonts w:ascii="Arial" w:hAnsi="Arial" w:cs="Arial"/>
                <w:color w:val="000000"/>
              </w:rPr>
            </w:rPrChange>
          </w:rPr>
          <w:t>.</w:t>
        </w:r>
      </w:moveTo>
      <w:ins w:id="290" w:author="Sujil Kumar Koottathampathiyil" w:date="2022-06-08T21:20:00Z">
        <w:r w:rsidR="00963ABE" w:rsidRPr="00C22DCE">
          <w:rPr>
            <w:rFonts w:ascii="Arial" w:hAnsi="Arial" w:cs="Arial"/>
            <w:color w:val="000000"/>
            <w:sz w:val="24"/>
            <w:szCs w:val="24"/>
            <w:rPrChange w:id="291" w:author="Sujil Kumar Koottathampathiyil" w:date="2022-06-09T11:19:00Z">
              <w:rPr>
                <w:rFonts w:ascii="Arial" w:hAnsi="Arial" w:cs="Arial"/>
                <w:color w:val="000000"/>
              </w:rPr>
            </w:rPrChange>
          </w:rPr>
          <w:t xml:space="preserve"> The main goal of this study was to identify the future infected cases</w:t>
        </w:r>
      </w:ins>
      <w:ins w:id="292" w:author="Sujil Kumar Koottathampathiyil" w:date="2022-06-08T21:21:00Z">
        <w:r w:rsidR="00963ABE" w:rsidRPr="00C22DCE">
          <w:rPr>
            <w:rFonts w:ascii="Arial" w:hAnsi="Arial" w:cs="Arial"/>
            <w:color w:val="000000"/>
            <w:sz w:val="24"/>
            <w:szCs w:val="24"/>
            <w:rPrChange w:id="293" w:author="Sujil Kumar Koottathampathiyil" w:date="2022-06-09T11:19:00Z">
              <w:rPr>
                <w:rFonts w:ascii="Arial" w:hAnsi="Arial" w:cs="Arial"/>
                <w:color w:val="000000"/>
              </w:rPr>
            </w:rPrChange>
          </w:rPr>
          <w:t xml:space="preserve"> and virus spread rate for the preparation </w:t>
        </w:r>
      </w:ins>
      <w:ins w:id="294" w:author="Sujil Kumar Koottathampathiyil" w:date="2022-06-09T10:14:00Z">
        <w:r w:rsidR="00AC2AA0" w:rsidRPr="00C22DCE">
          <w:rPr>
            <w:rFonts w:ascii="Arial" w:hAnsi="Arial" w:cs="Arial"/>
            <w:color w:val="000000"/>
            <w:sz w:val="24"/>
            <w:szCs w:val="24"/>
            <w:rPrChange w:id="295" w:author="Sujil Kumar Koottathampathiyil" w:date="2022-06-09T11:19:00Z">
              <w:rPr>
                <w:rFonts w:ascii="Arial" w:hAnsi="Arial" w:cs="Arial"/>
                <w:color w:val="000000"/>
              </w:rPr>
            </w:rPrChange>
          </w:rPr>
          <w:t>of</w:t>
        </w:r>
      </w:ins>
      <w:ins w:id="296" w:author="Sujil Kumar Koottathampathiyil" w:date="2022-06-08T21:21:00Z">
        <w:r w:rsidR="00963ABE" w:rsidRPr="00C22DCE">
          <w:rPr>
            <w:rFonts w:ascii="Arial" w:hAnsi="Arial" w:cs="Arial"/>
            <w:color w:val="000000"/>
            <w:sz w:val="24"/>
            <w:szCs w:val="24"/>
            <w:rPrChange w:id="297" w:author="Sujil Kumar Koottathampathiyil" w:date="2022-06-09T11:19:00Z">
              <w:rPr>
                <w:rFonts w:ascii="Arial" w:hAnsi="Arial" w:cs="Arial"/>
                <w:color w:val="000000"/>
              </w:rPr>
            </w:rPrChange>
          </w:rPr>
          <w:t xml:space="preserve"> the healthcare services to avoi</w:t>
        </w:r>
      </w:ins>
      <w:ins w:id="298" w:author="Sujil Kumar Koottathampathiyil" w:date="2022-06-08T21:22:00Z">
        <w:r w:rsidR="00963ABE" w:rsidRPr="00C22DCE">
          <w:rPr>
            <w:rFonts w:ascii="Arial" w:hAnsi="Arial" w:cs="Arial"/>
            <w:color w:val="000000"/>
            <w:sz w:val="24"/>
            <w:szCs w:val="24"/>
            <w:rPrChange w:id="299" w:author="Sujil Kumar Koottathampathiyil" w:date="2022-06-09T11:19:00Z">
              <w:rPr>
                <w:rFonts w:ascii="Arial" w:hAnsi="Arial" w:cs="Arial"/>
                <w:color w:val="000000"/>
              </w:rPr>
            </w:rPrChange>
          </w:rPr>
          <w:t>d deaths</w:t>
        </w:r>
      </w:ins>
      <w:ins w:id="300" w:author="Sujil Kumar Koottathampathiyil" w:date="2022-06-08T21:21:00Z">
        <w:r w:rsidR="00963ABE" w:rsidRPr="00C22DCE">
          <w:rPr>
            <w:rFonts w:ascii="Arial" w:hAnsi="Arial" w:cs="Arial"/>
            <w:color w:val="000000"/>
            <w:sz w:val="24"/>
            <w:szCs w:val="24"/>
            <w:rPrChange w:id="301" w:author="Sujil Kumar Koottathampathiyil" w:date="2022-06-09T11:19:00Z">
              <w:rPr>
                <w:rFonts w:ascii="Arial" w:hAnsi="Arial" w:cs="Arial"/>
                <w:color w:val="000000"/>
              </w:rPr>
            </w:rPrChange>
          </w:rPr>
          <w:t>.</w:t>
        </w:r>
      </w:ins>
      <w:ins w:id="302" w:author="Sujil Kumar Koottathampathiyil" w:date="2022-06-08T21:22:00Z">
        <w:r w:rsidR="00B52248" w:rsidRPr="00C22DCE">
          <w:rPr>
            <w:rFonts w:ascii="Arial" w:hAnsi="Arial" w:cs="Arial"/>
            <w:color w:val="000000"/>
            <w:sz w:val="24"/>
            <w:szCs w:val="24"/>
            <w:rPrChange w:id="303" w:author="Sujil Kumar Koottathampathiyil" w:date="2022-06-09T11:19:00Z">
              <w:rPr>
                <w:rFonts w:ascii="Arial" w:hAnsi="Arial" w:cs="Arial"/>
                <w:color w:val="000000"/>
              </w:rPr>
            </w:rPrChange>
          </w:rPr>
          <w:t xml:space="preserve"> In this study</w:t>
        </w:r>
      </w:ins>
      <w:ins w:id="304" w:author="Sujil Kumar Koottathampathiyil" w:date="2022-06-09T00:59:00Z">
        <w:r w:rsidR="00E31C5B" w:rsidRPr="00C22DCE">
          <w:rPr>
            <w:rFonts w:ascii="Arial" w:hAnsi="Arial" w:cs="Arial"/>
            <w:color w:val="000000"/>
            <w:sz w:val="24"/>
            <w:szCs w:val="24"/>
            <w:rPrChange w:id="305" w:author="Sujil Kumar Koottathampathiyil" w:date="2022-06-09T11:19:00Z">
              <w:rPr>
                <w:rFonts w:ascii="Arial" w:hAnsi="Arial" w:cs="Arial"/>
                <w:color w:val="000000"/>
              </w:rPr>
            </w:rPrChange>
          </w:rPr>
          <w:t>,</w:t>
        </w:r>
      </w:ins>
      <w:ins w:id="306" w:author="Sujil Kumar Koottathampathiyil" w:date="2022-06-08T21:22:00Z">
        <w:r w:rsidR="00B52248" w:rsidRPr="00C22DCE">
          <w:rPr>
            <w:rFonts w:ascii="Arial" w:hAnsi="Arial" w:cs="Arial"/>
            <w:color w:val="000000"/>
            <w:sz w:val="24"/>
            <w:szCs w:val="24"/>
            <w:rPrChange w:id="307" w:author="Sujil Kumar Koottathampathiyil" w:date="2022-06-09T11:19:00Z">
              <w:rPr>
                <w:rFonts w:ascii="Arial" w:hAnsi="Arial" w:cs="Arial"/>
                <w:color w:val="000000"/>
              </w:rPr>
            </w:rPrChange>
          </w:rPr>
          <w:t xml:space="preserve"> they have used day level information o</w:t>
        </w:r>
      </w:ins>
      <w:ins w:id="308" w:author="Sujil Kumar Koottathampathiyil" w:date="2022-06-09T00:59:00Z">
        <w:r w:rsidR="00E31C5B" w:rsidRPr="00C22DCE">
          <w:rPr>
            <w:rFonts w:ascii="Arial" w:hAnsi="Arial" w:cs="Arial"/>
            <w:color w:val="000000"/>
            <w:sz w:val="24"/>
            <w:szCs w:val="24"/>
            <w:rPrChange w:id="309" w:author="Sujil Kumar Koottathampathiyil" w:date="2022-06-09T11:19:00Z">
              <w:rPr>
                <w:rFonts w:ascii="Arial" w:hAnsi="Arial" w:cs="Arial"/>
                <w:color w:val="000000"/>
              </w:rPr>
            </w:rPrChange>
          </w:rPr>
          <w:t>n</w:t>
        </w:r>
      </w:ins>
      <w:ins w:id="310" w:author="Sujil Kumar Koottathampathiyil" w:date="2022-06-08T21:22:00Z">
        <w:r w:rsidR="00B52248" w:rsidRPr="00C22DCE">
          <w:rPr>
            <w:rFonts w:ascii="Arial" w:hAnsi="Arial" w:cs="Arial"/>
            <w:color w:val="000000"/>
            <w:sz w:val="24"/>
            <w:szCs w:val="24"/>
            <w:rPrChange w:id="311" w:author="Sujil Kumar Koottathampathiyil" w:date="2022-06-09T11:19:00Z">
              <w:rPr>
                <w:rFonts w:ascii="Arial" w:hAnsi="Arial" w:cs="Arial"/>
                <w:color w:val="000000"/>
              </w:rPr>
            </w:rPrChange>
          </w:rPr>
          <w:t xml:space="preserve"> covid-19 spread for </w:t>
        </w:r>
      </w:ins>
      <w:ins w:id="312" w:author="Sujil Kumar Koottathampathiyil" w:date="2022-06-08T21:23:00Z">
        <w:r w:rsidR="00B52248" w:rsidRPr="00C22DCE">
          <w:rPr>
            <w:rFonts w:ascii="Arial" w:hAnsi="Arial" w:cs="Arial"/>
            <w:color w:val="000000"/>
            <w:sz w:val="24"/>
            <w:szCs w:val="24"/>
            <w:rPrChange w:id="313" w:author="Sujil Kumar Koottathampathiyil" w:date="2022-06-09T11:19:00Z">
              <w:rPr>
                <w:rFonts w:ascii="Arial" w:hAnsi="Arial" w:cs="Arial"/>
                <w:color w:val="000000"/>
              </w:rPr>
            </w:rPrChange>
          </w:rPr>
          <w:lastRenderedPageBreak/>
          <w:t xml:space="preserve">cumulative cases from </w:t>
        </w:r>
      </w:ins>
      <w:ins w:id="314" w:author="Sujil Kumar Koottathampathiyil" w:date="2022-06-09T00:59:00Z">
        <w:r w:rsidR="00E31C5B" w:rsidRPr="00C22DCE">
          <w:rPr>
            <w:rFonts w:ascii="Arial" w:hAnsi="Arial" w:cs="Arial"/>
            <w:color w:val="000000"/>
            <w:sz w:val="24"/>
            <w:szCs w:val="24"/>
            <w:rPrChange w:id="315" w:author="Sujil Kumar Koottathampathiyil" w:date="2022-06-09T11:19:00Z">
              <w:rPr>
                <w:rFonts w:ascii="Arial" w:hAnsi="Arial" w:cs="Arial"/>
                <w:color w:val="000000"/>
              </w:rPr>
            </w:rPrChange>
          </w:rPr>
          <w:t xml:space="preserve">the </w:t>
        </w:r>
      </w:ins>
      <w:ins w:id="316" w:author="Sujil Kumar Koottathampathiyil" w:date="2022-06-08T21:23:00Z">
        <w:r w:rsidR="00B52248" w:rsidRPr="00C22DCE">
          <w:rPr>
            <w:rFonts w:ascii="Arial" w:hAnsi="Arial" w:cs="Arial"/>
            <w:color w:val="000000"/>
            <w:sz w:val="24"/>
            <w:szCs w:val="24"/>
            <w:rPrChange w:id="317" w:author="Sujil Kumar Koottathampathiyil" w:date="2022-06-09T11:19:00Z">
              <w:rPr>
                <w:rFonts w:ascii="Arial" w:hAnsi="Arial" w:cs="Arial"/>
                <w:color w:val="000000"/>
              </w:rPr>
            </w:rPrChange>
          </w:rPr>
          <w:t>whole world. T</w:t>
        </w:r>
      </w:ins>
      <w:ins w:id="318" w:author="Sujil Kumar Koottathampathiyil" w:date="2022-06-09T00:59:00Z">
        <w:r w:rsidR="00E31C5B" w:rsidRPr="00C22DCE">
          <w:rPr>
            <w:rFonts w:ascii="Arial" w:hAnsi="Arial" w:cs="Arial"/>
            <w:color w:val="000000"/>
            <w:sz w:val="24"/>
            <w:szCs w:val="24"/>
            <w:rPrChange w:id="319" w:author="Sujil Kumar Koottathampathiyil" w:date="2022-06-09T11:19:00Z">
              <w:rPr>
                <w:rFonts w:ascii="Arial" w:hAnsi="Arial" w:cs="Arial"/>
                <w:color w:val="000000"/>
              </w:rPr>
            </w:rPrChange>
          </w:rPr>
          <w:t>he t</w:t>
        </w:r>
      </w:ins>
      <w:ins w:id="320" w:author="Sujil Kumar Koottathampathiyil" w:date="2022-06-08T21:23:00Z">
        <w:r w:rsidR="00B52248" w:rsidRPr="00C22DCE">
          <w:rPr>
            <w:rFonts w:ascii="Arial" w:hAnsi="Arial" w:cs="Arial"/>
            <w:color w:val="000000"/>
            <w:sz w:val="24"/>
            <w:szCs w:val="24"/>
            <w:rPrChange w:id="321" w:author="Sujil Kumar Koottathampathiyil" w:date="2022-06-09T11:19:00Z">
              <w:rPr>
                <w:rFonts w:ascii="Arial" w:hAnsi="Arial" w:cs="Arial"/>
                <w:color w:val="000000"/>
              </w:rPr>
            </w:rPrChange>
          </w:rPr>
          <w:t xml:space="preserve">op ten most affected counties were </w:t>
        </w:r>
      </w:ins>
      <w:ins w:id="322" w:author="Sujil Kumar Koottathampathiyil" w:date="2022-06-09T01:00:00Z">
        <w:r w:rsidR="000441C2" w:rsidRPr="00C22DCE">
          <w:rPr>
            <w:rFonts w:ascii="Arial" w:hAnsi="Arial" w:cs="Arial"/>
            <w:color w:val="000000"/>
            <w:sz w:val="24"/>
            <w:szCs w:val="24"/>
            <w:rPrChange w:id="323" w:author="Sujil Kumar Koottathampathiyil" w:date="2022-06-09T11:19:00Z">
              <w:rPr>
                <w:rFonts w:ascii="Arial" w:hAnsi="Arial" w:cs="Arial"/>
                <w:color w:val="000000"/>
              </w:rPr>
            </w:rPrChange>
          </w:rPr>
          <w:t xml:space="preserve">the </w:t>
        </w:r>
      </w:ins>
      <w:ins w:id="324" w:author="Sujil Kumar Koottathampathiyil" w:date="2022-06-08T21:24:00Z">
        <w:r w:rsidR="00B52248" w:rsidRPr="00C22DCE">
          <w:rPr>
            <w:rFonts w:ascii="Arial" w:hAnsi="Arial" w:cs="Arial"/>
            <w:color w:val="000000"/>
            <w:sz w:val="24"/>
            <w:szCs w:val="24"/>
            <w:rPrChange w:id="325"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326" w:author="Sujil Kumar Koottathampathiyil" w:date="2022-06-09T11:19:00Z">
              <w:rPr>
                <w:rFonts w:ascii="Arial" w:hAnsi="Arial" w:cs="Arial"/>
                <w:color w:val="000000"/>
              </w:rPr>
            </w:rPrChange>
          </w:rPr>
          <w:t xml:space="preserve">India. </w:t>
        </w:r>
      </w:ins>
      <w:ins w:id="327" w:author="Sujil Kumar Koottathampathiyil" w:date="2022-06-08T21:25:00Z">
        <w:r w:rsidR="00163867" w:rsidRPr="00C22DCE">
          <w:rPr>
            <w:rFonts w:ascii="Arial" w:hAnsi="Arial" w:cs="Arial"/>
            <w:color w:val="000000"/>
            <w:sz w:val="24"/>
            <w:szCs w:val="24"/>
            <w:rPrChange w:id="328"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329" w:author="Sujil Kumar Koottathampathiyil" w:date="2022-06-09T11:19:00Z">
              <w:rPr>
                <w:rFonts w:ascii="Arial" w:hAnsi="Arial" w:cs="Arial"/>
                <w:color w:val="333333"/>
                <w:sz w:val="27"/>
                <w:szCs w:val="27"/>
                <w:shd w:val="clear" w:color="auto" w:fill="FFFFFF"/>
              </w:rPr>
            </w:rPrChange>
          </w:rPr>
          <w:t xml:space="preserve">temporal data of coronavirus spread from January 22, </w:t>
        </w:r>
        <w:proofErr w:type="gramStart"/>
        <w:r w:rsidR="00163867" w:rsidRPr="00C22DCE">
          <w:rPr>
            <w:rFonts w:ascii="Arial" w:hAnsi="Arial" w:cs="Arial"/>
            <w:color w:val="000000"/>
            <w:sz w:val="24"/>
            <w:szCs w:val="24"/>
            <w:rPrChange w:id="330" w:author="Sujil Kumar Koottathampathiyil" w:date="2022-06-09T11:19:00Z">
              <w:rPr>
                <w:rFonts w:ascii="Arial" w:hAnsi="Arial" w:cs="Arial"/>
                <w:color w:val="333333"/>
                <w:sz w:val="27"/>
                <w:szCs w:val="27"/>
                <w:shd w:val="clear" w:color="auto" w:fill="FFFFFF"/>
              </w:rPr>
            </w:rPrChange>
          </w:rPr>
          <w:t>2020</w:t>
        </w:r>
        <w:proofErr w:type="gramEnd"/>
        <w:r w:rsidR="00163867" w:rsidRPr="00C22DCE">
          <w:rPr>
            <w:rFonts w:ascii="Arial" w:hAnsi="Arial" w:cs="Arial"/>
            <w:color w:val="000000"/>
            <w:sz w:val="24"/>
            <w:szCs w:val="24"/>
            <w:rPrChange w:id="331" w:author="Sujil Kumar Koottathampathiyil" w:date="2022-06-09T11:19:00Z">
              <w:rPr>
                <w:rFonts w:ascii="Arial" w:hAnsi="Arial" w:cs="Arial"/>
                <w:color w:val="333333"/>
                <w:sz w:val="27"/>
                <w:szCs w:val="27"/>
                <w:shd w:val="clear" w:color="auto" w:fill="FFFFFF"/>
              </w:rPr>
            </w:rPrChange>
          </w:rPr>
          <w:t xml:space="preserve"> to May 20, 2020.</w:t>
        </w:r>
      </w:ins>
      <w:ins w:id="332" w:author="Sujil Kumar Koottathampathiyil" w:date="2022-06-09T00:59:00Z">
        <w:r w:rsidR="00E31C5B" w:rsidRPr="00C22DCE">
          <w:rPr>
            <w:rFonts w:ascii="Arial" w:hAnsi="Arial" w:cs="Arial"/>
            <w:color w:val="000000"/>
            <w:sz w:val="24"/>
            <w:szCs w:val="24"/>
            <w:rPrChange w:id="333" w:author="Sujil Kumar Koottathampathiyil" w:date="2022-06-09T11:19:00Z">
              <w:rPr>
                <w:rFonts w:ascii="Arial" w:hAnsi="Arial" w:cs="Arial"/>
                <w:color w:val="000000"/>
              </w:rPr>
            </w:rPrChange>
          </w:rPr>
          <w:t xml:space="preserve"> </w:t>
        </w:r>
      </w:ins>
      <w:ins w:id="334" w:author="Sujil Kumar Koottathampathiyil" w:date="2022-06-08T21:27:00Z">
        <w:r w:rsidR="001D51FA" w:rsidRPr="00C22DCE">
          <w:rPr>
            <w:rFonts w:ascii="Arial" w:hAnsi="Arial" w:cs="Arial"/>
            <w:color w:val="000000"/>
            <w:sz w:val="24"/>
            <w:szCs w:val="24"/>
            <w:rPrChange w:id="335" w:author="Sujil Kumar Koottathampathiyil" w:date="2022-06-09T11:19:00Z">
              <w:rPr>
                <w:rFonts w:ascii="Arial" w:hAnsi="Arial" w:cs="Arial"/>
                <w:color w:val="000000"/>
              </w:rPr>
            </w:rPrChange>
          </w:rPr>
          <w:t xml:space="preserve">They have used </w:t>
        </w:r>
        <w:proofErr w:type="gramStart"/>
        <w:r w:rsidR="001D51FA" w:rsidRPr="00C22DCE">
          <w:rPr>
            <w:rFonts w:ascii="Arial" w:hAnsi="Arial" w:cs="Arial"/>
            <w:color w:val="000000"/>
            <w:sz w:val="24"/>
            <w:szCs w:val="24"/>
            <w:rPrChange w:id="336" w:author="Sujil Kumar Koottathampathiyil" w:date="2022-06-09T11:19:00Z">
              <w:rPr>
                <w:rFonts w:ascii="Arial" w:hAnsi="Arial" w:cs="Arial"/>
                <w:color w:val="000000"/>
              </w:rPr>
            </w:rPrChange>
          </w:rPr>
          <w:t>ARIMA</w:t>
        </w:r>
        <w:proofErr w:type="gramEnd"/>
        <w:r w:rsidR="001D51FA" w:rsidRPr="00C22DCE">
          <w:rPr>
            <w:rFonts w:ascii="Arial" w:hAnsi="Arial" w:cs="Arial"/>
            <w:color w:val="000000"/>
            <w:sz w:val="24"/>
            <w:szCs w:val="24"/>
            <w:rPrChange w:id="337" w:author="Sujil Kumar Koottathampathiyil" w:date="2022-06-09T11:19:00Z">
              <w:rPr>
                <w:rFonts w:ascii="Arial" w:hAnsi="Arial" w:cs="Arial"/>
                <w:color w:val="000000"/>
              </w:rPr>
            </w:rPrChange>
          </w:rPr>
          <w:t xml:space="preserve"> and Prophet </w:t>
        </w:r>
      </w:ins>
      <w:ins w:id="338" w:author="Sujil Kumar Koottathampathiyil" w:date="2022-06-08T21:30:00Z">
        <w:r w:rsidR="001D51FA" w:rsidRPr="00C22DCE">
          <w:rPr>
            <w:rFonts w:ascii="Arial" w:hAnsi="Arial" w:cs="Arial"/>
            <w:color w:val="000000"/>
            <w:sz w:val="24"/>
            <w:szCs w:val="24"/>
            <w:rPrChange w:id="339" w:author="Sujil Kumar Koottathampathiyil" w:date="2022-06-09T11:19:00Z">
              <w:rPr>
                <w:rFonts w:ascii="Arial" w:hAnsi="Arial" w:cs="Arial"/>
                <w:color w:val="000000"/>
              </w:rPr>
            </w:rPrChange>
          </w:rPr>
          <w:t>m</w:t>
        </w:r>
      </w:ins>
      <w:ins w:id="340" w:author="Sujil Kumar Koottathampathiyil" w:date="2022-06-08T21:31:00Z">
        <w:r w:rsidR="001D51FA" w:rsidRPr="00C22DCE">
          <w:rPr>
            <w:rFonts w:ascii="Arial" w:hAnsi="Arial" w:cs="Arial"/>
            <w:color w:val="000000"/>
            <w:sz w:val="24"/>
            <w:szCs w:val="24"/>
            <w:rPrChange w:id="341"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342" w:author="Sujil Kumar Koottathampathiyil" w:date="2022-06-08T21:32:00Z">
        <w:r w:rsidR="00EE4852" w:rsidRPr="00C22DCE">
          <w:rPr>
            <w:rFonts w:ascii="Arial" w:hAnsi="Arial" w:cs="Arial"/>
            <w:color w:val="000000"/>
            <w:sz w:val="24"/>
            <w:szCs w:val="24"/>
            <w:rPrChange w:id="343"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344" w:author="Sujil Kumar Koottathampathiyil" w:date="2022-06-08T21:27:00Z">
        <w:r w:rsidR="001D51FA" w:rsidRPr="00C22DCE">
          <w:rPr>
            <w:rFonts w:ascii="Arial" w:hAnsi="Arial" w:cs="Arial"/>
            <w:color w:val="000000"/>
            <w:sz w:val="24"/>
            <w:szCs w:val="24"/>
            <w:rPrChange w:id="345" w:author="Sujil Kumar Koottathampathiyil" w:date="2022-06-09T11:19:00Z">
              <w:rPr>
                <w:rFonts w:ascii="Arial" w:hAnsi="Arial" w:cs="Arial"/>
                <w:color w:val="000000"/>
              </w:rPr>
            </w:rPrChange>
          </w:rPr>
          <w:t>.</w:t>
        </w:r>
      </w:ins>
      <w:ins w:id="346" w:author="Sujil Kumar Koottathampathiyil" w:date="2022-06-08T21:32:00Z">
        <w:r w:rsidR="00EE4852" w:rsidRPr="00C22DCE">
          <w:rPr>
            <w:rFonts w:ascii="Arial" w:hAnsi="Arial" w:cs="Arial"/>
            <w:color w:val="000000"/>
            <w:sz w:val="24"/>
            <w:szCs w:val="24"/>
            <w:rPrChange w:id="347" w:author="Sujil Kumar Koottathampathiyil" w:date="2022-06-09T11:19:00Z">
              <w:rPr>
                <w:rFonts w:ascii="Arial" w:hAnsi="Arial" w:cs="Arial"/>
                <w:color w:val="000000"/>
              </w:rPr>
            </w:rPrChange>
          </w:rPr>
          <w:t xml:space="preserve"> This study has proved that ARIMA Model was more effective in </w:t>
        </w:r>
      </w:ins>
      <w:ins w:id="348" w:author="Sujil Kumar Koottathampathiyil" w:date="2022-06-08T21:33:00Z">
        <w:r w:rsidR="00EE4852" w:rsidRPr="00C22DCE">
          <w:rPr>
            <w:rFonts w:ascii="Arial" w:hAnsi="Arial" w:cs="Arial"/>
            <w:color w:val="000000"/>
            <w:sz w:val="24"/>
            <w:szCs w:val="24"/>
            <w:rPrChange w:id="349"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350" w:author="Sujil Kumar Koottathampathiyil" w:date="2022-06-09T11:19:00Z">
              <w:rPr>
                <w:rFonts w:ascii="Arial" w:hAnsi="Arial" w:cs="Arial"/>
                <w:color w:val="000000"/>
              </w:rPr>
            </w:rPrChange>
          </w:rPr>
          <w:t>prevalence</w:t>
        </w:r>
      </w:ins>
      <w:ins w:id="351" w:author="Sujil Kumar Koottathampathiyil" w:date="2022-06-08T21:32:00Z">
        <w:r w:rsidR="00EE4852" w:rsidRPr="00C22DCE">
          <w:rPr>
            <w:rFonts w:ascii="Arial" w:hAnsi="Arial" w:cs="Arial"/>
            <w:color w:val="000000"/>
            <w:sz w:val="24"/>
            <w:szCs w:val="24"/>
            <w:rPrChange w:id="352" w:author="Sujil Kumar Koottathampathiyil" w:date="2022-06-09T11:19:00Z">
              <w:rPr>
                <w:rFonts w:ascii="Arial" w:hAnsi="Arial" w:cs="Arial"/>
                <w:color w:val="000000"/>
              </w:rPr>
            </w:rPrChange>
          </w:rPr>
          <w:t xml:space="preserve">. </w:t>
        </w:r>
      </w:ins>
      <w:moveTo w:id="353" w:author="Sujil Kumar Koottathampathiyil" w:date="2022-06-08T19:43:00Z">
        <w:del w:id="354" w:author="Sujil Kumar Koottathampathiyil" w:date="2022-06-08T21:22:00Z">
          <w:r w:rsidRPr="00C22DCE" w:rsidDel="00B52248">
            <w:rPr>
              <w:rFonts w:ascii="Arial" w:hAnsi="Arial" w:cs="Arial"/>
              <w:color w:val="000000"/>
              <w:sz w:val="24"/>
              <w:szCs w:val="24"/>
              <w:rPrChange w:id="355"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356" w:author="Sujil Kumar Koottathampathiyil" w:date="2022-06-09T11:19:00Z">
              <w:rPr>
                <w:rFonts w:ascii="Arial" w:hAnsi="Arial" w:cs="Arial"/>
                <w:color w:val="000000"/>
              </w:rPr>
            </w:rPrChange>
          </w:rPr>
          <w:t xml:space="preserve">Many people have </w:t>
        </w:r>
      </w:moveTo>
      <w:ins w:id="357" w:author="Sujil Kumar Koottathampathiyil" w:date="2022-06-09T01:00:00Z">
        <w:r w:rsidR="000441C2" w:rsidRPr="00C22DCE">
          <w:rPr>
            <w:rFonts w:ascii="Arial" w:hAnsi="Arial" w:cs="Arial"/>
            <w:color w:val="000000"/>
            <w:sz w:val="24"/>
            <w:szCs w:val="24"/>
            <w:rPrChange w:id="358" w:author="Sujil Kumar Koottathampathiyil" w:date="2022-06-09T11:19:00Z">
              <w:rPr>
                <w:rFonts w:ascii="Arial" w:hAnsi="Arial" w:cs="Arial"/>
                <w:color w:val="000000"/>
              </w:rPr>
            </w:rPrChange>
          </w:rPr>
          <w:t xml:space="preserve">been </w:t>
        </w:r>
      </w:ins>
      <w:moveTo w:id="359" w:author="Sujil Kumar Koottathampathiyil" w:date="2022-06-08T19:43:00Z">
        <w:r w:rsidRPr="00C22DCE">
          <w:rPr>
            <w:rFonts w:ascii="Arial" w:hAnsi="Arial" w:cs="Arial"/>
            <w:color w:val="000000"/>
            <w:sz w:val="24"/>
            <w:szCs w:val="24"/>
            <w:rPrChange w:id="360" w:author="Sujil Kumar Koottathampathiyil" w:date="2022-06-09T11:19:00Z">
              <w:rPr>
                <w:rFonts w:ascii="Arial" w:hAnsi="Arial" w:cs="Arial"/>
                <w:color w:val="000000"/>
              </w:rPr>
            </w:rPrChange>
          </w:rPr>
          <w:t xml:space="preserve">affected by it and lost their life. The dataset is very similar to what I have chosen for </w:t>
        </w:r>
        <w:del w:id="361" w:author="Sujil Kumar Koottathampathiyil" w:date="2022-06-12T23:47:00Z">
          <w:r w:rsidRPr="00C22DCE" w:rsidDel="008A07D6">
            <w:rPr>
              <w:rFonts w:ascii="Arial" w:hAnsi="Arial" w:cs="Arial"/>
              <w:color w:val="000000"/>
              <w:sz w:val="24"/>
              <w:szCs w:val="24"/>
              <w:rPrChange w:id="362" w:author="Sujil Kumar Koottathampathiyil" w:date="2022-06-09T11:19:00Z">
                <w:rPr>
                  <w:rFonts w:ascii="Arial" w:hAnsi="Arial" w:cs="Arial"/>
                  <w:color w:val="000000"/>
                </w:rPr>
              </w:rPrChange>
            </w:rPr>
            <w:delText>my</w:delText>
          </w:r>
        </w:del>
      </w:moveTo>
      <w:ins w:id="363" w:author="Sujil Kumar Koottathampathiyil" w:date="2022-06-12T23:47:00Z">
        <w:r w:rsidR="008A07D6">
          <w:rPr>
            <w:rFonts w:ascii="Arial" w:hAnsi="Arial" w:cs="Arial"/>
            <w:color w:val="000000"/>
            <w:sz w:val="24"/>
            <w:szCs w:val="24"/>
          </w:rPr>
          <w:t>this</w:t>
        </w:r>
      </w:ins>
      <w:moveTo w:id="364" w:author="Sujil Kumar Koottathampathiyil" w:date="2022-06-08T19:43:00Z">
        <w:r w:rsidRPr="00C22DCE">
          <w:rPr>
            <w:rFonts w:ascii="Arial" w:hAnsi="Arial" w:cs="Arial"/>
            <w:color w:val="000000"/>
            <w:sz w:val="24"/>
            <w:szCs w:val="24"/>
            <w:rPrChange w:id="365" w:author="Sujil Kumar Koottathampathiyil" w:date="2022-06-09T11:19:00Z">
              <w:rPr>
                <w:rFonts w:ascii="Arial" w:hAnsi="Arial" w:cs="Arial"/>
                <w:color w:val="000000"/>
              </w:rPr>
            </w:rPrChange>
          </w:rPr>
          <w:t xml:space="preserve"> suicide prediction as well. In </w:t>
        </w:r>
        <w:del w:id="366" w:author="Sujil Kumar Koottathampathiyil" w:date="2022-06-12T23:47:00Z">
          <w:r w:rsidRPr="00C22DCE" w:rsidDel="008A07D6">
            <w:rPr>
              <w:rFonts w:ascii="Arial" w:hAnsi="Arial" w:cs="Arial"/>
              <w:color w:val="000000"/>
              <w:sz w:val="24"/>
              <w:szCs w:val="24"/>
              <w:rPrChange w:id="367" w:author="Sujil Kumar Koottathampathiyil" w:date="2022-06-09T11:19:00Z">
                <w:rPr>
                  <w:rFonts w:ascii="Arial" w:hAnsi="Arial" w:cs="Arial"/>
                  <w:color w:val="000000"/>
                </w:rPr>
              </w:rPrChange>
            </w:rPr>
            <w:delText>my</w:delText>
          </w:r>
        </w:del>
      </w:moveTo>
      <w:ins w:id="368" w:author="Sujil Kumar Koottathampathiyil" w:date="2022-06-12T23:47:00Z">
        <w:r w:rsidR="008A07D6">
          <w:rPr>
            <w:rFonts w:ascii="Arial" w:hAnsi="Arial" w:cs="Arial"/>
            <w:color w:val="000000"/>
            <w:sz w:val="24"/>
            <w:szCs w:val="24"/>
          </w:rPr>
          <w:t>this</w:t>
        </w:r>
      </w:ins>
      <w:moveTo w:id="369" w:author="Sujil Kumar Koottathampathiyil" w:date="2022-06-08T19:43:00Z">
        <w:r w:rsidRPr="00C22DCE">
          <w:rPr>
            <w:rFonts w:ascii="Arial" w:hAnsi="Arial" w:cs="Arial"/>
            <w:color w:val="000000"/>
            <w:sz w:val="24"/>
            <w:szCs w:val="24"/>
            <w:rPrChange w:id="370" w:author="Sujil Kumar Koottathampathiyil" w:date="2022-06-09T11:19:00Z">
              <w:rPr>
                <w:rFonts w:ascii="Arial" w:hAnsi="Arial" w:cs="Arial"/>
                <w:color w:val="000000"/>
              </w:rPr>
            </w:rPrChange>
          </w:rPr>
          <w:t xml:space="preserve"> view</w:t>
        </w:r>
      </w:moveTo>
      <w:ins w:id="371" w:author="Sujil Kumar Koottathampathiyil" w:date="2022-06-09T01:00:00Z">
        <w:r w:rsidR="000441C2" w:rsidRPr="00C22DCE">
          <w:rPr>
            <w:rFonts w:ascii="Arial" w:hAnsi="Arial" w:cs="Arial"/>
            <w:color w:val="000000"/>
            <w:sz w:val="24"/>
            <w:szCs w:val="24"/>
            <w:rPrChange w:id="372" w:author="Sujil Kumar Koottathampathiyil" w:date="2022-06-09T11:19:00Z">
              <w:rPr>
                <w:rFonts w:ascii="Arial" w:hAnsi="Arial" w:cs="Arial"/>
                <w:color w:val="000000"/>
              </w:rPr>
            </w:rPrChange>
          </w:rPr>
          <w:t>,</w:t>
        </w:r>
      </w:ins>
      <w:moveTo w:id="373" w:author="Sujil Kumar Koottathampathiyil" w:date="2022-06-08T19:43:00Z">
        <w:r w:rsidRPr="00C22DCE">
          <w:rPr>
            <w:rFonts w:ascii="Arial" w:hAnsi="Arial" w:cs="Arial"/>
            <w:color w:val="000000"/>
            <w:sz w:val="24"/>
            <w:szCs w:val="24"/>
            <w:rPrChange w:id="374" w:author="Sujil Kumar Koottathampathiyil" w:date="2022-06-09T11:19:00Z">
              <w:rPr>
                <w:rFonts w:ascii="Arial" w:hAnsi="Arial" w:cs="Arial"/>
                <w:color w:val="000000"/>
              </w:rPr>
            </w:rPrChange>
          </w:rPr>
          <w:t xml:space="preserve"> </w:t>
        </w:r>
      </w:moveTo>
      <w:ins w:id="375" w:author="Jack Mc Donnell" w:date="2022-06-09T13:53:00Z">
        <w:r w:rsidR="0075697C">
          <w:rPr>
            <w:rFonts w:ascii="Arial" w:hAnsi="Arial" w:cs="Arial"/>
            <w:color w:val="000000"/>
            <w:sz w:val="24"/>
            <w:szCs w:val="24"/>
          </w:rPr>
          <w:t>t</w:t>
        </w:r>
      </w:ins>
      <w:moveTo w:id="376" w:author="Sujil Kumar Koottathampathiyil" w:date="2022-06-08T19:43:00Z">
        <w:del w:id="377" w:author="Jack Mc Donnell" w:date="2022-06-09T13:53:00Z">
          <w:r w:rsidRPr="00C22DCE" w:rsidDel="0075697C">
            <w:rPr>
              <w:rFonts w:ascii="Arial" w:hAnsi="Arial" w:cs="Arial"/>
              <w:color w:val="000000"/>
              <w:sz w:val="24"/>
              <w:szCs w:val="24"/>
              <w:rPrChange w:id="378"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379"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380" w:author="Sujil Kumar Koottathampathiyil" w:date="2022-06-09T11:19:00Z">
              <w:rPr>
                <w:rFonts w:ascii="Arial" w:hAnsi="Arial" w:cs="Arial"/>
                <w:color w:val="000000"/>
              </w:rPr>
            </w:rPrChange>
          </w:rPr>
          <w:t>understand the patte</w:t>
        </w:r>
      </w:moveTo>
      <w:ins w:id="381" w:author="Sujil Kumar Koottathampathiyil" w:date="2022-06-09T01:00:00Z">
        <w:r w:rsidR="000441C2" w:rsidRPr="00C22DCE">
          <w:rPr>
            <w:rFonts w:ascii="Arial" w:hAnsi="Arial" w:cs="Arial"/>
            <w:sz w:val="24"/>
            <w:szCs w:val="24"/>
            <w:rPrChange w:id="382" w:author="Sujil Kumar Koottathampathiyil" w:date="2022-06-09T11:19:00Z">
              <w:rPr>
                <w:rFonts w:ascii="Arial" w:hAnsi="Arial" w:cs="Arial"/>
              </w:rPr>
            </w:rPrChange>
          </w:rPr>
          <w:t>r</w:t>
        </w:r>
      </w:ins>
      <w:moveTo w:id="383" w:author="Sujil Kumar Koottathampathiyil" w:date="2022-06-08T19:43:00Z">
        <w:r w:rsidRPr="00C22DCE">
          <w:rPr>
            <w:rFonts w:ascii="Arial" w:hAnsi="Arial" w:cs="Arial"/>
            <w:sz w:val="24"/>
            <w:szCs w:val="24"/>
            <w:rPrChange w:id="384" w:author="Sujil Kumar Koottathampathiyil" w:date="2022-06-09T11:19:00Z">
              <w:rPr>
                <w:rFonts w:ascii="Arial" w:hAnsi="Arial" w:cs="Arial"/>
                <w:color w:val="000000"/>
              </w:rPr>
            </w:rPrChange>
          </w:rPr>
          <w:t xml:space="preserve">n in deaths </w:t>
        </w:r>
      </w:moveTo>
      <w:ins w:id="385" w:author="Sujil Kumar Koottathampathiyil" w:date="2022-06-09T01:00:00Z">
        <w:r w:rsidR="000441C2" w:rsidRPr="00C22DCE">
          <w:rPr>
            <w:rFonts w:ascii="Arial" w:hAnsi="Arial" w:cs="Arial"/>
            <w:sz w:val="24"/>
            <w:szCs w:val="24"/>
            <w:rPrChange w:id="386" w:author="Sujil Kumar Koottathampathiyil" w:date="2022-06-09T11:19:00Z">
              <w:rPr>
                <w:rFonts w:ascii="Arial" w:hAnsi="Arial" w:cs="Arial"/>
              </w:rPr>
            </w:rPrChange>
          </w:rPr>
          <w:t xml:space="preserve">that </w:t>
        </w:r>
      </w:ins>
      <w:moveTo w:id="387" w:author="Sujil Kumar Koottathampathiyil" w:date="2022-06-08T19:43:00Z">
        <w:r w:rsidRPr="00C22DCE">
          <w:rPr>
            <w:rFonts w:ascii="Arial" w:hAnsi="Arial" w:cs="Arial"/>
            <w:sz w:val="24"/>
            <w:szCs w:val="24"/>
            <w:rPrChange w:id="388" w:author="Sujil Kumar Koottathampathiyil" w:date="2022-06-09T11:19:00Z">
              <w:rPr>
                <w:rFonts w:ascii="Arial" w:hAnsi="Arial" w:cs="Arial"/>
                <w:color w:val="000000"/>
              </w:rPr>
            </w:rPrChange>
          </w:rPr>
          <w:t xml:space="preserve">happened around the world. </w:t>
        </w:r>
        <w:del w:id="389" w:author="Sujil Kumar Koottathampathiyil" w:date="2022-06-09T01:00:00Z">
          <w:r w:rsidRPr="00C22DCE" w:rsidDel="000441C2">
            <w:rPr>
              <w:rFonts w:ascii="Arial" w:hAnsi="Arial" w:cs="Arial"/>
              <w:sz w:val="24"/>
              <w:szCs w:val="24"/>
              <w:rPrChange w:id="390"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391" w:author="Sujil Kumar Koottathampathiyil" w:date="2022-06-09T11:19:00Z">
              <w:rPr>
                <w:rFonts w:ascii="Arial" w:hAnsi="Arial" w:cs="Arial"/>
                <w:color w:val="000000"/>
              </w:rPr>
            </w:rPrChange>
          </w:rPr>
          <w:t>ARIMA and</w:t>
        </w:r>
        <w:r w:rsidRPr="00C22DCE">
          <w:rPr>
            <w:rFonts w:ascii="Arial" w:hAnsi="Arial" w:cs="Arial"/>
            <w:sz w:val="24"/>
            <w:szCs w:val="24"/>
            <w:rPrChange w:id="392" w:author="Sujil Kumar Koottathampathiyil" w:date="2022-06-09T11:19:00Z">
              <w:rPr>
                <w:rFonts w:ascii="Arial" w:hAnsi="Arial" w:cs="Arial"/>
              </w:rPr>
            </w:rPrChange>
          </w:rPr>
          <w:t xml:space="preserve"> </w:t>
        </w:r>
        <w:r w:rsidRPr="00C22DCE">
          <w:rPr>
            <w:rFonts w:ascii="Arial" w:hAnsi="Arial" w:cs="Arial"/>
            <w:sz w:val="24"/>
            <w:szCs w:val="24"/>
            <w:rPrChange w:id="393" w:author="Sujil Kumar Koottathampathiyil" w:date="2022-06-09T11:19:00Z">
              <w:rPr>
                <w:rFonts w:ascii="Arial" w:hAnsi="Arial" w:cs="Arial"/>
                <w:sz w:val="20"/>
                <w:szCs w:val="20"/>
              </w:rPr>
            </w:rPrChange>
          </w:rPr>
          <w:t xml:space="preserve">FBProphet models are used </w:t>
        </w:r>
        <w:del w:id="394" w:author="Sujil Kumar Koottathampathiyil" w:date="2022-06-09T01:01:00Z">
          <w:r w:rsidRPr="00C22DCE" w:rsidDel="000441C2">
            <w:rPr>
              <w:rFonts w:ascii="Arial" w:hAnsi="Arial" w:cs="Arial"/>
              <w:sz w:val="24"/>
              <w:szCs w:val="24"/>
              <w:rPrChange w:id="395"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396" w:author="Sujil Kumar Koottathampathiyil" w:date="2022-06-09T11:19:00Z">
              <w:rPr>
                <w:rFonts w:ascii="Arial" w:hAnsi="Arial" w:cs="Arial"/>
                <w:sz w:val="20"/>
                <w:szCs w:val="20"/>
              </w:rPr>
            </w:rPrChange>
          </w:rPr>
          <w:t>for analysis</w:t>
        </w:r>
      </w:moveTo>
      <w:ins w:id="397" w:author="Sujil Kumar Koottathampathiyil" w:date="2022-06-09T01:00:00Z">
        <w:r w:rsidR="000441C2" w:rsidRPr="00C22DCE">
          <w:rPr>
            <w:rFonts w:ascii="Arial" w:hAnsi="Arial" w:cs="Arial"/>
            <w:sz w:val="24"/>
            <w:szCs w:val="24"/>
            <w:rPrChange w:id="398" w:author="Sujil Kumar Koottathampathiyil" w:date="2022-06-09T11:19:00Z">
              <w:rPr>
                <w:rFonts w:ascii="Arial" w:hAnsi="Arial" w:cs="Arial"/>
              </w:rPr>
            </w:rPrChange>
          </w:rPr>
          <w:t>.</w:t>
        </w:r>
      </w:ins>
      <w:moveTo w:id="399" w:author="Sujil Kumar Koottathampathiyil" w:date="2022-06-08T19:43:00Z">
        <w:r w:rsidRPr="00C22DCE">
          <w:rPr>
            <w:rFonts w:ascii="Arial" w:hAnsi="Arial" w:cs="Arial"/>
            <w:sz w:val="24"/>
            <w:szCs w:val="24"/>
            <w:rPrChange w:id="400" w:author="Sujil Kumar Koottathampathiyil" w:date="2022-06-09T11:19:00Z">
              <w:rPr>
                <w:rFonts w:ascii="Arial" w:hAnsi="Arial" w:cs="Arial"/>
                <w:sz w:val="20"/>
                <w:szCs w:val="20"/>
              </w:rPr>
            </w:rPrChange>
          </w:rPr>
          <w:t xml:space="preserve"> </w:t>
        </w:r>
      </w:moveTo>
      <w:ins w:id="401" w:author="Sujil Kumar Koottathampathiyil" w:date="2022-06-09T01:01:00Z">
        <w:r w:rsidR="000441C2" w:rsidRPr="00C22DCE">
          <w:rPr>
            <w:rFonts w:ascii="Arial" w:hAnsi="Arial" w:cs="Arial"/>
            <w:sz w:val="24"/>
            <w:szCs w:val="24"/>
            <w:rPrChange w:id="402" w:author="Sujil Kumar Koottathampathiyil" w:date="2022-06-09T11:19:00Z">
              <w:rPr>
                <w:rFonts w:ascii="Arial" w:hAnsi="Arial" w:cs="Arial"/>
              </w:rPr>
            </w:rPrChange>
          </w:rPr>
          <w:t>D</w:t>
        </w:r>
      </w:ins>
      <w:moveTo w:id="403" w:author="Sujil Kumar Koottathampathiyil" w:date="2022-06-08T19:43:00Z">
        <w:del w:id="404" w:author="Sujil Kumar Koottathampathiyil" w:date="2022-06-09T01:00:00Z">
          <w:r w:rsidRPr="00C22DCE" w:rsidDel="000441C2">
            <w:rPr>
              <w:rFonts w:ascii="Arial" w:hAnsi="Arial" w:cs="Arial"/>
              <w:sz w:val="24"/>
              <w:szCs w:val="24"/>
              <w:rPrChange w:id="405"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406" w:author="Sujil Kumar Koottathampathiyil" w:date="2022-06-09T11:19:00Z">
              <w:rPr>
                <w:rFonts w:ascii="Arial" w:hAnsi="Arial" w:cs="Arial"/>
                <w:sz w:val="20"/>
                <w:szCs w:val="20"/>
              </w:rPr>
            </w:rPrChange>
          </w:rPr>
          <w:t>ata has been split into training and testing.</w:t>
        </w:r>
      </w:moveTo>
      <w:ins w:id="407" w:author="Sujil Kumar Koottathampathiyil" w:date="2022-06-08T21:39:00Z">
        <w:r w:rsidR="00FD113A" w:rsidRPr="00C22DCE">
          <w:rPr>
            <w:rFonts w:ascii="Arial" w:hAnsi="Arial" w:cs="Arial"/>
            <w:sz w:val="24"/>
            <w:szCs w:val="24"/>
            <w:rPrChange w:id="408" w:author="Sujil Kumar Koottathampathiyil" w:date="2022-06-09T11:19:00Z">
              <w:rPr>
                <w:rFonts w:ascii="Arial" w:hAnsi="Arial" w:cs="Arial"/>
              </w:rPr>
            </w:rPrChange>
          </w:rPr>
          <w:t xml:space="preserve"> The trend analysis showed </w:t>
        </w:r>
      </w:ins>
      <w:ins w:id="409" w:author="Sujil Kumar Koottathampathiyil" w:date="2022-06-09T01:01:00Z">
        <w:r w:rsidR="000441C2" w:rsidRPr="00C22DCE">
          <w:rPr>
            <w:rFonts w:ascii="Arial" w:hAnsi="Arial" w:cs="Arial"/>
            <w:sz w:val="24"/>
            <w:szCs w:val="24"/>
            <w:rPrChange w:id="410" w:author="Sujil Kumar Koottathampathiyil" w:date="2022-06-09T11:19:00Z">
              <w:rPr>
                <w:rFonts w:ascii="Arial" w:hAnsi="Arial" w:cs="Arial"/>
              </w:rPr>
            </w:rPrChange>
          </w:rPr>
          <w:t xml:space="preserve">a </w:t>
        </w:r>
      </w:ins>
      <w:ins w:id="411" w:author="Sujil Kumar Koottathampathiyil" w:date="2022-06-08T21:39:00Z">
        <w:r w:rsidR="00FD113A" w:rsidRPr="00C22DCE">
          <w:rPr>
            <w:rFonts w:ascii="Arial" w:hAnsi="Arial" w:cs="Arial"/>
            <w:sz w:val="24"/>
            <w:szCs w:val="24"/>
            <w:rPrChange w:id="412" w:author="Sujil Kumar Koottathampathiyil" w:date="2022-06-09T11:19:00Z">
              <w:rPr>
                <w:rFonts w:ascii="Arial" w:hAnsi="Arial" w:cs="Arial"/>
              </w:rPr>
            </w:rPrChange>
          </w:rPr>
          <w:t xml:space="preserve">rapid increase in the affected cases and </w:t>
        </w:r>
      </w:ins>
      <w:ins w:id="413" w:author="Sujil Kumar Koottathampathiyil" w:date="2022-06-08T21:40:00Z">
        <w:r w:rsidR="00FD113A" w:rsidRPr="00C22DCE">
          <w:rPr>
            <w:rFonts w:ascii="Arial" w:hAnsi="Arial" w:cs="Arial"/>
            <w:sz w:val="24"/>
            <w:szCs w:val="24"/>
            <w:rPrChange w:id="414" w:author="Sujil Kumar Koottathampathiyil" w:date="2022-06-09T11:19:00Z">
              <w:rPr>
                <w:rFonts w:ascii="Arial" w:hAnsi="Arial" w:cs="Arial"/>
              </w:rPr>
            </w:rPrChange>
          </w:rPr>
          <w:t>the prediction study show</w:t>
        </w:r>
      </w:ins>
      <w:ins w:id="415" w:author="Sujil Kumar Koottathampathiyil" w:date="2022-06-09T01:01:00Z">
        <w:r w:rsidR="000441C2" w:rsidRPr="00C22DCE">
          <w:rPr>
            <w:rFonts w:ascii="Arial" w:hAnsi="Arial" w:cs="Arial"/>
            <w:sz w:val="24"/>
            <w:szCs w:val="24"/>
            <w:rPrChange w:id="416" w:author="Sujil Kumar Koottathampathiyil" w:date="2022-06-09T11:19:00Z">
              <w:rPr>
                <w:rFonts w:ascii="Arial" w:hAnsi="Arial" w:cs="Arial"/>
              </w:rPr>
            </w:rPrChange>
          </w:rPr>
          <w:t>ed</w:t>
        </w:r>
      </w:ins>
      <w:ins w:id="417" w:author="Sujil Kumar Koottathampathiyil" w:date="2022-06-08T21:40:00Z">
        <w:r w:rsidR="00FD113A" w:rsidRPr="00C22DCE">
          <w:rPr>
            <w:rFonts w:ascii="Arial" w:hAnsi="Arial" w:cs="Arial"/>
            <w:sz w:val="24"/>
            <w:szCs w:val="24"/>
            <w:rPrChange w:id="418" w:author="Sujil Kumar Koottathampathiyil" w:date="2022-06-09T11:19:00Z">
              <w:rPr>
                <w:rFonts w:ascii="Arial" w:hAnsi="Arial" w:cs="Arial"/>
              </w:rPr>
            </w:rPrChange>
          </w:rPr>
          <w:t xml:space="preserve"> a great increase in the </w:t>
        </w:r>
      </w:ins>
      <w:ins w:id="419" w:author="Sujil Kumar Koottathampathiyil" w:date="2022-06-08T21:41:00Z">
        <w:r w:rsidR="00FD113A" w:rsidRPr="00C22DCE">
          <w:rPr>
            <w:rFonts w:ascii="Arial" w:hAnsi="Arial" w:cs="Arial"/>
            <w:sz w:val="24"/>
            <w:szCs w:val="24"/>
            <w:rPrChange w:id="420"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421" w:author="Sujil Kumar Koottathampathiyil" w:date="2022-06-09T11:19:00Z">
              <w:rPr>
                <w:rFonts w:ascii="Arial" w:hAnsi="Arial" w:cs="Arial"/>
              </w:rPr>
            </w:rPrChange>
          </w:rPr>
          <w:t>worldwide</w:t>
        </w:r>
        <w:r w:rsidR="00FD113A" w:rsidRPr="00C22DCE">
          <w:rPr>
            <w:rFonts w:ascii="Arial" w:hAnsi="Arial" w:cs="Arial"/>
            <w:sz w:val="24"/>
            <w:szCs w:val="24"/>
            <w:rPrChange w:id="422" w:author="Sujil Kumar Koottathampathiyil" w:date="2022-06-09T11:19:00Z">
              <w:rPr>
                <w:rFonts w:ascii="Arial" w:hAnsi="Arial" w:cs="Arial"/>
              </w:rPr>
            </w:rPrChange>
          </w:rPr>
          <w:t>.</w:t>
        </w:r>
        <w:r w:rsidR="00942784" w:rsidRPr="00C22DCE">
          <w:rPr>
            <w:rFonts w:ascii="Arial" w:hAnsi="Arial" w:cs="Arial"/>
            <w:sz w:val="24"/>
            <w:szCs w:val="24"/>
            <w:rPrChange w:id="423" w:author="Sujil Kumar Koottathampathiyil" w:date="2022-06-09T11:19:00Z">
              <w:rPr>
                <w:rFonts w:ascii="Arial" w:hAnsi="Arial" w:cs="Arial"/>
              </w:rPr>
            </w:rPrChange>
          </w:rPr>
          <w:t xml:space="preserve"> Howev</w:t>
        </w:r>
      </w:ins>
      <w:ins w:id="424" w:author="Sujil Kumar Koottathampathiyil" w:date="2022-06-08T21:42:00Z">
        <w:r w:rsidR="00942784" w:rsidRPr="00C22DCE">
          <w:rPr>
            <w:rFonts w:ascii="Arial" w:hAnsi="Arial" w:cs="Arial"/>
            <w:sz w:val="24"/>
            <w:szCs w:val="24"/>
            <w:rPrChange w:id="425" w:author="Sujil Kumar Koottathampathiyil" w:date="2022-06-09T11:19:00Z">
              <w:rPr>
                <w:rFonts w:ascii="Arial" w:hAnsi="Arial" w:cs="Arial"/>
              </w:rPr>
            </w:rPrChange>
          </w:rPr>
          <w:t>er</w:t>
        </w:r>
      </w:ins>
      <w:ins w:id="426" w:author="Sujil Kumar Koottathampathiyil" w:date="2022-06-09T01:01:00Z">
        <w:r w:rsidR="000441C2" w:rsidRPr="00C22DCE">
          <w:rPr>
            <w:rFonts w:ascii="Arial" w:hAnsi="Arial" w:cs="Arial"/>
            <w:sz w:val="24"/>
            <w:szCs w:val="24"/>
            <w:rPrChange w:id="427" w:author="Sujil Kumar Koottathampathiyil" w:date="2022-06-09T11:19:00Z">
              <w:rPr>
                <w:rFonts w:ascii="Arial" w:hAnsi="Arial" w:cs="Arial"/>
              </w:rPr>
            </w:rPrChange>
          </w:rPr>
          <w:t>,</w:t>
        </w:r>
      </w:ins>
      <w:ins w:id="428" w:author="Sujil Kumar Koottathampathiyil" w:date="2022-06-08T21:42:00Z">
        <w:r w:rsidR="00942784" w:rsidRPr="00C22DCE">
          <w:rPr>
            <w:rFonts w:ascii="Arial" w:hAnsi="Arial" w:cs="Arial"/>
            <w:sz w:val="24"/>
            <w:szCs w:val="24"/>
            <w:rPrChange w:id="429" w:author="Sujil Kumar Koottathampathiyil" w:date="2022-06-09T11:19:00Z">
              <w:rPr>
                <w:rFonts w:ascii="Arial" w:hAnsi="Arial" w:cs="Arial"/>
              </w:rPr>
            </w:rPrChange>
          </w:rPr>
          <w:t xml:space="preserve"> as per their research</w:t>
        </w:r>
      </w:ins>
      <w:ins w:id="430" w:author="Sujil Kumar Koottathampathiyil" w:date="2022-06-08T21:43:00Z">
        <w:r w:rsidR="00942784" w:rsidRPr="00C22DCE">
          <w:rPr>
            <w:rFonts w:ascii="Arial" w:hAnsi="Arial" w:cs="Arial"/>
            <w:sz w:val="24"/>
            <w:szCs w:val="24"/>
            <w:rPrChange w:id="431" w:author="Sujil Kumar Koottathampathiyil" w:date="2022-06-09T11:19:00Z">
              <w:rPr>
                <w:rFonts w:ascii="Arial" w:hAnsi="Arial" w:cs="Arial"/>
              </w:rPr>
            </w:rPrChange>
          </w:rPr>
          <w:t>,</w:t>
        </w:r>
      </w:ins>
      <w:ins w:id="432" w:author="Sujil Kumar Koottathampathiyil" w:date="2022-06-08T21:42:00Z">
        <w:r w:rsidR="00942784" w:rsidRPr="00C22DCE">
          <w:rPr>
            <w:rFonts w:ascii="Arial" w:hAnsi="Arial" w:cs="Arial"/>
            <w:sz w:val="24"/>
            <w:szCs w:val="24"/>
            <w:rPrChange w:id="433" w:author="Sujil Kumar Koottathampathiyil" w:date="2022-06-09T11:19:00Z">
              <w:rPr>
                <w:rFonts w:ascii="Arial" w:hAnsi="Arial" w:cs="Arial"/>
              </w:rPr>
            </w:rPrChange>
          </w:rPr>
          <w:t xml:space="preserve"> containment policies and lockdowns might affec</w:t>
        </w:r>
      </w:ins>
      <w:ins w:id="434" w:author="Sujil Kumar Koottathampathiyil" w:date="2022-06-08T21:43:00Z">
        <w:r w:rsidR="00942784" w:rsidRPr="00C22DCE">
          <w:rPr>
            <w:rFonts w:ascii="Arial" w:hAnsi="Arial" w:cs="Arial"/>
            <w:sz w:val="24"/>
            <w:szCs w:val="24"/>
            <w:rPrChange w:id="435"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436"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437" w:author="Sujil Kumar Koottathampathiyil" w:date="2022-06-08T21:36:00Z"/>
          <w:rFonts w:ascii="Arial" w:hAnsi="Arial" w:cs="Arial"/>
          <w:rPrChange w:id="438" w:author="Sujil Kumar Koottathampathiyil" w:date="2022-06-08T23:07:00Z">
            <w:rPr>
              <w:ins w:id="439" w:author="Sujil Kumar Koottathampathiyil" w:date="2022-06-08T21:36:00Z"/>
            </w:rPr>
          </w:rPrChange>
        </w:rPr>
      </w:pPr>
      <w:moveTo w:id="440" w:author="Sujil Kumar Koottathampathiyil" w:date="2022-06-08T19:43:00Z">
        <w:del w:id="441"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442" w:author="Sujil Kumar Koottathampathiyil" w:date="2022-06-08T21:35:00Z">
        <w:r w:rsidR="006B5410" w:rsidRPr="00CB1C7A">
          <w:rPr>
            <w:rFonts w:ascii="Arial" w:hAnsi="Arial" w:cs="Arial"/>
            <w:rPrChange w:id="443" w:author="Sujil Kumar Koottathampathiyil" w:date="2022-06-08T23:07:00Z">
              <w:rPr/>
            </w:rPrChange>
          </w:rPr>
          <w:t xml:space="preserve"> </w:t>
        </w:r>
        <w:r w:rsidR="006B5410" w:rsidRPr="00CB1C7A">
          <w:rPr>
            <w:rFonts w:ascii="Arial" w:hAnsi="Arial" w:cs="Arial"/>
            <w:noProof/>
            <w:rPrChange w:id="444"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0A435601" w:rsidR="00566810" w:rsidRPr="008F2F63" w:rsidRDefault="00566810">
      <w:pPr>
        <w:spacing w:after="0" w:line="240" w:lineRule="auto"/>
        <w:jc w:val="both"/>
        <w:rPr>
          <w:ins w:id="445" w:author="Sujil Kumar Koottathampathiyil" w:date="2022-06-08T21:36:00Z"/>
          <w:rFonts w:ascii="Arial" w:eastAsia="Times New Roman" w:hAnsi="Arial" w:cs="Arial"/>
          <w:i/>
          <w:iCs/>
          <w:sz w:val="24"/>
          <w:szCs w:val="24"/>
          <w:rPrChange w:id="446" w:author="Sujil Kumar Koottathampathiyil" w:date="2022-06-12T09:32:00Z">
            <w:rPr>
              <w:ins w:id="447" w:author="Sujil Kumar Koottathampathiyil" w:date="2022-06-08T21:36:00Z"/>
              <w:rFonts w:ascii="Times New Roman" w:eastAsia="Times New Roman" w:hAnsi="Times New Roman" w:cs="Times New Roman"/>
              <w:sz w:val="24"/>
              <w:szCs w:val="24"/>
            </w:rPr>
          </w:rPrChange>
        </w:rPr>
        <w:pPrChange w:id="448" w:author="Sujil Kumar Koottathampathiyil" w:date="2022-06-12T09:32:00Z">
          <w:pPr>
            <w:spacing w:after="360" w:line="240" w:lineRule="auto"/>
          </w:pPr>
        </w:pPrChange>
      </w:pPr>
      <w:ins w:id="449" w:author="Sujil Kumar Koottathampathiyil" w:date="2022-06-08T21:36:00Z">
        <w:r w:rsidRPr="008F2F63">
          <w:rPr>
            <w:rFonts w:ascii="Arial" w:eastAsia="Times New Roman" w:hAnsi="Arial" w:cs="Arial"/>
            <w:b/>
            <w:bCs/>
            <w:i/>
            <w:iCs/>
            <w:sz w:val="24"/>
            <w:szCs w:val="24"/>
            <w:rPrChange w:id="450"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451" w:author="Sujil Kumar Koottathampathiyil" w:date="2022-06-09T08:19:00Z">
        <w:r w:rsidR="00A23F4D" w:rsidRPr="008F2F63">
          <w:rPr>
            <w:rFonts w:ascii="Arial" w:eastAsia="Times New Roman" w:hAnsi="Arial" w:cs="Arial"/>
            <w:b/>
            <w:bCs/>
            <w:i/>
            <w:iCs/>
            <w:sz w:val="24"/>
            <w:szCs w:val="24"/>
            <w:rPrChange w:id="452" w:author="Sujil Kumar Koottathampathiyil" w:date="2022-06-12T09:32:00Z">
              <w:rPr>
                <w:rFonts w:ascii="Arial" w:eastAsia="Times New Roman" w:hAnsi="Arial" w:cs="Arial"/>
                <w:b/>
                <w:bCs/>
                <w:sz w:val="24"/>
                <w:szCs w:val="24"/>
              </w:rPr>
            </w:rPrChange>
          </w:rPr>
          <w:t>1.0</w:t>
        </w:r>
      </w:ins>
      <w:ins w:id="453" w:author="Sujil Kumar Koottathampathiyil" w:date="2022-06-08T21:36:00Z">
        <w:r w:rsidRPr="008F2F63">
          <w:rPr>
            <w:rFonts w:ascii="Arial" w:eastAsia="Times New Roman" w:hAnsi="Arial" w:cs="Arial"/>
            <w:b/>
            <w:bCs/>
            <w:i/>
            <w:iCs/>
            <w:sz w:val="24"/>
            <w:szCs w:val="24"/>
            <w:rPrChange w:id="454" w:author="Sujil Kumar Koottathampathiyil" w:date="2022-06-12T09:32:00Z">
              <w:rPr>
                <w:rFonts w:ascii="Verdana" w:eastAsia="Times New Roman" w:hAnsi="Verdana" w:cs="Times New Roman"/>
                <w:b/>
                <w:bCs/>
                <w:color w:val="666666"/>
                <w:sz w:val="23"/>
                <w:szCs w:val="23"/>
                <w:shd w:val="clear" w:color="auto" w:fill="FFFFFF"/>
              </w:rPr>
            </w:rPrChange>
          </w:rPr>
          <w:t>:</w:t>
        </w:r>
      </w:ins>
      <w:ins w:id="455" w:author="Sujil Kumar Koottathampathiyil" w:date="2022-06-08T21:45:00Z">
        <w:r w:rsidR="00120E06" w:rsidRPr="008F2F63">
          <w:rPr>
            <w:rFonts w:ascii="Arial" w:eastAsia="Times New Roman" w:hAnsi="Arial" w:cs="Arial"/>
            <w:i/>
            <w:iCs/>
            <w:sz w:val="24"/>
            <w:szCs w:val="24"/>
            <w:rPrChange w:id="456" w:author="Sujil Kumar Koottathampathiyil" w:date="2022-06-12T09:32:00Z">
              <w:rPr>
                <w:rFonts w:ascii="Arial" w:eastAsia="Times New Roman" w:hAnsi="Arial" w:cs="Arial"/>
                <w:sz w:val="24"/>
                <w:szCs w:val="24"/>
              </w:rPr>
            </w:rPrChange>
          </w:rPr>
          <w:t xml:space="preserve"> </w:t>
        </w:r>
      </w:ins>
      <w:ins w:id="457" w:author="Sujil Kumar Koottathampathiyil" w:date="2022-06-08T21:36:00Z">
        <w:r w:rsidRPr="008F2F63">
          <w:rPr>
            <w:rFonts w:ascii="Arial" w:eastAsia="Times New Roman" w:hAnsi="Arial" w:cs="Arial"/>
            <w:i/>
            <w:iCs/>
            <w:sz w:val="24"/>
            <w:szCs w:val="24"/>
            <w:rPrChange w:id="458" w:author="Sujil Kumar Koottathampathiyil" w:date="2022-06-12T09:32:00Z">
              <w:rPr>
                <w:rFonts w:ascii="Times New Roman" w:eastAsia="Times New Roman" w:hAnsi="Times New Roman" w:cs="Times New Roman"/>
                <w:sz w:val="24"/>
                <w:szCs w:val="24"/>
              </w:rPr>
            </w:rPrChange>
          </w:rPr>
          <w:t>Framework to evaluate the forecasting model</w:t>
        </w:r>
      </w:ins>
      <w:ins w:id="459" w:author="Sujil Kumar Koottathampathiyil" w:date="2022-06-09T08:58:00Z">
        <w:r w:rsidR="00856199" w:rsidRPr="008F2F63">
          <w:rPr>
            <w:rFonts w:ascii="Arial" w:eastAsia="Times New Roman" w:hAnsi="Arial" w:cs="Arial"/>
            <w:i/>
            <w:iCs/>
            <w:sz w:val="24"/>
            <w:szCs w:val="24"/>
            <w:rPrChange w:id="460" w:author="Sujil Kumar Koottathampathiyil" w:date="2022-06-12T09:32:00Z">
              <w:rPr>
                <w:rFonts w:ascii="Arial" w:eastAsia="Times New Roman" w:hAnsi="Arial" w:cs="Arial"/>
                <w:sz w:val="24"/>
                <w:szCs w:val="24"/>
              </w:rPr>
            </w:rPrChange>
          </w:rPr>
          <w:t xml:space="preserve"> from</w:t>
        </w:r>
      </w:ins>
      <w:ins w:id="461" w:author="Sujil Kumar Koottathampathiyil" w:date="2022-06-09T08:56:00Z">
        <w:r w:rsidR="00992BF4" w:rsidRPr="008F2F63">
          <w:rPr>
            <w:rFonts w:ascii="Arial" w:eastAsia="Times New Roman" w:hAnsi="Arial" w:cs="Arial"/>
            <w:i/>
            <w:iCs/>
            <w:color w:val="000000"/>
            <w:sz w:val="24"/>
            <w:szCs w:val="24"/>
            <w:rPrChange w:id="462" w:author="Sujil Kumar Koottathampathiyil" w:date="2022-06-12T09:32:00Z">
              <w:rPr>
                <w:rFonts w:ascii="Arial" w:eastAsia="Times New Roman" w:hAnsi="Arial" w:cs="Arial"/>
                <w:color w:val="000000"/>
                <w:sz w:val="24"/>
                <w:szCs w:val="24"/>
              </w:rPr>
            </w:rPrChange>
          </w:rPr>
          <w:t xml:space="preserve"> Kumar and Susan </w:t>
        </w:r>
      </w:ins>
      <w:customXmlInsRangeStart w:id="463" w:author="Sujil Kumar Koottathampathiyil" w:date="2022-06-08T21:37:00Z"/>
      <w:sdt>
        <w:sdtPr>
          <w:rPr>
            <w:rFonts w:ascii="Arial" w:eastAsia="Times New Roman" w:hAnsi="Arial" w:cs="Arial"/>
            <w:i/>
            <w:iCs/>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Content>
          <w:customXmlInsRangeEnd w:id="463"/>
          <w:ins w:id="464" w:author="Sujil Kumar Koottathampathiyil" w:date="2022-06-11T23:58:00Z">
            <w:r w:rsidR="004E08F8" w:rsidRPr="008F2F63">
              <w:rPr>
                <w:rFonts w:ascii="Arial" w:eastAsia="Times New Roman" w:hAnsi="Arial" w:cs="Arial"/>
                <w:i/>
                <w:iCs/>
                <w:color w:val="000000"/>
                <w:sz w:val="24"/>
                <w:szCs w:val="24"/>
                <w:rPrChange w:id="465" w:author="Sujil Kumar Koottathampathiyil" w:date="2022-06-12T09:32:00Z">
                  <w:rPr>
                    <w:rFonts w:ascii="Arial" w:eastAsia="Times New Roman" w:hAnsi="Arial" w:cs="Arial"/>
                    <w:color w:val="000000"/>
                    <w:sz w:val="24"/>
                    <w:szCs w:val="24"/>
                  </w:rPr>
                </w:rPrChange>
              </w:rPr>
              <w:t>(2020)</w:t>
            </w:r>
          </w:ins>
          <w:customXmlInsRangeStart w:id="466" w:author="Sujil Kumar Koottathampathiyil" w:date="2022-06-08T21:37:00Z"/>
        </w:sdtContent>
      </w:sdt>
      <w:customXmlInsRangeEnd w:id="466"/>
    </w:p>
    <w:p w14:paraId="4B96474B" w14:textId="77777777" w:rsidR="00566810" w:rsidRPr="00CB1C7A" w:rsidRDefault="00566810" w:rsidP="00EB09A1">
      <w:pPr>
        <w:spacing w:line="360" w:lineRule="auto"/>
        <w:jc w:val="center"/>
        <w:rPr>
          <w:moveTo w:id="467" w:author="Sujil Kumar Koottathampathiyil" w:date="2022-06-08T19:43:00Z"/>
          <w:rFonts w:ascii="Arial" w:hAnsi="Arial" w:cs="Arial"/>
          <w:color w:val="000000"/>
        </w:rPr>
      </w:pPr>
    </w:p>
    <w:p w14:paraId="62434A7D" w14:textId="52FDD88C" w:rsidR="00186B33" w:rsidRPr="00EB3630" w:rsidRDefault="00186B33" w:rsidP="00EB09A1">
      <w:pPr>
        <w:spacing w:line="360" w:lineRule="auto"/>
        <w:jc w:val="both"/>
        <w:rPr>
          <w:ins w:id="468" w:author="Sujil Kumar Koottathampathiyil" w:date="2022-06-08T22:29:00Z"/>
          <w:rFonts w:ascii="Arial" w:hAnsi="Arial" w:cs="Arial"/>
          <w:color w:val="000000"/>
          <w:sz w:val="24"/>
          <w:szCs w:val="24"/>
          <w:rPrChange w:id="469" w:author="Sujil Kumar Koottathampathiyil" w:date="2022-06-09T11:19:00Z">
            <w:rPr>
              <w:ins w:id="470" w:author="Sujil Kumar Koottathampathiyil" w:date="2022-06-08T22:29:00Z"/>
              <w:rFonts w:ascii="Arial" w:hAnsi="Arial" w:cs="Arial"/>
              <w:color w:val="000000"/>
            </w:rPr>
          </w:rPrChange>
        </w:rPr>
      </w:pPr>
      <w:ins w:id="471" w:author="Sujil Kumar Koottathampathiyil" w:date="2022-06-11T23:24:00Z">
        <w:r w:rsidRPr="00186B33">
          <w:rPr>
            <w:rFonts w:ascii="Arial" w:hAnsi="Arial" w:cs="Arial"/>
            <w:color w:val="000000"/>
            <w:sz w:val="24"/>
            <w:szCs w:val="24"/>
          </w:rPr>
          <w:lastRenderedPageBreak/>
          <w:t xml:space="preserve">In Qingdao, China, another study was conducted on forecasting cancer-related deaths in </w:t>
        </w:r>
      </w:ins>
      <w:customXmlInsRangeStart w:id="472"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Content>
          <w:customXmlInsRangeEnd w:id="472"/>
          <w:ins w:id="473" w:author="Sujil Kumar Koottathampathiyil" w:date="2022-06-11T23:58:00Z">
            <w:r w:rsidR="004E08F8" w:rsidRPr="004E08F8">
              <w:rPr>
                <w:rFonts w:ascii="Arial" w:hAnsi="Arial" w:cs="Arial"/>
                <w:color w:val="000000"/>
                <w:sz w:val="24"/>
                <w:szCs w:val="24"/>
              </w:rPr>
              <w:t>2021</w:t>
            </w:r>
          </w:ins>
          <w:customXmlInsRangeStart w:id="474" w:author="Sujil Kumar Koottathampathiyil" w:date="2022-06-11T23:25:00Z"/>
        </w:sdtContent>
      </w:sdt>
      <w:customXmlInsRangeEnd w:id="474"/>
      <w:ins w:id="475" w:author="Sujil Kumar Koottathampathiyil" w:date="2022-06-11T23:24:00Z">
        <w:r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476"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Content>
          <w:customXmlInsRangeEnd w:id="476"/>
          <w:proofErr w:type="spellStart"/>
          <w:ins w:id="477" w:author="Sujil Kumar Koottathampathiyil" w:date="2022-06-11T23:58:00Z">
            <w:r w:rsidR="004E08F8" w:rsidRPr="004E08F8">
              <w:rPr>
                <w:rFonts w:ascii="Arial" w:hAnsi="Arial" w:cs="Arial"/>
                <w:color w:val="000000"/>
                <w:sz w:val="24"/>
                <w:szCs w:val="24"/>
              </w:rPr>
              <w:t>Airiti</w:t>
            </w:r>
            <w:proofErr w:type="spellEnd"/>
            <w:r w:rsidR="004E08F8" w:rsidRPr="004E08F8">
              <w:rPr>
                <w:rFonts w:ascii="Arial" w:hAnsi="Arial" w:cs="Arial"/>
                <w:color w:val="000000"/>
                <w:sz w:val="24"/>
                <w:szCs w:val="24"/>
              </w:rPr>
              <w:t xml:space="preserve"> and her team</w:t>
            </w:r>
          </w:ins>
          <w:customXmlInsRangeStart w:id="478" w:author="Sujil Kumar Koottathampathiyil" w:date="2022-06-11T23:25:00Z"/>
        </w:sdtContent>
      </w:sdt>
      <w:customXmlInsRangeEnd w:id="478"/>
      <w:ins w:id="479" w:author="Sujil Kumar Koottathampathiyil" w:date="2022-06-11T23:25:00Z">
        <w:r w:rsidRPr="00186B33">
          <w:rPr>
            <w:rFonts w:ascii="Arial" w:hAnsi="Arial" w:cs="Arial"/>
            <w:color w:val="000000"/>
            <w:sz w:val="24"/>
            <w:szCs w:val="24"/>
          </w:rPr>
          <w:t xml:space="preserve"> </w:t>
        </w:r>
      </w:ins>
      <w:ins w:id="480" w:author="Sujil Kumar Koottathampathiyil" w:date="2022-06-11T23:24:00Z">
        <w:r w:rsidRPr="00186B33">
          <w:rPr>
            <w:rFonts w:ascii="Arial" w:hAnsi="Arial" w:cs="Arial"/>
            <w:color w:val="000000"/>
            <w:sz w:val="24"/>
            <w:szCs w:val="24"/>
          </w:rPr>
          <w:t>conducted another study on exchange rate forecasting. This research makes use of ARIMA and Artificial Neural Networks.</w:t>
        </w:r>
      </w:ins>
    </w:p>
    <w:p w14:paraId="1E6D7B3D" w14:textId="671152BD" w:rsidR="00EB09A1" w:rsidRPr="00EB3630" w:rsidRDefault="008955A0" w:rsidP="00EB09A1">
      <w:pPr>
        <w:spacing w:line="360" w:lineRule="auto"/>
        <w:jc w:val="both"/>
        <w:rPr>
          <w:moveTo w:id="481" w:author="Sujil Kumar Koottathampathiyil" w:date="2022-06-08T19:43:00Z"/>
          <w:rFonts w:ascii="Arial" w:hAnsi="Arial" w:cs="Arial"/>
          <w:color w:val="000000"/>
          <w:sz w:val="24"/>
          <w:szCs w:val="24"/>
          <w:rPrChange w:id="482" w:author="Sujil Kumar Koottathampathiyil" w:date="2022-06-09T11:19:00Z">
            <w:rPr>
              <w:moveTo w:id="483" w:author="Sujil Kumar Koottathampathiyil" w:date="2022-06-08T19:43:00Z"/>
              <w:rFonts w:ascii="Arial" w:hAnsi="Arial" w:cs="Arial"/>
              <w:color w:val="000000"/>
            </w:rPr>
          </w:rPrChange>
        </w:rPr>
      </w:pPr>
      <w:ins w:id="484" w:author="Sujil Kumar Koottathampathiyil" w:date="2022-06-09T01:03:00Z">
        <w:r w:rsidRPr="00EB3630">
          <w:rPr>
            <w:rFonts w:ascii="Arial" w:hAnsi="Arial" w:cs="Arial"/>
            <w:color w:val="000000"/>
            <w:sz w:val="24"/>
            <w:szCs w:val="24"/>
            <w:rPrChange w:id="485" w:author="Sujil Kumar Koottathampathiyil" w:date="2022-06-09T11:19:00Z">
              <w:rPr>
                <w:rFonts w:ascii="Arial" w:hAnsi="Arial" w:cs="Arial"/>
                <w:color w:val="000000"/>
              </w:rPr>
            </w:rPrChange>
          </w:rPr>
          <w:t>The s</w:t>
        </w:r>
      </w:ins>
      <w:ins w:id="486" w:author="Sujil Kumar Koottathampathiyil" w:date="2022-06-08T22:30:00Z">
        <w:r w:rsidR="009A5FEF" w:rsidRPr="00EB3630">
          <w:rPr>
            <w:rFonts w:ascii="Arial" w:hAnsi="Arial" w:cs="Arial"/>
            <w:color w:val="000000"/>
            <w:sz w:val="24"/>
            <w:szCs w:val="24"/>
            <w:rPrChange w:id="487" w:author="Sujil Kumar Koottathampathiyil" w:date="2022-06-09T11:19:00Z">
              <w:rPr>
                <w:rFonts w:ascii="Arial" w:hAnsi="Arial" w:cs="Arial"/>
                <w:color w:val="000000"/>
              </w:rPr>
            </w:rPrChange>
          </w:rPr>
          <w:t xml:space="preserve">tudy of Singh et al. </w:t>
        </w:r>
      </w:ins>
      <w:customXmlInsRangeStart w:id="488"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Content>
          <w:customXmlInsRangeEnd w:id="488"/>
          <w:ins w:id="489" w:author="Sujil Kumar Koottathampathiyil" w:date="2022-06-11T23:58:00Z">
            <w:r w:rsidR="004E08F8" w:rsidRPr="004E08F8">
              <w:rPr>
                <w:rFonts w:ascii="Arial" w:hAnsi="Arial" w:cs="Arial"/>
                <w:color w:val="000000"/>
                <w:sz w:val="24"/>
                <w:szCs w:val="24"/>
              </w:rPr>
              <w:t>(2020)</w:t>
            </w:r>
          </w:ins>
          <w:customXmlInsRangeStart w:id="490" w:author="Sujil Kumar Koottathampathiyil" w:date="2022-06-08T22:30:00Z"/>
        </w:sdtContent>
      </w:sdt>
      <w:customXmlInsRangeEnd w:id="490"/>
      <w:ins w:id="491" w:author="Sujil Kumar Koottathampathiyil" w:date="2022-06-08T22:30:00Z">
        <w:r w:rsidR="009A5FEF" w:rsidRPr="00EB3630">
          <w:rPr>
            <w:rFonts w:ascii="Arial" w:hAnsi="Arial" w:cs="Arial"/>
            <w:color w:val="000000"/>
            <w:sz w:val="24"/>
            <w:szCs w:val="24"/>
            <w:rPrChange w:id="492" w:author="Sujil Kumar Koottathampathiyil" w:date="2022-06-09T11:19:00Z">
              <w:rPr>
                <w:rFonts w:ascii="Arial" w:hAnsi="Arial" w:cs="Arial"/>
                <w:color w:val="000000"/>
              </w:rPr>
            </w:rPrChange>
          </w:rPr>
          <w:t xml:space="preserve"> </w:t>
        </w:r>
      </w:ins>
      <w:ins w:id="493" w:author="Sujil Kumar Koottathampathiyil" w:date="2022-06-08T22:29:00Z">
        <w:r w:rsidR="009A5FEF" w:rsidRPr="00EB3630">
          <w:rPr>
            <w:rFonts w:ascii="Arial" w:hAnsi="Arial" w:cs="Arial"/>
            <w:color w:val="000000"/>
            <w:sz w:val="24"/>
            <w:szCs w:val="24"/>
            <w:rPrChange w:id="494" w:author="Sujil Kumar Koottathampathiyil" w:date="2022-06-09T11:19:00Z">
              <w:rPr>
                <w:rFonts w:ascii="Arial" w:hAnsi="Arial" w:cs="Arial"/>
                <w:color w:val="000000"/>
              </w:rPr>
            </w:rPrChange>
          </w:rPr>
          <w:t xml:space="preserve">for predicting </w:t>
        </w:r>
      </w:ins>
      <w:ins w:id="495" w:author="Sujil Kumar Koottathampathiyil" w:date="2022-06-09T01:03:00Z">
        <w:r w:rsidRPr="00EB3630">
          <w:rPr>
            <w:rFonts w:ascii="Arial" w:hAnsi="Arial" w:cs="Arial"/>
            <w:color w:val="000000"/>
            <w:sz w:val="24"/>
            <w:szCs w:val="24"/>
            <w:rPrChange w:id="496" w:author="Sujil Kumar Koottathampathiyil" w:date="2022-06-09T11:19:00Z">
              <w:rPr>
                <w:rFonts w:ascii="Arial" w:hAnsi="Arial" w:cs="Arial"/>
                <w:color w:val="000000"/>
              </w:rPr>
            </w:rPrChange>
          </w:rPr>
          <w:t xml:space="preserve">the </w:t>
        </w:r>
      </w:ins>
      <w:ins w:id="497" w:author="Sujil Kumar Koottathampathiyil" w:date="2022-06-08T22:29:00Z">
        <w:r w:rsidR="009A5FEF" w:rsidRPr="00EB3630">
          <w:rPr>
            <w:rFonts w:ascii="Arial" w:hAnsi="Arial" w:cs="Arial"/>
            <w:color w:val="000000"/>
            <w:sz w:val="24"/>
            <w:szCs w:val="24"/>
            <w:rPrChange w:id="498" w:author="Sujil Kumar Koottathampathiyil" w:date="2022-06-09T11:19:00Z">
              <w:rPr>
                <w:rFonts w:ascii="Arial" w:hAnsi="Arial" w:cs="Arial"/>
                <w:color w:val="000000"/>
              </w:rPr>
            </w:rPrChange>
          </w:rPr>
          <w:t>covid-19 pandemic on time series</w:t>
        </w:r>
      </w:ins>
      <w:ins w:id="499" w:author="Sujil Kumar Koottathampathiyil" w:date="2022-06-08T22:31:00Z">
        <w:r w:rsidR="009A5FEF" w:rsidRPr="00EB3630">
          <w:rPr>
            <w:rFonts w:ascii="Arial" w:hAnsi="Arial" w:cs="Arial"/>
            <w:color w:val="000000"/>
            <w:sz w:val="24"/>
            <w:szCs w:val="24"/>
            <w:rPrChange w:id="500" w:author="Sujil Kumar Koottathampathiyil" w:date="2022-06-09T11:19:00Z">
              <w:rPr>
                <w:rFonts w:ascii="Arial" w:hAnsi="Arial" w:cs="Arial"/>
                <w:color w:val="000000"/>
              </w:rPr>
            </w:rPrChange>
          </w:rPr>
          <w:t xml:space="preserve"> data is also </w:t>
        </w:r>
      </w:ins>
      <w:ins w:id="501" w:author="Sujil Kumar Koottathampathiyil" w:date="2022-06-09T01:03:00Z">
        <w:r w:rsidRPr="00EB3630">
          <w:rPr>
            <w:rFonts w:ascii="Arial" w:hAnsi="Arial" w:cs="Arial"/>
            <w:color w:val="000000"/>
            <w:sz w:val="24"/>
            <w:szCs w:val="24"/>
            <w:rPrChange w:id="502" w:author="Sujil Kumar Koottathampathiyil" w:date="2022-06-09T11:19:00Z">
              <w:rPr>
                <w:rFonts w:ascii="Arial" w:hAnsi="Arial" w:cs="Arial"/>
                <w:color w:val="000000"/>
              </w:rPr>
            </w:rPrChange>
          </w:rPr>
          <w:t xml:space="preserve">a </w:t>
        </w:r>
      </w:ins>
      <w:ins w:id="503" w:author="Sujil Kumar Koottathampathiyil" w:date="2022-06-08T22:31:00Z">
        <w:r w:rsidR="009A5FEF" w:rsidRPr="00EB3630">
          <w:rPr>
            <w:rFonts w:ascii="Arial" w:hAnsi="Arial" w:cs="Arial"/>
            <w:color w:val="000000"/>
            <w:sz w:val="24"/>
            <w:szCs w:val="24"/>
            <w:rPrChange w:id="504" w:author="Sujil Kumar Koottathampathiyil" w:date="2022-06-09T11:19:00Z">
              <w:rPr>
                <w:rFonts w:ascii="Arial" w:hAnsi="Arial" w:cs="Arial"/>
                <w:color w:val="000000"/>
              </w:rPr>
            </w:rPrChange>
          </w:rPr>
          <w:t xml:space="preserve">similar example. But they have used </w:t>
        </w:r>
      </w:ins>
      <w:ins w:id="505" w:author="Sujil Kumar Koottathampathiyil" w:date="2022-06-09T01:03:00Z">
        <w:r w:rsidRPr="00EB3630">
          <w:rPr>
            <w:rFonts w:ascii="Arial" w:hAnsi="Arial" w:cs="Arial"/>
            <w:color w:val="000000"/>
            <w:sz w:val="24"/>
            <w:szCs w:val="24"/>
            <w:rPrChange w:id="506" w:author="Sujil Kumar Koottathampathiyil" w:date="2022-06-09T11:19:00Z">
              <w:rPr>
                <w:rFonts w:ascii="Arial" w:hAnsi="Arial" w:cs="Arial"/>
                <w:color w:val="000000"/>
              </w:rPr>
            </w:rPrChange>
          </w:rPr>
          <w:t xml:space="preserve">the </w:t>
        </w:r>
      </w:ins>
      <w:ins w:id="507" w:author="Sujil Kumar Koottathampathiyil" w:date="2022-06-08T22:31:00Z">
        <w:r w:rsidR="009A5FEF" w:rsidRPr="00EB3630">
          <w:rPr>
            <w:rFonts w:ascii="Arial" w:hAnsi="Arial" w:cs="Arial"/>
            <w:color w:val="000000"/>
            <w:sz w:val="24"/>
            <w:szCs w:val="24"/>
            <w:rPrChange w:id="508" w:author="Sujil Kumar Koottathampathiyil" w:date="2022-06-09T11:19:00Z">
              <w:rPr>
                <w:rFonts w:ascii="Arial" w:hAnsi="Arial" w:cs="Arial"/>
                <w:color w:val="000000"/>
              </w:rPr>
            </w:rPrChange>
          </w:rPr>
          <w:t xml:space="preserve">Support Vector Machine (SVM) model for the prediction. </w:t>
        </w:r>
      </w:ins>
      <w:ins w:id="509" w:author="Sujil Kumar Koottathampathiyil" w:date="2022-06-08T22:32:00Z">
        <w:r w:rsidR="009A5FEF" w:rsidRPr="00EB3630">
          <w:rPr>
            <w:rFonts w:ascii="Arial" w:hAnsi="Arial" w:cs="Arial"/>
            <w:color w:val="000000"/>
            <w:sz w:val="24"/>
            <w:szCs w:val="24"/>
            <w:rPrChange w:id="510" w:author="Sujil Kumar Koottathampathiyil" w:date="2022-06-09T11:19:00Z">
              <w:rPr>
                <w:rFonts w:ascii="Arial" w:hAnsi="Arial" w:cs="Arial"/>
                <w:color w:val="000000"/>
              </w:rPr>
            </w:rPrChange>
          </w:rPr>
          <w:t xml:space="preserve">The objective of the research was to produce </w:t>
        </w:r>
      </w:ins>
      <w:ins w:id="511" w:author="Sujil Kumar Koottathampathiyil" w:date="2022-06-09T01:03:00Z">
        <w:r w:rsidRPr="00EB3630">
          <w:rPr>
            <w:rFonts w:ascii="Arial" w:hAnsi="Arial" w:cs="Arial"/>
            <w:color w:val="000000"/>
            <w:sz w:val="24"/>
            <w:szCs w:val="24"/>
            <w:rPrChange w:id="512" w:author="Sujil Kumar Koottathampathiyil" w:date="2022-06-09T11:19:00Z">
              <w:rPr>
                <w:rFonts w:ascii="Arial" w:hAnsi="Arial" w:cs="Arial"/>
                <w:color w:val="000000"/>
              </w:rPr>
            </w:rPrChange>
          </w:rPr>
          <w:t xml:space="preserve">a </w:t>
        </w:r>
      </w:ins>
      <w:ins w:id="513" w:author="Sujil Kumar Koottathampathiyil" w:date="2022-06-08T22:32:00Z">
        <w:r w:rsidR="009A5FEF" w:rsidRPr="00EB3630">
          <w:rPr>
            <w:rFonts w:ascii="Arial" w:hAnsi="Arial" w:cs="Arial"/>
            <w:color w:val="000000"/>
            <w:sz w:val="24"/>
            <w:szCs w:val="24"/>
            <w:rPrChange w:id="514"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515" w:author="Sujil Kumar Koottathampathiyil" w:date="2022-06-09T11:19:00Z">
              <w:rPr>
                <w:rFonts w:ascii="Arial" w:hAnsi="Arial" w:cs="Arial"/>
                <w:color w:val="000000"/>
              </w:rPr>
            </w:rPrChange>
          </w:rPr>
          <w:t>The purpos</w:t>
        </w:r>
      </w:ins>
      <w:ins w:id="516" w:author="Sujil Kumar Koottathampathiyil" w:date="2022-06-08T22:33:00Z">
        <w:r w:rsidR="00B12E94" w:rsidRPr="00EB3630">
          <w:rPr>
            <w:rFonts w:ascii="Arial" w:hAnsi="Arial" w:cs="Arial"/>
            <w:color w:val="000000"/>
            <w:sz w:val="24"/>
            <w:szCs w:val="24"/>
            <w:rPrChange w:id="517" w:author="Sujil Kumar Koottathampathiyil" w:date="2022-06-09T11:19:00Z">
              <w:rPr>
                <w:rFonts w:ascii="Arial" w:hAnsi="Arial" w:cs="Arial"/>
                <w:color w:val="000000"/>
              </w:rPr>
            </w:rPrChange>
          </w:rPr>
          <w:t xml:space="preserve">e of this study was to investigate the coronavirus disease in the year 2019 </w:t>
        </w:r>
      </w:ins>
      <w:ins w:id="518" w:author="Sujil Kumar Koottathampathiyil" w:date="2022-06-08T22:34:00Z">
        <w:r w:rsidR="00B12E94" w:rsidRPr="00EB3630">
          <w:rPr>
            <w:rFonts w:ascii="Arial" w:hAnsi="Arial" w:cs="Arial"/>
            <w:color w:val="000000"/>
            <w:sz w:val="24"/>
            <w:szCs w:val="24"/>
            <w:rPrChange w:id="519" w:author="Sujil Kumar Koottathampathiyil" w:date="2022-06-09T11:19:00Z">
              <w:rPr>
                <w:rFonts w:ascii="Arial" w:hAnsi="Arial" w:cs="Arial"/>
                <w:color w:val="000000"/>
              </w:rPr>
            </w:rPrChange>
          </w:rPr>
          <w:t>prediction of confirmed, diseased and recovered cases.</w:t>
        </w:r>
      </w:ins>
      <w:ins w:id="520" w:author="Sujil Kumar Koottathampathiyil" w:date="2022-06-08T22:35:00Z">
        <w:r w:rsidR="00216703" w:rsidRPr="00EB3630">
          <w:rPr>
            <w:rFonts w:ascii="Arial" w:hAnsi="Arial" w:cs="Arial"/>
            <w:color w:val="000000"/>
            <w:sz w:val="24"/>
            <w:szCs w:val="24"/>
            <w:rPrChange w:id="521" w:author="Sujil Kumar Koottathampathiyil" w:date="2022-06-09T11:19:00Z">
              <w:rPr>
                <w:rFonts w:ascii="Arial" w:hAnsi="Arial" w:cs="Arial"/>
                <w:color w:val="000000"/>
              </w:rPr>
            </w:rPrChange>
          </w:rPr>
          <w:t xml:space="preserve"> This prediction is used to </w:t>
        </w:r>
      </w:ins>
      <w:ins w:id="522" w:author="Sujil Kumar Koottathampathiyil" w:date="2022-06-08T22:36:00Z">
        <w:r w:rsidR="00216703" w:rsidRPr="00EB3630">
          <w:rPr>
            <w:rFonts w:ascii="Arial" w:hAnsi="Arial" w:cs="Arial"/>
            <w:color w:val="000000"/>
            <w:sz w:val="24"/>
            <w:szCs w:val="24"/>
            <w:rPrChange w:id="523" w:author="Sujil Kumar Koottathampathiyil" w:date="2022-06-09T11:19:00Z">
              <w:rPr>
                <w:rFonts w:ascii="Arial" w:hAnsi="Arial" w:cs="Arial"/>
                <w:color w:val="000000"/>
              </w:rPr>
            </w:rPrChange>
          </w:rPr>
          <w:t>plan reso</w:t>
        </w:r>
      </w:ins>
      <w:ins w:id="524" w:author="Sujil Kumar Koottathampathiyil" w:date="2022-06-08T22:37:00Z">
        <w:r w:rsidR="00216703" w:rsidRPr="00EB3630">
          <w:rPr>
            <w:rFonts w:ascii="Arial" w:hAnsi="Arial" w:cs="Arial"/>
            <w:color w:val="000000"/>
            <w:sz w:val="24"/>
            <w:szCs w:val="24"/>
            <w:rPrChange w:id="525" w:author="Sujil Kumar Koottathampathiyil" w:date="2022-06-09T11:19:00Z">
              <w:rPr>
                <w:rFonts w:ascii="Arial" w:hAnsi="Arial" w:cs="Arial"/>
                <w:color w:val="000000"/>
              </w:rPr>
            </w:rPrChange>
          </w:rPr>
          <w:t xml:space="preserve">urces, determine government policy, </w:t>
        </w:r>
      </w:ins>
      <w:ins w:id="526" w:author="Sujil Kumar Koottathampathiyil" w:date="2022-06-08T22:38:00Z">
        <w:r w:rsidR="00216703" w:rsidRPr="00EB3630">
          <w:rPr>
            <w:rFonts w:ascii="Arial" w:hAnsi="Arial" w:cs="Arial"/>
            <w:color w:val="000000"/>
            <w:sz w:val="24"/>
            <w:szCs w:val="24"/>
            <w:rPrChange w:id="527" w:author="Sujil Kumar Koottathampathiyil" w:date="2022-06-09T11:19:00Z">
              <w:rPr>
                <w:rFonts w:ascii="Arial" w:hAnsi="Arial" w:cs="Arial"/>
                <w:color w:val="000000"/>
              </w:rPr>
            </w:rPrChange>
          </w:rPr>
          <w:t xml:space="preserve">provide survivors with immunity </w:t>
        </w:r>
        <w:proofErr w:type="gramStart"/>
        <w:r w:rsidR="00216703" w:rsidRPr="00EB3630">
          <w:rPr>
            <w:rFonts w:ascii="Arial" w:hAnsi="Arial" w:cs="Arial"/>
            <w:color w:val="000000"/>
            <w:sz w:val="24"/>
            <w:szCs w:val="24"/>
            <w:rPrChange w:id="528" w:author="Sujil Kumar Koottathampathiyil" w:date="2022-06-09T11:19:00Z">
              <w:rPr>
                <w:rFonts w:ascii="Arial" w:hAnsi="Arial" w:cs="Arial"/>
                <w:color w:val="000000"/>
              </w:rPr>
            </w:rPrChange>
          </w:rPr>
          <w:t>passport</w:t>
        </w:r>
      </w:ins>
      <w:ins w:id="529" w:author="Sujil Kumar Koottathampathiyil" w:date="2022-06-09T01:03:00Z">
        <w:r w:rsidRPr="00EB3630">
          <w:rPr>
            <w:rFonts w:ascii="Arial" w:hAnsi="Arial" w:cs="Arial"/>
            <w:color w:val="000000"/>
            <w:sz w:val="24"/>
            <w:szCs w:val="24"/>
            <w:rPrChange w:id="530" w:author="Sujil Kumar Koottathampathiyil" w:date="2022-06-09T11:19:00Z">
              <w:rPr>
                <w:rFonts w:ascii="Arial" w:hAnsi="Arial" w:cs="Arial"/>
                <w:color w:val="000000"/>
              </w:rPr>
            </w:rPrChange>
          </w:rPr>
          <w:t>s</w:t>
        </w:r>
      </w:ins>
      <w:proofErr w:type="gramEnd"/>
      <w:ins w:id="531" w:author="Sujil Kumar Koottathampathiyil" w:date="2022-06-08T22:41:00Z">
        <w:r w:rsidR="00F56D1D" w:rsidRPr="00EB3630">
          <w:rPr>
            <w:rFonts w:ascii="Arial" w:hAnsi="Arial" w:cs="Arial"/>
            <w:color w:val="000000"/>
            <w:sz w:val="24"/>
            <w:szCs w:val="24"/>
            <w:rPrChange w:id="532" w:author="Sujil Kumar Koottathampathiyil" w:date="2022-06-09T11:19:00Z">
              <w:rPr>
                <w:rFonts w:ascii="Arial" w:hAnsi="Arial" w:cs="Arial"/>
                <w:color w:val="000000"/>
              </w:rPr>
            </w:rPrChange>
          </w:rPr>
          <w:t xml:space="preserve"> and use the same plasma for care.</w:t>
        </w:r>
      </w:ins>
      <w:ins w:id="533" w:author="Sujil Kumar Koottathampathiyil" w:date="2022-06-08T22:38:00Z">
        <w:r w:rsidR="00216703" w:rsidRPr="00EB3630">
          <w:rPr>
            <w:rFonts w:ascii="Arial" w:hAnsi="Arial" w:cs="Arial"/>
            <w:color w:val="000000"/>
            <w:sz w:val="24"/>
            <w:szCs w:val="24"/>
            <w:rPrChange w:id="534" w:author="Sujil Kumar Koottathampathiyil" w:date="2022-06-09T11:19:00Z">
              <w:rPr>
                <w:rFonts w:ascii="Arial" w:hAnsi="Arial" w:cs="Arial"/>
                <w:color w:val="000000"/>
              </w:rPr>
            </w:rPrChange>
          </w:rPr>
          <w:t xml:space="preserve"> </w:t>
        </w:r>
      </w:ins>
      <w:ins w:id="535" w:author="Sujil Kumar Koottathampathiyil" w:date="2022-06-08T22:47:00Z">
        <w:r w:rsidR="00A93D09" w:rsidRPr="00EB3630">
          <w:rPr>
            <w:rFonts w:ascii="Arial" w:hAnsi="Arial" w:cs="Arial"/>
            <w:color w:val="000000"/>
            <w:sz w:val="24"/>
            <w:szCs w:val="24"/>
            <w:rPrChange w:id="536" w:author="Sujil Kumar Koottathampathiyil" w:date="2022-06-09T11:19:00Z">
              <w:rPr>
                <w:rFonts w:ascii="Arial" w:hAnsi="Arial" w:cs="Arial"/>
                <w:color w:val="000000"/>
              </w:rPr>
            </w:rPrChange>
          </w:rPr>
          <w:t xml:space="preserve">The findings from the author indicate that </w:t>
        </w:r>
      </w:ins>
      <w:ins w:id="537" w:author="Sujil Kumar Koottathampathiyil" w:date="2022-06-08T22:48:00Z">
        <w:r w:rsidR="00A93D09" w:rsidRPr="00EB3630">
          <w:rPr>
            <w:rFonts w:ascii="Arial" w:hAnsi="Arial" w:cs="Arial"/>
            <w:color w:val="000000"/>
            <w:sz w:val="24"/>
            <w:szCs w:val="24"/>
            <w:rPrChange w:id="538" w:author="Sujil Kumar Koottathampathiyil" w:date="2022-06-09T11:19:00Z">
              <w:rPr>
                <w:rFonts w:ascii="Arial" w:hAnsi="Arial" w:cs="Arial"/>
                <w:color w:val="000000"/>
              </w:rPr>
            </w:rPrChange>
          </w:rPr>
          <w:t xml:space="preserve">Covid-19’s daily mortality rate is positively correlated with </w:t>
        </w:r>
      </w:ins>
      <w:ins w:id="539" w:author="Sujil Kumar Koottathampathiyil" w:date="2022-06-09T01:04:00Z">
        <w:r w:rsidRPr="00EB3630">
          <w:rPr>
            <w:rFonts w:ascii="Arial" w:hAnsi="Arial" w:cs="Arial"/>
            <w:color w:val="000000"/>
            <w:sz w:val="24"/>
            <w:szCs w:val="24"/>
            <w:rPrChange w:id="540" w:author="Sujil Kumar Koottathampathiyil" w:date="2022-06-09T11:19:00Z">
              <w:rPr>
                <w:rFonts w:ascii="Arial" w:hAnsi="Arial" w:cs="Arial"/>
                <w:color w:val="000000"/>
              </w:rPr>
            </w:rPrChange>
          </w:rPr>
          <w:t>several</w:t>
        </w:r>
      </w:ins>
      <w:ins w:id="541" w:author="Sujil Kumar Koottathampathiyil" w:date="2022-06-08T22:48:00Z">
        <w:r w:rsidR="00A93D09" w:rsidRPr="00EB3630">
          <w:rPr>
            <w:rFonts w:ascii="Arial" w:hAnsi="Arial" w:cs="Arial"/>
            <w:color w:val="000000"/>
            <w:sz w:val="24"/>
            <w:szCs w:val="24"/>
            <w:rPrChange w:id="542" w:author="Sujil Kumar Koottathampathiyil" w:date="2022-06-09T11:19:00Z">
              <w:rPr>
                <w:rFonts w:ascii="Arial" w:hAnsi="Arial" w:cs="Arial"/>
                <w:color w:val="000000"/>
              </w:rPr>
            </w:rPrChange>
          </w:rPr>
          <w:t xml:space="preserve"> confirmed cases.</w:t>
        </w:r>
      </w:ins>
      <w:ins w:id="543" w:author="Sujil Kumar Koottathampathiyil" w:date="2022-06-08T22:49:00Z">
        <w:r w:rsidR="00327F2B" w:rsidRPr="00EB3630">
          <w:rPr>
            <w:rFonts w:ascii="Arial" w:hAnsi="Arial" w:cs="Arial"/>
            <w:color w:val="000000"/>
            <w:sz w:val="24"/>
            <w:szCs w:val="24"/>
            <w:rPrChange w:id="544" w:author="Sujil Kumar Koottathampathiyil" w:date="2022-06-09T11:19:00Z">
              <w:rPr>
                <w:rFonts w:ascii="Arial" w:hAnsi="Arial" w:cs="Arial"/>
                <w:color w:val="000000"/>
              </w:rPr>
            </w:rPrChange>
          </w:rPr>
          <w:t xml:space="preserve"> The study also showed that it is dependent on the dietary routine and immune system.</w:t>
        </w:r>
      </w:ins>
      <w:ins w:id="545" w:author="Sujil Kumar Koottathampathiyil" w:date="2022-06-08T22:50:00Z">
        <w:r w:rsidR="002B620E" w:rsidRPr="00EB3630">
          <w:rPr>
            <w:rFonts w:ascii="Arial" w:hAnsi="Arial" w:cs="Arial"/>
            <w:color w:val="000000"/>
            <w:sz w:val="24"/>
            <w:szCs w:val="24"/>
            <w:rPrChange w:id="546" w:author="Sujil Kumar Koottathampathiyil" w:date="2022-06-09T11:19:00Z">
              <w:rPr>
                <w:rFonts w:ascii="Arial" w:hAnsi="Arial" w:cs="Arial"/>
                <w:color w:val="000000"/>
              </w:rPr>
            </w:rPrChange>
          </w:rPr>
          <w:t xml:space="preserve"> As per the author, </w:t>
        </w:r>
      </w:ins>
      <w:ins w:id="547" w:author="Sujil Kumar Koottathampathiyil" w:date="2022-06-08T22:52:00Z">
        <w:r w:rsidR="0001527B" w:rsidRPr="00EB3630">
          <w:rPr>
            <w:rFonts w:ascii="Arial" w:hAnsi="Arial" w:cs="Arial"/>
            <w:color w:val="000000"/>
            <w:sz w:val="24"/>
            <w:szCs w:val="24"/>
            <w:rPrChange w:id="548" w:author="Sujil Kumar Koottathampathiyil" w:date="2022-06-09T11:19:00Z">
              <w:rPr>
                <w:rFonts w:ascii="Arial" w:hAnsi="Arial" w:cs="Arial"/>
                <w:color w:val="000000"/>
              </w:rPr>
            </w:rPrChange>
          </w:rPr>
          <w:t xml:space="preserve">an emergency can be </w:t>
        </w:r>
      </w:ins>
      <w:ins w:id="549" w:author="Sujil Kumar Koottathampathiyil" w:date="2022-06-08T22:59:00Z">
        <w:r w:rsidR="00EF72E9" w:rsidRPr="00EB3630">
          <w:rPr>
            <w:rFonts w:ascii="Arial" w:hAnsi="Arial" w:cs="Arial"/>
            <w:color w:val="000000"/>
            <w:sz w:val="24"/>
            <w:szCs w:val="24"/>
            <w:rPrChange w:id="550" w:author="Sujil Kumar Koottathampathiyil" w:date="2022-06-09T11:19:00Z">
              <w:rPr>
                <w:rFonts w:ascii="Arial" w:hAnsi="Arial" w:cs="Arial"/>
                <w:color w:val="000000"/>
              </w:rPr>
            </w:rPrChange>
          </w:rPr>
          <w:t>awakened</w:t>
        </w:r>
      </w:ins>
      <w:ins w:id="551" w:author="Sujil Kumar Koottathampathiyil" w:date="2022-06-08T22:52:00Z">
        <w:r w:rsidR="0001527B" w:rsidRPr="00EB3630">
          <w:rPr>
            <w:rFonts w:ascii="Arial" w:hAnsi="Arial" w:cs="Arial"/>
            <w:color w:val="000000"/>
            <w:sz w:val="24"/>
            <w:szCs w:val="24"/>
            <w:rPrChange w:id="552" w:author="Sujil Kumar Koottathampathiyil" w:date="2022-06-09T11:19:00Z">
              <w:rPr>
                <w:rFonts w:ascii="Arial" w:hAnsi="Arial" w:cs="Arial"/>
                <w:color w:val="000000"/>
              </w:rPr>
            </w:rPrChange>
          </w:rPr>
          <w:t xml:space="preserve"> before </w:t>
        </w:r>
      </w:ins>
      <w:ins w:id="553" w:author="Sujil Kumar Koottathampathiyil" w:date="2022-06-09T01:04:00Z">
        <w:r w:rsidRPr="00EB3630">
          <w:rPr>
            <w:rFonts w:ascii="Arial" w:hAnsi="Arial" w:cs="Arial"/>
            <w:color w:val="000000"/>
            <w:sz w:val="24"/>
            <w:szCs w:val="24"/>
            <w:rPrChange w:id="554" w:author="Sujil Kumar Koottathampathiyil" w:date="2022-06-09T11:19:00Z">
              <w:rPr>
                <w:rFonts w:ascii="Arial" w:hAnsi="Arial" w:cs="Arial"/>
                <w:color w:val="000000"/>
              </w:rPr>
            </w:rPrChange>
          </w:rPr>
          <w:t xml:space="preserve">the </w:t>
        </w:r>
      </w:ins>
      <w:ins w:id="555" w:author="Sujil Kumar Koottathampathiyil" w:date="2022-06-08T22:52:00Z">
        <w:r w:rsidR="0001527B" w:rsidRPr="00EB3630">
          <w:rPr>
            <w:rFonts w:ascii="Arial" w:hAnsi="Arial" w:cs="Arial"/>
            <w:color w:val="000000"/>
            <w:sz w:val="24"/>
            <w:szCs w:val="24"/>
            <w:rPrChange w:id="556"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557" w:author="Sujil Kumar Koottathampathiyil" w:date="2022-06-09T11:19:00Z">
              <w:rPr>
                <w:rFonts w:ascii="Arial" w:hAnsi="Arial" w:cs="Arial"/>
                <w:color w:val="000000"/>
              </w:rPr>
            </w:rPrChange>
          </w:rPr>
          <w:t xml:space="preserve"> </w:t>
        </w:r>
      </w:ins>
      <w:moveTo w:id="558" w:author="Sujil Kumar Koottathampathiyil" w:date="2022-06-08T19:43:00Z">
        <w:r w:rsidR="00EB09A1" w:rsidRPr="00EB3630">
          <w:rPr>
            <w:rFonts w:ascii="Arial" w:hAnsi="Arial" w:cs="Arial"/>
            <w:color w:val="000000"/>
            <w:sz w:val="24"/>
            <w:szCs w:val="24"/>
            <w:rPrChange w:id="559" w:author="Sujil Kumar Koottathampathiyil" w:date="2022-06-09T11:19:00Z">
              <w:rPr>
                <w:rFonts w:ascii="Arial" w:hAnsi="Arial" w:cs="Arial"/>
                <w:color w:val="000000"/>
              </w:rPr>
            </w:rPrChange>
          </w:rPr>
          <w:t xml:space="preserve">Another study </w:t>
        </w:r>
      </w:moveTo>
      <w:ins w:id="560" w:author="Sujil Kumar Koottathampathiyil" w:date="2022-06-08T21:46:00Z">
        <w:r w:rsidR="004001EB" w:rsidRPr="00EB3630">
          <w:rPr>
            <w:rFonts w:ascii="Arial" w:hAnsi="Arial" w:cs="Arial"/>
            <w:color w:val="000000"/>
            <w:sz w:val="24"/>
            <w:szCs w:val="24"/>
            <w:rPrChange w:id="561" w:author="Sujil Kumar Koottathampathiyil" w:date="2022-06-09T11:19:00Z">
              <w:rPr>
                <w:rFonts w:ascii="Arial" w:hAnsi="Arial" w:cs="Arial"/>
                <w:color w:val="000000"/>
              </w:rPr>
            </w:rPrChange>
          </w:rPr>
          <w:t>from</w:t>
        </w:r>
      </w:ins>
      <w:ins w:id="562" w:author="Sujil Kumar Koottathampathiyil" w:date="2022-06-08T21:47:00Z">
        <w:r w:rsidR="004001EB" w:rsidRPr="00EB3630">
          <w:rPr>
            <w:rFonts w:ascii="Arial" w:hAnsi="Arial" w:cs="Arial"/>
            <w:color w:val="000000"/>
            <w:sz w:val="24"/>
            <w:szCs w:val="24"/>
            <w:rPrChange w:id="563" w:author="Sujil Kumar Koottathampathiyil" w:date="2022-06-09T11:19:00Z">
              <w:rPr>
                <w:rFonts w:ascii="Arial" w:hAnsi="Arial" w:cs="Arial"/>
                <w:color w:val="000000"/>
              </w:rPr>
            </w:rPrChange>
          </w:rPr>
          <w:t xml:space="preserve"> </w:t>
        </w:r>
        <w:proofErr w:type="spellStart"/>
        <w:r w:rsidR="004001EB" w:rsidRPr="00EB3630">
          <w:rPr>
            <w:rFonts w:ascii="Arial" w:hAnsi="Arial" w:cs="Arial"/>
            <w:color w:val="000000"/>
            <w:sz w:val="24"/>
            <w:szCs w:val="24"/>
            <w:rPrChange w:id="564" w:author="Sujil Kumar Koottathampathiyil" w:date="2022-06-09T11:19:00Z">
              <w:rPr>
                <w:rFonts w:ascii="Arial" w:hAnsi="Arial" w:cs="Arial"/>
                <w:color w:val="000000"/>
              </w:rPr>
            </w:rPrChange>
          </w:rPr>
          <w:t>Włodarczyk</w:t>
        </w:r>
      </w:ins>
      <w:proofErr w:type="spellEnd"/>
      <w:ins w:id="565" w:author="Sujil Kumar Koottathampathiyil" w:date="2022-06-08T21:51:00Z">
        <w:r w:rsidR="0087700B" w:rsidRPr="00EB3630">
          <w:rPr>
            <w:rFonts w:ascii="Arial" w:hAnsi="Arial" w:cs="Arial"/>
            <w:color w:val="000000"/>
            <w:sz w:val="24"/>
            <w:szCs w:val="24"/>
            <w:rPrChange w:id="566" w:author="Sujil Kumar Koottathampathiyil" w:date="2022-06-09T11:19:00Z">
              <w:rPr>
                <w:rFonts w:ascii="Arial" w:hAnsi="Arial" w:cs="Arial"/>
                <w:color w:val="000000"/>
              </w:rPr>
            </w:rPrChange>
          </w:rPr>
          <w:t xml:space="preserve"> </w:t>
        </w:r>
      </w:ins>
      <w:customXmlInsRangeStart w:id="567"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Content>
          <w:customXmlInsRangeEnd w:id="567"/>
          <w:ins w:id="568" w:author="Sujil Kumar Koottathampathiyil" w:date="2022-06-11T23:58:00Z">
            <w:r w:rsidR="004E08F8" w:rsidRPr="004E08F8">
              <w:rPr>
                <w:rFonts w:ascii="Arial" w:hAnsi="Arial" w:cs="Arial"/>
                <w:color w:val="000000"/>
                <w:sz w:val="24"/>
                <w:szCs w:val="24"/>
              </w:rPr>
              <w:t>(2021)</w:t>
            </w:r>
          </w:ins>
          <w:customXmlInsRangeStart w:id="569" w:author="Sujil Kumar Koottathampathiyil" w:date="2022-06-08T21:46:00Z"/>
        </w:sdtContent>
      </w:sdt>
      <w:customXmlInsRangeEnd w:id="569"/>
      <w:ins w:id="570" w:author="Sujil Kumar Koottathampathiyil" w:date="2022-06-08T21:46:00Z">
        <w:r w:rsidR="004001EB" w:rsidRPr="00EB3630">
          <w:rPr>
            <w:rFonts w:ascii="Arial" w:hAnsi="Arial" w:cs="Arial"/>
            <w:color w:val="000000"/>
            <w:sz w:val="24"/>
            <w:szCs w:val="24"/>
            <w:rPrChange w:id="571" w:author="Sujil Kumar Koottathampathiyil" w:date="2022-06-09T11:19:00Z">
              <w:rPr>
                <w:rFonts w:ascii="Arial" w:hAnsi="Arial" w:cs="Arial"/>
                <w:color w:val="000000"/>
              </w:rPr>
            </w:rPrChange>
          </w:rPr>
          <w:t xml:space="preserve"> </w:t>
        </w:r>
      </w:ins>
      <w:moveTo w:id="572" w:author="Sujil Kumar Koottathampathiyil" w:date="2022-06-08T19:43:00Z">
        <w:del w:id="573" w:author="Sujil Kumar Koottathampathiyil" w:date="2022-06-08T21:47:00Z">
          <w:r w:rsidR="00EB09A1" w:rsidRPr="00EB3630" w:rsidDel="00D770F2">
            <w:rPr>
              <w:rFonts w:ascii="Arial" w:hAnsi="Arial" w:cs="Arial"/>
              <w:color w:val="000000"/>
              <w:sz w:val="24"/>
              <w:szCs w:val="24"/>
              <w:rPrChange w:id="574"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575" w:author="Sujil Kumar Koottathampathiyil" w:date="2022-06-09T11:19:00Z">
              <w:rPr>
                <w:rFonts w:ascii="Arial" w:hAnsi="Arial" w:cs="Arial"/>
                <w:color w:val="000000"/>
              </w:rPr>
            </w:rPrChange>
          </w:rPr>
          <w:t>predicting birth</w:t>
        </w:r>
      </w:moveTo>
      <w:ins w:id="576" w:author="Sujil Kumar Koottathampathiyil" w:date="2022-06-08T21:47:00Z">
        <w:r w:rsidR="00D770F2" w:rsidRPr="00EB3630">
          <w:rPr>
            <w:rFonts w:ascii="Arial" w:hAnsi="Arial" w:cs="Arial"/>
            <w:color w:val="000000"/>
            <w:sz w:val="24"/>
            <w:szCs w:val="24"/>
            <w:rPrChange w:id="577" w:author="Sujil Kumar Koottathampathiyil" w:date="2022-06-09T11:19:00Z">
              <w:rPr>
                <w:rFonts w:ascii="Arial" w:hAnsi="Arial" w:cs="Arial"/>
                <w:color w:val="000000"/>
              </w:rPr>
            </w:rPrChange>
          </w:rPr>
          <w:t xml:space="preserve"> has used </w:t>
        </w:r>
      </w:ins>
      <w:ins w:id="578" w:author="Sujil Kumar Koottathampathiyil" w:date="2022-06-08T22:56:00Z">
        <w:r w:rsidR="00A01004" w:rsidRPr="00EB3630">
          <w:rPr>
            <w:rFonts w:ascii="Arial" w:hAnsi="Arial" w:cs="Arial"/>
            <w:color w:val="000000"/>
            <w:sz w:val="24"/>
            <w:szCs w:val="24"/>
            <w:rPrChange w:id="579" w:author="Sujil Kumar Koottathampathiyil" w:date="2022-06-09T11:19:00Z">
              <w:rPr>
                <w:rFonts w:ascii="Arial" w:hAnsi="Arial" w:cs="Arial"/>
                <w:color w:val="000000"/>
              </w:rPr>
            </w:rPrChange>
          </w:rPr>
          <w:t xml:space="preserve">the same SVM </w:t>
        </w:r>
      </w:ins>
      <w:ins w:id="580" w:author="Sujil Kumar Koottathampathiyil" w:date="2022-06-08T21:47:00Z">
        <w:r w:rsidR="00D770F2" w:rsidRPr="00EB3630">
          <w:rPr>
            <w:rFonts w:ascii="Arial" w:hAnsi="Arial" w:cs="Arial"/>
            <w:color w:val="000000"/>
            <w:sz w:val="24"/>
            <w:szCs w:val="24"/>
            <w:rPrChange w:id="581" w:author="Sujil Kumar Koottathampathiyil" w:date="2022-06-09T11:19:00Z">
              <w:rPr>
                <w:rFonts w:ascii="Arial" w:hAnsi="Arial" w:cs="Arial"/>
                <w:color w:val="000000"/>
              </w:rPr>
            </w:rPrChange>
          </w:rPr>
          <w:t>model</w:t>
        </w:r>
      </w:ins>
      <w:moveTo w:id="582" w:author="Sujil Kumar Koottathampathiyil" w:date="2022-06-08T19:43:00Z">
        <w:del w:id="583" w:author="Sujil Kumar Koottathampathiyil" w:date="2022-06-08T21:46:00Z">
          <w:r w:rsidR="00EB09A1" w:rsidRPr="00EB3630" w:rsidDel="004001EB">
            <w:rPr>
              <w:rFonts w:ascii="Arial" w:hAnsi="Arial" w:cs="Arial"/>
              <w:color w:val="000000"/>
              <w:sz w:val="24"/>
              <w:szCs w:val="24"/>
              <w:rPrChange w:id="584" w:author="Sujil Kumar Koottathampathiyil" w:date="2022-06-09T11:19:00Z">
                <w:rPr>
                  <w:rFonts w:ascii="Arial" w:hAnsi="Arial" w:cs="Arial"/>
                  <w:color w:val="000000"/>
                </w:rPr>
              </w:rPrChange>
            </w:rPr>
            <w:delText xml:space="preserve"> </w:delText>
          </w:r>
        </w:del>
      </w:moveTo>
      <w:customXmlDelRangeStart w:id="585"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Content>
          <w:customXmlDelRangeEnd w:id="585"/>
          <w:moveTo w:id="586" w:author="Sujil Kumar Koottathampathiyil" w:date="2022-06-08T19:43:00Z">
            <w:del w:id="587" w:author="Sujil Kumar Koottathampathiyil" w:date="2022-06-08T19:46:00Z">
              <w:r w:rsidR="00EB09A1" w:rsidRPr="004E08F8" w:rsidDel="00C518DB">
                <w:rPr>
                  <w:rFonts w:ascii="Arial" w:hAnsi="Arial" w:cs="Arial"/>
                  <w:color w:val="000000"/>
                  <w:sz w:val="24"/>
                  <w:szCs w:val="24"/>
                  <w:rPrChange w:id="588" w:author="Sujil Kumar Koottathampathiyil" w:date="2022-06-11T23:58:00Z">
                    <w:rPr>
                      <w:rFonts w:ascii="Arial" w:hAnsi="Arial" w:cs="Arial"/>
                      <w:color w:val="000000"/>
                    </w:rPr>
                  </w:rPrChange>
                </w:rPr>
                <w:delText>(Włodarczyk et al. 2021)</w:delText>
              </w:r>
            </w:del>
          </w:moveTo>
          <w:customXmlDelRangeStart w:id="589" w:author="Sujil Kumar Koottathampathiyil" w:date="2022-06-08T21:46:00Z"/>
        </w:sdtContent>
      </w:sdt>
      <w:customXmlDelRangeEnd w:id="589"/>
      <w:moveTo w:id="590" w:author="Sujil Kumar Koottathampathiyil" w:date="2022-06-08T19:43:00Z">
        <w:r w:rsidR="00EB09A1" w:rsidRPr="00EB3630">
          <w:rPr>
            <w:rFonts w:ascii="Arial" w:hAnsi="Arial" w:cs="Arial"/>
            <w:color w:val="000000"/>
            <w:sz w:val="24"/>
            <w:szCs w:val="24"/>
            <w:rPrChange w:id="591" w:author="Sujil Kumar Koottathampathiyil" w:date="2022-06-09T11:19:00Z">
              <w:rPr>
                <w:rFonts w:ascii="Arial" w:hAnsi="Arial" w:cs="Arial"/>
                <w:color w:val="000000"/>
              </w:rPr>
            </w:rPrChange>
          </w:rPr>
          <w:t xml:space="preserve">, </w:t>
        </w:r>
      </w:moveTo>
      <w:ins w:id="592" w:author="Sujil Kumar Koottathampathiyil" w:date="2022-06-08T22:56:00Z">
        <w:r w:rsidR="00A01004" w:rsidRPr="00EB3630">
          <w:rPr>
            <w:rFonts w:ascii="Arial" w:hAnsi="Arial" w:cs="Arial"/>
            <w:color w:val="000000"/>
            <w:sz w:val="24"/>
            <w:szCs w:val="24"/>
            <w:rPrChange w:id="593" w:author="Sujil Kumar Koottathampathiyil" w:date="2022-06-09T11:19:00Z">
              <w:rPr>
                <w:rFonts w:ascii="Arial" w:hAnsi="Arial" w:cs="Arial"/>
                <w:color w:val="000000"/>
              </w:rPr>
            </w:rPrChange>
          </w:rPr>
          <w:t xml:space="preserve">this </w:t>
        </w:r>
      </w:ins>
      <w:moveTo w:id="594" w:author="Sujil Kumar Koottathampathiyil" w:date="2022-06-08T19:43:00Z">
        <w:r w:rsidR="00EB09A1" w:rsidRPr="00EB3630">
          <w:rPr>
            <w:rFonts w:ascii="Arial" w:hAnsi="Arial" w:cs="Arial"/>
            <w:color w:val="000000"/>
            <w:sz w:val="24"/>
            <w:szCs w:val="24"/>
            <w:rPrChange w:id="595" w:author="Sujil Kumar Koottathampathiyil" w:date="2022-06-09T11:19:00Z">
              <w:rPr>
                <w:rFonts w:ascii="Arial" w:hAnsi="Arial" w:cs="Arial"/>
                <w:color w:val="000000"/>
              </w:rPr>
            </w:rPrChange>
          </w:rPr>
          <w:t>study was trying to figure out the preterm births. This study</w:t>
        </w:r>
      </w:moveTo>
      <w:ins w:id="596" w:author="Sujil Kumar Koottathampathiyil" w:date="2022-06-08T22:56:00Z">
        <w:r w:rsidR="00A01004" w:rsidRPr="00EB3630">
          <w:rPr>
            <w:rFonts w:ascii="Arial" w:hAnsi="Arial" w:cs="Arial"/>
            <w:color w:val="000000"/>
            <w:sz w:val="24"/>
            <w:szCs w:val="24"/>
            <w:rPrChange w:id="597" w:author="Sujil Kumar Koottathampathiyil" w:date="2022-06-09T11:19:00Z">
              <w:rPr>
                <w:rFonts w:ascii="Arial" w:hAnsi="Arial" w:cs="Arial"/>
                <w:color w:val="000000"/>
              </w:rPr>
            </w:rPrChange>
          </w:rPr>
          <w:t xml:space="preserve"> has also</w:t>
        </w:r>
      </w:ins>
      <w:moveTo w:id="598" w:author="Sujil Kumar Koottathampathiyil" w:date="2022-06-08T19:43:00Z">
        <w:r w:rsidR="00EB09A1" w:rsidRPr="00EB3630">
          <w:rPr>
            <w:rFonts w:ascii="Arial" w:hAnsi="Arial" w:cs="Arial"/>
            <w:color w:val="000000"/>
            <w:sz w:val="24"/>
            <w:szCs w:val="24"/>
            <w:rPrChange w:id="599" w:author="Sujil Kumar Koottathampathiyil" w:date="2022-06-09T11:19:00Z">
              <w:rPr>
                <w:rFonts w:ascii="Arial" w:hAnsi="Arial" w:cs="Arial"/>
                <w:color w:val="000000"/>
              </w:rPr>
            </w:rPrChange>
          </w:rPr>
          <w:t xml:space="preserve"> used machine learning algorithms like </w:t>
        </w:r>
      </w:moveTo>
      <w:ins w:id="600" w:author="Sujil Kumar Koottathampathiyil" w:date="2022-06-09T01:04:00Z">
        <w:r w:rsidRPr="00EB3630">
          <w:rPr>
            <w:rFonts w:ascii="Arial" w:hAnsi="Arial" w:cs="Arial"/>
            <w:color w:val="000000"/>
            <w:sz w:val="24"/>
            <w:szCs w:val="24"/>
            <w:rPrChange w:id="601" w:author="Sujil Kumar Koottathampathiyil" w:date="2022-06-09T11:19:00Z">
              <w:rPr>
                <w:rFonts w:ascii="Arial" w:hAnsi="Arial" w:cs="Arial"/>
                <w:color w:val="000000"/>
              </w:rPr>
            </w:rPrChange>
          </w:rPr>
          <w:t xml:space="preserve">the </w:t>
        </w:r>
      </w:ins>
      <w:moveTo w:id="602" w:author="Sujil Kumar Koottathampathiyil" w:date="2022-06-08T19:43:00Z">
        <w:del w:id="603" w:author="Sujil Kumar Koottathampathiyil" w:date="2022-06-08T21:52:00Z">
          <w:r w:rsidR="00EB09A1" w:rsidRPr="00EB3630" w:rsidDel="009F188F">
            <w:rPr>
              <w:rFonts w:ascii="Arial" w:hAnsi="Arial" w:cs="Arial"/>
              <w:color w:val="000000"/>
              <w:sz w:val="24"/>
              <w:szCs w:val="24"/>
              <w:rPrChange w:id="604" w:author="Sujil Kumar Koottathampathiyil" w:date="2022-06-09T11:19:00Z">
                <w:rPr>
                  <w:rFonts w:ascii="Arial" w:hAnsi="Arial" w:cs="Arial"/>
                  <w:color w:val="000000"/>
                </w:rPr>
              </w:rPrChange>
            </w:rPr>
            <w:delText>support vector machine(svm)</w:delText>
          </w:r>
        </w:del>
        <w:del w:id="605" w:author="Sujil Kumar Koottathampathiyil" w:date="2022-06-08T22:56:00Z">
          <w:r w:rsidR="00EB09A1" w:rsidRPr="00EB3630" w:rsidDel="00A01004">
            <w:rPr>
              <w:rFonts w:ascii="Arial" w:hAnsi="Arial" w:cs="Arial"/>
              <w:color w:val="000000"/>
              <w:sz w:val="24"/>
              <w:szCs w:val="24"/>
              <w:rPrChange w:id="606"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607" w:author="Sujil Kumar Koottathampathiyil" w:date="2022-06-09T11:19:00Z">
              <w:rPr>
                <w:rFonts w:ascii="Arial" w:hAnsi="Arial" w:cs="Arial"/>
                <w:color w:val="000000"/>
              </w:rPr>
            </w:rPrChange>
          </w:rPr>
          <w:t>random forest, K-Nearest Neighbor, and Convolutional Neural Network (CNNs)</w:t>
        </w:r>
      </w:moveTo>
      <w:ins w:id="608" w:author="Sujil Kumar Koottathampathiyil" w:date="2022-06-08T22:56:00Z">
        <w:r w:rsidR="00A01004" w:rsidRPr="00EB3630">
          <w:rPr>
            <w:rFonts w:ascii="Arial" w:hAnsi="Arial" w:cs="Arial"/>
            <w:color w:val="000000"/>
            <w:sz w:val="24"/>
            <w:szCs w:val="24"/>
            <w:rPrChange w:id="609" w:author="Sujil Kumar Koottathampathiyil" w:date="2022-06-09T11:19:00Z">
              <w:rPr>
                <w:rFonts w:ascii="Arial" w:hAnsi="Arial" w:cs="Arial"/>
                <w:color w:val="000000"/>
              </w:rPr>
            </w:rPrChange>
          </w:rPr>
          <w:t xml:space="preserve"> </w:t>
        </w:r>
      </w:ins>
      <w:ins w:id="610" w:author="Sujil Kumar Koottathampathiyil" w:date="2022-06-08T22:57:00Z">
        <w:r w:rsidR="00A01004" w:rsidRPr="00EB3630">
          <w:rPr>
            <w:rFonts w:ascii="Arial" w:hAnsi="Arial" w:cs="Arial"/>
            <w:color w:val="000000"/>
            <w:sz w:val="24"/>
            <w:szCs w:val="24"/>
            <w:rPrChange w:id="611" w:author="Sujil Kumar Koottathampathiyil" w:date="2022-06-09T11:19:00Z">
              <w:rPr>
                <w:rFonts w:ascii="Arial" w:hAnsi="Arial" w:cs="Arial"/>
                <w:color w:val="000000"/>
              </w:rPr>
            </w:rPrChange>
          </w:rPr>
          <w:t>along</w:t>
        </w:r>
      </w:ins>
      <w:ins w:id="612" w:author="Sujil Kumar Koottathampathiyil" w:date="2022-06-08T22:56:00Z">
        <w:r w:rsidR="00A01004" w:rsidRPr="00EB3630">
          <w:rPr>
            <w:rFonts w:ascii="Arial" w:hAnsi="Arial" w:cs="Arial"/>
            <w:color w:val="000000"/>
            <w:sz w:val="24"/>
            <w:szCs w:val="24"/>
            <w:rPrChange w:id="613" w:author="Sujil Kumar Koottathampathiyil" w:date="2022-06-09T11:19:00Z">
              <w:rPr>
                <w:rFonts w:ascii="Arial" w:hAnsi="Arial" w:cs="Arial"/>
                <w:color w:val="000000"/>
              </w:rPr>
            </w:rPrChange>
          </w:rPr>
          <w:t xml:space="preserve"> with </w:t>
        </w:r>
      </w:ins>
      <w:ins w:id="614" w:author="Sujil Kumar Koottathampathiyil" w:date="2022-06-08T22:57:00Z">
        <w:r w:rsidR="00A01004" w:rsidRPr="00EB3630">
          <w:rPr>
            <w:rFonts w:ascii="Arial" w:hAnsi="Arial" w:cs="Arial"/>
            <w:color w:val="000000"/>
            <w:sz w:val="24"/>
            <w:szCs w:val="24"/>
            <w:rPrChange w:id="615" w:author="Sujil Kumar Koottathampathiyil" w:date="2022-06-09T11:19:00Z">
              <w:rPr>
                <w:rFonts w:ascii="Arial" w:hAnsi="Arial" w:cs="Arial"/>
                <w:color w:val="000000"/>
              </w:rPr>
            </w:rPrChange>
          </w:rPr>
          <w:t>SVM</w:t>
        </w:r>
      </w:ins>
      <w:moveTo w:id="616" w:author="Sujil Kumar Koottathampathiyil" w:date="2022-06-08T19:43:00Z">
        <w:r w:rsidR="00EB09A1" w:rsidRPr="00EB3630">
          <w:rPr>
            <w:rFonts w:ascii="Arial" w:hAnsi="Arial" w:cs="Arial"/>
            <w:color w:val="000000"/>
            <w:sz w:val="24"/>
            <w:szCs w:val="24"/>
            <w:rPrChange w:id="617" w:author="Sujil Kumar Koottathampathiyil" w:date="2022-06-09T11:19:00Z">
              <w:rPr>
                <w:rFonts w:ascii="Arial" w:hAnsi="Arial" w:cs="Arial"/>
                <w:color w:val="000000"/>
              </w:rPr>
            </w:rPrChange>
          </w:rPr>
          <w:t>.</w:t>
        </w:r>
      </w:moveTo>
    </w:p>
    <w:p w14:paraId="691D9BB0" w14:textId="04370FD8" w:rsidR="00EB09A1" w:rsidRPr="00EB3630" w:rsidDel="009B311D" w:rsidRDefault="00EB09A1" w:rsidP="00EB09A1">
      <w:pPr>
        <w:spacing w:line="360" w:lineRule="auto"/>
        <w:jc w:val="both"/>
        <w:rPr>
          <w:del w:id="618" w:author="Sujil Kumar Koottathampathiyil" w:date="2022-06-08T21:51:00Z"/>
          <w:moveTo w:id="619" w:author="Sujil Kumar Koottathampathiyil" w:date="2022-06-08T19:43:00Z"/>
          <w:rFonts w:ascii="Arial" w:hAnsi="Arial" w:cs="Arial"/>
          <w:color w:val="000000"/>
          <w:sz w:val="24"/>
          <w:szCs w:val="24"/>
          <w:rPrChange w:id="620" w:author="Sujil Kumar Koottathampathiyil" w:date="2022-06-09T11:19:00Z">
            <w:rPr>
              <w:del w:id="621" w:author="Sujil Kumar Koottathampathiyil" w:date="2022-06-08T21:51:00Z"/>
              <w:moveTo w:id="622" w:author="Sujil Kumar Koottathampathiyil" w:date="2022-06-08T19:43:00Z"/>
              <w:rFonts w:ascii="Arial" w:hAnsi="Arial" w:cs="Arial"/>
              <w:color w:val="000000"/>
            </w:rPr>
          </w:rPrChange>
        </w:rPr>
      </w:pPr>
      <w:commentRangeStart w:id="623"/>
      <w:moveTo w:id="624" w:author="Sujil Kumar Koottathampathiyil" w:date="2022-06-08T19:43:00Z">
        <w:del w:id="625" w:author="Sujil Kumar Koottathampathiyil" w:date="2022-06-08T23:04:00Z">
          <w:r w:rsidRPr="00EB3630" w:rsidDel="00896A89">
            <w:rPr>
              <w:rFonts w:ascii="Arial" w:hAnsi="Arial" w:cs="Arial"/>
              <w:color w:val="000000"/>
              <w:sz w:val="24"/>
              <w:szCs w:val="24"/>
              <w:rPrChange w:id="626"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627"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Content>
          <w:customXmlDelRangeEnd w:id="627"/>
          <w:moveTo w:id="628" w:author="Sujil Kumar Koottathampathiyil" w:date="2022-06-08T19:43:00Z">
            <w:del w:id="629" w:author="Sujil Kumar Koottathampathiyil" w:date="2022-06-08T19:46:00Z">
              <w:r w:rsidRPr="004E08F8" w:rsidDel="00C518DB">
                <w:rPr>
                  <w:rFonts w:ascii="Arial" w:hAnsi="Arial" w:cs="Arial"/>
                  <w:color w:val="000000"/>
                  <w:sz w:val="24"/>
                  <w:szCs w:val="24"/>
                  <w:rPrChange w:id="630" w:author="Sujil Kumar Koottathampathiyil" w:date="2022-06-11T23:58:00Z">
                    <w:rPr>
                      <w:rFonts w:ascii="Arial" w:hAnsi="Arial" w:cs="Arial"/>
                      <w:color w:val="000000"/>
                    </w:rPr>
                  </w:rPrChange>
                </w:rPr>
                <w:delText>2021</w:delText>
              </w:r>
            </w:del>
          </w:moveTo>
          <w:customXmlDelRangeStart w:id="631" w:author="Sujil Kumar Koottathampathiyil" w:date="2022-06-08T23:04:00Z"/>
        </w:sdtContent>
      </w:sdt>
      <w:customXmlDelRangeEnd w:id="631"/>
      <w:moveTo w:id="632" w:author="Sujil Kumar Koottathampathiyil" w:date="2022-06-08T19:43:00Z">
        <w:del w:id="633" w:author="Sujil Kumar Koottathampathiyil" w:date="2022-06-08T23:04:00Z">
          <w:r w:rsidRPr="00EB3630" w:rsidDel="00896A89">
            <w:rPr>
              <w:rFonts w:ascii="Arial" w:hAnsi="Arial" w:cs="Arial"/>
              <w:color w:val="000000"/>
              <w:sz w:val="24"/>
              <w:szCs w:val="24"/>
              <w:rPrChange w:id="634"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635"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Content>
          <w:customXmlDelRangeEnd w:id="635"/>
          <w:moveTo w:id="636" w:author="Sujil Kumar Koottathampathiyil" w:date="2022-06-08T19:43:00Z">
            <w:del w:id="637" w:author="Sujil Kumar Koottathampathiyil" w:date="2022-06-08T19:46:00Z">
              <w:r w:rsidRPr="004E08F8" w:rsidDel="00C518DB">
                <w:rPr>
                  <w:rFonts w:ascii="Arial" w:hAnsi="Arial" w:cs="Arial"/>
                  <w:color w:val="000000"/>
                  <w:sz w:val="24"/>
                  <w:szCs w:val="24"/>
                  <w:rPrChange w:id="638" w:author="Sujil Kumar Koottathampathiyil" w:date="2022-06-11T23:58:00Z">
                    <w:rPr>
                      <w:rFonts w:ascii="Arial" w:hAnsi="Arial" w:cs="Arial"/>
                      <w:color w:val="000000"/>
                    </w:rPr>
                  </w:rPrChange>
                </w:rPr>
                <w:delText>Airiti and team</w:delText>
              </w:r>
            </w:del>
          </w:moveTo>
          <w:customXmlDelRangeStart w:id="639" w:author="Sujil Kumar Koottathampathiyil" w:date="2022-06-08T23:04:00Z"/>
        </w:sdtContent>
      </w:sdt>
      <w:customXmlDelRangeEnd w:id="639"/>
      <w:moveTo w:id="640" w:author="Sujil Kumar Koottathampathiyil" w:date="2022-06-08T19:43:00Z">
        <w:del w:id="641" w:author="Sujil Kumar Koottathampathiyil" w:date="2022-06-08T23:04:00Z">
          <w:r w:rsidRPr="00EB3630" w:rsidDel="00896A89">
            <w:rPr>
              <w:rFonts w:ascii="Arial" w:hAnsi="Arial" w:cs="Arial"/>
              <w:color w:val="000000"/>
              <w:sz w:val="24"/>
              <w:szCs w:val="24"/>
              <w:rPrChange w:id="642" w:author="Sujil Kumar Koottathampathiyil" w:date="2022-06-09T11:19:00Z">
                <w:rPr>
                  <w:rFonts w:ascii="Arial" w:hAnsi="Arial" w:cs="Arial"/>
                  <w:color w:val="000000"/>
                </w:rPr>
              </w:rPrChange>
            </w:rPr>
            <w:delText xml:space="preserve"> on prediction on exchange rate. Artificial Nueral Network and ARIMA are used </w:delText>
          </w:r>
        </w:del>
        <w:del w:id="643" w:author="Sujil Kumar Koottathampathiyil" w:date="2022-06-11T23:27:00Z">
          <w:r w:rsidRPr="00EB3630" w:rsidDel="00E30810">
            <w:rPr>
              <w:rFonts w:ascii="Arial" w:hAnsi="Arial" w:cs="Arial"/>
              <w:color w:val="000000"/>
              <w:sz w:val="24"/>
              <w:szCs w:val="24"/>
              <w:rPrChange w:id="644" w:author="Sujil Kumar Koottathampathiyil" w:date="2022-06-09T11:19:00Z">
                <w:rPr>
                  <w:rFonts w:ascii="Arial" w:hAnsi="Arial" w:cs="Arial"/>
                  <w:color w:val="000000"/>
                </w:rPr>
              </w:rPrChange>
            </w:rPr>
            <w:delText xml:space="preserve">to predict the </w:delText>
          </w:r>
        </w:del>
      </w:moveTo>
      <w:commentRangeEnd w:id="623"/>
      <w:del w:id="645" w:author="Sujil Kumar Koottathampathiyil" w:date="2022-06-11T23:27:00Z">
        <w:r w:rsidR="0075697C" w:rsidDel="00E30810">
          <w:rPr>
            <w:rStyle w:val="CommentReference"/>
          </w:rPr>
          <w:commentReference w:id="623"/>
        </w:r>
      </w:del>
      <w:moveTo w:id="646" w:author="Sujil Kumar Koottathampathiyil" w:date="2022-06-08T19:43:00Z">
        <w:del w:id="647" w:author="Sujil Kumar Koottathampathiyil" w:date="2022-06-11T23:27:00Z">
          <w:r w:rsidRPr="00EB3630" w:rsidDel="00E30810">
            <w:rPr>
              <w:rFonts w:ascii="Arial" w:hAnsi="Arial" w:cs="Arial"/>
              <w:color w:val="000000"/>
              <w:sz w:val="24"/>
              <w:szCs w:val="24"/>
              <w:rPrChange w:id="648" w:author="Sujil Kumar Koottathampathiyil" w:date="2022-06-09T11:19:00Z">
                <w:rPr>
                  <w:rFonts w:ascii="Arial" w:hAnsi="Arial" w:cs="Arial"/>
                  <w:color w:val="000000"/>
                </w:rPr>
              </w:rPrChange>
            </w:rPr>
            <w:delText>model.</w:delText>
          </w:r>
        </w:del>
      </w:moveTo>
    </w:p>
    <w:p w14:paraId="2FEAA88C" w14:textId="2DF3A118" w:rsidR="00EB09A1" w:rsidRPr="00EB3630" w:rsidDel="00A01D67" w:rsidRDefault="00EB09A1" w:rsidP="00EB09A1">
      <w:pPr>
        <w:spacing w:line="360" w:lineRule="auto"/>
        <w:jc w:val="both"/>
        <w:rPr>
          <w:del w:id="649" w:author="Sujil Kumar Koottathampathiyil" w:date="2022-06-08T22:58:00Z"/>
          <w:moveTo w:id="650" w:author="Sujil Kumar Koottathampathiyil" w:date="2022-06-08T19:43:00Z"/>
          <w:rFonts w:ascii="Arial" w:hAnsi="Arial" w:cs="Arial"/>
          <w:color w:val="000000"/>
          <w:sz w:val="24"/>
          <w:szCs w:val="24"/>
          <w:rPrChange w:id="651" w:author="Sujil Kumar Koottathampathiyil" w:date="2022-06-09T11:19:00Z">
            <w:rPr>
              <w:del w:id="652" w:author="Sujil Kumar Koottathampathiyil" w:date="2022-06-08T22:58:00Z"/>
              <w:moveTo w:id="653" w:author="Sujil Kumar Koottathampathiyil" w:date="2022-06-08T19:43:00Z"/>
              <w:rFonts w:ascii="Arial" w:hAnsi="Arial" w:cs="Arial"/>
              <w:color w:val="000000"/>
            </w:rPr>
          </w:rPrChange>
        </w:rPr>
      </w:pPr>
    </w:p>
    <w:p w14:paraId="4BD2EBDF" w14:textId="16BB12E7" w:rsidR="00CC798A" w:rsidRPr="00EB3630" w:rsidRDefault="00EB09A1" w:rsidP="00EB09A1">
      <w:pPr>
        <w:spacing w:line="360" w:lineRule="auto"/>
        <w:jc w:val="both"/>
        <w:rPr>
          <w:moveTo w:id="654" w:author="Sujil Kumar Koottathampathiyil" w:date="2022-06-08T19:43:00Z"/>
          <w:rFonts w:ascii="Arial" w:hAnsi="Arial" w:cs="Arial"/>
          <w:color w:val="000000"/>
          <w:sz w:val="24"/>
          <w:szCs w:val="24"/>
          <w:rPrChange w:id="655" w:author="Sujil Kumar Koottathampathiyil" w:date="2022-06-09T11:19:00Z">
            <w:rPr>
              <w:moveTo w:id="656" w:author="Sujil Kumar Koottathampathiyil" w:date="2022-06-08T19:43:00Z"/>
              <w:rFonts w:ascii="Arial" w:hAnsi="Arial" w:cs="Arial"/>
              <w:color w:val="000000"/>
            </w:rPr>
          </w:rPrChange>
        </w:rPr>
      </w:pPr>
      <w:moveTo w:id="657" w:author="Sujil Kumar Koottathampathiyil" w:date="2022-06-08T19:43:00Z">
        <w:del w:id="658" w:author="Sujil Kumar Koottathampathiyil" w:date="2022-06-11T23:29:00Z">
          <w:r w:rsidRPr="00EB3630" w:rsidDel="00BA4B13">
            <w:rPr>
              <w:rFonts w:ascii="Arial" w:hAnsi="Arial" w:cs="Arial"/>
              <w:color w:val="000000"/>
              <w:sz w:val="24"/>
              <w:szCs w:val="24"/>
              <w:rPrChange w:id="659" w:author="Sujil Kumar Koottathampathiyil" w:date="2022-06-09T11:19:00Z">
                <w:rPr>
                  <w:rFonts w:ascii="Arial" w:hAnsi="Arial" w:cs="Arial"/>
                  <w:color w:val="000000"/>
                </w:rPr>
              </w:rPrChange>
            </w:rPr>
            <w:delText xml:space="preserve">SVM has been used Time series analysis, like </w:delText>
          </w:r>
        </w:del>
      </w:moveTo>
      <w:customXmlDelRangeStart w:id="660"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Content>
          <w:customXmlDelRangeEnd w:id="660"/>
          <w:moveTo w:id="661" w:author="Sujil Kumar Koottathampathiyil" w:date="2022-06-08T19:43:00Z">
            <w:del w:id="662" w:author="Sujil Kumar Koottathampathiyil" w:date="2022-06-08T19:46:00Z">
              <w:r w:rsidRPr="004E08F8" w:rsidDel="00C518DB">
                <w:rPr>
                  <w:rFonts w:ascii="Arial" w:hAnsi="Arial" w:cs="Arial"/>
                  <w:color w:val="000000"/>
                  <w:sz w:val="24"/>
                  <w:szCs w:val="24"/>
                  <w:rPrChange w:id="663" w:author="Sujil Kumar Koottathampathiyil" w:date="2022-06-11T23:58:00Z">
                    <w:rPr>
                      <w:rFonts w:ascii="Arial" w:hAnsi="Arial" w:cs="Arial"/>
                      <w:color w:val="000000"/>
                    </w:rPr>
                  </w:rPrChange>
                </w:rPr>
                <w:delText>(Huang et al. 2017)</w:delText>
              </w:r>
            </w:del>
          </w:moveTo>
          <w:customXmlDelRangeStart w:id="664" w:author="Sujil Kumar Koottathampathiyil" w:date="2022-06-11T23:29:00Z"/>
        </w:sdtContent>
      </w:sdt>
      <w:customXmlDelRangeEnd w:id="664"/>
      <w:moveTo w:id="665" w:author="Sujil Kumar Koottathampathiyil" w:date="2022-06-08T19:43:00Z">
        <w:del w:id="666" w:author="Sujil Kumar Koottathampathiyil" w:date="2022-06-11T23:29:00Z">
          <w:r w:rsidRPr="00EB3630" w:rsidDel="00BA4B13">
            <w:rPr>
              <w:rFonts w:ascii="Arial" w:hAnsi="Arial" w:cs="Arial"/>
              <w:color w:val="000000"/>
              <w:sz w:val="24"/>
              <w:szCs w:val="24"/>
              <w:rPrChange w:id="667" w:author="Sujil Kumar Koottathampathiyil" w:date="2022-06-09T11:19:00Z">
                <w:rPr>
                  <w:rFonts w:ascii="Arial" w:hAnsi="Arial" w:cs="Arial"/>
                  <w:color w:val="000000"/>
                </w:rPr>
              </w:rPrChange>
            </w:rPr>
            <w:delText xml:space="preserve"> has </w:delText>
          </w:r>
        </w:del>
        <w:del w:id="668" w:author="Sujil Kumar Koottathampathiyil" w:date="2022-06-09T01:04:00Z">
          <w:r w:rsidRPr="00EB3630" w:rsidDel="008955A0">
            <w:rPr>
              <w:rFonts w:ascii="Arial" w:hAnsi="Arial" w:cs="Arial"/>
              <w:color w:val="000000"/>
              <w:sz w:val="24"/>
              <w:szCs w:val="24"/>
              <w:rPrChange w:id="669" w:author="Sujil Kumar Koottathampathiyil" w:date="2022-06-09T11:19:00Z">
                <w:rPr>
                  <w:rFonts w:ascii="Arial" w:hAnsi="Arial" w:cs="Arial"/>
                  <w:color w:val="000000"/>
                </w:rPr>
              </w:rPrChange>
            </w:rPr>
            <w:delText xml:space="preserve">clearly </w:delText>
          </w:r>
        </w:del>
        <w:del w:id="670" w:author="Sujil Kumar Koottathampathiyil" w:date="2022-06-11T23:29:00Z">
          <w:r w:rsidRPr="00EB3630" w:rsidDel="00BA4B13">
            <w:rPr>
              <w:rFonts w:ascii="Arial" w:hAnsi="Arial" w:cs="Arial"/>
              <w:color w:val="000000"/>
              <w:sz w:val="24"/>
              <w:szCs w:val="24"/>
              <w:rPrChange w:id="671" w:author="Sujil Kumar Koottathampathiyil" w:date="2022-06-09T11:19:00Z">
                <w:rPr>
                  <w:rFonts w:ascii="Arial" w:hAnsi="Arial" w:cs="Arial"/>
                  <w:color w:val="000000"/>
                </w:rPr>
              </w:rPrChange>
            </w:rPr>
            <w:delText xml:space="preserve">studied classification problem </w:delText>
          </w:r>
        </w:del>
        <w:del w:id="672" w:author="Sujil Kumar Koottathampathiyil" w:date="2022-06-09T01:05:00Z">
          <w:r w:rsidRPr="00EB3630" w:rsidDel="008955A0">
            <w:rPr>
              <w:rFonts w:ascii="Arial" w:hAnsi="Arial" w:cs="Arial"/>
              <w:color w:val="000000"/>
              <w:sz w:val="24"/>
              <w:szCs w:val="24"/>
              <w:rPrChange w:id="673" w:author="Sujil Kumar Koottathampathiyil" w:date="2022-06-09T11:19:00Z">
                <w:rPr>
                  <w:rFonts w:ascii="Arial" w:hAnsi="Arial" w:cs="Arial"/>
                  <w:color w:val="000000"/>
                </w:rPr>
              </w:rPrChange>
            </w:rPr>
            <w:delText>on</w:delText>
          </w:r>
        </w:del>
        <w:del w:id="674" w:author="Sujil Kumar Koottathampathiyil" w:date="2022-06-11T23:29:00Z">
          <w:r w:rsidRPr="00EB3630" w:rsidDel="00BA4B13">
            <w:rPr>
              <w:rFonts w:ascii="Arial" w:hAnsi="Arial" w:cs="Arial"/>
              <w:color w:val="000000"/>
              <w:sz w:val="24"/>
              <w:szCs w:val="24"/>
              <w:rPrChange w:id="675" w:author="Sujil Kumar Koottathampathiyil" w:date="2022-06-09T11:19:00Z">
                <w:rPr>
                  <w:rFonts w:ascii="Arial" w:hAnsi="Arial" w:cs="Arial"/>
                  <w:color w:val="000000"/>
                </w:rPr>
              </w:rPrChange>
            </w:rPr>
            <w:delText xml:space="preserve"> Breast cancer dataset. This study also checked for different kernel function </w:delText>
          </w:r>
        </w:del>
        <w:del w:id="676" w:author="Sujil Kumar Koottathampathiyil" w:date="2022-06-09T01:05:00Z">
          <w:r w:rsidRPr="00EB3630" w:rsidDel="008955A0">
            <w:rPr>
              <w:rFonts w:ascii="Arial" w:hAnsi="Arial" w:cs="Arial"/>
              <w:color w:val="000000"/>
              <w:sz w:val="24"/>
              <w:szCs w:val="24"/>
              <w:rPrChange w:id="677" w:author="Sujil Kumar Koottathampathiyil" w:date="2022-06-09T11:19:00Z">
                <w:rPr>
                  <w:rFonts w:ascii="Arial" w:hAnsi="Arial" w:cs="Arial"/>
                  <w:color w:val="000000"/>
                </w:rPr>
              </w:rPrChange>
            </w:rPr>
            <w:delText xml:space="preserve">that </w:delText>
          </w:r>
        </w:del>
        <w:del w:id="678" w:author="Sujil Kumar Koottathampathiyil" w:date="2022-06-11T23:29:00Z">
          <w:r w:rsidRPr="00EB3630" w:rsidDel="00BA4B13">
            <w:rPr>
              <w:rFonts w:ascii="Arial" w:hAnsi="Arial" w:cs="Arial"/>
              <w:color w:val="000000"/>
              <w:sz w:val="24"/>
              <w:szCs w:val="24"/>
              <w:rPrChange w:id="679"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moveTo>
      <w:ins w:id="680" w:author="Jack Mc Donnell" w:date="2022-06-09T13:55:00Z">
        <w:del w:id="681" w:author="Sujil Kumar Koottathampathiyil" w:date="2022-06-11T23:29:00Z">
          <w:r w:rsidR="0075697C" w:rsidDel="00BA4B13">
            <w:rPr>
              <w:rFonts w:ascii="Arial" w:hAnsi="Arial" w:cs="Arial"/>
              <w:color w:val="000000"/>
              <w:sz w:val="24"/>
              <w:szCs w:val="24"/>
            </w:rPr>
            <w:delText xml:space="preserve"> </w:delText>
          </w:r>
        </w:del>
      </w:ins>
      <w:moveTo w:id="682" w:author="Sujil Kumar Koottathampathiyil" w:date="2022-06-08T19:43:00Z">
        <w:del w:id="683" w:author="Sujil Kumar Koottathampathiyil" w:date="2022-06-11T23:29:00Z">
          <w:r w:rsidRPr="00EB3630" w:rsidDel="00BA4B13">
            <w:rPr>
              <w:rFonts w:ascii="Arial" w:hAnsi="Arial" w:cs="Arial"/>
              <w:color w:val="000000"/>
              <w:sz w:val="24"/>
              <w:szCs w:val="24"/>
              <w:rPrChange w:id="684" w:author="Sujil Kumar Koottathampathiyil" w:date="2022-06-09T11:19:00Z">
                <w:rPr>
                  <w:rFonts w:ascii="Arial" w:hAnsi="Arial" w:cs="Arial"/>
                  <w:color w:val="000000"/>
                </w:rPr>
              </w:rPrChange>
            </w:rPr>
            <w:delText xml:space="preserve">boosting perform better than the other classifiers. SVM is first introduced by </w:delText>
          </w:r>
        </w:del>
      </w:moveTo>
      <w:customXmlDelRangeStart w:id="685"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Content>
          <w:customXmlDelRangeEnd w:id="685"/>
          <w:moveTo w:id="686" w:author="Sujil Kumar Koottathampathiyil" w:date="2022-06-08T19:43:00Z">
            <w:del w:id="687" w:author="Sujil Kumar Koottathampathiyil" w:date="2022-06-08T19:46:00Z">
              <w:r w:rsidRPr="004E08F8" w:rsidDel="00C518DB">
                <w:rPr>
                  <w:rFonts w:ascii="Arial" w:hAnsi="Arial" w:cs="Arial"/>
                  <w:color w:val="000000"/>
                  <w:sz w:val="24"/>
                  <w:szCs w:val="24"/>
                  <w:rPrChange w:id="688" w:author="Sujil Kumar Koottathampathiyil" w:date="2022-06-11T23:58:00Z">
                    <w:rPr>
                      <w:rFonts w:ascii="Arial" w:hAnsi="Arial" w:cs="Arial"/>
                      <w:color w:val="000000"/>
                    </w:rPr>
                  </w:rPrChange>
                </w:rPr>
                <w:delText>(Cortes and Vapnik 1995)</w:delText>
              </w:r>
            </w:del>
          </w:moveTo>
          <w:customXmlDelRangeStart w:id="689" w:author="Sujil Kumar Koottathampathiyil" w:date="2022-06-11T23:29:00Z"/>
        </w:sdtContent>
      </w:sdt>
      <w:customXmlDelRangeEnd w:id="689"/>
      <w:moveTo w:id="690" w:author="Sujil Kumar Koottathampathiyil" w:date="2022-06-08T19:43:00Z">
        <w:del w:id="691" w:author="Sujil Kumar Koottathampathiyil" w:date="2022-06-11T23:29:00Z">
          <w:r w:rsidRPr="00EB3630" w:rsidDel="00BA4B13">
            <w:rPr>
              <w:rFonts w:ascii="Arial" w:hAnsi="Arial" w:cs="Arial"/>
              <w:color w:val="000000"/>
              <w:sz w:val="24"/>
              <w:szCs w:val="24"/>
              <w:rPrChange w:id="692" w:author="Sujil Kumar Koottathampathiyil" w:date="2022-06-09T11:19:00Z">
                <w:rPr>
                  <w:rFonts w:ascii="Arial" w:hAnsi="Arial" w:cs="Arial"/>
                  <w:color w:val="000000"/>
                </w:rPr>
              </w:rPrChange>
            </w:rPr>
            <w:delText xml:space="preserve"> </w:delText>
          </w:r>
        </w:del>
        <w:del w:id="693" w:author="Sujil Kumar Koottathampathiyil" w:date="2022-06-09T01:05:00Z">
          <w:r w:rsidRPr="00EB3630" w:rsidDel="008955A0">
            <w:rPr>
              <w:rFonts w:ascii="Arial" w:hAnsi="Arial" w:cs="Arial"/>
              <w:color w:val="000000"/>
              <w:sz w:val="24"/>
              <w:szCs w:val="24"/>
              <w:rPrChange w:id="694" w:author="Sujil Kumar Koottathampathiyil" w:date="2022-06-09T11:19:00Z">
                <w:rPr>
                  <w:rFonts w:ascii="Arial" w:hAnsi="Arial" w:cs="Arial"/>
                  <w:color w:val="000000"/>
                </w:rPr>
              </w:rPrChange>
            </w:rPr>
            <w:delText>shown</w:delText>
          </w:r>
        </w:del>
        <w:del w:id="695" w:author="Sujil Kumar Koottathampathiyil" w:date="2022-06-11T23:29:00Z">
          <w:r w:rsidRPr="00EB3630" w:rsidDel="00BA4B13">
            <w:rPr>
              <w:rFonts w:ascii="Arial" w:hAnsi="Arial" w:cs="Arial"/>
              <w:color w:val="000000"/>
              <w:sz w:val="24"/>
              <w:szCs w:val="24"/>
              <w:rPrChange w:id="696" w:author="Sujil Kumar Koottathampathiyil" w:date="2022-06-09T11:19:00Z">
                <w:rPr>
                  <w:rFonts w:ascii="Arial" w:hAnsi="Arial" w:cs="Arial"/>
                  <w:color w:val="000000"/>
                </w:rPr>
              </w:rPrChange>
            </w:rPr>
            <w:delText xml:space="preserve"> that it’s better for two-group classification problems.</w:delText>
          </w:r>
        </w:del>
      </w:moveTo>
      <w:ins w:id="697" w:author="Sujil Kumar Koottathampathiyil" w:date="2022-06-11T23:28:00Z">
        <w:r w:rsidR="00CC798A" w:rsidRPr="00CC798A">
          <w:rPr>
            <w:rFonts w:ascii="Arial" w:hAnsi="Arial" w:cs="Arial"/>
            <w:color w:val="000000"/>
            <w:sz w:val="24"/>
            <w:szCs w:val="24"/>
          </w:rPr>
          <w:t xml:space="preserve">SVM has been applied in Time series analysis, such as when Huang et al </w:t>
        </w:r>
      </w:ins>
      <w:customXmlInsRangeStart w:id="698"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Content>
          <w:customXmlInsRangeEnd w:id="698"/>
          <w:ins w:id="699" w:author="Sujil Kumar Koottathampathiyil" w:date="2022-06-11T23:58:00Z">
            <w:r w:rsidR="004E08F8" w:rsidRPr="004E08F8">
              <w:rPr>
                <w:rFonts w:ascii="Arial" w:hAnsi="Arial" w:cs="Arial"/>
                <w:color w:val="000000"/>
                <w:sz w:val="24"/>
                <w:szCs w:val="24"/>
              </w:rPr>
              <w:t>(2017)</w:t>
            </w:r>
          </w:ins>
          <w:customXmlInsRangeStart w:id="700" w:author="Sujil Kumar Koottathampathiyil" w:date="2022-06-11T23:29:00Z"/>
        </w:sdtContent>
      </w:sdt>
      <w:customXmlInsRangeEnd w:id="700"/>
      <w:ins w:id="701" w:author="Sujil Kumar Koottathampathiyil" w:date="2022-06-11T23:29:00Z">
        <w:r w:rsidR="00CC798A" w:rsidRPr="00CC798A">
          <w:rPr>
            <w:rFonts w:ascii="Arial" w:hAnsi="Arial" w:cs="Arial"/>
            <w:color w:val="000000"/>
            <w:sz w:val="24"/>
            <w:szCs w:val="24"/>
          </w:rPr>
          <w:t xml:space="preserve"> </w:t>
        </w:r>
      </w:ins>
      <w:ins w:id="702" w:author="Sujil Kumar Koottathampathiyil" w:date="2022-06-11T23:28:00Z">
        <w:r w:rsidR="00CC798A"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w:t>
        </w:r>
        <w:proofErr w:type="spellStart"/>
        <w:r w:rsidR="00CC798A" w:rsidRPr="00CC798A">
          <w:rPr>
            <w:rFonts w:ascii="Arial" w:hAnsi="Arial" w:cs="Arial"/>
            <w:color w:val="000000"/>
            <w:sz w:val="24"/>
            <w:szCs w:val="24"/>
          </w:rPr>
          <w:t>Vapnik</w:t>
        </w:r>
        <w:proofErr w:type="spellEnd"/>
        <w:r w:rsidR="00CC798A" w:rsidRPr="00CC798A">
          <w:rPr>
            <w:rFonts w:ascii="Arial" w:hAnsi="Arial" w:cs="Arial"/>
            <w:color w:val="000000"/>
            <w:sz w:val="24"/>
            <w:szCs w:val="24"/>
          </w:rPr>
          <w:t xml:space="preserve"> </w:t>
        </w:r>
      </w:ins>
      <w:customXmlInsRangeStart w:id="703"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Content>
          <w:customXmlInsRangeEnd w:id="703"/>
          <w:ins w:id="704" w:author="Sujil Kumar Koottathampathiyil" w:date="2022-06-11T23:58:00Z">
            <w:r w:rsidR="004E08F8" w:rsidRPr="004E08F8">
              <w:rPr>
                <w:rFonts w:ascii="Arial" w:hAnsi="Arial" w:cs="Arial"/>
                <w:color w:val="000000"/>
                <w:sz w:val="24"/>
                <w:szCs w:val="24"/>
              </w:rPr>
              <w:t>(1995)</w:t>
            </w:r>
          </w:ins>
          <w:customXmlInsRangeStart w:id="705" w:author="Sujil Kumar Koottathampathiyil" w:date="2022-06-11T23:29:00Z"/>
        </w:sdtContent>
      </w:sdt>
      <w:customXmlInsRangeEnd w:id="705"/>
      <w:ins w:id="706" w:author="Sujil Kumar Koottathampathiyil" w:date="2022-06-11T23:29:00Z">
        <w:r w:rsidR="00BA4B13" w:rsidRPr="00CC798A">
          <w:rPr>
            <w:rFonts w:ascii="Arial" w:hAnsi="Arial" w:cs="Arial"/>
            <w:color w:val="000000"/>
            <w:sz w:val="24"/>
            <w:szCs w:val="24"/>
          </w:rPr>
          <w:t xml:space="preserve"> </w:t>
        </w:r>
      </w:ins>
      <w:ins w:id="707" w:author="Sujil Kumar Koottathampathiyil" w:date="2022-06-11T23:28:00Z">
        <w:r w:rsidR="00CC798A" w:rsidRPr="00CC798A">
          <w:rPr>
            <w:rFonts w:ascii="Arial" w:hAnsi="Arial" w:cs="Arial"/>
            <w:color w:val="000000"/>
            <w:sz w:val="24"/>
            <w:szCs w:val="24"/>
          </w:rPr>
          <w:t>were the first to develop SVM, which proved to be more effective for two-group classification issues.</w:t>
        </w:r>
      </w:ins>
    </w:p>
    <w:p w14:paraId="300D3DC3" w14:textId="669FE24D" w:rsidR="00EB09A1" w:rsidRPr="00EB3630" w:rsidDel="00896A89" w:rsidRDefault="00EB09A1" w:rsidP="00EB09A1">
      <w:pPr>
        <w:spacing w:line="360" w:lineRule="auto"/>
        <w:jc w:val="both"/>
        <w:rPr>
          <w:del w:id="708" w:author="Sujil Kumar Koottathampathiyil" w:date="2022-06-08T23:03:00Z"/>
          <w:moveTo w:id="709" w:author="Sujil Kumar Koottathampathiyil" w:date="2022-06-08T19:43:00Z"/>
          <w:rFonts w:ascii="Arial" w:hAnsi="Arial" w:cs="Arial"/>
          <w:color w:val="000000"/>
          <w:sz w:val="24"/>
          <w:szCs w:val="24"/>
          <w:rPrChange w:id="710" w:author="Sujil Kumar Koottathampathiyil" w:date="2022-06-09T11:19:00Z">
            <w:rPr>
              <w:del w:id="711" w:author="Sujil Kumar Koottathampathiyil" w:date="2022-06-08T23:03:00Z"/>
              <w:moveTo w:id="712" w:author="Sujil Kumar Koottathampathiyil" w:date="2022-06-08T19:43:00Z"/>
              <w:rFonts w:ascii="Arial" w:hAnsi="Arial" w:cs="Arial"/>
              <w:color w:val="000000"/>
            </w:rPr>
          </w:rPrChange>
        </w:rPr>
      </w:pPr>
      <w:moveTo w:id="713" w:author="Sujil Kumar Koottathampathiyil" w:date="2022-06-08T19:43:00Z">
        <w:del w:id="714" w:author="Sujil Kumar Koottathampathiyil" w:date="2022-06-08T23:03:00Z">
          <w:r w:rsidRPr="00EB3630" w:rsidDel="00896A89">
            <w:rPr>
              <w:rFonts w:ascii="Arial" w:hAnsi="Arial" w:cs="Arial"/>
              <w:color w:val="000000"/>
              <w:sz w:val="24"/>
              <w:szCs w:val="24"/>
              <w:rPrChange w:id="715" w:author="Sujil Kumar Koottathampathiyil" w:date="2022-06-09T11:19:00Z">
                <w:rPr>
                  <w:rFonts w:ascii="Arial" w:hAnsi="Arial" w:cs="Arial"/>
                  <w:color w:val="000000"/>
                </w:rPr>
              </w:rPrChange>
            </w:rPr>
            <w:delText xml:space="preserve">PCA-KNN model is used in </w:delText>
          </w:r>
        </w:del>
      </w:moveTo>
      <w:customXmlDelRangeStart w:id="716"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Content>
          <w:customXmlDelRangeEnd w:id="716"/>
          <w:moveTo w:id="717" w:author="Sujil Kumar Koottathampathiyil" w:date="2022-06-08T19:43:00Z">
            <w:del w:id="718" w:author="Sujil Kumar Koottathampathiyil" w:date="2022-06-08T19:46:00Z">
              <w:r w:rsidRPr="004E08F8" w:rsidDel="00C518DB">
                <w:rPr>
                  <w:rFonts w:ascii="Arial" w:hAnsi="Arial" w:cs="Arial"/>
                  <w:color w:val="000000"/>
                  <w:sz w:val="24"/>
                  <w:szCs w:val="24"/>
                  <w:rPrChange w:id="719" w:author="Sujil Kumar Koottathampathiyil" w:date="2022-06-11T23:58:00Z">
                    <w:rPr>
                      <w:rFonts w:ascii="Arial" w:hAnsi="Arial" w:cs="Arial"/>
                      <w:color w:val="000000"/>
                    </w:rPr>
                  </w:rPrChange>
                </w:rPr>
                <w:delText>(2018)</w:delText>
              </w:r>
            </w:del>
          </w:moveTo>
          <w:customXmlDelRangeStart w:id="720" w:author="Sujil Kumar Koottathampathiyil" w:date="2022-06-08T23:03:00Z"/>
        </w:sdtContent>
      </w:sdt>
      <w:customXmlDelRangeEnd w:id="720"/>
      <w:moveTo w:id="721" w:author="Sujil Kumar Koottathampathiyil" w:date="2022-06-08T19:43:00Z">
        <w:del w:id="722" w:author="Sujil Kumar Koottathampathiyil" w:date="2022-06-08T23:03:00Z">
          <w:r w:rsidRPr="00EB3630" w:rsidDel="00896A89">
            <w:rPr>
              <w:rFonts w:ascii="Arial" w:hAnsi="Arial" w:cs="Arial"/>
              <w:color w:val="000000"/>
              <w:sz w:val="24"/>
              <w:szCs w:val="24"/>
              <w:rPrChange w:id="723"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4B0B58A1" w:rsidR="00EB09A1" w:rsidRPr="00EB3630" w:rsidRDefault="00EB09A1" w:rsidP="00216E31">
      <w:pPr>
        <w:spacing w:line="360" w:lineRule="auto"/>
        <w:ind w:firstLine="720"/>
        <w:jc w:val="both"/>
        <w:rPr>
          <w:ins w:id="724" w:author="Sujil Kumar Koottathampathiyil" w:date="2022-06-08T23:00:00Z"/>
          <w:rFonts w:ascii="Arial" w:hAnsi="Arial" w:cs="Arial"/>
          <w:color w:val="000000"/>
          <w:sz w:val="24"/>
          <w:szCs w:val="24"/>
          <w:rPrChange w:id="725" w:author="Sujil Kumar Koottathampathiyil" w:date="2022-06-09T11:19:00Z">
            <w:rPr>
              <w:ins w:id="726" w:author="Sujil Kumar Koottathampathiyil" w:date="2022-06-08T23:00:00Z"/>
              <w:rFonts w:ascii="Arial" w:hAnsi="Arial" w:cs="Arial"/>
              <w:color w:val="000000"/>
            </w:rPr>
          </w:rPrChange>
        </w:rPr>
      </w:pPr>
      <w:moveTo w:id="727" w:author="Sujil Kumar Koottathampathiyil" w:date="2022-06-08T19:43:00Z">
        <w:r w:rsidRPr="00EB3630">
          <w:rPr>
            <w:rFonts w:ascii="Arial" w:hAnsi="Arial" w:cs="Arial"/>
            <w:color w:val="000000"/>
            <w:sz w:val="24"/>
            <w:szCs w:val="24"/>
            <w:rPrChange w:id="728" w:author="Sujil Kumar Koottathampathiyil" w:date="2022-06-09T11:19:00Z">
              <w:rPr>
                <w:rFonts w:ascii="Arial" w:hAnsi="Arial" w:cs="Arial"/>
                <w:color w:val="000000"/>
              </w:rPr>
            </w:rPrChange>
          </w:rPr>
          <w:t>Working with Multivariate time series data, I was looking for models which can mak</w:t>
        </w:r>
        <w:del w:id="729" w:author="Sujil Kumar Koottathampathiyil" w:date="2022-06-09T01:05:00Z">
          <w:r w:rsidRPr="00EB3630" w:rsidDel="00B460CB">
            <w:rPr>
              <w:rFonts w:ascii="Arial" w:hAnsi="Arial" w:cs="Arial"/>
              <w:color w:val="000000"/>
              <w:sz w:val="24"/>
              <w:szCs w:val="24"/>
              <w:rPrChange w:id="730" w:author="Sujil Kumar Koottathampathiyil" w:date="2022-06-09T11:19:00Z">
                <w:rPr>
                  <w:rFonts w:ascii="Arial" w:hAnsi="Arial" w:cs="Arial"/>
                  <w:color w:val="000000"/>
                </w:rPr>
              </w:rPrChange>
            </w:rPr>
            <w:delText>ing</w:delText>
          </w:r>
        </w:del>
      </w:moveTo>
      <w:ins w:id="731" w:author="Sujil Kumar Koottathampathiyil" w:date="2022-06-09T01:05:00Z">
        <w:r w:rsidR="00B460CB" w:rsidRPr="00EB3630">
          <w:rPr>
            <w:rFonts w:ascii="Arial" w:hAnsi="Arial" w:cs="Arial"/>
            <w:color w:val="000000"/>
            <w:sz w:val="24"/>
            <w:szCs w:val="24"/>
            <w:rPrChange w:id="732" w:author="Sujil Kumar Koottathampathiyil" w:date="2022-06-09T11:19:00Z">
              <w:rPr>
                <w:rFonts w:ascii="Arial" w:hAnsi="Arial" w:cs="Arial"/>
                <w:color w:val="000000"/>
              </w:rPr>
            </w:rPrChange>
          </w:rPr>
          <w:t>e</w:t>
        </w:r>
      </w:ins>
      <w:moveTo w:id="733" w:author="Sujil Kumar Koottathampathiyil" w:date="2022-06-08T19:43:00Z">
        <w:r w:rsidRPr="00EB3630">
          <w:rPr>
            <w:rFonts w:ascii="Arial" w:hAnsi="Arial" w:cs="Arial"/>
            <w:color w:val="000000"/>
            <w:sz w:val="24"/>
            <w:szCs w:val="24"/>
            <w:rPrChange w:id="734"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Content>
          <w:ins w:id="735" w:author="Sujil Kumar Koottathampathiyil" w:date="2022-06-11T23:58:00Z">
            <w:r w:rsidR="004E08F8" w:rsidRPr="004E08F8">
              <w:rPr>
                <w:rFonts w:ascii="Arial" w:hAnsi="Arial" w:cs="Arial"/>
                <w:color w:val="000000"/>
                <w:sz w:val="24"/>
                <w:szCs w:val="24"/>
              </w:rPr>
              <w:t>(Vector Autoregressive Models for Multivariate Time Series 2006)</w:t>
            </w:r>
          </w:ins>
          <w:moveTo w:id="736" w:author="Sujil Kumar Koottathampathiyil" w:date="2022-06-08T19:43:00Z">
            <w:del w:id="737" w:author="Sujil Kumar Koottathampathiyil" w:date="2022-06-08T19:46:00Z">
              <w:r w:rsidRPr="004E08F8" w:rsidDel="00C518DB">
                <w:rPr>
                  <w:rFonts w:ascii="Arial" w:hAnsi="Arial" w:cs="Arial"/>
                  <w:color w:val="000000"/>
                  <w:sz w:val="24"/>
                  <w:szCs w:val="24"/>
                  <w:rPrChange w:id="738" w:author="Sujil Kumar Koottathampathiyil" w:date="2022-06-11T23:58:00Z">
                    <w:rPr>
                      <w:rFonts w:ascii="Arial" w:hAnsi="Arial" w:cs="Arial"/>
                      <w:color w:val="000000"/>
                    </w:rPr>
                  </w:rPrChange>
                </w:rPr>
                <w:delText>(Vector Autoregressive Models for Multivariate Time Series 2006)</w:delText>
              </w:r>
            </w:del>
          </w:moveTo>
        </w:sdtContent>
      </w:sdt>
      <w:moveTo w:id="739" w:author="Sujil Kumar Koottathampathiyil" w:date="2022-06-08T19:43:00Z">
        <w:r w:rsidRPr="00EB3630">
          <w:rPr>
            <w:rFonts w:ascii="Arial" w:hAnsi="Arial" w:cs="Arial"/>
            <w:color w:val="000000"/>
            <w:sz w:val="24"/>
            <w:szCs w:val="24"/>
            <w:rPrChange w:id="740" w:author="Sujil Kumar Koottathampathiyil" w:date="2022-06-09T11:19:00Z">
              <w:rPr>
                <w:rFonts w:ascii="Arial" w:hAnsi="Arial" w:cs="Arial"/>
                <w:color w:val="000000"/>
              </w:rPr>
            </w:rPrChange>
          </w:rPr>
          <w:t xml:space="preserve"> showed me how </w:t>
        </w:r>
        <w:r w:rsidRPr="00EB3630">
          <w:rPr>
            <w:rFonts w:ascii="Arial" w:hAnsi="Arial" w:cs="Arial"/>
            <w:color w:val="000000"/>
            <w:sz w:val="24"/>
            <w:szCs w:val="24"/>
            <w:rPrChange w:id="741" w:author="Sujil Kumar Koottathampathiyil" w:date="2022-06-09T11:19:00Z">
              <w:rPr>
                <w:rFonts w:ascii="Arial" w:hAnsi="Arial" w:cs="Arial"/>
                <w:color w:val="000000"/>
              </w:rPr>
            </w:rPrChange>
          </w:rPr>
          <w:lastRenderedPageBreak/>
          <w:t xml:space="preserve">relevant is VAR (Vector Autoregressive Models) model for </w:t>
        </w:r>
        <w:del w:id="742" w:author="Sujil Kumar Koottathampathiyil" w:date="2022-06-09T01:06:00Z">
          <w:r w:rsidRPr="00EB3630" w:rsidDel="00B460CB">
            <w:rPr>
              <w:rFonts w:ascii="Arial" w:hAnsi="Arial" w:cs="Arial"/>
              <w:color w:val="000000"/>
              <w:sz w:val="24"/>
              <w:szCs w:val="24"/>
              <w:rPrChange w:id="743"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744" w:author="Sujil Kumar Koottathampathiyil" w:date="2022-06-09T11:19:00Z">
              <w:rPr>
                <w:rFonts w:ascii="Arial" w:hAnsi="Arial" w:cs="Arial"/>
                <w:color w:val="000000"/>
              </w:rPr>
            </w:rPrChange>
          </w:rPr>
          <w:t xml:space="preserve">suicide analysis. </w:t>
        </w:r>
      </w:moveTo>
      <w:ins w:id="745" w:author="Sujil Kumar Koottathampathiyil" w:date="2022-06-08T19:58:00Z">
        <w:r w:rsidR="000538F2" w:rsidRPr="00EB3630">
          <w:rPr>
            <w:rFonts w:ascii="Arial" w:hAnsi="Arial" w:cs="Arial"/>
            <w:color w:val="000000"/>
            <w:sz w:val="24"/>
            <w:szCs w:val="24"/>
            <w:rPrChange w:id="746" w:author="Sujil Kumar Koottathampathiyil" w:date="2022-06-09T11:19:00Z">
              <w:rPr>
                <w:rFonts w:ascii="Arial" w:hAnsi="Arial" w:cs="Arial"/>
                <w:color w:val="000000"/>
              </w:rPr>
            </w:rPrChange>
          </w:rPr>
          <w:t>VAR Model is mainly used when we have to deal with Multivariate time series data.</w:t>
        </w:r>
      </w:ins>
      <w:ins w:id="747" w:author="Sujil Kumar Koottathampathiyil" w:date="2022-06-08T20:27:00Z">
        <w:r w:rsidR="003F1FB7" w:rsidRPr="00EB3630">
          <w:rPr>
            <w:rFonts w:ascii="Arial" w:hAnsi="Arial" w:cs="Arial"/>
            <w:color w:val="000000"/>
            <w:sz w:val="24"/>
            <w:szCs w:val="24"/>
            <w:rPrChange w:id="748" w:author="Sujil Kumar Koottathampathiyil" w:date="2022-06-09T11:19:00Z">
              <w:rPr>
                <w:rFonts w:ascii="Arial" w:hAnsi="Arial" w:cs="Arial"/>
                <w:color w:val="000000"/>
              </w:rPr>
            </w:rPrChange>
          </w:rPr>
          <w:t xml:space="preserve"> </w:t>
        </w:r>
      </w:ins>
      <w:ins w:id="749" w:author="Sujil Kumar Koottathampathiyil" w:date="2022-06-09T01:06:00Z">
        <w:r w:rsidR="00B460CB" w:rsidRPr="00EB3630">
          <w:rPr>
            <w:rFonts w:ascii="Arial" w:hAnsi="Arial" w:cs="Arial"/>
            <w:color w:val="000000"/>
            <w:sz w:val="24"/>
            <w:szCs w:val="24"/>
            <w:rPrChange w:id="750" w:author="Sujil Kumar Koottathampathiyil" w:date="2022-06-09T11:19:00Z">
              <w:rPr>
                <w:rFonts w:ascii="Arial" w:hAnsi="Arial" w:cs="Arial"/>
                <w:color w:val="000000"/>
              </w:rPr>
            </w:rPrChange>
          </w:rPr>
          <w:t>The s</w:t>
        </w:r>
      </w:ins>
      <w:ins w:id="751" w:author="Sujil Kumar Koottathampathiyil" w:date="2022-06-08T20:27:00Z">
        <w:r w:rsidR="003F1FB7" w:rsidRPr="00EB3630">
          <w:rPr>
            <w:rFonts w:ascii="Arial" w:hAnsi="Arial" w:cs="Arial"/>
            <w:color w:val="000000"/>
            <w:sz w:val="24"/>
            <w:szCs w:val="24"/>
            <w:rPrChange w:id="752" w:author="Sujil Kumar Koottathampathiyil" w:date="2022-06-09T11:19:00Z">
              <w:rPr>
                <w:rFonts w:ascii="Arial" w:hAnsi="Arial" w:cs="Arial"/>
                <w:color w:val="000000"/>
              </w:rPr>
            </w:rPrChange>
          </w:rPr>
          <w:t>uicide dataset contains more than twenty var</w:t>
        </w:r>
      </w:ins>
      <w:moveTo w:id="753" w:author="Sujil Kumar Koottathampathiyil" w:date="2022-06-08T19:43:00Z">
        <w:del w:id="754" w:author="Sujil Kumar Koottathampathiyil" w:date="2022-06-08T19:57:00Z">
          <w:r w:rsidRPr="00EB3630" w:rsidDel="000538F2">
            <w:rPr>
              <w:rFonts w:ascii="Arial" w:hAnsi="Arial" w:cs="Arial"/>
              <w:color w:val="000000"/>
              <w:sz w:val="24"/>
              <w:szCs w:val="24"/>
              <w:rPrChange w:id="755" w:author="Sujil Kumar Koottathampathiyil" w:date="2022-06-09T11:19:00Z">
                <w:rPr>
                  <w:rFonts w:ascii="Arial" w:hAnsi="Arial" w:cs="Arial"/>
                  <w:color w:val="000000"/>
                </w:rPr>
              </w:rPrChange>
            </w:rPr>
            <w:delText xml:space="preserve">It also gave me. </w:delText>
          </w:r>
        </w:del>
      </w:moveTo>
      <w:ins w:id="756" w:author="Sujil Kumar Koottathampathiyil" w:date="2022-06-08T20:27:00Z">
        <w:r w:rsidR="003F1FB7" w:rsidRPr="00EB3630">
          <w:rPr>
            <w:rFonts w:ascii="Arial" w:hAnsi="Arial" w:cs="Arial"/>
            <w:color w:val="000000"/>
            <w:sz w:val="24"/>
            <w:szCs w:val="24"/>
            <w:rPrChange w:id="757" w:author="Sujil Kumar Koottathampathiyil" w:date="2022-06-09T11:19:00Z">
              <w:rPr>
                <w:rFonts w:ascii="Arial" w:hAnsi="Arial" w:cs="Arial"/>
                <w:color w:val="000000"/>
              </w:rPr>
            </w:rPrChange>
          </w:rPr>
          <w:t>iables</w:t>
        </w:r>
      </w:ins>
      <w:ins w:id="758" w:author="Sujil Kumar Koottathampathiyil" w:date="2022-06-08T20:28:00Z">
        <w:r w:rsidR="003F1FB7" w:rsidRPr="00EB3630">
          <w:rPr>
            <w:rFonts w:ascii="Arial" w:hAnsi="Arial" w:cs="Arial"/>
            <w:color w:val="000000"/>
            <w:sz w:val="24"/>
            <w:szCs w:val="24"/>
            <w:rPrChange w:id="759"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760" w:author="Sujil Kumar Koottathampathiyil" w:date="2022-06-09T11:19:00Z">
              <w:rPr>
                <w:rFonts w:ascii="Arial" w:hAnsi="Arial" w:cs="Arial"/>
                <w:color w:val="000000"/>
              </w:rPr>
            </w:rPrChange>
          </w:rPr>
          <w:t xml:space="preserve">VAR </w:t>
        </w:r>
      </w:ins>
      <w:ins w:id="761" w:author="Sujil Kumar Koottathampathiyil" w:date="2022-06-08T20:29:00Z">
        <w:r w:rsidR="00900909" w:rsidRPr="00EB3630">
          <w:rPr>
            <w:rFonts w:ascii="Arial" w:hAnsi="Arial" w:cs="Arial"/>
            <w:color w:val="000000"/>
            <w:sz w:val="24"/>
            <w:szCs w:val="24"/>
            <w:rPrChange w:id="762" w:author="Sujil Kumar Koottathampathiyil" w:date="2022-06-09T11:19:00Z">
              <w:rPr>
                <w:rFonts w:ascii="Arial" w:hAnsi="Arial" w:cs="Arial"/>
                <w:color w:val="000000"/>
              </w:rPr>
            </w:rPrChange>
          </w:rPr>
          <w:t>is a</w:t>
        </w:r>
      </w:ins>
      <w:ins w:id="763" w:author="Sujil Kumar Koottathampathiyil" w:date="2022-06-08T20:28:00Z">
        <w:r w:rsidR="00900909" w:rsidRPr="00EB3630">
          <w:rPr>
            <w:rFonts w:ascii="Arial" w:hAnsi="Arial" w:cs="Arial"/>
            <w:color w:val="000000"/>
            <w:sz w:val="24"/>
            <w:szCs w:val="24"/>
            <w:rPrChange w:id="764" w:author="Sujil Kumar Koottathampathiyil" w:date="2022-06-09T11:19:00Z">
              <w:rPr>
                <w:rFonts w:ascii="Arial" w:hAnsi="Arial" w:cs="Arial"/>
                <w:color w:val="000000"/>
              </w:rPr>
            </w:rPrChange>
          </w:rPr>
          <w:t xml:space="preserve"> systematic but </w:t>
        </w:r>
      </w:ins>
      <w:ins w:id="765" w:author="Sujil Kumar Koottathampathiyil" w:date="2022-06-08T20:29:00Z">
        <w:r w:rsidR="00900909" w:rsidRPr="00EB3630">
          <w:rPr>
            <w:rFonts w:ascii="Arial" w:hAnsi="Arial" w:cs="Arial"/>
            <w:color w:val="000000"/>
            <w:sz w:val="24"/>
            <w:szCs w:val="24"/>
            <w:rPrChange w:id="766" w:author="Sujil Kumar Koottathampathiyil" w:date="2022-06-09T11:19:00Z">
              <w:rPr>
                <w:rFonts w:ascii="Arial" w:hAnsi="Arial" w:cs="Arial"/>
                <w:color w:val="000000"/>
              </w:rPr>
            </w:rPrChange>
          </w:rPr>
          <w:t>flexible</w:t>
        </w:r>
      </w:ins>
      <w:ins w:id="767" w:author="Sujil Kumar Koottathampathiyil" w:date="2022-06-08T20:28:00Z">
        <w:r w:rsidR="00900909" w:rsidRPr="00EB3630">
          <w:rPr>
            <w:rFonts w:ascii="Arial" w:hAnsi="Arial" w:cs="Arial"/>
            <w:color w:val="000000"/>
            <w:sz w:val="24"/>
            <w:szCs w:val="24"/>
            <w:rPrChange w:id="768" w:author="Sujil Kumar Koottathampathiyil" w:date="2022-06-09T11:19:00Z">
              <w:rPr>
                <w:rFonts w:ascii="Arial" w:hAnsi="Arial" w:cs="Arial"/>
                <w:color w:val="000000"/>
              </w:rPr>
            </w:rPrChange>
          </w:rPr>
          <w:t xml:space="preserve"> </w:t>
        </w:r>
      </w:ins>
      <w:ins w:id="769" w:author="Sujil Kumar Koottathampathiyil" w:date="2022-06-08T20:29:00Z">
        <w:r w:rsidR="00900909" w:rsidRPr="00EB3630">
          <w:rPr>
            <w:rFonts w:ascii="Arial" w:hAnsi="Arial" w:cs="Arial"/>
            <w:color w:val="000000"/>
            <w:sz w:val="24"/>
            <w:szCs w:val="24"/>
            <w:rPrChange w:id="770" w:author="Sujil Kumar Koottathampathiyil" w:date="2022-06-09T11:19:00Z">
              <w:rPr>
                <w:rFonts w:ascii="Arial" w:hAnsi="Arial" w:cs="Arial"/>
                <w:color w:val="000000"/>
              </w:rPr>
            </w:rPrChange>
          </w:rPr>
          <w:t xml:space="preserve">approach for dealing with complex </w:t>
        </w:r>
      </w:ins>
      <w:ins w:id="771" w:author="Sujil Kumar Koottathampathiyil" w:date="2022-06-08T20:30:00Z">
        <w:r w:rsidR="00F378DB" w:rsidRPr="00EB3630">
          <w:rPr>
            <w:rFonts w:ascii="Arial" w:hAnsi="Arial" w:cs="Arial"/>
            <w:color w:val="000000"/>
            <w:sz w:val="24"/>
            <w:szCs w:val="24"/>
            <w:rPrChange w:id="772" w:author="Sujil Kumar Koottathampathiyil" w:date="2022-06-09T11:19:00Z">
              <w:rPr>
                <w:rFonts w:ascii="Arial" w:hAnsi="Arial" w:cs="Arial"/>
                <w:color w:val="000000"/>
              </w:rPr>
            </w:rPrChange>
          </w:rPr>
          <w:t>real-world</w:t>
        </w:r>
      </w:ins>
      <w:ins w:id="773" w:author="Sujil Kumar Koottathampathiyil" w:date="2022-06-08T20:29:00Z">
        <w:r w:rsidR="00900909" w:rsidRPr="00EB3630">
          <w:rPr>
            <w:rFonts w:ascii="Arial" w:hAnsi="Arial" w:cs="Arial"/>
            <w:color w:val="000000"/>
            <w:sz w:val="24"/>
            <w:szCs w:val="24"/>
            <w:rPrChange w:id="774"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775" w:author="Sujil Kumar Koottathampathiyil" w:date="2022-06-09T11:19:00Z">
              <w:rPr>
                <w:rFonts w:ascii="Arial" w:hAnsi="Arial" w:cs="Arial"/>
                <w:color w:val="000000"/>
              </w:rPr>
            </w:rPrChange>
          </w:rPr>
          <w:t xml:space="preserve"> VAR is also </w:t>
        </w:r>
      </w:ins>
      <w:ins w:id="776" w:author="Sujil Kumar Koottathampathiyil" w:date="2022-06-08T20:30:00Z">
        <w:r w:rsidR="00AB4BE4" w:rsidRPr="00EB3630">
          <w:rPr>
            <w:rFonts w:ascii="Arial" w:hAnsi="Arial" w:cs="Arial"/>
            <w:color w:val="000000"/>
            <w:sz w:val="24"/>
            <w:szCs w:val="24"/>
            <w:rPrChange w:id="777" w:author="Sujil Kumar Koottathampathiyil" w:date="2022-06-09T11:19:00Z">
              <w:rPr>
                <w:rFonts w:ascii="Arial" w:hAnsi="Arial" w:cs="Arial"/>
                <w:color w:val="000000"/>
              </w:rPr>
            </w:rPrChange>
          </w:rPr>
          <w:t xml:space="preserve">popular amongst data scientists because of </w:t>
        </w:r>
      </w:ins>
      <w:ins w:id="778" w:author="Sujil Kumar Koottathampathiyil" w:date="2022-06-09T01:06:00Z">
        <w:r w:rsidR="00B460CB" w:rsidRPr="00EB3630">
          <w:rPr>
            <w:rFonts w:ascii="Arial" w:hAnsi="Arial" w:cs="Arial"/>
            <w:color w:val="000000"/>
            <w:sz w:val="24"/>
            <w:szCs w:val="24"/>
            <w:rPrChange w:id="779" w:author="Sujil Kumar Koottathampathiyil" w:date="2022-06-09T11:19:00Z">
              <w:rPr>
                <w:rFonts w:ascii="Arial" w:hAnsi="Arial" w:cs="Arial"/>
                <w:color w:val="000000"/>
              </w:rPr>
            </w:rPrChange>
          </w:rPr>
          <w:t>its</w:t>
        </w:r>
      </w:ins>
      <w:ins w:id="780" w:author="Sujil Kumar Koottathampathiyil" w:date="2022-06-08T20:30:00Z">
        <w:r w:rsidR="00AB4BE4" w:rsidRPr="00EB3630">
          <w:rPr>
            <w:rFonts w:ascii="Arial" w:hAnsi="Arial" w:cs="Arial"/>
            <w:color w:val="000000"/>
            <w:sz w:val="24"/>
            <w:szCs w:val="24"/>
            <w:rPrChange w:id="781" w:author="Sujil Kumar Koottathampathiyil" w:date="2022-06-09T11:19:00Z">
              <w:rPr>
                <w:rFonts w:ascii="Arial" w:hAnsi="Arial" w:cs="Arial"/>
                <w:color w:val="000000"/>
              </w:rPr>
            </w:rPrChange>
          </w:rPr>
          <w:t xml:space="preserve"> high forecasting performance.</w:t>
        </w:r>
      </w:ins>
      <w:ins w:id="782" w:author="Sujil Kumar Koottathampathiyil" w:date="2022-06-08T20:34:00Z">
        <w:r w:rsidR="00D74960" w:rsidRPr="00EB3630">
          <w:rPr>
            <w:rFonts w:ascii="Arial" w:hAnsi="Arial" w:cs="Arial"/>
            <w:color w:val="000000"/>
            <w:sz w:val="24"/>
            <w:szCs w:val="24"/>
            <w:rPrChange w:id="783" w:author="Sujil Kumar Koottathampathiyil" w:date="2022-06-09T11:19:00Z">
              <w:rPr>
                <w:rFonts w:ascii="Arial" w:hAnsi="Arial" w:cs="Arial"/>
                <w:color w:val="000000"/>
              </w:rPr>
            </w:rPrChange>
          </w:rPr>
          <w:t xml:space="preserve"> Most importantly VAR </w:t>
        </w:r>
      </w:ins>
      <w:ins w:id="784" w:author="Sujil Kumar Koottathampathiyil" w:date="2022-06-09T01:06:00Z">
        <w:r w:rsidR="00B460CB" w:rsidRPr="00EB3630">
          <w:rPr>
            <w:rFonts w:ascii="Arial" w:hAnsi="Arial" w:cs="Arial"/>
            <w:color w:val="000000"/>
            <w:sz w:val="24"/>
            <w:szCs w:val="24"/>
            <w:rPrChange w:id="785" w:author="Sujil Kumar Koottathampathiyil" w:date="2022-06-09T11:19:00Z">
              <w:rPr>
                <w:rFonts w:ascii="Arial" w:hAnsi="Arial" w:cs="Arial"/>
                <w:color w:val="000000"/>
              </w:rPr>
            </w:rPrChange>
          </w:rPr>
          <w:t>can</w:t>
        </w:r>
      </w:ins>
      <w:ins w:id="786" w:author="Sujil Kumar Koottathampathiyil" w:date="2022-06-08T20:34:00Z">
        <w:r w:rsidR="00D74960" w:rsidRPr="00EB3630">
          <w:rPr>
            <w:rFonts w:ascii="Arial" w:hAnsi="Arial" w:cs="Arial"/>
            <w:color w:val="000000"/>
            <w:sz w:val="24"/>
            <w:szCs w:val="24"/>
            <w:rPrChange w:id="787" w:author="Sujil Kumar Koottathampathiyil" w:date="2022-06-09T11:19:00Z">
              <w:rPr>
                <w:rFonts w:ascii="Arial" w:hAnsi="Arial" w:cs="Arial"/>
                <w:color w:val="000000"/>
              </w:rPr>
            </w:rPrChange>
          </w:rPr>
          <w:t xml:space="preserve"> capture the intertwined dynamics of time series data.</w:t>
        </w:r>
      </w:ins>
      <w:ins w:id="788" w:author="Sujil Kumar Koottathampathiyil" w:date="2022-06-08T20:36:00Z">
        <w:r w:rsidR="00431612" w:rsidRPr="00EB3630">
          <w:rPr>
            <w:rFonts w:ascii="Arial" w:hAnsi="Arial" w:cs="Arial"/>
            <w:color w:val="000000"/>
            <w:sz w:val="24"/>
            <w:szCs w:val="24"/>
            <w:rPrChange w:id="789" w:author="Sujil Kumar Koottathampathiyil" w:date="2022-06-09T11:19:00Z">
              <w:rPr>
                <w:rFonts w:ascii="Arial" w:hAnsi="Arial" w:cs="Arial"/>
                <w:color w:val="000000"/>
              </w:rPr>
            </w:rPrChange>
          </w:rPr>
          <w:t xml:space="preserve"> We have to understand the lag using </w:t>
        </w:r>
      </w:ins>
      <w:ins w:id="790" w:author="Sujil Kumar Koottathampathiyil" w:date="2022-06-08T20:37:00Z">
        <w:r w:rsidR="00431612" w:rsidRPr="00EB3630">
          <w:rPr>
            <w:rFonts w:ascii="Arial" w:hAnsi="Arial" w:cs="Arial"/>
            <w:color w:val="000000"/>
            <w:sz w:val="24"/>
            <w:szCs w:val="24"/>
            <w:rPrChange w:id="791" w:author="Sujil Kumar Koottathampathiyil" w:date="2022-06-09T11:19:00Z">
              <w:rPr>
                <w:rFonts w:ascii="Arial" w:hAnsi="Arial" w:cs="Arial"/>
                <w:color w:val="000000"/>
              </w:rPr>
            </w:rPrChange>
          </w:rPr>
          <w:t xml:space="preserve">calculating AIC and BIC. AIC is considered in our case and looking at different lags from one </w:t>
        </w:r>
      </w:ins>
      <w:ins w:id="792" w:author="Sujil Kumar Koottathampathiyil" w:date="2022-06-09T01:06:00Z">
        <w:r w:rsidR="00B460CB" w:rsidRPr="00EB3630">
          <w:rPr>
            <w:rFonts w:ascii="Arial" w:hAnsi="Arial" w:cs="Arial"/>
            <w:color w:val="000000"/>
            <w:sz w:val="24"/>
            <w:szCs w:val="24"/>
            <w:rPrChange w:id="793" w:author="Sujil Kumar Koottathampathiyil" w:date="2022-06-09T11:19:00Z">
              <w:rPr>
                <w:rFonts w:ascii="Arial" w:hAnsi="Arial" w:cs="Arial"/>
                <w:color w:val="000000"/>
              </w:rPr>
            </w:rPrChange>
          </w:rPr>
          <w:t xml:space="preserve">to </w:t>
        </w:r>
      </w:ins>
      <w:ins w:id="794" w:author="Sujil Kumar Koottathampathiyil" w:date="2022-06-08T20:37:00Z">
        <w:r w:rsidR="00431612" w:rsidRPr="00EB3630">
          <w:rPr>
            <w:rFonts w:ascii="Arial" w:hAnsi="Arial" w:cs="Arial"/>
            <w:color w:val="000000"/>
            <w:sz w:val="24"/>
            <w:szCs w:val="24"/>
            <w:rPrChange w:id="795" w:author="Sujil Kumar Koottathampathiyil" w:date="2022-06-09T11:19:00Z">
              <w:rPr>
                <w:rFonts w:ascii="Arial" w:hAnsi="Arial" w:cs="Arial"/>
                <w:color w:val="000000"/>
              </w:rPr>
            </w:rPrChange>
          </w:rPr>
          <w:t xml:space="preserve">nine, </w:t>
        </w:r>
      </w:ins>
      <w:ins w:id="796" w:author="Sujil Kumar Koottathampathiyil" w:date="2022-06-08T20:38:00Z">
        <w:r w:rsidR="00431612" w:rsidRPr="00EB3630">
          <w:rPr>
            <w:rFonts w:ascii="Arial" w:hAnsi="Arial" w:cs="Arial"/>
            <w:color w:val="000000"/>
            <w:sz w:val="24"/>
            <w:szCs w:val="24"/>
            <w:rPrChange w:id="797"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798" w:author="Sujil Kumar Koottathampathiyil" w:date="2022-06-08T20:39:00Z">
        <w:r w:rsidR="00431612" w:rsidRPr="00EB3630">
          <w:rPr>
            <w:rFonts w:ascii="Arial" w:hAnsi="Arial" w:cs="Arial"/>
            <w:color w:val="000000"/>
            <w:sz w:val="24"/>
            <w:szCs w:val="24"/>
            <w:rPrChange w:id="799"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800"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801" w:author="Sujil Kumar Koottathampathiyil" w:date="2022-06-09T11:19:00Z">
              <w:rPr>
                <w:rFonts w:ascii="Arial" w:hAnsi="Arial" w:cs="Arial"/>
                <w:color w:val="000000"/>
              </w:rPr>
            </w:rPrChange>
          </w:rPr>
          <w:t>.</w:t>
        </w:r>
      </w:ins>
      <w:ins w:id="802" w:author="Sujil Kumar Koottathampathiyil" w:date="2022-06-08T20:48:00Z">
        <w:r w:rsidR="00572DBA" w:rsidRPr="00EB3630">
          <w:rPr>
            <w:rFonts w:ascii="Arial" w:hAnsi="Arial" w:cs="Arial"/>
            <w:color w:val="000000"/>
            <w:sz w:val="24"/>
            <w:szCs w:val="24"/>
            <w:rPrChange w:id="803" w:author="Sujil Kumar Koottathampathiyil" w:date="2022-06-09T11:19:00Z">
              <w:rPr>
                <w:rFonts w:ascii="Arial" w:hAnsi="Arial" w:cs="Arial"/>
                <w:color w:val="000000"/>
              </w:rPr>
            </w:rPrChange>
          </w:rPr>
          <w:t xml:space="preserve"> </w:t>
        </w:r>
      </w:ins>
      <w:customXmlInsRangeStart w:id="804"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Content>
          <w:customXmlInsRangeEnd w:id="804"/>
          <w:ins w:id="805" w:author="Sujil Kumar Koottathampathiyil" w:date="2022-06-11T23:58:00Z">
            <w:r w:rsidR="004E08F8" w:rsidRPr="004E08F8">
              <w:rPr>
                <w:rFonts w:ascii="Arial" w:hAnsi="Arial" w:cs="Arial"/>
                <w:color w:val="000000"/>
                <w:sz w:val="24"/>
                <w:szCs w:val="24"/>
              </w:rPr>
              <w:t xml:space="preserve">Filho and </w:t>
            </w:r>
            <w:proofErr w:type="spellStart"/>
            <w:r w:rsidR="004E08F8" w:rsidRPr="004E08F8">
              <w:rPr>
                <w:rFonts w:ascii="Arial" w:hAnsi="Arial" w:cs="Arial"/>
                <w:color w:val="000000"/>
                <w:sz w:val="24"/>
                <w:szCs w:val="24"/>
              </w:rPr>
              <w:t>Valk</w:t>
            </w:r>
            <w:proofErr w:type="spellEnd"/>
            <w:r w:rsidR="004E08F8" w:rsidRPr="004E08F8">
              <w:rPr>
                <w:rFonts w:ascii="Arial" w:hAnsi="Arial" w:cs="Arial"/>
                <w:color w:val="000000"/>
                <w:sz w:val="24"/>
                <w:szCs w:val="24"/>
              </w:rPr>
              <w:t xml:space="preserve"> (2020)</w:t>
            </w:r>
          </w:ins>
          <w:customXmlInsRangeStart w:id="806" w:author="Sujil Kumar Koottathampathiyil" w:date="2022-06-08T21:02:00Z"/>
        </w:sdtContent>
      </w:sdt>
      <w:customXmlInsRangeEnd w:id="806"/>
      <w:ins w:id="807" w:author="Sujil Kumar Koottathampathiyil" w:date="2022-06-08T21:03:00Z">
        <w:r w:rsidR="00D25AA4" w:rsidRPr="00EB3630">
          <w:rPr>
            <w:rFonts w:ascii="Arial" w:hAnsi="Arial" w:cs="Arial"/>
            <w:color w:val="000000"/>
            <w:sz w:val="24"/>
            <w:szCs w:val="24"/>
            <w:rPrChange w:id="808" w:author="Sujil Kumar Koottathampathiyil" w:date="2022-06-09T11:19:00Z">
              <w:rPr>
                <w:rFonts w:ascii="Arial" w:hAnsi="Arial" w:cs="Arial"/>
                <w:color w:val="000000"/>
              </w:rPr>
            </w:rPrChange>
          </w:rPr>
          <w:t xml:space="preserve"> ha</w:t>
        </w:r>
      </w:ins>
      <w:ins w:id="809" w:author="Sujil Kumar Koottathampathiyil" w:date="2022-06-09T01:06:00Z">
        <w:r w:rsidR="007B6EFD" w:rsidRPr="00EB3630">
          <w:rPr>
            <w:rFonts w:ascii="Arial" w:hAnsi="Arial" w:cs="Arial"/>
            <w:color w:val="000000"/>
            <w:sz w:val="24"/>
            <w:szCs w:val="24"/>
            <w:rPrChange w:id="810" w:author="Sujil Kumar Koottathampathiyil" w:date="2022-06-09T11:19:00Z">
              <w:rPr>
                <w:rFonts w:ascii="Arial" w:hAnsi="Arial" w:cs="Arial"/>
                <w:color w:val="000000"/>
              </w:rPr>
            </w:rPrChange>
          </w:rPr>
          <w:t>ve</w:t>
        </w:r>
      </w:ins>
      <w:ins w:id="811" w:author="Sujil Kumar Koottathampathiyil" w:date="2022-06-08T21:03:00Z">
        <w:r w:rsidR="00D25AA4" w:rsidRPr="00EB3630">
          <w:rPr>
            <w:rFonts w:ascii="Arial" w:hAnsi="Arial" w:cs="Arial"/>
            <w:color w:val="000000"/>
            <w:sz w:val="24"/>
            <w:szCs w:val="24"/>
            <w:rPrChange w:id="812" w:author="Sujil Kumar Koottathampathiyil" w:date="2022-06-09T11:19:00Z">
              <w:rPr>
                <w:rFonts w:ascii="Arial" w:hAnsi="Arial" w:cs="Arial"/>
                <w:color w:val="000000"/>
              </w:rPr>
            </w:rPrChange>
          </w:rPr>
          <w:t xml:space="preserve"> implemented VAR model-based control charts for batch process monitoring</w:t>
        </w:r>
      </w:ins>
      <w:ins w:id="813" w:author="Sujil Kumar Koottathampathiyil" w:date="2022-06-08T21:04:00Z">
        <w:r w:rsidR="00D25AA4" w:rsidRPr="00EB3630">
          <w:rPr>
            <w:rFonts w:ascii="Arial" w:hAnsi="Arial" w:cs="Arial"/>
            <w:color w:val="000000"/>
            <w:sz w:val="24"/>
            <w:szCs w:val="24"/>
            <w:rPrChange w:id="814" w:author="Sujil Kumar Koottathampathiyil" w:date="2022-06-09T11:19:00Z">
              <w:rPr>
                <w:rFonts w:ascii="Arial" w:hAnsi="Arial" w:cs="Arial"/>
                <w:color w:val="000000"/>
              </w:rPr>
            </w:rPrChange>
          </w:rPr>
          <w:t xml:space="preserve"> </w:t>
        </w:r>
        <w:proofErr w:type="gramStart"/>
        <w:r w:rsidR="00D25AA4" w:rsidRPr="00EB3630">
          <w:rPr>
            <w:rFonts w:ascii="Arial" w:hAnsi="Arial" w:cs="Arial"/>
            <w:color w:val="000000"/>
            <w:sz w:val="24"/>
            <w:szCs w:val="24"/>
            <w:rPrChange w:id="815" w:author="Sujil Kumar Koottathampathiyil" w:date="2022-06-09T11:19:00Z">
              <w:rPr>
                <w:rFonts w:ascii="Arial" w:hAnsi="Arial" w:cs="Arial"/>
                <w:color w:val="000000"/>
              </w:rPr>
            </w:rPrChange>
          </w:rPr>
          <w:t>In</w:t>
        </w:r>
        <w:proofErr w:type="gramEnd"/>
        <w:r w:rsidR="00D25AA4" w:rsidRPr="00EB3630">
          <w:rPr>
            <w:rFonts w:ascii="Arial" w:hAnsi="Arial" w:cs="Arial"/>
            <w:color w:val="000000"/>
            <w:sz w:val="24"/>
            <w:szCs w:val="24"/>
            <w:rPrChange w:id="816" w:author="Sujil Kumar Koottathampathiyil" w:date="2022-06-09T11:19:00Z">
              <w:rPr>
                <w:rFonts w:ascii="Arial" w:hAnsi="Arial" w:cs="Arial"/>
                <w:color w:val="000000"/>
              </w:rPr>
            </w:rPrChange>
          </w:rPr>
          <w:t xml:space="preserve"> the field of Statistical Process Control (SPC)</w:t>
        </w:r>
      </w:ins>
      <w:ins w:id="817" w:author="Sujil Kumar Koottathampathiyil" w:date="2022-06-08T21:05:00Z">
        <w:r w:rsidR="00D25AA4" w:rsidRPr="00EB3630">
          <w:rPr>
            <w:rFonts w:ascii="Arial" w:hAnsi="Arial" w:cs="Arial"/>
            <w:color w:val="000000"/>
            <w:sz w:val="24"/>
            <w:szCs w:val="24"/>
            <w:rPrChange w:id="818" w:author="Sujil Kumar Koottathampathiyil" w:date="2022-06-09T11:19:00Z">
              <w:rPr>
                <w:rFonts w:ascii="Arial" w:hAnsi="Arial" w:cs="Arial"/>
                <w:color w:val="000000"/>
              </w:rPr>
            </w:rPrChange>
          </w:rPr>
          <w:t xml:space="preserve">. There were many approaches to deal with monitoring </w:t>
        </w:r>
      </w:ins>
      <w:ins w:id="819" w:author="Sujil Kumar Koottathampathiyil" w:date="2022-06-09T01:06:00Z">
        <w:r w:rsidR="007B6EFD" w:rsidRPr="00EB3630">
          <w:rPr>
            <w:rFonts w:ascii="Arial" w:hAnsi="Arial" w:cs="Arial"/>
            <w:color w:val="000000"/>
            <w:sz w:val="24"/>
            <w:szCs w:val="24"/>
            <w:rPrChange w:id="820" w:author="Sujil Kumar Koottathampathiyil" w:date="2022-06-09T11:19:00Z">
              <w:rPr>
                <w:rFonts w:ascii="Arial" w:hAnsi="Arial" w:cs="Arial"/>
                <w:color w:val="000000"/>
              </w:rPr>
            </w:rPrChange>
          </w:rPr>
          <w:t xml:space="preserve">the </w:t>
        </w:r>
      </w:ins>
      <w:ins w:id="821" w:author="Sujil Kumar Koottathampathiyil" w:date="2022-06-08T21:05:00Z">
        <w:r w:rsidR="00D25AA4" w:rsidRPr="00EB3630">
          <w:rPr>
            <w:rFonts w:ascii="Arial" w:hAnsi="Arial" w:cs="Arial"/>
            <w:color w:val="000000"/>
            <w:sz w:val="24"/>
            <w:szCs w:val="24"/>
            <w:rPrChange w:id="822" w:author="Sujil Kumar Koottathampathiyil" w:date="2022-06-09T11:19:00Z">
              <w:rPr>
                <w:rFonts w:ascii="Arial" w:hAnsi="Arial" w:cs="Arial"/>
                <w:color w:val="000000"/>
              </w:rPr>
            </w:rPrChange>
          </w:rPr>
          <w:t xml:space="preserve">batch process. </w:t>
        </w:r>
      </w:ins>
      <w:ins w:id="823" w:author="Sujil Kumar Koottathampathiyil" w:date="2022-06-08T21:06:00Z">
        <w:r w:rsidR="00D25AA4" w:rsidRPr="00EB3630">
          <w:rPr>
            <w:rFonts w:ascii="Arial" w:hAnsi="Arial" w:cs="Arial"/>
            <w:color w:val="000000"/>
            <w:sz w:val="24"/>
            <w:szCs w:val="24"/>
            <w:rPrChange w:id="824" w:author="Sujil Kumar Koottathampathiyil" w:date="2022-06-09T11:19:00Z">
              <w:rPr>
                <w:rFonts w:ascii="Arial" w:hAnsi="Arial" w:cs="Arial"/>
                <w:color w:val="000000"/>
              </w:rPr>
            </w:rPrChange>
          </w:rPr>
          <w:t xml:space="preserve">A </w:t>
        </w:r>
      </w:ins>
      <w:ins w:id="825" w:author="Sujil Kumar Koottathampathiyil" w:date="2022-06-08T21:12:00Z">
        <w:r w:rsidR="004E345E" w:rsidRPr="00EB3630">
          <w:rPr>
            <w:rFonts w:ascii="Arial" w:hAnsi="Arial" w:cs="Arial"/>
            <w:color w:val="000000"/>
            <w:sz w:val="24"/>
            <w:szCs w:val="24"/>
            <w:rPrChange w:id="826" w:author="Sujil Kumar Koottathampathiyil" w:date="2022-06-09T11:19:00Z">
              <w:rPr>
                <w:rFonts w:ascii="Arial" w:hAnsi="Arial" w:cs="Arial"/>
                <w:color w:val="000000"/>
              </w:rPr>
            </w:rPrChange>
          </w:rPr>
          <w:t>three-way</w:t>
        </w:r>
      </w:ins>
      <w:ins w:id="827" w:author="Sujil Kumar Koottathampathiyil" w:date="2022-06-08T21:06:00Z">
        <w:r w:rsidR="00D25AA4" w:rsidRPr="00EB3630">
          <w:rPr>
            <w:rFonts w:ascii="Arial" w:hAnsi="Arial" w:cs="Arial"/>
            <w:color w:val="000000"/>
            <w:sz w:val="24"/>
            <w:szCs w:val="24"/>
            <w:rPrChange w:id="828" w:author="Sujil Kumar Koottathampathiyil" w:date="2022-06-09T11:19:00Z">
              <w:rPr>
                <w:rFonts w:ascii="Arial" w:hAnsi="Arial" w:cs="Arial"/>
                <w:color w:val="000000"/>
              </w:rPr>
            </w:rPrChange>
          </w:rPr>
          <w:t xml:space="preserve"> data structure (batches</w:t>
        </w:r>
      </w:ins>
      <w:ins w:id="829" w:author="Sujil Kumar Koottathampathiyil" w:date="2022-06-08T21:16:00Z">
        <w:r w:rsidR="00A10BAD" w:rsidRPr="00EB3630">
          <w:rPr>
            <w:rFonts w:ascii="Arial" w:hAnsi="Arial" w:cs="Arial"/>
            <w:color w:val="000000"/>
            <w:sz w:val="24"/>
            <w:szCs w:val="24"/>
            <w:rPrChange w:id="830" w:author="Sujil Kumar Koottathampathiyil" w:date="2022-06-09T11:19:00Z">
              <w:rPr>
                <w:rFonts w:ascii="Arial" w:hAnsi="Arial" w:cs="Arial"/>
                <w:color w:val="000000"/>
              </w:rPr>
            </w:rPrChange>
          </w:rPr>
          <w:t xml:space="preserve"> x </w:t>
        </w:r>
      </w:ins>
      <w:ins w:id="831" w:author="Sujil Kumar Koottathampathiyil" w:date="2022-06-08T21:06:00Z">
        <w:r w:rsidR="00D25AA4" w:rsidRPr="00EB3630">
          <w:rPr>
            <w:rFonts w:ascii="Arial" w:hAnsi="Arial" w:cs="Arial"/>
            <w:color w:val="000000"/>
            <w:sz w:val="24"/>
            <w:szCs w:val="24"/>
            <w:rPrChange w:id="832" w:author="Sujil Kumar Koottathampathiyil" w:date="2022-06-09T11:19:00Z">
              <w:rPr>
                <w:rFonts w:ascii="Arial" w:hAnsi="Arial" w:cs="Arial"/>
                <w:color w:val="000000"/>
              </w:rPr>
            </w:rPrChange>
          </w:rPr>
          <w:t>variables</w:t>
        </w:r>
      </w:ins>
      <w:ins w:id="833" w:author="Sujil Kumar Koottathampathiyil" w:date="2022-06-08T21:16:00Z">
        <w:r w:rsidR="00A10BAD" w:rsidRPr="00EB3630">
          <w:rPr>
            <w:rFonts w:ascii="Arial" w:hAnsi="Arial" w:cs="Arial"/>
            <w:color w:val="000000"/>
            <w:sz w:val="24"/>
            <w:szCs w:val="24"/>
            <w:rPrChange w:id="834" w:author="Sujil Kumar Koottathampathiyil" w:date="2022-06-09T11:19:00Z">
              <w:rPr>
                <w:rFonts w:ascii="Arial" w:hAnsi="Arial" w:cs="Arial"/>
                <w:color w:val="000000"/>
              </w:rPr>
            </w:rPrChange>
          </w:rPr>
          <w:t xml:space="preserve"> x </w:t>
        </w:r>
      </w:ins>
      <w:ins w:id="835" w:author="Sujil Kumar Koottathampathiyil" w:date="2022-06-08T21:06:00Z">
        <w:r w:rsidR="00D25AA4" w:rsidRPr="00EB3630">
          <w:rPr>
            <w:rFonts w:ascii="Arial" w:hAnsi="Arial" w:cs="Arial"/>
            <w:color w:val="000000"/>
            <w:sz w:val="24"/>
            <w:szCs w:val="24"/>
            <w:rPrChange w:id="836" w:author="Sujil Kumar Koottathampathiyil" w:date="2022-06-09T11:19:00Z">
              <w:rPr>
                <w:rFonts w:ascii="Arial" w:hAnsi="Arial" w:cs="Arial"/>
                <w:color w:val="000000"/>
              </w:rPr>
            </w:rPrChange>
          </w:rPr>
          <w:t>time-instants). For each batch</w:t>
        </w:r>
      </w:ins>
      <w:ins w:id="837" w:author="Sujil Kumar Koottathampathiyil" w:date="2022-06-09T01:06:00Z">
        <w:r w:rsidR="007B6EFD" w:rsidRPr="00EB3630">
          <w:rPr>
            <w:rFonts w:ascii="Arial" w:hAnsi="Arial" w:cs="Arial"/>
            <w:color w:val="000000"/>
            <w:sz w:val="24"/>
            <w:szCs w:val="24"/>
            <w:rPrChange w:id="838" w:author="Sujil Kumar Koottathampathiyil" w:date="2022-06-09T11:19:00Z">
              <w:rPr>
                <w:rFonts w:ascii="Arial" w:hAnsi="Arial" w:cs="Arial"/>
                <w:color w:val="000000"/>
              </w:rPr>
            </w:rPrChange>
          </w:rPr>
          <w:t>,</w:t>
        </w:r>
      </w:ins>
      <w:ins w:id="839" w:author="Sujil Kumar Koottathampathiyil" w:date="2022-06-08T21:06:00Z">
        <w:r w:rsidR="00D25AA4" w:rsidRPr="00EB3630">
          <w:rPr>
            <w:rFonts w:ascii="Arial" w:hAnsi="Arial" w:cs="Arial"/>
            <w:color w:val="000000"/>
            <w:sz w:val="24"/>
            <w:szCs w:val="24"/>
            <w:rPrChange w:id="840" w:author="Sujil Kumar Koottathampathiyil" w:date="2022-06-09T11:19:00Z">
              <w:rPr>
                <w:rFonts w:ascii="Arial" w:hAnsi="Arial" w:cs="Arial"/>
                <w:color w:val="000000"/>
              </w:rPr>
            </w:rPrChange>
          </w:rPr>
          <w:t xml:space="preserve"> there </w:t>
        </w:r>
      </w:ins>
      <w:ins w:id="841" w:author="Sujil Kumar Koottathampathiyil" w:date="2022-06-09T01:06:00Z">
        <w:r w:rsidR="007B6EFD" w:rsidRPr="00EB3630">
          <w:rPr>
            <w:rFonts w:ascii="Arial" w:hAnsi="Arial" w:cs="Arial"/>
            <w:color w:val="000000"/>
            <w:sz w:val="24"/>
            <w:szCs w:val="24"/>
            <w:rPrChange w:id="842" w:author="Sujil Kumar Koottathampathiyil" w:date="2022-06-09T11:19:00Z">
              <w:rPr>
                <w:rFonts w:ascii="Arial" w:hAnsi="Arial" w:cs="Arial"/>
                <w:color w:val="000000"/>
              </w:rPr>
            </w:rPrChange>
          </w:rPr>
          <w:t>are</w:t>
        </w:r>
      </w:ins>
      <w:ins w:id="843" w:author="Sujil Kumar Koottathampathiyil" w:date="2022-06-08T21:06:00Z">
        <w:r w:rsidR="00D25AA4" w:rsidRPr="00EB3630">
          <w:rPr>
            <w:rFonts w:ascii="Arial" w:hAnsi="Arial" w:cs="Arial"/>
            <w:color w:val="000000"/>
            <w:sz w:val="24"/>
            <w:szCs w:val="24"/>
            <w:rPrChange w:id="844" w:author="Sujil Kumar Koottathampathiyil" w:date="2022-06-09T11:19:00Z">
              <w:rPr>
                <w:rFonts w:ascii="Arial" w:hAnsi="Arial" w:cs="Arial"/>
                <w:color w:val="000000"/>
              </w:rPr>
            </w:rPrChange>
          </w:rPr>
          <w:t xml:space="preserve"> </w:t>
        </w:r>
      </w:ins>
      <w:ins w:id="845" w:author="Sujil Kumar Koottathampathiyil" w:date="2022-06-08T21:07:00Z">
        <w:r w:rsidR="00D25AA4" w:rsidRPr="00EB3630">
          <w:rPr>
            <w:rFonts w:ascii="Arial" w:hAnsi="Arial" w:cs="Arial"/>
            <w:color w:val="000000"/>
            <w:sz w:val="24"/>
            <w:szCs w:val="24"/>
            <w:rPrChange w:id="846" w:author="Sujil Kumar Koottathampathiyil" w:date="2022-06-09T11:19:00Z">
              <w:rPr>
                <w:rFonts w:ascii="Arial" w:hAnsi="Arial" w:cs="Arial"/>
                <w:color w:val="000000"/>
              </w:rPr>
            </w:rPrChange>
          </w:rPr>
          <w:t xml:space="preserve">multivariate </w:t>
        </w:r>
      </w:ins>
      <w:ins w:id="847" w:author="Sujil Kumar Koottathampathiyil" w:date="2022-06-08T21:06:00Z">
        <w:r w:rsidR="00D25AA4" w:rsidRPr="00EB3630">
          <w:rPr>
            <w:rFonts w:ascii="Arial" w:hAnsi="Arial" w:cs="Arial"/>
            <w:color w:val="000000"/>
            <w:sz w:val="24"/>
            <w:szCs w:val="24"/>
            <w:rPrChange w:id="848" w:author="Sujil Kumar Koottathampathiyil" w:date="2022-06-09T11:19:00Z">
              <w:rPr>
                <w:rFonts w:ascii="Arial" w:hAnsi="Arial" w:cs="Arial"/>
                <w:color w:val="000000"/>
              </w:rPr>
            </w:rPrChange>
          </w:rPr>
          <w:t xml:space="preserve">time series data available. </w:t>
        </w:r>
      </w:ins>
      <w:ins w:id="849" w:author="Sujil Kumar Koottathampathiyil" w:date="2022-06-08T21:05:00Z">
        <w:r w:rsidR="00D25AA4" w:rsidRPr="00EB3630">
          <w:rPr>
            <w:rFonts w:ascii="Arial" w:hAnsi="Arial" w:cs="Arial"/>
            <w:color w:val="000000"/>
            <w:sz w:val="24"/>
            <w:szCs w:val="24"/>
            <w:rPrChange w:id="850" w:author="Sujil Kumar Koottathampathiyil" w:date="2022-06-09T11:19:00Z">
              <w:rPr>
                <w:rFonts w:ascii="Arial" w:hAnsi="Arial" w:cs="Arial"/>
                <w:color w:val="000000"/>
              </w:rPr>
            </w:rPrChange>
          </w:rPr>
          <w:t xml:space="preserve"> </w:t>
        </w:r>
      </w:ins>
      <w:ins w:id="851" w:author="Sujil Kumar Koottathampathiyil" w:date="2022-06-08T21:07:00Z">
        <w:r w:rsidR="00D25AA4" w:rsidRPr="00EB3630">
          <w:rPr>
            <w:rFonts w:ascii="Arial" w:hAnsi="Arial" w:cs="Arial"/>
            <w:color w:val="000000"/>
            <w:sz w:val="24"/>
            <w:szCs w:val="24"/>
            <w:rPrChange w:id="852" w:author="Sujil Kumar Koottathampathiyil" w:date="2022-06-09T11:19:00Z">
              <w:rPr>
                <w:rFonts w:ascii="Arial" w:hAnsi="Arial" w:cs="Arial"/>
                <w:color w:val="000000"/>
              </w:rPr>
            </w:rPrChange>
          </w:rPr>
          <w:t xml:space="preserve">In traditional approaches, they do not take the nature of the time series data into account. </w:t>
        </w:r>
      </w:ins>
      <w:ins w:id="853" w:author="Sujil Kumar Koottathampathiyil" w:date="2022-06-08T21:08:00Z">
        <w:r w:rsidR="00AC6605" w:rsidRPr="00EB3630">
          <w:rPr>
            <w:rFonts w:ascii="Arial" w:hAnsi="Arial" w:cs="Arial"/>
            <w:color w:val="000000"/>
            <w:sz w:val="24"/>
            <w:szCs w:val="24"/>
            <w:rPrChange w:id="854" w:author="Sujil Kumar Koottathampathiyil" w:date="2022-06-09T11:19:00Z">
              <w:rPr>
                <w:rFonts w:ascii="Arial" w:hAnsi="Arial" w:cs="Arial"/>
                <w:color w:val="000000"/>
              </w:rPr>
            </w:rPrChange>
          </w:rPr>
          <w:t>They used multivariate techniques on the</w:t>
        </w:r>
      </w:ins>
      <w:ins w:id="855" w:author="Sujil Kumar Koottathampathiyil" w:date="2022-06-08T21:10:00Z">
        <w:r w:rsidR="00AC6605" w:rsidRPr="00EB3630">
          <w:rPr>
            <w:rFonts w:ascii="Arial" w:hAnsi="Arial" w:cs="Arial"/>
            <w:color w:val="000000"/>
            <w:sz w:val="24"/>
            <w:szCs w:val="24"/>
            <w:rPrChange w:id="856" w:author="Sujil Kumar Koottathampathiyil" w:date="2022-06-09T11:19:00Z">
              <w:rPr>
                <w:rFonts w:ascii="Arial" w:hAnsi="Arial" w:cs="Arial"/>
                <w:color w:val="000000"/>
              </w:rPr>
            </w:rPrChange>
          </w:rPr>
          <w:t xml:space="preserve"> reduced</w:t>
        </w:r>
      </w:ins>
      <w:ins w:id="857" w:author="Sujil Kumar Koottathampathiyil" w:date="2022-06-08T21:08:00Z">
        <w:r w:rsidR="00AC6605" w:rsidRPr="00EB3630">
          <w:rPr>
            <w:rFonts w:ascii="Arial" w:hAnsi="Arial" w:cs="Arial"/>
            <w:color w:val="000000"/>
            <w:sz w:val="24"/>
            <w:szCs w:val="24"/>
            <w:rPrChange w:id="858" w:author="Sujil Kumar Koottathampathiyil" w:date="2022-06-09T11:19:00Z">
              <w:rPr>
                <w:rFonts w:ascii="Arial" w:hAnsi="Arial" w:cs="Arial"/>
                <w:color w:val="000000"/>
              </w:rPr>
            </w:rPrChange>
          </w:rPr>
          <w:t xml:space="preserve"> two</w:t>
        </w:r>
      </w:ins>
      <w:ins w:id="859" w:author="Sujil Kumar Koottathampathiyil" w:date="2022-06-08T21:10:00Z">
        <w:r w:rsidR="00AC6605" w:rsidRPr="00EB3630">
          <w:rPr>
            <w:rFonts w:ascii="Arial" w:hAnsi="Arial" w:cs="Arial"/>
            <w:color w:val="000000"/>
            <w:sz w:val="24"/>
            <w:szCs w:val="24"/>
            <w:rPrChange w:id="860" w:author="Sujil Kumar Koottathampathiyil" w:date="2022-06-09T11:19:00Z">
              <w:rPr>
                <w:rFonts w:ascii="Arial" w:hAnsi="Arial" w:cs="Arial"/>
                <w:color w:val="000000"/>
              </w:rPr>
            </w:rPrChange>
          </w:rPr>
          <w:t>-way</w:t>
        </w:r>
      </w:ins>
      <w:ins w:id="861" w:author="Sujil Kumar Koottathampathiyil" w:date="2022-06-08T21:08:00Z">
        <w:r w:rsidR="00AC6605" w:rsidRPr="00EB3630">
          <w:rPr>
            <w:rFonts w:ascii="Arial" w:hAnsi="Arial" w:cs="Arial"/>
            <w:color w:val="000000"/>
            <w:sz w:val="24"/>
            <w:szCs w:val="24"/>
            <w:rPrChange w:id="862" w:author="Sujil Kumar Koottathampathiyil" w:date="2022-06-09T11:19:00Z">
              <w:rPr>
                <w:rFonts w:ascii="Arial" w:hAnsi="Arial" w:cs="Arial"/>
                <w:color w:val="000000"/>
              </w:rPr>
            </w:rPrChange>
          </w:rPr>
          <w:t xml:space="preserve"> data</w:t>
        </w:r>
      </w:ins>
      <w:ins w:id="863" w:author="Sujil Kumar Koottathampathiyil" w:date="2022-06-08T21:10:00Z">
        <w:r w:rsidR="00AC6605" w:rsidRPr="00EB3630">
          <w:rPr>
            <w:rFonts w:ascii="Arial" w:hAnsi="Arial" w:cs="Arial"/>
            <w:color w:val="000000"/>
            <w:sz w:val="24"/>
            <w:szCs w:val="24"/>
            <w:rPrChange w:id="864" w:author="Sujil Kumar Koottathampathiyil" w:date="2022-06-09T11:19:00Z">
              <w:rPr>
                <w:rFonts w:ascii="Arial" w:hAnsi="Arial" w:cs="Arial"/>
                <w:color w:val="000000"/>
              </w:rPr>
            </w:rPrChange>
          </w:rPr>
          <w:t xml:space="preserve">. Recent developments in SPC </w:t>
        </w:r>
      </w:ins>
      <w:ins w:id="865" w:author="Sujil Kumar Koottathampathiyil" w:date="2022-06-08T21:12:00Z">
        <w:r w:rsidR="00C0399B" w:rsidRPr="00EB3630">
          <w:rPr>
            <w:rFonts w:ascii="Arial" w:hAnsi="Arial" w:cs="Arial"/>
            <w:color w:val="000000"/>
            <w:sz w:val="24"/>
            <w:szCs w:val="24"/>
            <w:rPrChange w:id="866" w:author="Sujil Kumar Koottathampathiyil" w:date="2022-06-09T11:19:00Z">
              <w:rPr>
                <w:rFonts w:ascii="Arial" w:hAnsi="Arial" w:cs="Arial"/>
                <w:color w:val="000000"/>
              </w:rPr>
            </w:rPrChange>
          </w:rPr>
          <w:t>have</w:t>
        </w:r>
      </w:ins>
      <w:ins w:id="867" w:author="Sujil Kumar Koottathampathiyil" w:date="2022-06-08T21:10:00Z">
        <w:r w:rsidR="00AC6605" w:rsidRPr="00EB3630">
          <w:rPr>
            <w:rFonts w:ascii="Arial" w:hAnsi="Arial" w:cs="Arial"/>
            <w:color w:val="000000"/>
            <w:sz w:val="24"/>
            <w:szCs w:val="24"/>
            <w:rPrChange w:id="868" w:author="Sujil Kumar Koottathampathiyil" w:date="2022-06-09T11:19:00Z">
              <w:rPr>
                <w:rFonts w:ascii="Arial" w:hAnsi="Arial" w:cs="Arial"/>
                <w:color w:val="000000"/>
              </w:rPr>
            </w:rPrChange>
          </w:rPr>
          <w:t xml:space="preserve"> proposed to use </w:t>
        </w:r>
      </w:ins>
      <w:ins w:id="869" w:author="Sujil Kumar Koottathampathiyil" w:date="2022-06-09T11:27:00Z">
        <w:r w:rsidR="006E301E">
          <w:rPr>
            <w:rFonts w:ascii="Arial" w:hAnsi="Arial" w:cs="Arial"/>
            <w:color w:val="000000"/>
            <w:sz w:val="24"/>
            <w:szCs w:val="24"/>
          </w:rPr>
          <w:t xml:space="preserve">the </w:t>
        </w:r>
      </w:ins>
      <w:ins w:id="870" w:author="Sujil Kumar Koottathampathiyil" w:date="2022-06-08T21:10:00Z">
        <w:r w:rsidR="00AC6605" w:rsidRPr="00EB3630">
          <w:rPr>
            <w:rFonts w:ascii="Arial" w:hAnsi="Arial" w:cs="Arial"/>
            <w:color w:val="000000"/>
            <w:sz w:val="24"/>
            <w:szCs w:val="24"/>
            <w:rPrChange w:id="871" w:author="Sujil Kumar Koottathampathiyil" w:date="2022-06-09T11:19:00Z">
              <w:rPr>
                <w:rFonts w:ascii="Arial" w:hAnsi="Arial" w:cs="Arial"/>
                <w:color w:val="000000"/>
              </w:rPr>
            </w:rPrChange>
          </w:rPr>
          <w:t>VAR</w:t>
        </w:r>
      </w:ins>
      <w:ins w:id="872" w:author="Sujil Kumar Koottathampathiyil" w:date="2022-06-09T10:14:00Z">
        <w:r w:rsidR="002170EC" w:rsidRPr="00EB3630">
          <w:rPr>
            <w:rFonts w:ascii="Arial" w:hAnsi="Arial" w:cs="Arial"/>
            <w:color w:val="000000"/>
            <w:sz w:val="24"/>
            <w:szCs w:val="24"/>
            <w:rPrChange w:id="873" w:author="Sujil Kumar Koottathampathiyil" w:date="2022-06-09T11:19:00Z">
              <w:rPr>
                <w:rFonts w:ascii="Arial" w:hAnsi="Arial" w:cs="Arial"/>
                <w:color w:val="000000"/>
              </w:rPr>
            </w:rPrChange>
          </w:rPr>
          <w:t xml:space="preserve"> model</w:t>
        </w:r>
      </w:ins>
      <w:ins w:id="874" w:author="Sujil Kumar Koottathampathiyil" w:date="2022-06-08T21:10:00Z">
        <w:r w:rsidR="00AC6605" w:rsidRPr="00EB3630">
          <w:rPr>
            <w:rFonts w:ascii="Arial" w:hAnsi="Arial" w:cs="Arial"/>
            <w:color w:val="000000"/>
            <w:sz w:val="24"/>
            <w:szCs w:val="24"/>
            <w:rPrChange w:id="875" w:author="Sujil Kumar Koottathampathiyil" w:date="2022-06-09T11:19:00Z">
              <w:rPr>
                <w:rFonts w:ascii="Arial" w:hAnsi="Arial" w:cs="Arial"/>
                <w:color w:val="000000"/>
              </w:rPr>
            </w:rPrChange>
          </w:rPr>
          <w:t xml:space="preserve"> </w:t>
        </w:r>
      </w:ins>
      <w:ins w:id="876" w:author="Sujil Kumar Koottathampathiyil" w:date="2022-06-09T01:07:00Z">
        <w:r w:rsidR="007B6EFD" w:rsidRPr="00EB3630">
          <w:rPr>
            <w:rFonts w:ascii="Arial" w:hAnsi="Arial" w:cs="Arial"/>
            <w:color w:val="000000"/>
            <w:sz w:val="24"/>
            <w:szCs w:val="24"/>
            <w:rPrChange w:id="877" w:author="Sujil Kumar Koottathampathiyil" w:date="2022-06-09T11:19:00Z">
              <w:rPr>
                <w:rFonts w:ascii="Arial" w:hAnsi="Arial" w:cs="Arial"/>
                <w:color w:val="000000"/>
              </w:rPr>
            </w:rPrChange>
          </w:rPr>
          <w:t>concerning</w:t>
        </w:r>
      </w:ins>
      <w:ins w:id="878" w:author="Sujil Kumar Koottathampathiyil" w:date="2022-06-08T21:11:00Z">
        <w:r w:rsidR="00AC6605" w:rsidRPr="00EB3630">
          <w:rPr>
            <w:rFonts w:ascii="Arial" w:hAnsi="Arial" w:cs="Arial"/>
            <w:color w:val="000000"/>
            <w:sz w:val="24"/>
            <w:szCs w:val="24"/>
            <w:rPrChange w:id="879" w:author="Sujil Kumar Koottathampathiyil" w:date="2022-06-09T11:19:00Z">
              <w:rPr>
                <w:rFonts w:ascii="Arial" w:hAnsi="Arial" w:cs="Arial"/>
                <w:color w:val="000000"/>
              </w:rPr>
            </w:rPrChange>
          </w:rPr>
          <w:t xml:space="preserve"> the original three-way </w:t>
        </w:r>
      </w:ins>
      <w:ins w:id="880" w:author="Sujil Kumar Koottathampathiyil" w:date="2022-06-08T21:12:00Z">
        <w:r w:rsidR="004E345E" w:rsidRPr="00EB3630">
          <w:rPr>
            <w:rFonts w:ascii="Arial" w:hAnsi="Arial" w:cs="Arial"/>
            <w:color w:val="000000"/>
            <w:sz w:val="24"/>
            <w:szCs w:val="24"/>
            <w:rPrChange w:id="881"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882" w:author="Sujil Kumar Koottathampathiyil" w:date="2022-06-09T11:19:00Z">
              <w:rPr>
                <w:rFonts w:ascii="Arial" w:hAnsi="Arial" w:cs="Arial"/>
                <w:color w:val="000000"/>
              </w:rPr>
            </w:rPrChange>
          </w:rPr>
          <w:t xml:space="preserve"> they are restricted control approaches focused on VAR Models.</w:t>
        </w:r>
      </w:ins>
      <w:ins w:id="883" w:author="Sujil Kumar Koottathampathiyil" w:date="2022-06-08T21:11:00Z">
        <w:r w:rsidR="00AC6605" w:rsidRPr="00EB3630">
          <w:rPr>
            <w:rFonts w:ascii="Arial" w:hAnsi="Arial" w:cs="Arial"/>
            <w:color w:val="000000"/>
            <w:sz w:val="24"/>
            <w:szCs w:val="24"/>
            <w:rPrChange w:id="884" w:author="Sujil Kumar Koottathampathiyil" w:date="2022-06-09T11:19:00Z">
              <w:rPr>
                <w:rFonts w:ascii="Arial" w:hAnsi="Arial" w:cs="Arial"/>
                <w:color w:val="000000"/>
              </w:rPr>
            </w:rPrChange>
          </w:rPr>
          <w:t xml:space="preserve"> This study has </w:t>
        </w:r>
      </w:ins>
      <w:ins w:id="885" w:author="Sujil Kumar Koottathampathiyil" w:date="2022-06-08T21:13:00Z">
        <w:r w:rsidR="00B90F45" w:rsidRPr="00EB3630">
          <w:rPr>
            <w:rFonts w:ascii="Arial" w:hAnsi="Arial" w:cs="Arial"/>
            <w:color w:val="000000"/>
            <w:sz w:val="24"/>
            <w:szCs w:val="24"/>
            <w:rPrChange w:id="886" w:author="Sujil Kumar Koottathampathiyil" w:date="2022-06-09T11:19:00Z">
              <w:rPr>
                <w:rFonts w:ascii="Arial" w:hAnsi="Arial" w:cs="Arial"/>
                <w:color w:val="000000"/>
              </w:rPr>
            </w:rPrChange>
          </w:rPr>
          <w:t xml:space="preserve">suggested a new method to deal with </w:t>
        </w:r>
      </w:ins>
      <w:ins w:id="887" w:author="Sujil Kumar Koottathampathiyil" w:date="2022-06-09T01:07:00Z">
        <w:r w:rsidR="007B6EFD" w:rsidRPr="00EB3630">
          <w:rPr>
            <w:rFonts w:ascii="Arial" w:hAnsi="Arial" w:cs="Arial"/>
            <w:color w:val="000000"/>
            <w:sz w:val="24"/>
            <w:szCs w:val="24"/>
            <w:rPrChange w:id="888" w:author="Sujil Kumar Koottathampathiyil" w:date="2022-06-09T11:19:00Z">
              <w:rPr>
                <w:rFonts w:ascii="Arial" w:hAnsi="Arial" w:cs="Arial"/>
                <w:color w:val="000000"/>
              </w:rPr>
            </w:rPrChange>
          </w:rPr>
          <w:t xml:space="preserve">the </w:t>
        </w:r>
      </w:ins>
      <w:ins w:id="889" w:author="Sujil Kumar Koottathampathiyil" w:date="2022-06-08T21:13:00Z">
        <w:r w:rsidR="00B90F45" w:rsidRPr="00EB3630">
          <w:rPr>
            <w:rFonts w:ascii="Arial" w:hAnsi="Arial" w:cs="Arial"/>
            <w:color w:val="000000"/>
            <w:sz w:val="24"/>
            <w:szCs w:val="24"/>
            <w:rPrChange w:id="890" w:author="Sujil Kumar Koottathampathiyil" w:date="2022-06-09T11:19:00Z">
              <w:rPr>
                <w:rFonts w:ascii="Arial" w:hAnsi="Arial" w:cs="Arial"/>
                <w:color w:val="000000"/>
              </w:rPr>
            </w:rPrChange>
          </w:rPr>
          <w:t>batch process focusing o</w:t>
        </w:r>
      </w:ins>
      <w:ins w:id="891" w:author="Sujil Kumar Koottathampathiyil" w:date="2022-06-08T21:14:00Z">
        <w:r w:rsidR="002A74AB" w:rsidRPr="00EB3630">
          <w:rPr>
            <w:rFonts w:ascii="Arial" w:hAnsi="Arial" w:cs="Arial"/>
            <w:color w:val="000000"/>
            <w:sz w:val="24"/>
            <w:szCs w:val="24"/>
            <w:rPrChange w:id="892" w:author="Sujil Kumar Koottathampathiyil" w:date="2022-06-09T11:19:00Z">
              <w:rPr>
                <w:rFonts w:ascii="Arial" w:hAnsi="Arial" w:cs="Arial"/>
                <w:color w:val="000000"/>
              </w:rPr>
            </w:rPrChange>
          </w:rPr>
          <w:t>n</w:t>
        </w:r>
      </w:ins>
      <w:ins w:id="893" w:author="Sujil Kumar Koottathampathiyil" w:date="2022-06-08T21:13:00Z">
        <w:r w:rsidR="00B90F45" w:rsidRPr="00EB3630">
          <w:rPr>
            <w:rFonts w:ascii="Arial" w:hAnsi="Arial" w:cs="Arial"/>
            <w:color w:val="000000"/>
            <w:sz w:val="24"/>
            <w:szCs w:val="24"/>
            <w:rPrChange w:id="894"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895" w:author="Sujil Kumar Koottathampathiyil" w:date="2022-06-08T19:43:00Z"/>
          <w:rFonts w:ascii="Arial" w:hAnsi="Arial" w:cs="Arial"/>
          <w:color w:val="000000"/>
        </w:rPr>
      </w:pPr>
    </w:p>
    <w:moveToRangeEnd w:id="253"/>
    <w:p w14:paraId="3CC48263" w14:textId="167B03A3" w:rsidR="006809DE" w:rsidRPr="00CB1C7A" w:rsidDel="000649BA" w:rsidRDefault="006809DE" w:rsidP="005D4B76">
      <w:pPr>
        <w:spacing w:line="360" w:lineRule="auto"/>
        <w:jc w:val="both"/>
        <w:rPr>
          <w:del w:id="896"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897"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898"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899" w:author="Sujil Kumar Koottathampathiyil" w:date="2022-06-08T20:27:00Z">
        <w:r w:rsidRPr="00CB1C7A" w:rsidDel="00D67457">
          <w:rPr>
            <w:rFonts w:ascii="Arial" w:hAnsi="Arial" w:cs="Arial"/>
            <w:b/>
            <w:bCs/>
            <w:sz w:val="32"/>
            <w:szCs w:val="32"/>
          </w:rPr>
          <w:delText>3</w:delText>
        </w:r>
      </w:del>
      <w:ins w:id="900"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3D7E7A90" w:rsidR="004B3B33" w:rsidRPr="0057673D" w:rsidDel="008808DC" w:rsidRDefault="004B3B33" w:rsidP="006B2DF8">
      <w:pPr>
        <w:spacing w:line="360" w:lineRule="auto"/>
        <w:jc w:val="both"/>
        <w:rPr>
          <w:moveFrom w:id="901" w:author="Sujil Kumar Koottathampathiyil" w:date="2022-06-08T19:51:00Z"/>
          <w:rFonts w:ascii="Arial" w:hAnsi="Arial" w:cs="Arial"/>
          <w:sz w:val="24"/>
          <w:szCs w:val="24"/>
          <w:rPrChange w:id="902" w:author="Sujil Kumar Koottathampathiyil" w:date="2022-06-09T11:27:00Z">
            <w:rPr>
              <w:moveFrom w:id="903" w:author="Sujil Kumar Koottathampathiyil" w:date="2022-06-08T19:51:00Z"/>
              <w:rFonts w:ascii="Arial" w:hAnsi="Arial" w:cs="Arial"/>
            </w:rPr>
          </w:rPrChange>
        </w:rPr>
      </w:pPr>
      <w:moveFromRangeStart w:id="904" w:author="Sujil Kumar Koottathampathiyil" w:date="2022-06-08T19:51:00Z" w:name="move105610329"/>
      <w:moveFrom w:id="905"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rPr>
            <w:color w:val="auto"/>
          </w:rPr>
        </w:sdtEndPr>
        <w:sdtContent>
          <w:customXmlInsRangeStart w:id="906" w:author="Sujil Kumar Koottathampathiyil" w:date="2022-06-12T23:14:00Z"/>
          <w:sdt>
            <w:sdtPr>
              <w:rPr>
                <w:rFonts w:ascii="Arial" w:hAnsi="Arial" w:cs="Arial"/>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J9LCJjaXRhdGlvbkl0ZW1zIjpbeyJpZCI6IjY2NmYxMWVjLWE2NWEtM2MyNS1hOGY1LTlhZGE2MzAwYjlkMiIsIml0ZW1EYXRhIjp7InR5cGUiOiJ3ZWJwYWdlIiwiaWQiOiI2NjZmMTFlYy1hNjVhLTNjMjUtYThmNS05YWRhNjMwMGI5ZDIiLCJ0aXRsZSI6IigzKSAxLzQ6IFdoYXQgaXMgU3RyZWFtbGl0IC0gWW91VHViZSIsImFjY2Vzc2VkIjp7ImRhdGUtcGFydHMiOltbMjAyMiw2LDRdXX0sIlVSTCI6Imh0dHBzOi8vd3d3LnlvdXR1YmUuY29tL3dhdGNoP3Y9UjJucjF1WjhmZmMiLCJjb250YWluZXItdGl0bGUtc2hvcnQiOiIifSwiaXNUZW1wb3JhcnkiOmZhbHNlfV19"/>
              <w:id w:val="299196829"/>
              <w:placeholder>
                <w:docPart w:val="D398247FF4FA4258B48F32143AAEA609"/>
              </w:placeholder>
            </w:sdtPr>
            <w:sdtContent>
              <w:customXmlInsRangeEnd w:id="906"/>
              <w:ins w:id="907" w:author="Sujil Kumar Koottathampathiyil" w:date="2022-06-12T23:14:00Z">
                <w:r w:rsidR="00086B84" w:rsidRPr="00086B84">
                  <w:rPr>
                    <w:rFonts w:ascii="Arial" w:hAnsi="Arial" w:cs="Arial"/>
                    <w:sz w:val="24"/>
                    <w:szCs w:val="24"/>
                    <w:rPrChange w:id="908" w:author="Sujil Kumar Koottathampathiyil" w:date="2022-06-12T23:14:00Z">
                      <w:rPr>
                        <w:rFonts w:eastAsia="Times New Roman"/>
                      </w:rPr>
                    </w:rPrChange>
                  </w:rPr>
                  <w:t xml:space="preserve">The whole data was utilized for the visualizations in this project. I solely utilized data from the "Russian Federation" for the time series modeling and forecasting phase. </w:t>
                </w:r>
              </w:ins>
              <w:customXmlInsRangeStart w:id="909" w:author="Sujil Kumar Koottathampathiyil" w:date="2022-06-12T23:14:00Z"/>
            </w:sdtContent>
          </w:sdt>
          <w:customXmlInsRangeEnd w:id="909"/>
          <w:ins w:id="910" w:author="Sujil Kumar Koottathampathiyil" w:date="2022-06-12T23:14:00Z">
            <w:r w:rsidR="00086B84" w:rsidRPr="00086B84" w:rsidDel="00193A63">
              <w:rPr>
                <w:rFonts w:ascii="Arial" w:hAnsi="Arial" w:cs="Arial"/>
                <w:sz w:val="24"/>
                <w:szCs w:val="24"/>
                <w:rPrChange w:id="911" w:author="Sujil Kumar Koottathampathiyil" w:date="2022-06-12T23:14:00Z">
                  <w:rPr>
                    <w:rFonts w:ascii="Arial" w:hAnsi="Arial" w:cs="Arial"/>
                    <w:color w:val="000000"/>
                    <w:sz w:val="24"/>
                    <w:szCs w:val="24"/>
                  </w:rPr>
                </w:rPrChange>
              </w:rPr>
              <w:t xml:space="preserve"> </w:t>
            </w:r>
          </w:ins>
          <w:moveFrom w:id="912" w:author="Sujil Kumar Koottathampathiyil" w:date="2022-06-08T19:51:00Z">
            <w:del w:id="913" w:author="Sujil Kumar Koottathampathiyil" w:date="2022-06-08T19:52:00Z">
              <w:r w:rsidR="00770ACD" w:rsidRPr="00086B84" w:rsidDel="00193A63">
                <w:rPr>
                  <w:rFonts w:ascii="Arial" w:hAnsi="Arial" w:cs="Arial"/>
                  <w:sz w:val="24"/>
                  <w:szCs w:val="24"/>
                  <w:rPrChange w:id="914" w:author="Sujil Kumar Koottathampathiyil" w:date="2022-06-12T23:14:00Z">
                    <w:rPr>
                      <w:rFonts w:ascii="Arial" w:hAnsi="Arial" w:cs="Arial"/>
                      <w:color w:val="000000"/>
                    </w:rPr>
                  </w:rPrChange>
                </w:rPr>
                <w:delText>Streamlit</w:delText>
              </w:r>
            </w:del>
          </w:moveFrom>
        </w:sdtContent>
      </w:sdt>
      <w:moveFrom w:id="915" w:author="Sujil Kumar Koottathampathiyil" w:date="2022-06-08T19:51:00Z">
        <w:r w:rsidRPr="0057673D" w:rsidDel="008808DC">
          <w:rPr>
            <w:rFonts w:ascii="Arial" w:hAnsi="Arial" w:cs="Arial"/>
            <w:sz w:val="24"/>
            <w:szCs w:val="24"/>
            <w:rPrChange w:id="916"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917"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918"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904"/>
    <w:p w14:paraId="6ED008D0" w14:textId="21C2653D" w:rsidR="00102698" w:rsidRDefault="004B3B33" w:rsidP="006B2DF8">
      <w:pPr>
        <w:spacing w:line="360" w:lineRule="auto"/>
        <w:jc w:val="both"/>
        <w:rPr>
          <w:ins w:id="919" w:author="Sujil Kumar Koottathampathiyil" w:date="2022-06-09T11:38:00Z"/>
          <w:rFonts w:ascii="Arial" w:hAnsi="Arial" w:cs="Arial"/>
          <w:sz w:val="24"/>
          <w:szCs w:val="24"/>
        </w:rPr>
      </w:pPr>
      <w:del w:id="920" w:author="Sujil Kumar Koottathampathiyil" w:date="2022-06-09T11:38:00Z">
        <w:r w:rsidRPr="0057673D" w:rsidDel="002F77EA">
          <w:rPr>
            <w:rFonts w:ascii="Arial" w:hAnsi="Arial" w:cs="Arial"/>
            <w:sz w:val="24"/>
            <w:szCs w:val="24"/>
            <w:rPrChange w:id="921" w:author="Sujil Kumar Koottathampathiyil" w:date="2022-06-09T11:27:00Z">
              <w:rPr>
                <w:rFonts w:ascii="Arial" w:hAnsi="Arial" w:cs="Arial"/>
              </w:rPr>
            </w:rPrChange>
          </w:rPr>
          <w:delText>Secondly, w</w:delText>
        </w:r>
      </w:del>
      <w:ins w:id="922" w:author="Sujil Kumar Koottathampathiyil" w:date="2022-06-09T11:38:00Z">
        <w:r w:rsidR="002F77EA">
          <w:rPr>
            <w:rFonts w:ascii="Arial" w:hAnsi="Arial" w:cs="Arial"/>
            <w:sz w:val="24"/>
            <w:szCs w:val="24"/>
          </w:rPr>
          <w:t>W</w:t>
        </w:r>
      </w:ins>
      <w:r w:rsidRPr="0057673D">
        <w:rPr>
          <w:rFonts w:ascii="Arial" w:hAnsi="Arial" w:cs="Arial"/>
          <w:sz w:val="24"/>
          <w:szCs w:val="24"/>
          <w:rPrChange w:id="923" w:author="Sujil Kumar Koottathampathiyil" w:date="2022-06-09T11:27:00Z">
            <w:rPr>
              <w:rFonts w:ascii="Arial" w:hAnsi="Arial" w:cs="Arial"/>
            </w:rPr>
          </w:rPrChange>
        </w:rPr>
        <w:t xml:space="preserve">orking with time series forecasting is </w:t>
      </w:r>
      <w:del w:id="924" w:author="Sujil Kumar Koottathampathiyil" w:date="2022-06-09T01:08:00Z">
        <w:r w:rsidRPr="0057673D" w:rsidDel="00922372">
          <w:rPr>
            <w:rFonts w:ascii="Arial" w:hAnsi="Arial" w:cs="Arial"/>
            <w:sz w:val="24"/>
            <w:szCs w:val="24"/>
            <w:rPrChange w:id="925" w:author="Sujil Kumar Koottathampathiyil" w:date="2022-06-09T11:27:00Z">
              <w:rPr>
                <w:rFonts w:ascii="Arial" w:hAnsi="Arial" w:cs="Arial"/>
              </w:rPr>
            </w:rPrChange>
          </w:rPr>
          <w:delText>a crucial part</w:delText>
        </w:r>
      </w:del>
      <w:ins w:id="926" w:author="Sujil Kumar Koottathampathiyil" w:date="2022-06-09T01:08:00Z">
        <w:r w:rsidR="00922372" w:rsidRPr="0057673D">
          <w:rPr>
            <w:rFonts w:ascii="Arial" w:hAnsi="Arial" w:cs="Arial"/>
            <w:sz w:val="24"/>
            <w:szCs w:val="24"/>
            <w:rPrChange w:id="927" w:author="Sujil Kumar Koottathampathiyil" w:date="2022-06-09T11:27:00Z">
              <w:rPr>
                <w:rFonts w:ascii="Arial" w:hAnsi="Arial" w:cs="Arial"/>
              </w:rPr>
            </w:rPrChange>
          </w:rPr>
          <w:t>an important part</w:t>
        </w:r>
      </w:ins>
      <w:r w:rsidRPr="0057673D">
        <w:rPr>
          <w:rFonts w:ascii="Arial" w:hAnsi="Arial" w:cs="Arial"/>
          <w:sz w:val="24"/>
          <w:szCs w:val="24"/>
          <w:rPrChange w:id="928" w:author="Sujil Kumar Koottathampathiyil" w:date="2022-06-09T11:27:00Z">
            <w:rPr>
              <w:rFonts w:ascii="Arial" w:hAnsi="Arial" w:cs="Arial"/>
            </w:rPr>
          </w:rPrChange>
        </w:rPr>
        <w:t xml:space="preserve"> </w:t>
      </w:r>
      <w:del w:id="929" w:author="Sujil Kumar Koottathampathiyil" w:date="2022-06-09T01:07:00Z">
        <w:r w:rsidRPr="0057673D" w:rsidDel="00922372">
          <w:rPr>
            <w:rFonts w:ascii="Arial" w:hAnsi="Arial" w:cs="Arial"/>
            <w:sz w:val="24"/>
            <w:szCs w:val="24"/>
            <w:rPrChange w:id="930" w:author="Sujil Kumar Koottathampathiyil" w:date="2022-06-09T11:27:00Z">
              <w:rPr>
                <w:rFonts w:ascii="Arial" w:hAnsi="Arial" w:cs="Arial"/>
              </w:rPr>
            </w:rPrChange>
          </w:rPr>
          <w:delText xml:space="preserve">in </w:delText>
        </w:r>
      </w:del>
      <w:ins w:id="931" w:author="Sujil Kumar Koottathampathiyil" w:date="2022-06-09T01:07:00Z">
        <w:r w:rsidR="00922372" w:rsidRPr="0057673D">
          <w:rPr>
            <w:rFonts w:ascii="Arial" w:hAnsi="Arial" w:cs="Arial"/>
            <w:sz w:val="24"/>
            <w:szCs w:val="24"/>
            <w:rPrChange w:id="932" w:author="Sujil Kumar Koottathampathiyil" w:date="2022-06-09T11:27:00Z">
              <w:rPr>
                <w:rFonts w:ascii="Arial" w:hAnsi="Arial" w:cs="Arial"/>
              </w:rPr>
            </w:rPrChange>
          </w:rPr>
          <w:t xml:space="preserve">of </w:t>
        </w:r>
      </w:ins>
      <w:del w:id="933" w:author="Sujil Kumar Koottathampathiyil" w:date="2022-06-12T23:47:00Z">
        <w:r w:rsidRPr="0057673D" w:rsidDel="008A07D6">
          <w:rPr>
            <w:rFonts w:ascii="Arial" w:hAnsi="Arial" w:cs="Arial"/>
            <w:sz w:val="24"/>
            <w:szCs w:val="24"/>
            <w:rPrChange w:id="934" w:author="Sujil Kumar Koottathampathiyil" w:date="2022-06-09T11:27:00Z">
              <w:rPr>
                <w:rFonts w:ascii="Arial" w:hAnsi="Arial" w:cs="Arial"/>
              </w:rPr>
            </w:rPrChange>
          </w:rPr>
          <w:delText>my</w:delText>
        </w:r>
      </w:del>
      <w:ins w:id="935" w:author="Sujil Kumar Koottathampathiyil" w:date="2022-06-12T23:47:00Z">
        <w:r w:rsidR="008A07D6">
          <w:rPr>
            <w:rFonts w:ascii="Arial" w:hAnsi="Arial" w:cs="Arial"/>
            <w:sz w:val="24"/>
            <w:szCs w:val="24"/>
          </w:rPr>
          <w:t>this</w:t>
        </w:r>
      </w:ins>
      <w:r w:rsidRPr="0057673D">
        <w:rPr>
          <w:rFonts w:ascii="Arial" w:hAnsi="Arial" w:cs="Arial"/>
          <w:sz w:val="24"/>
          <w:szCs w:val="24"/>
          <w:rPrChange w:id="936" w:author="Sujil Kumar Koottathampathiyil" w:date="2022-06-09T11:27:00Z">
            <w:rPr>
              <w:rFonts w:ascii="Arial" w:hAnsi="Arial" w:cs="Arial"/>
            </w:rPr>
          </w:rPrChange>
        </w:rPr>
        <w:t xml:space="preserve"> dissertation. I have </w:t>
      </w:r>
      <w:ins w:id="937" w:author="Sujil Kumar Koottathampathiyil" w:date="2022-06-09T01:07:00Z">
        <w:r w:rsidR="00922372" w:rsidRPr="0057673D">
          <w:rPr>
            <w:rFonts w:ascii="Arial" w:hAnsi="Arial" w:cs="Arial"/>
            <w:sz w:val="24"/>
            <w:szCs w:val="24"/>
            <w:rPrChange w:id="938" w:author="Sujil Kumar Koottathampathiyil" w:date="2022-06-09T11:27:00Z">
              <w:rPr>
                <w:rFonts w:ascii="Arial" w:hAnsi="Arial" w:cs="Arial"/>
              </w:rPr>
            </w:rPrChange>
          </w:rPr>
          <w:t>several</w:t>
        </w:r>
      </w:ins>
      <w:del w:id="939" w:author="Sujil Kumar Koottathampathiyil" w:date="2022-06-09T01:07:00Z">
        <w:r w:rsidRPr="0057673D" w:rsidDel="00922372">
          <w:rPr>
            <w:rFonts w:ascii="Arial" w:hAnsi="Arial" w:cs="Arial"/>
            <w:sz w:val="24"/>
            <w:szCs w:val="24"/>
            <w:rPrChange w:id="940" w:author="Sujil Kumar Koottathampathiyil" w:date="2022-06-09T11:27:00Z">
              <w:rPr>
                <w:rFonts w:ascii="Arial" w:hAnsi="Arial" w:cs="Arial"/>
              </w:rPr>
            </w:rPrChange>
          </w:rPr>
          <w:delText>number of</w:delText>
        </w:r>
      </w:del>
      <w:r w:rsidRPr="0057673D">
        <w:rPr>
          <w:rFonts w:ascii="Arial" w:hAnsi="Arial" w:cs="Arial"/>
          <w:sz w:val="24"/>
          <w:szCs w:val="24"/>
          <w:rPrChange w:id="941" w:author="Sujil Kumar Koottathampathiyil" w:date="2022-06-09T11:27:00Z">
            <w:rPr>
              <w:rFonts w:ascii="Arial" w:hAnsi="Arial" w:cs="Arial"/>
            </w:rPr>
          </w:rPrChange>
        </w:rPr>
        <w:t xml:space="preserve"> different targets in </w:t>
      </w:r>
      <w:del w:id="942" w:author="Sujil Kumar Koottathampathiyil" w:date="2022-06-12T23:47:00Z">
        <w:r w:rsidRPr="0057673D" w:rsidDel="008A07D6">
          <w:rPr>
            <w:rFonts w:ascii="Arial" w:hAnsi="Arial" w:cs="Arial"/>
            <w:sz w:val="24"/>
            <w:szCs w:val="24"/>
            <w:rPrChange w:id="943" w:author="Sujil Kumar Koottathampathiyil" w:date="2022-06-09T11:27:00Z">
              <w:rPr>
                <w:rFonts w:ascii="Arial" w:hAnsi="Arial" w:cs="Arial"/>
              </w:rPr>
            </w:rPrChange>
          </w:rPr>
          <w:delText>my</w:delText>
        </w:r>
      </w:del>
      <w:ins w:id="944" w:author="Sujil Kumar Koottathampathiyil" w:date="2022-06-12T23:47:00Z">
        <w:r w:rsidR="008A07D6">
          <w:rPr>
            <w:rFonts w:ascii="Arial" w:hAnsi="Arial" w:cs="Arial"/>
            <w:sz w:val="24"/>
            <w:szCs w:val="24"/>
          </w:rPr>
          <w:t>this</w:t>
        </w:r>
      </w:ins>
      <w:r w:rsidRPr="0057673D">
        <w:rPr>
          <w:rFonts w:ascii="Arial" w:hAnsi="Arial" w:cs="Arial"/>
          <w:sz w:val="24"/>
          <w:szCs w:val="24"/>
          <w:rPrChange w:id="945" w:author="Sujil Kumar Koottathampathiyil" w:date="2022-06-09T11:27:00Z">
            <w:rPr>
              <w:rFonts w:ascii="Arial" w:hAnsi="Arial" w:cs="Arial"/>
            </w:rPr>
          </w:rPrChange>
        </w:rPr>
        <w:t xml:space="preserve"> dissertation</w:t>
      </w:r>
      <w:ins w:id="946" w:author="Sujil Kumar Koottathampathiyil" w:date="2022-06-09T01:08:00Z">
        <w:r w:rsidR="00922372" w:rsidRPr="0057673D">
          <w:rPr>
            <w:rFonts w:ascii="Arial" w:hAnsi="Arial" w:cs="Arial"/>
            <w:sz w:val="24"/>
            <w:szCs w:val="24"/>
            <w:rPrChange w:id="947" w:author="Sujil Kumar Koottathampathiyil" w:date="2022-06-09T11:27:00Z">
              <w:rPr>
                <w:rFonts w:ascii="Arial" w:hAnsi="Arial" w:cs="Arial"/>
              </w:rPr>
            </w:rPrChange>
          </w:rPr>
          <w:t xml:space="preserve"> including </w:t>
        </w:r>
      </w:ins>
      <w:ins w:id="948" w:author="Sujil Kumar Koottathampathiyil" w:date="2022-06-09T01:09:00Z">
        <w:r w:rsidR="00922372" w:rsidRPr="0057673D">
          <w:rPr>
            <w:rFonts w:ascii="Arial" w:hAnsi="Arial" w:cs="Arial"/>
            <w:sz w:val="24"/>
            <w:szCs w:val="24"/>
            <w:rPrChange w:id="949" w:author="Sujil Kumar Koottathampathiyil" w:date="2022-06-09T11:27:00Z">
              <w:rPr>
                <w:rFonts w:ascii="Arial" w:hAnsi="Arial" w:cs="Arial"/>
              </w:rPr>
            </w:rPrChange>
          </w:rPr>
          <w:t xml:space="preserve">dashboard </w:t>
        </w:r>
      </w:ins>
      <w:ins w:id="950" w:author="Sujil Kumar Koottathampathiyil" w:date="2022-06-11T23:29:00Z">
        <w:r w:rsidR="000C2B3C" w:rsidRPr="000C2B3C">
          <w:rPr>
            <w:rFonts w:ascii="Arial" w:hAnsi="Arial" w:cs="Arial"/>
            <w:sz w:val="24"/>
            <w:szCs w:val="24"/>
          </w:rPr>
          <w:t>visualization</w:t>
        </w:r>
      </w:ins>
      <w:ins w:id="951" w:author="Sujil Kumar Koottathampathiyil" w:date="2022-06-09T01:09:00Z">
        <w:r w:rsidR="00922372" w:rsidRPr="0057673D">
          <w:rPr>
            <w:rFonts w:ascii="Arial" w:hAnsi="Arial" w:cs="Arial"/>
            <w:sz w:val="24"/>
            <w:szCs w:val="24"/>
            <w:rPrChange w:id="952" w:author="Sujil Kumar Koottathampathiyil" w:date="2022-06-09T11:27:00Z">
              <w:rPr>
                <w:rFonts w:ascii="Arial" w:hAnsi="Arial" w:cs="Arial"/>
              </w:rPr>
            </w:rPrChange>
          </w:rPr>
          <w:t>, forecast mode</w:t>
        </w:r>
        <w:r w:rsidR="00E21F00" w:rsidRPr="0057673D">
          <w:rPr>
            <w:rFonts w:ascii="Arial" w:hAnsi="Arial" w:cs="Arial"/>
            <w:sz w:val="24"/>
            <w:szCs w:val="24"/>
            <w:rPrChange w:id="953" w:author="Sujil Kumar Koottathampathiyil" w:date="2022-06-09T11:27:00Z">
              <w:rPr>
                <w:rFonts w:ascii="Arial" w:hAnsi="Arial" w:cs="Arial"/>
              </w:rPr>
            </w:rPrChange>
          </w:rPr>
          <w:t>l</w:t>
        </w:r>
        <w:r w:rsidR="00922372" w:rsidRPr="0057673D">
          <w:rPr>
            <w:rFonts w:ascii="Arial" w:hAnsi="Arial" w:cs="Arial"/>
            <w:sz w:val="24"/>
            <w:szCs w:val="24"/>
            <w:rPrChange w:id="954" w:author="Sujil Kumar Koottathampathiyil" w:date="2022-06-09T11:27:00Z">
              <w:rPr>
                <w:rFonts w:ascii="Arial" w:hAnsi="Arial" w:cs="Arial"/>
              </w:rPr>
            </w:rPrChange>
          </w:rPr>
          <w:t>ling, database management etc</w:t>
        </w:r>
      </w:ins>
      <w:r w:rsidRPr="0057673D">
        <w:rPr>
          <w:rFonts w:ascii="Arial" w:hAnsi="Arial" w:cs="Arial"/>
          <w:sz w:val="24"/>
          <w:szCs w:val="24"/>
          <w:rPrChange w:id="955" w:author="Sujil Kumar Koottathampathiyil" w:date="2022-06-09T11:27:00Z">
            <w:rPr>
              <w:rFonts w:ascii="Arial" w:hAnsi="Arial" w:cs="Arial"/>
            </w:rPr>
          </w:rPrChange>
        </w:rPr>
        <w:t xml:space="preserve">. I have been looking for ways to predict the number of suicides in upcoming years. </w:t>
      </w:r>
      <w:del w:id="956" w:author="Sujil Kumar Koottathampathiyil" w:date="2022-06-12T23:47:00Z">
        <w:r w:rsidRPr="0057673D" w:rsidDel="008A07D6">
          <w:rPr>
            <w:rFonts w:ascii="Arial" w:hAnsi="Arial" w:cs="Arial"/>
            <w:sz w:val="24"/>
            <w:szCs w:val="24"/>
            <w:rPrChange w:id="957" w:author="Sujil Kumar Koottathampathiyil" w:date="2022-06-09T11:27:00Z">
              <w:rPr>
                <w:rFonts w:ascii="Arial" w:hAnsi="Arial" w:cs="Arial"/>
              </w:rPr>
            </w:rPrChange>
          </w:rPr>
          <w:delText>My</w:delText>
        </w:r>
      </w:del>
      <w:ins w:id="958" w:author="Sujil Kumar Koottathampathiyil" w:date="2022-06-12T23:47:00Z">
        <w:r w:rsidR="008A07D6">
          <w:rPr>
            <w:rFonts w:ascii="Arial" w:hAnsi="Arial" w:cs="Arial"/>
            <w:sz w:val="24"/>
            <w:szCs w:val="24"/>
          </w:rPr>
          <w:t>This</w:t>
        </w:r>
      </w:ins>
      <w:r w:rsidRPr="0057673D">
        <w:rPr>
          <w:rFonts w:ascii="Arial" w:hAnsi="Arial" w:cs="Arial"/>
          <w:sz w:val="24"/>
          <w:szCs w:val="24"/>
          <w:rPrChange w:id="959" w:author="Sujil Kumar Koottathampathiyil" w:date="2022-06-09T11:27:00Z">
            <w:rPr>
              <w:rFonts w:ascii="Arial" w:hAnsi="Arial" w:cs="Arial"/>
            </w:rPr>
          </w:rPrChange>
        </w:rPr>
        <w:t xml:space="preserve"> interest in time series and ML made me dive deep into sophisticated time series models like S</w:t>
      </w:r>
      <w:r w:rsidRPr="0057673D">
        <w:rPr>
          <w:rFonts w:ascii="Arial" w:eastAsia="Times New Roman" w:hAnsi="Arial" w:cs="Arial"/>
          <w:sz w:val="24"/>
          <w:szCs w:val="24"/>
          <w:rPrChange w:id="960" w:author="Sujil Kumar Koottathampathiyil" w:date="2022-06-09T11:27:00Z">
            <w:rPr>
              <w:rFonts w:ascii="Arial" w:hAnsi="Arial" w:cs="Arial"/>
            </w:rPr>
          </w:rPrChange>
        </w:rPr>
        <w:t xml:space="preserve">ARIMA and VAR to make models on the suicide data and forecast future suicides </w:t>
      </w:r>
      <w:r w:rsidRPr="0057673D">
        <w:rPr>
          <w:rFonts w:ascii="Arial" w:eastAsia="Times New Roman" w:hAnsi="Arial" w:cs="Arial"/>
          <w:sz w:val="24"/>
          <w:szCs w:val="24"/>
          <w:rPrChange w:id="961" w:author="Sujil Kumar Koottathampathiyil" w:date="2022-06-09T11:27:00Z">
            <w:rPr>
              <w:rFonts w:ascii="Arial" w:hAnsi="Arial" w:cs="Arial"/>
            </w:rPr>
          </w:rPrChange>
        </w:rPr>
        <w:lastRenderedPageBreak/>
        <w:t>in different countries.</w:t>
      </w:r>
      <w:ins w:id="962" w:author="Sujil Kumar Koottathampathiyil" w:date="2022-06-08T23:07:00Z">
        <w:r w:rsidR="00DC7322" w:rsidRPr="0057673D">
          <w:rPr>
            <w:rFonts w:ascii="Arial" w:eastAsia="Times New Roman" w:hAnsi="Arial" w:cs="Arial"/>
            <w:sz w:val="24"/>
            <w:szCs w:val="24"/>
            <w:rPrChange w:id="963"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964"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965" w:author="Sujil Kumar Koottathampathiyil" w:date="2022-06-08T19:45:00Z">
        <w:r w:rsidR="00C518DB" w:rsidRPr="0057673D">
          <w:rPr>
            <w:rFonts w:ascii="Arial" w:hAnsi="Arial" w:cs="Arial"/>
            <w:sz w:val="24"/>
            <w:szCs w:val="24"/>
            <w:rPrChange w:id="966" w:author="Sujil Kumar Koottathampathiyil" w:date="2022-06-09T11:27:00Z">
              <w:rPr>
                <w:rFonts w:ascii="Arial" w:hAnsi="Arial" w:cs="Arial"/>
              </w:rPr>
            </w:rPrChange>
          </w:rPr>
          <w:t xml:space="preserve"> </w:t>
        </w:r>
      </w:ins>
    </w:p>
    <w:p w14:paraId="639E01E7" w14:textId="28847F18" w:rsidR="00AB606C" w:rsidRPr="0057673D" w:rsidRDefault="00000000" w:rsidP="006B2DF8">
      <w:pPr>
        <w:spacing w:line="360" w:lineRule="auto"/>
        <w:jc w:val="both"/>
        <w:rPr>
          <w:rFonts w:ascii="Arial" w:hAnsi="Arial" w:cs="Arial"/>
          <w:sz w:val="24"/>
          <w:szCs w:val="24"/>
          <w:rPrChange w:id="967" w:author="Sujil Kumar Koottathampathiyil" w:date="2022-06-09T11:27:00Z">
            <w:rPr>
              <w:rFonts w:ascii="Arial" w:hAnsi="Arial" w:cs="Arial"/>
            </w:rPr>
          </w:rPrChange>
        </w:rPr>
      </w:pPr>
      <w:customXmlInsRangeStart w:id="968"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Content>
          <w:customXmlInsRangeEnd w:id="968"/>
          <w:ins w:id="969" w:author="Sujil Kumar Koottathampathiyil" w:date="2022-06-11T23:58:00Z">
            <w:r w:rsidR="004E08F8" w:rsidRPr="004E08F8">
              <w:rPr>
                <w:rFonts w:ascii="Arial" w:hAnsi="Arial" w:cs="Arial"/>
                <w:color w:val="000000"/>
                <w:sz w:val="24"/>
                <w:szCs w:val="24"/>
              </w:rPr>
              <w:t>Vector Auto Regressive Model</w:t>
            </w:r>
          </w:ins>
          <w:customXmlInsRangeStart w:id="970" w:author="Sujil Kumar Koottathampathiyil" w:date="2022-06-08T19:46:00Z"/>
        </w:sdtContent>
      </w:sdt>
      <w:customXmlInsRangeEnd w:id="970"/>
      <w:ins w:id="971" w:author="Sujil Kumar Koottathampathiyil" w:date="2022-06-08T19:45:00Z">
        <w:r w:rsidR="00C518DB" w:rsidRPr="0057673D">
          <w:rPr>
            <w:rFonts w:ascii="Arial" w:hAnsi="Arial" w:cs="Arial"/>
            <w:sz w:val="24"/>
            <w:szCs w:val="24"/>
            <w:rPrChange w:id="972" w:author="Sujil Kumar Koottathampathiyil" w:date="2022-06-09T11:27:00Z">
              <w:rPr>
                <w:rFonts w:ascii="Arial" w:hAnsi="Arial" w:cs="Arial"/>
              </w:rPr>
            </w:rPrChange>
          </w:rPr>
          <w:t xml:space="preserve"> is mostly used in </w:t>
        </w:r>
      </w:ins>
      <w:ins w:id="973" w:author="Sujil Kumar Koottathampathiyil" w:date="2022-06-08T19:47:00Z">
        <w:r w:rsidR="00C518DB" w:rsidRPr="0057673D">
          <w:rPr>
            <w:rFonts w:ascii="Arial" w:hAnsi="Arial" w:cs="Arial"/>
            <w:sz w:val="24"/>
            <w:szCs w:val="24"/>
            <w:rPrChange w:id="974" w:author="Sujil Kumar Koottathampathiyil" w:date="2022-06-09T11:27:00Z">
              <w:rPr>
                <w:rFonts w:ascii="Arial" w:hAnsi="Arial" w:cs="Arial"/>
              </w:rPr>
            </w:rPrChange>
          </w:rPr>
          <w:t xml:space="preserve">finance and econometrics because they offer </w:t>
        </w:r>
      </w:ins>
      <w:ins w:id="975" w:author="Sujil Kumar Koottathampathiyil" w:date="2022-06-09T01:09:00Z">
        <w:r w:rsidR="00E21F00" w:rsidRPr="0057673D">
          <w:rPr>
            <w:rFonts w:ascii="Arial" w:hAnsi="Arial" w:cs="Arial"/>
            <w:sz w:val="24"/>
            <w:szCs w:val="24"/>
            <w:rPrChange w:id="976" w:author="Sujil Kumar Koottathampathiyil" w:date="2022-06-09T11:27:00Z">
              <w:rPr>
                <w:rFonts w:ascii="Arial" w:hAnsi="Arial" w:cs="Arial"/>
              </w:rPr>
            </w:rPrChange>
          </w:rPr>
          <w:t xml:space="preserve">a </w:t>
        </w:r>
      </w:ins>
      <w:ins w:id="977" w:author="Sujil Kumar Koottathampathiyil" w:date="2022-06-08T19:47:00Z">
        <w:r w:rsidR="00C518DB" w:rsidRPr="0057673D">
          <w:rPr>
            <w:rFonts w:ascii="Arial" w:hAnsi="Arial" w:cs="Arial"/>
            <w:sz w:val="24"/>
            <w:szCs w:val="24"/>
            <w:rPrChange w:id="978" w:author="Sujil Kumar Koottathampathiyil" w:date="2022-06-09T11:27:00Z">
              <w:rPr>
                <w:rFonts w:ascii="Arial" w:hAnsi="Arial" w:cs="Arial"/>
              </w:rPr>
            </w:rPrChange>
          </w:rPr>
          <w:t>framework for achieving important mode</w:t>
        </w:r>
      </w:ins>
      <w:ins w:id="979" w:author="Sujil Kumar Koottathampathiyil" w:date="2022-06-09T01:10:00Z">
        <w:r w:rsidR="00E21F00" w:rsidRPr="0057673D">
          <w:rPr>
            <w:rFonts w:ascii="Arial" w:hAnsi="Arial" w:cs="Arial"/>
            <w:sz w:val="24"/>
            <w:szCs w:val="24"/>
            <w:rPrChange w:id="980" w:author="Sujil Kumar Koottathampathiyil" w:date="2022-06-09T11:27:00Z">
              <w:rPr>
                <w:rFonts w:ascii="Arial" w:hAnsi="Arial" w:cs="Arial"/>
              </w:rPr>
            </w:rPrChange>
          </w:rPr>
          <w:t>l</w:t>
        </w:r>
      </w:ins>
      <w:ins w:id="981" w:author="Sujil Kumar Koottathampathiyil" w:date="2022-06-08T19:48:00Z">
        <w:r w:rsidR="00C518DB" w:rsidRPr="0057673D">
          <w:rPr>
            <w:rFonts w:ascii="Arial" w:hAnsi="Arial" w:cs="Arial"/>
            <w:sz w:val="24"/>
            <w:szCs w:val="24"/>
            <w:rPrChange w:id="982"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983" w:author="Sujil Kumar Koottathampathiyil" w:date="2022-06-09T11:27:00Z">
              <w:rPr>
                <w:rFonts w:ascii="Arial" w:hAnsi="Arial" w:cs="Arial"/>
              </w:rPr>
            </w:rPrChange>
          </w:rPr>
          <w:t>including</w:t>
        </w:r>
      </w:ins>
      <w:ins w:id="984" w:author="Sujil Kumar Koottathampathiyil" w:date="2022-06-08T19:54:00Z">
        <w:r w:rsidR="00C27BA0" w:rsidRPr="0057673D">
          <w:rPr>
            <w:rFonts w:ascii="Arial" w:hAnsi="Arial" w:cs="Arial"/>
            <w:sz w:val="24"/>
            <w:szCs w:val="24"/>
            <w:rPrChange w:id="985"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986" w:author="Sujil Kumar Koottathampathiyil" w:date="2022-06-09T11:27:00Z">
              <w:rPr>
                <w:rFonts w:ascii="Arial" w:hAnsi="Arial" w:cs="Arial"/>
              </w:rPr>
            </w:rPrChange>
          </w:rPr>
          <w:t>Inference</w:t>
        </w:r>
        <w:r w:rsidR="00C27BA0" w:rsidRPr="0057673D">
          <w:rPr>
            <w:rFonts w:ascii="Arial" w:hAnsi="Arial" w:cs="Arial"/>
            <w:sz w:val="24"/>
            <w:szCs w:val="24"/>
            <w:rPrChange w:id="987" w:author="Sujil Kumar Koottathampathiyil" w:date="2022-06-09T11:27:00Z">
              <w:rPr>
                <w:rFonts w:ascii="Arial" w:hAnsi="Arial" w:cs="Arial"/>
              </w:rPr>
            </w:rPrChange>
          </w:rPr>
          <w:t xml:space="preserve">, </w:t>
        </w:r>
      </w:ins>
      <w:ins w:id="988" w:author="Sujil Kumar Koottathampathiyil" w:date="2022-06-09T01:10:00Z">
        <w:r w:rsidR="00E21F00" w:rsidRPr="0057673D">
          <w:rPr>
            <w:rFonts w:ascii="Arial" w:hAnsi="Arial" w:cs="Arial"/>
            <w:sz w:val="24"/>
            <w:szCs w:val="24"/>
            <w:rPrChange w:id="989" w:author="Sujil Kumar Koottathampathiyil" w:date="2022-06-09T11:27:00Z">
              <w:rPr>
                <w:rFonts w:ascii="Arial" w:hAnsi="Arial" w:cs="Arial"/>
              </w:rPr>
            </w:rPrChange>
          </w:rPr>
          <w:t xml:space="preserve">and </w:t>
        </w:r>
      </w:ins>
      <w:ins w:id="990" w:author="Sujil Kumar Koottathampathiyil" w:date="2022-06-08T19:54:00Z">
        <w:r w:rsidR="00C27BA0" w:rsidRPr="0057673D">
          <w:rPr>
            <w:rFonts w:ascii="Arial" w:hAnsi="Arial" w:cs="Arial"/>
            <w:sz w:val="24"/>
            <w:szCs w:val="24"/>
            <w:rPrChange w:id="991" w:author="Sujil Kumar Koottathampathiyil" w:date="2022-06-09T11:27:00Z">
              <w:rPr>
                <w:rFonts w:ascii="Arial" w:hAnsi="Arial" w:cs="Arial"/>
              </w:rPr>
            </w:rPrChange>
          </w:rPr>
          <w:t xml:space="preserve">Policy Analysis. </w:t>
        </w:r>
      </w:ins>
      <w:ins w:id="992" w:author="Sujil Kumar Koottathampathiyil" w:date="2022-06-08T19:50:00Z">
        <w:r w:rsidR="00AB606C" w:rsidRPr="0057673D">
          <w:rPr>
            <w:rFonts w:ascii="Arial" w:hAnsi="Arial" w:cs="Arial"/>
            <w:sz w:val="24"/>
            <w:szCs w:val="24"/>
            <w:rPrChange w:id="993"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994"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17F59DD6" w:rsidR="004B3B33" w:rsidRPr="0057673D" w:rsidDel="009A5B1C" w:rsidRDefault="004B3B33" w:rsidP="008808DC">
      <w:pPr>
        <w:spacing w:line="360" w:lineRule="auto"/>
        <w:jc w:val="both"/>
        <w:rPr>
          <w:del w:id="995" w:author="Sujil Kumar Koottathampathiyil" w:date="2022-06-08T19:51:00Z"/>
          <w:rFonts w:ascii="Arial" w:hAnsi="Arial" w:cs="Arial"/>
          <w:sz w:val="24"/>
          <w:szCs w:val="24"/>
          <w:rPrChange w:id="996" w:author="Sujil Kumar Koottathampathiyil" w:date="2022-06-09T11:27:00Z">
            <w:rPr>
              <w:del w:id="997" w:author="Sujil Kumar Koottathampathiyil" w:date="2022-06-08T19:51:00Z"/>
              <w:rFonts w:ascii="Arial" w:hAnsi="Arial" w:cs="Arial"/>
            </w:rPr>
          </w:rPrChange>
        </w:rPr>
      </w:pPr>
      <w:r w:rsidRPr="0057673D">
        <w:rPr>
          <w:rFonts w:ascii="Arial" w:hAnsi="Arial" w:cs="Arial"/>
          <w:sz w:val="24"/>
          <w:szCs w:val="24"/>
          <w:rPrChange w:id="998" w:author="Sujil Kumar Koottathampathiyil" w:date="2022-06-09T11:27:00Z">
            <w:rPr>
              <w:rFonts w:ascii="Arial" w:hAnsi="Arial" w:cs="Arial"/>
            </w:rPr>
          </w:rPrChange>
        </w:rPr>
        <w:t xml:space="preserve">Thirdly, we need a database server for data to be stored on the server. I will be using PSQL or </w:t>
      </w:r>
      <w:del w:id="999" w:author="Sujil Kumar Koottathampathiyil" w:date="2022-06-12T23:47:00Z">
        <w:r w:rsidRPr="0057673D" w:rsidDel="008A07D6">
          <w:rPr>
            <w:rFonts w:ascii="Arial" w:hAnsi="Arial" w:cs="Arial"/>
            <w:sz w:val="24"/>
            <w:szCs w:val="24"/>
            <w:rPrChange w:id="1000" w:author="Sujil Kumar Koottathampathiyil" w:date="2022-06-09T11:27:00Z">
              <w:rPr>
                <w:rFonts w:ascii="Arial" w:hAnsi="Arial" w:cs="Arial"/>
              </w:rPr>
            </w:rPrChange>
          </w:rPr>
          <w:delText>My</w:delText>
        </w:r>
      </w:del>
      <w:proofErr w:type="spellStart"/>
      <w:ins w:id="1001" w:author="Sujil Kumar Koottathampathiyil" w:date="2022-06-12T23:47:00Z">
        <w:r w:rsidR="008A07D6">
          <w:rPr>
            <w:rFonts w:ascii="Arial" w:hAnsi="Arial" w:cs="Arial"/>
            <w:sz w:val="24"/>
            <w:szCs w:val="24"/>
          </w:rPr>
          <w:t>This</w:t>
        </w:r>
      </w:ins>
      <w:r w:rsidRPr="0057673D">
        <w:rPr>
          <w:rFonts w:ascii="Arial" w:hAnsi="Arial" w:cs="Arial"/>
          <w:sz w:val="24"/>
          <w:szCs w:val="24"/>
          <w:rPrChange w:id="1002" w:author="Sujil Kumar Koottathampathiyil" w:date="2022-06-09T11:27:00Z">
            <w:rPr>
              <w:rFonts w:ascii="Arial" w:hAnsi="Arial" w:cs="Arial"/>
            </w:rPr>
          </w:rPrChange>
        </w:rPr>
        <w:t>SQL</w:t>
      </w:r>
      <w:proofErr w:type="spellEnd"/>
      <w:r w:rsidRPr="0057673D">
        <w:rPr>
          <w:rFonts w:ascii="Arial" w:hAnsi="Arial" w:cs="Arial"/>
          <w:sz w:val="24"/>
          <w:szCs w:val="24"/>
          <w:rPrChange w:id="1003" w:author="Sujil Kumar Koottathampathiyil" w:date="2022-06-09T11:27:00Z">
            <w:rPr>
              <w:rFonts w:ascii="Arial" w:hAnsi="Arial" w:cs="Arial"/>
            </w:rPr>
          </w:rPrChange>
        </w:rPr>
        <w:t xml:space="preserve"> servers for data storage and management. I want the data in </w:t>
      </w:r>
      <w:del w:id="1004" w:author="Sujil Kumar Koottathampathiyil" w:date="2022-06-12T23:47:00Z">
        <w:r w:rsidRPr="0057673D" w:rsidDel="008A07D6">
          <w:rPr>
            <w:rFonts w:ascii="Arial" w:hAnsi="Arial" w:cs="Arial"/>
            <w:sz w:val="24"/>
            <w:szCs w:val="24"/>
            <w:rPrChange w:id="1005" w:author="Sujil Kumar Koottathampathiyil" w:date="2022-06-09T11:27:00Z">
              <w:rPr>
                <w:rFonts w:ascii="Arial" w:hAnsi="Arial" w:cs="Arial"/>
              </w:rPr>
            </w:rPrChange>
          </w:rPr>
          <w:delText>my</w:delText>
        </w:r>
      </w:del>
      <w:ins w:id="1006" w:author="Sujil Kumar Koottathampathiyil" w:date="2022-06-12T23:47:00Z">
        <w:r w:rsidR="008A07D6">
          <w:rPr>
            <w:rFonts w:ascii="Arial" w:hAnsi="Arial" w:cs="Arial"/>
            <w:sz w:val="24"/>
            <w:szCs w:val="24"/>
          </w:rPr>
          <w:t>this</w:t>
        </w:r>
      </w:ins>
      <w:r w:rsidRPr="0057673D">
        <w:rPr>
          <w:rFonts w:ascii="Arial" w:hAnsi="Arial" w:cs="Arial"/>
          <w:sz w:val="24"/>
          <w:szCs w:val="24"/>
          <w:rPrChange w:id="1007" w:author="Sujil Kumar Koottathampathiyil" w:date="2022-06-09T11:27:00Z">
            <w:rPr>
              <w:rFonts w:ascii="Arial" w:hAnsi="Arial" w:cs="Arial"/>
            </w:rPr>
          </w:rPrChange>
        </w:rPr>
        <w:t xml:space="preserve"> DB to be updated </w:t>
      </w:r>
      <w:ins w:id="1008" w:author="Sujil Kumar Koottathampathiyil" w:date="2022-06-09T01:10:00Z">
        <w:r w:rsidR="00E21F00" w:rsidRPr="0057673D">
          <w:rPr>
            <w:rFonts w:ascii="Arial" w:hAnsi="Arial" w:cs="Arial"/>
            <w:sz w:val="24"/>
            <w:szCs w:val="24"/>
            <w:rPrChange w:id="1009" w:author="Sujil Kumar Koottathampathiyil" w:date="2022-06-09T11:27:00Z">
              <w:rPr>
                <w:rFonts w:ascii="Arial" w:hAnsi="Arial" w:cs="Arial"/>
              </w:rPr>
            </w:rPrChange>
          </w:rPr>
          <w:t xml:space="preserve">from </w:t>
        </w:r>
      </w:ins>
      <w:r w:rsidRPr="0057673D">
        <w:rPr>
          <w:rFonts w:ascii="Arial" w:hAnsi="Arial" w:cs="Arial"/>
          <w:sz w:val="24"/>
          <w:szCs w:val="24"/>
          <w:rPrChange w:id="1010" w:author="Sujil Kumar Koottathampathiyil" w:date="2022-06-09T11:27:00Z">
            <w:rPr>
              <w:rFonts w:ascii="Arial" w:hAnsi="Arial" w:cs="Arial"/>
            </w:rPr>
          </w:rPrChange>
        </w:rPr>
        <w:t xml:space="preserve">time to time and </w:t>
      </w:r>
      <w:del w:id="1011" w:author="Sujil Kumar Koottathampathiyil" w:date="2022-06-12T23:47:00Z">
        <w:r w:rsidRPr="0057673D" w:rsidDel="008A07D6">
          <w:rPr>
            <w:rFonts w:ascii="Arial" w:hAnsi="Arial" w:cs="Arial"/>
            <w:sz w:val="24"/>
            <w:szCs w:val="24"/>
            <w:rPrChange w:id="1012" w:author="Sujil Kumar Koottathampathiyil" w:date="2022-06-09T11:27:00Z">
              <w:rPr>
                <w:rFonts w:ascii="Arial" w:hAnsi="Arial" w:cs="Arial"/>
              </w:rPr>
            </w:rPrChange>
          </w:rPr>
          <w:delText>my</w:delText>
        </w:r>
      </w:del>
      <w:ins w:id="1013" w:author="Sujil Kumar Koottathampathiyil" w:date="2022-06-12T23:47:00Z">
        <w:r w:rsidR="008A07D6">
          <w:rPr>
            <w:rFonts w:ascii="Arial" w:hAnsi="Arial" w:cs="Arial"/>
            <w:sz w:val="24"/>
            <w:szCs w:val="24"/>
          </w:rPr>
          <w:t>this</w:t>
        </w:r>
      </w:ins>
      <w:r w:rsidRPr="0057673D">
        <w:rPr>
          <w:rFonts w:ascii="Arial" w:hAnsi="Arial" w:cs="Arial"/>
          <w:sz w:val="24"/>
          <w:szCs w:val="24"/>
          <w:rPrChange w:id="1014" w:author="Sujil Kumar Koottathampathiyil" w:date="2022-06-09T11:27:00Z">
            <w:rPr>
              <w:rFonts w:ascii="Arial" w:hAnsi="Arial" w:cs="Arial"/>
            </w:rPr>
          </w:rPrChange>
        </w:rPr>
        <w:t xml:space="preserve"> model has to be updated based on the new data injected in each time. The reason for choosing these DB’s is the flexibility of usage and its syntax matching with Structured Query Language (SQL) minute differences. </w:t>
      </w:r>
    </w:p>
    <w:p w14:paraId="05375F67" w14:textId="4625E8CC" w:rsidR="008808DC" w:rsidRPr="0057673D" w:rsidRDefault="008808DC" w:rsidP="008808DC">
      <w:pPr>
        <w:spacing w:line="360" w:lineRule="auto"/>
        <w:jc w:val="both"/>
        <w:rPr>
          <w:moveTo w:id="1015" w:author="Sujil Kumar Koottathampathiyil" w:date="2022-06-08T19:51:00Z"/>
          <w:rFonts w:ascii="Arial" w:hAnsi="Arial" w:cs="Arial"/>
          <w:sz w:val="24"/>
          <w:szCs w:val="24"/>
          <w:rPrChange w:id="1016" w:author="Sujil Kumar Koottathampathiyil" w:date="2022-06-09T11:27:00Z">
            <w:rPr>
              <w:moveTo w:id="1017" w:author="Sujil Kumar Koottathampathiyil" w:date="2022-06-08T19:51:00Z"/>
              <w:rFonts w:ascii="Arial" w:hAnsi="Arial" w:cs="Arial"/>
            </w:rPr>
          </w:rPrChange>
        </w:rPr>
      </w:pPr>
      <w:moveToRangeStart w:id="1018" w:author="Sujil Kumar Koottathampathiyil" w:date="2022-06-08T19:51:00Z" w:name="move105610329"/>
      <w:moveTo w:id="1019" w:author="Sujil Kumar Koottathampathiyil" w:date="2022-06-08T19:51:00Z">
        <w:r w:rsidRPr="0057673D">
          <w:rPr>
            <w:rFonts w:ascii="Arial" w:hAnsi="Arial" w:cs="Arial"/>
            <w:sz w:val="24"/>
            <w:szCs w:val="24"/>
            <w:rPrChange w:id="1020" w:author="Sujil Kumar Koottathampathiyil" w:date="2022-06-09T11:27:00Z">
              <w:rPr>
                <w:rFonts w:ascii="Arial" w:hAnsi="Arial" w:cs="Arial"/>
              </w:rPr>
            </w:rPrChange>
          </w:rPr>
          <w:t xml:space="preserve">Firstly, I want to talk about </w:t>
        </w:r>
      </w:moveTo>
      <w:ins w:id="1021" w:author="Sujil Kumar Koottathampathiyil" w:date="2022-06-09T01:10:00Z">
        <w:r w:rsidR="00E21F00" w:rsidRPr="0057673D">
          <w:rPr>
            <w:rFonts w:ascii="Arial" w:hAnsi="Arial" w:cs="Arial"/>
            <w:sz w:val="24"/>
            <w:szCs w:val="24"/>
            <w:rPrChange w:id="1022" w:author="Sujil Kumar Koottathampathiyil" w:date="2022-06-09T11:27:00Z">
              <w:rPr>
                <w:rFonts w:ascii="Arial" w:hAnsi="Arial" w:cs="Arial"/>
              </w:rPr>
            </w:rPrChange>
          </w:rPr>
          <w:t xml:space="preserve">the </w:t>
        </w:r>
      </w:ins>
      <w:moveTo w:id="1023" w:author="Sujil Kumar Koottathampathiyil" w:date="2022-06-08T19:51:00Z">
        <w:r w:rsidRPr="0057673D">
          <w:rPr>
            <w:rFonts w:ascii="Arial" w:hAnsi="Arial" w:cs="Arial"/>
            <w:sz w:val="24"/>
            <w:szCs w:val="24"/>
            <w:rPrChange w:id="1024" w:author="Sujil Kumar Koottathampathiyil" w:date="2022-06-09T11:27:00Z">
              <w:rPr>
                <w:rFonts w:ascii="Arial" w:hAnsi="Arial" w:cs="Arial"/>
              </w:rPr>
            </w:rPrChange>
          </w:rPr>
          <w:t xml:space="preserve">python dashboard. It’s always </w:t>
        </w:r>
        <w:del w:id="1025" w:author="Sujil Kumar Koottathampathiyil" w:date="2022-06-08T23:08:00Z">
          <w:r w:rsidRPr="0057673D" w:rsidDel="00340CAB">
            <w:rPr>
              <w:rFonts w:ascii="Arial" w:hAnsi="Arial" w:cs="Arial"/>
              <w:sz w:val="24"/>
              <w:szCs w:val="24"/>
              <w:rPrChange w:id="1026" w:author="Sujil Kumar Koottathampathiyil" w:date="2022-06-09T11:27:00Z">
                <w:rPr>
                  <w:rFonts w:ascii="Arial" w:hAnsi="Arial" w:cs="Arial"/>
                </w:rPr>
              </w:rPrChange>
            </w:rPr>
            <w:delText>wonderful</w:delText>
          </w:r>
        </w:del>
      </w:moveTo>
      <w:ins w:id="1027" w:author="Sujil Kumar Koottathampathiyil" w:date="2022-06-08T23:08:00Z">
        <w:r w:rsidR="00340CAB" w:rsidRPr="0057673D">
          <w:rPr>
            <w:rFonts w:ascii="Arial" w:hAnsi="Arial" w:cs="Arial"/>
            <w:sz w:val="24"/>
            <w:szCs w:val="24"/>
            <w:rPrChange w:id="1028" w:author="Sujil Kumar Koottathampathiyil" w:date="2022-06-09T11:27:00Z">
              <w:rPr>
                <w:rFonts w:ascii="Arial" w:hAnsi="Arial" w:cs="Arial"/>
              </w:rPr>
            </w:rPrChange>
          </w:rPr>
          <w:t>fascinating</w:t>
        </w:r>
      </w:ins>
      <w:moveTo w:id="1029" w:author="Sujil Kumar Koottathampathiyil" w:date="2022-06-08T19:51:00Z">
        <w:r w:rsidRPr="0057673D">
          <w:rPr>
            <w:rFonts w:ascii="Arial" w:hAnsi="Arial" w:cs="Arial"/>
            <w:sz w:val="24"/>
            <w:szCs w:val="24"/>
            <w:rPrChange w:id="1030" w:author="Sujil Kumar Koottathampathiyil" w:date="2022-06-09T11:27:00Z">
              <w:rPr>
                <w:rFonts w:ascii="Arial" w:hAnsi="Arial" w:cs="Arial"/>
              </w:rPr>
            </w:rPrChange>
          </w:rPr>
          <w:t xml:space="preserve"> to see how we </w:t>
        </w:r>
        <w:del w:id="1031" w:author="Sujil Kumar Koottathampathiyil" w:date="2022-06-09T01:10:00Z">
          <w:r w:rsidRPr="0057673D" w:rsidDel="00E21F00">
            <w:rPr>
              <w:rFonts w:ascii="Arial" w:hAnsi="Arial" w:cs="Arial"/>
              <w:sz w:val="24"/>
              <w:szCs w:val="24"/>
              <w:rPrChange w:id="1032" w:author="Sujil Kumar Koottathampathiyil" w:date="2022-06-09T11:27:00Z">
                <w:rPr>
                  <w:rFonts w:ascii="Arial" w:hAnsi="Arial" w:cs="Arial"/>
                </w:rPr>
              </w:rPrChange>
            </w:rPr>
            <w:delText>are able to</w:delText>
          </w:r>
        </w:del>
      </w:moveTo>
      <w:ins w:id="1033" w:author="Sujil Kumar Koottathampathiyil" w:date="2022-06-09T01:10:00Z">
        <w:r w:rsidR="00E21F00" w:rsidRPr="0057673D">
          <w:rPr>
            <w:rFonts w:ascii="Arial" w:hAnsi="Arial" w:cs="Arial"/>
            <w:sz w:val="24"/>
            <w:szCs w:val="24"/>
            <w:rPrChange w:id="1034" w:author="Sujil Kumar Koottathampathiyil" w:date="2022-06-09T11:27:00Z">
              <w:rPr>
                <w:rFonts w:ascii="Arial" w:hAnsi="Arial" w:cs="Arial"/>
              </w:rPr>
            </w:rPrChange>
          </w:rPr>
          <w:t>can</w:t>
        </w:r>
      </w:ins>
      <w:moveTo w:id="1035" w:author="Sujil Kumar Koottathampathiyil" w:date="2022-06-08T19:51:00Z">
        <w:r w:rsidRPr="0057673D">
          <w:rPr>
            <w:rFonts w:ascii="Arial" w:hAnsi="Arial" w:cs="Arial"/>
            <w:sz w:val="24"/>
            <w:szCs w:val="24"/>
            <w:rPrChange w:id="1036" w:author="Sujil Kumar Koottathampathiyil" w:date="2022-06-09T11:27:00Z">
              <w:rPr>
                <w:rFonts w:ascii="Arial" w:hAnsi="Arial" w:cs="Arial"/>
              </w:rPr>
            </w:rPrChange>
          </w:rPr>
          <w:t xml:space="preserve"> make models and interpret them. But it is also important to note, recently there are </w:t>
        </w:r>
      </w:moveTo>
      <w:ins w:id="1037" w:author="Sujil Kumar Koottathampathiyil" w:date="2022-06-09T01:10:00Z">
        <w:r w:rsidR="00E21F00" w:rsidRPr="0057673D">
          <w:rPr>
            <w:rFonts w:ascii="Arial" w:hAnsi="Arial" w:cs="Arial"/>
            <w:sz w:val="24"/>
            <w:szCs w:val="24"/>
            <w:rPrChange w:id="1038" w:author="Sujil Kumar Koottathampathiyil" w:date="2022-06-09T11:27:00Z">
              <w:rPr>
                <w:rFonts w:ascii="Arial" w:hAnsi="Arial" w:cs="Arial"/>
              </w:rPr>
            </w:rPrChange>
          </w:rPr>
          <w:t>many</w:t>
        </w:r>
      </w:ins>
      <w:moveTo w:id="1039" w:author="Sujil Kumar Koottathampathiyil" w:date="2022-06-08T19:51:00Z">
        <w:del w:id="1040" w:author="Sujil Kumar Koottathampathiyil" w:date="2022-06-09T01:10:00Z">
          <w:r w:rsidRPr="0057673D" w:rsidDel="00E21F00">
            <w:rPr>
              <w:rFonts w:ascii="Arial" w:hAnsi="Arial" w:cs="Arial"/>
              <w:sz w:val="24"/>
              <w:szCs w:val="24"/>
              <w:rPrChange w:id="1041" w:author="Sujil Kumar Koottathampathiyil" w:date="2022-06-09T11:27:00Z">
                <w:rPr>
                  <w:rFonts w:ascii="Arial" w:hAnsi="Arial" w:cs="Arial"/>
                </w:rPr>
              </w:rPrChange>
            </w:rPr>
            <w:delText>number of</w:delText>
          </w:r>
        </w:del>
        <w:r w:rsidRPr="0057673D">
          <w:rPr>
            <w:rFonts w:ascii="Arial" w:hAnsi="Arial" w:cs="Arial"/>
            <w:sz w:val="24"/>
            <w:szCs w:val="24"/>
            <w:rPrChange w:id="1042" w:author="Sujil Kumar Koottathampathiyil" w:date="2022-06-09T11:27:00Z">
              <w:rPr>
                <w:rFonts w:ascii="Arial" w:hAnsi="Arial" w:cs="Arial"/>
              </w:rPr>
            </w:rPrChange>
          </w:rPr>
          <w:t xml:space="preserve"> concerns about how well we </w:t>
        </w:r>
        <w:del w:id="1043" w:author="Sujil Kumar Koottathampathiyil" w:date="2022-06-09T01:10:00Z">
          <w:r w:rsidRPr="0057673D" w:rsidDel="00E21F00">
            <w:rPr>
              <w:rFonts w:ascii="Arial" w:hAnsi="Arial" w:cs="Arial"/>
              <w:sz w:val="24"/>
              <w:szCs w:val="24"/>
              <w:rPrChange w:id="1044" w:author="Sujil Kumar Koottathampathiyil" w:date="2022-06-09T11:27:00Z">
                <w:rPr>
                  <w:rFonts w:ascii="Arial" w:hAnsi="Arial" w:cs="Arial"/>
                </w:rPr>
              </w:rPrChange>
            </w:rPr>
            <w:delText>are able to</w:delText>
          </w:r>
        </w:del>
      </w:moveTo>
      <w:ins w:id="1045" w:author="Sujil Kumar Koottathampathiyil" w:date="2022-06-09T01:10:00Z">
        <w:r w:rsidR="00E21F00" w:rsidRPr="0057673D">
          <w:rPr>
            <w:rFonts w:ascii="Arial" w:hAnsi="Arial" w:cs="Arial"/>
            <w:sz w:val="24"/>
            <w:szCs w:val="24"/>
            <w:rPrChange w:id="1046" w:author="Sujil Kumar Koottathampathiyil" w:date="2022-06-09T11:27:00Z">
              <w:rPr>
                <w:rFonts w:ascii="Arial" w:hAnsi="Arial" w:cs="Arial"/>
              </w:rPr>
            </w:rPrChange>
          </w:rPr>
          <w:t>can</w:t>
        </w:r>
      </w:ins>
      <w:moveTo w:id="1047" w:author="Sujil Kumar Koottathampathiyil" w:date="2022-06-08T19:51:00Z">
        <w:r w:rsidRPr="0057673D">
          <w:rPr>
            <w:rFonts w:ascii="Arial" w:hAnsi="Arial" w:cs="Arial"/>
            <w:sz w:val="24"/>
            <w:szCs w:val="24"/>
            <w:rPrChange w:id="1048" w:author="Sujil Kumar Koottathampathiyil" w:date="2022-06-09T11:27:00Z">
              <w:rPr>
                <w:rFonts w:ascii="Arial" w:hAnsi="Arial" w:cs="Arial"/>
              </w:rPr>
            </w:rPrChange>
          </w:rPr>
          <w:t xml:space="preserve"> make modifications to the existing model and maintain them. So, our model has to work dynamic and make </w:t>
        </w:r>
      </w:moveTo>
      <w:ins w:id="1049" w:author="Sujil Kumar Koottathampathiyil" w:date="2022-06-09T01:11:00Z">
        <w:r w:rsidR="00E21F00" w:rsidRPr="0057673D">
          <w:rPr>
            <w:rFonts w:ascii="Arial" w:hAnsi="Arial" w:cs="Arial"/>
            <w:sz w:val="24"/>
            <w:szCs w:val="24"/>
            <w:rPrChange w:id="1050" w:author="Sujil Kumar Koottathampathiyil" w:date="2022-06-09T11:27:00Z">
              <w:rPr>
                <w:rFonts w:ascii="Arial" w:hAnsi="Arial" w:cs="Arial"/>
              </w:rPr>
            </w:rPrChange>
          </w:rPr>
          <w:t xml:space="preserve">a </w:t>
        </w:r>
      </w:ins>
      <w:moveTo w:id="1051" w:author="Sujil Kumar Koottathampathiyil" w:date="2022-06-08T19:51:00Z">
        <w:r w:rsidRPr="0057673D">
          <w:rPr>
            <w:rFonts w:ascii="Arial" w:hAnsi="Arial" w:cs="Arial"/>
            <w:sz w:val="24"/>
            <w:szCs w:val="24"/>
            <w:rPrChange w:id="1052" w:author="Sujil Kumar Koottathampathiyil" w:date="2022-06-09T11:27:00Z">
              <w:rPr>
                <w:rFonts w:ascii="Arial" w:hAnsi="Arial" w:cs="Arial"/>
              </w:rPr>
            </w:rPrChange>
          </w:rPr>
          <w:t xml:space="preserve">prediction based on the available data. In recent years programmers used </w:t>
        </w:r>
      </w:moveTo>
      <w:ins w:id="1053" w:author="Sujil Kumar Koottathampathiyil" w:date="2022-06-09T01:11:00Z">
        <w:r w:rsidR="00E21F00" w:rsidRPr="0057673D">
          <w:rPr>
            <w:rFonts w:ascii="Arial" w:hAnsi="Arial" w:cs="Arial"/>
            <w:sz w:val="24"/>
            <w:szCs w:val="24"/>
            <w:rPrChange w:id="1054" w:author="Sujil Kumar Koottathampathiyil" w:date="2022-06-09T11:27:00Z">
              <w:rPr>
                <w:rFonts w:ascii="Arial" w:hAnsi="Arial" w:cs="Arial"/>
              </w:rPr>
            </w:rPrChange>
          </w:rPr>
          <w:t xml:space="preserve">to </w:t>
        </w:r>
      </w:ins>
      <w:moveTo w:id="1055" w:author="Sujil Kumar Koottathampathiyil" w:date="2022-06-08T19:51:00Z">
        <w:r w:rsidRPr="0057673D">
          <w:rPr>
            <w:rFonts w:ascii="Arial" w:hAnsi="Arial" w:cs="Arial"/>
            <w:sz w:val="24"/>
            <w:szCs w:val="24"/>
            <w:rPrChange w:id="1056" w:author="Sujil Kumar Koottathampathiyil" w:date="2022-06-09T11:27:00Z">
              <w:rPr>
                <w:rFonts w:ascii="Arial" w:hAnsi="Arial" w:cs="Arial"/>
              </w:rPr>
            </w:rPrChange>
          </w:rPr>
          <w:t xml:space="preserve">use VueJS or web-based languages for making dashboards, we now have </w:t>
        </w:r>
      </w:moveTo>
      <w:ins w:id="1057" w:author="Sujil Kumar Koottathampathiyil" w:date="2022-06-09T01:11:00Z">
        <w:r w:rsidR="00E21F00" w:rsidRPr="0057673D">
          <w:rPr>
            <w:rFonts w:ascii="Arial" w:hAnsi="Arial" w:cs="Arial"/>
            <w:sz w:val="24"/>
            <w:szCs w:val="24"/>
            <w:rPrChange w:id="1058" w:author="Sujil Kumar Koottathampathiyil" w:date="2022-06-09T11:27:00Z">
              <w:rPr>
                <w:rFonts w:ascii="Arial" w:hAnsi="Arial" w:cs="Arial"/>
              </w:rPr>
            </w:rPrChange>
          </w:rPr>
          <w:t xml:space="preserve">the </w:t>
        </w:r>
      </w:ins>
      <w:moveTo w:id="1059" w:author="Sujil Kumar Koottathampathiyil" w:date="2022-06-08T19:51:00Z">
        <w:r w:rsidRPr="0057673D">
          <w:rPr>
            <w:rFonts w:ascii="Arial" w:hAnsi="Arial" w:cs="Arial"/>
            <w:sz w:val="24"/>
            <w:szCs w:val="24"/>
            <w:rPrChange w:id="1060" w:author="Sujil Kumar Koottathampathiyil" w:date="2022-06-09T11:27:00Z">
              <w:rPr>
                <w:rFonts w:ascii="Arial" w:hAnsi="Arial" w:cs="Arial"/>
              </w:rPr>
            </w:rPrChange>
          </w:rPr>
          <w:t>most advanced package</w:t>
        </w:r>
        <w:del w:id="1061" w:author="Sujil Kumar Koottathampathiyil" w:date="2022-06-09T01:11:00Z">
          <w:r w:rsidRPr="0057673D" w:rsidDel="00E21F00">
            <w:rPr>
              <w:rFonts w:ascii="Arial" w:hAnsi="Arial" w:cs="Arial"/>
              <w:sz w:val="24"/>
              <w:szCs w:val="24"/>
              <w:rPrChange w:id="1062" w:author="Sujil Kumar Koottathampathiyil" w:date="2022-06-09T11:27:00Z">
                <w:rPr>
                  <w:rFonts w:ascii="Arial" w:hAnsi="Arial" w:cs="Arial"/>
                </w:rPr>
              </w:rPrChange>
            </w:rPr>
            <w:delText>d</w:delText>
          </w:r>
        </w:del>
      </w:moveTo>
      <w:ins w:id="1063" w:author="Sujil Kumar Koottathampathiyil" w:date="2022-06-09T01:11:00Z">
        <w:r w:rsidR="00E21F00" w:rsidRPr="0057673D">
          <w:rPr>
            <w:rFonts w:ascii="Arial" w:hAnsi="Arial" w:cs="Arial"/>
            <w:sz w:val="24"/>
            <w:szCs w:val="24"/>
            <w:rPrChange w:id="1064" w:author="Sujil Kumar Koottathampathiyil" w:date="2022-06-09T11:27:00Z">
              <w:rPr>
                <w:rFonts w:ascii="Arial" w:hAnsi="Arial" w:cs="Arial"/>
              </w:rPr>
            </w:rPrChange>
          </w:rPr>
          <w:t>s</w:t>
        </w:r>
      </w:ins>
      <w:moveTo w:id="1065" w:author="Sujil Kumar Koottathampathiyil" w:date="2022-06-08T19:51:00Z">
        <w:r w:rsidRPr="0057673D">
          <w:rPr>
            <w:rFonts w:ascii="Arial" w:hAnsi="Arial" w:cs="Arial"/>
            <w:sz w:val="24"/>
            <w:szCs w:val="24"/>
            <w:rPrChange w:id="1066"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Content>
          <w:ins w:id="1067" w:author="Sujil Kumar Koottathampathiyil" w:date="2022-06-11T23:58:00Z">
            <w:r w:rsidR="004E08F8" w:rsidRPr="004E08F8">
              <w:rPr>
                <w:rFonts w:ascii="Arial" w:hAnsi="Arial" w:cs="Arial"/>
                <w:color w:val="000000"/>
                <w:sz w:val="24"/>
                <w:szCs w:val="24"/>
              </w:rPr>
              <w:t>Streamlit</w:t>
            </w:r>
          </w:ins>
          <w:moveTo w:id="1068" w:author="Sujil Kumar Koottathampathiyil" w:date="2022-06-08T19:51:00Z">
            <w:del w:id="1069" w:author="Sujil Kumar Koottathampathiyil" w:date="2022-06-08T19:52:00Z">
              <w:r w:rsidRPr="004E08F8" w:rsidDel="00193A63">
                <w:rPr>
                  <w:rFonts w:ascii="Arial" w:hAnsi="Arial" w:cs="Arial"/>
                  <w:color w:val="000000"/>
                  <w:sz w:val="24"/>
                  <w:szCs w:val="24"/>
                  <w:rPrChange w:id="1070" w:author="Sujil Kumar Koottathampathiyil" w:date="2022-06-11T23:58:00Z">
                    <w:rPr>
                      <w:rFonts w:ascii="Arial" w:hAnsi="Arial" w:cs="Arial"/>
                      <w:color w:val="000000"/>
                    </w:rPr>
                  </w:rPrChange>
                </w:rPr>
                <w:delText>Streamlit</w:delText>
              </w:r>
            </w:del>
          </w:moveTo>
        </w:sdtContent>
      </w:sdt>
      <w:moveTo w:id="1071" w:author="Sujil Kumar Koottathampathiyil" w:date="2022-06-08T19:51:00Z">
        <w:r w:rsidRPr="0057673D">
          <w:rPr>
            <w:rFonts w:ascii="Arial" w:hAnsi="Arial" w:cs="Arial"/>
            <w:sz w:val="24"/>
            <w:szCs w:val="24"/>
            <w:rPrChange w:id="1072" w:author="Sujil Kumar Koottathampathiyil" w:date="2022-06-09T11:27:00Z">
              <w:rPr>
                <w:rFonts w:ascii="Arial" w:hAnsi="Arial" w:cs="Arial"/>
              </w:rPr>
            </w:rPrChange>
          </w:rPr>
          <w:t xml:space="preserve"> has made these proces</w:t>
        </w:r>
      </w:moveTo>
      <w:ins w:id="1073" w:author="Sujil Kumar Koottathampathiyil" w:date="2022-06-09T01:11:00Z">
        <w:r w:rsidR="00E21F00" w:rsidRPr="0057673D">
          <w:rPr>
            <w:rFonts w:ascii="Arial" w:hAnsi="Arial" w:cs="Arial"/>
            <w:sz w:val="24"/>
            <w:szCs w:val="24"/>
            <w:rPrChange w:id="1074" w:author="Sujil Kumar Koottathampathiyil" w:date="2022-06-09T11:27:00Z">
              <w:rPr>
                <w:rFonts w:ascii="Arial" w:hAnsi="Arial" w:cs="Arial"/>
              </w:rPr>
            </w:rPrChange>
          </w:rPr>
          <w:t>se</w:t>
        </w:r>
      </w:ins>
      <w:moveTo w:id="1075" w:author="Sujil Kumar Koottathampathiyil" w:date="2022-06-08T19:51:00Z">
        <w:r w:rsidRPr="0057673D">
          <w:rPr>
            <w:rFonts w:ascii="Arial" w:hAnsi="Arial" w:cs="Arial"/>
            <w:sz w:val="24"/>
            <w:szCs w:val="24"/>
            <w:rPrChange w:id="1076" w:author="Sujil Kumar Koottathampathiyil" w:date="2022-06-09T11:27:00Z">
              <w:rPr>
                <w:rFonts w:ascii="Arial" w:hAnsi="Arial" w:cs="Arial"/>
              </w:rPr>
            </w:rPrChange>
          </w:rPr>
          <w:t xml:space="preserve">s easier and more efficient. I am going to use some of the python packages like plotly to make </w:t>
        </w:r>
      </w:moveTo>
      <w:ins w:id="1077" w:author="Sujil Kumar Koottathampathiyil" w:date="2022-06-09T01:11:00Z">
        <w:r w:rsidR="00E21F00" w:rsidRPr="0057673D">
          <w:rPr>
            <w:rFonts w:ascii="Arial" w:hAnsi="Arial" w:cs="Arial"/>
            <w:sz w:val="24"/>
            <w:szCs w:val="24"/>
            <w:rPrChange w:id="1078" w:author="Sujil Kumar Koottathampathiyil" w:date="2022-06-09T11:27:00Z">
              <w:rPr>
                <w:rFonts w:ascii="Arial" w:hAnsi="Arial" w:cs="Arial"/>
              </w:rPr>
            </w:rPrChange>
          </w:rPr>
          <w:t xml:space="preserve">an </w:t>
        </w:r>
      </w:ins>
      <w:moveTo w:id="1079" w:author="Sujil Kumar Koottathampathiyil" w:date="2022-06-08T19:51:00Z">
        <w:r w:rsidRPr="0057673D">
          <w:rPr>
            <w:rFonts w:ascii="Arial" w:hAnsi="Arial" w:cs="Arial"/>
            <w:sz w:val="24"/>
            <w:szCs w:val="24"/>
            <w:rPrChange w:id="1080" w:author="Sujil Kumar Koottathampathiyil" w:date="2022-06-09T11:27:00Z">
              <w:rPr>
                <w:rFonts w:ascii="Arial" w:hAnsi="Arial" w:cs="Arial"/>
              </w:rPr>
            </w:rPrChange>
          </w:rPr>
          <w:t>interactive dashboard and make models that can make great predictions.</w:t>
        </w:r>
      </w:moveTo>
    </w:p>
    <w:moveToRangeEnd w:id="1018"/>
    <w:p w14:paraId="4A2C17A6" w14:textId="4B45AAD3" w:rsidR="004B3B33" w:rsidRPr="0057673D" w:rsidDel="009B3C63" w:rsidRDefault="00AA62CF" w:rsidP="006B2DF8">
      <w:pPr>
        <w:spacing w:line="360" w:lineRule="auto"/>
        <w:rPr>
          <w:del w:id="1081" w:author="Sujil Kumar Koottathampathiyil" w:date="2022-06-08T19:51:00Z"/>
          <w:rFonts w:ascii="Arial" w:hAnsi="Arial" w:cs="Arial"/>
          <w:sz w:val="24"/>
          <w:szCs w:val="24"/>
          <w:rPrChange w:id="1082" w:author="Sujil Kumar Koottathampathiyil" w:date="2022-06-09T11:27:00Z">
            <w:rPr>
              <w:del w:id="1083" w:author="Sujil Kumar Koottathampathiyil" w:date="2022-06-08T19:51:00Z"/>
              <w:rFonts w:ascii="Arial" w:hAnsi="Arial" w:cs="Arial"/>
            </w:rPr>
          </w:rPrChange>
        </w:rPr>
      </w:pPr>
      <w:ins w:id="1084" w:author="Sujil Kumar Koottathampathiyil" w:date="2022-06-09T11:37:00Z">
        <w:r>
          <w:rPr>
            <w:rFonts w:ascii="Arial" w:hAnsi="Arial" w:cs="Arial"/>
            <w:sz w:val="24"/>
            <w:szCs w:val="24"/>
          </w:rPr>
          <w:t>Finally</w:t>
        </w:r>
      </w:ins>
      <w:ins w:id="1085" w:author="Sujil Kumar Koottathampathiyil" w:date="2022-06-08T19:52:00Z">
        <w:r w:rsidR="00193A63" w:rsidRPr="0057673D">
          <w:rPr>
            <w:rFonts w:ascii="Arial" w:hAnsi="Arial" w:cs="Arial"/>
            <w:sz w:val="24"/>
            <w:szCs w:val="24"/>
            <w:rPrChange w:id="1086" w:author="Sujil Kumar Koottathampathiyil" w:date="2022-06-09T11:27:00Z">
              <w:rPr>
                <w:rFonts w:ascii="Arial" w:hAnsi="Arial" w:cs="Arial"/>
              </w:rPr>
            </w:rPrChange>
          </w:rPr>
          <w:t xml:space="preserve">, I want to talk about </w:t>
        </w:r>
      </w:ins>
      <w:ins w:id="1087" w:author="Sujil Kumar Koottathampathiyil" w:date="2022-06-09T01:11:00Z">
        <w:r w:rsidR="00B079B7" w:rsidRPr="0057673D">
          <w:rPr>
            <w:rFonts w:ascii="Arial" w:hAnsi="Arial" w:cs="Arial"/>
            <w:sz w:val="24"/>
            <w:szCs w:val="24"/>
            <w:rPrChange w:id="1088" w:author="Sujil Kumar Koottathampathiyil" w:date="2022-06-09T11:27:00Z">
              <w:rPr>
                <w:rFonts w:ascii="Arial" w:hAnsi="Arial" w:cs="Arial"/>
              </w:rPr>
            </w:rPrChange>
          </w:rPr>
          <w:t xml:space="preserve">the </w:t>
        </w:r>
      </w:ins>
      <w:ins w:id="1089" w:author="Sujil Kumar Koottathampathiyil" w:date="2022-06-08T19:52:00Z">
        <w:r w:rsidR="00193A63" w:rsidRPr="0057673D">
          <w:rPr>
            <w:rFonts w:ascii="Arial" w:hAnsi="Arial" w:cs="Arial"/>
            <w:sz w:val="24"/>
            <w:szCs w:val="24"/>
            <w:rPrChange w:id="1090" w:author="Sujil Kumar Koottathampathiyil" w:date="2022-06-09T11:27:00Z">
              <w:rPr>
                <w:rFonts w:ascii="Arial" w:hAnsi="Arial" w:cs="Arial"/>
              </w:rPr>
            </w:rPrChange>
          </w:rPr>
          <w:t xml:space="preserve">python dashboard. It’s always wonderful to see how we </w:t>
        </w:r>
      </w:ins>
      <w:ins w:id="1091" w:author="Sujil Kumar Koottathampathiyil" w:date="2022-06-09T01:11:00Z">
        <w:r w:rsidR="00B079B7" w:rsidRPr="0057673D">
          <w:rPr>
            <w:rFonts w:ascii="Arial" w:hAnsi="Arial" w:cs="Arial"/>
            <w:sz w:val="24"/>
            <w:szCs w:val="24"/>
            <w:rPrChange w:id="1092" w:author="Sujil Kumar Koottathampathiyil" w:date="2022-06-09T11:27:00Z">
              <w:rPr>
                <w:rFonts w:ascii="Arial" w:hAnsi="Arial" w:cs="Arial"/>
              </w:rPr>
            </w:rPrChange>
          </w:rPr>
          <w:t>can</w:t>
        </w:r>
      </w:ins>
      <w:ins w:id="1093" w:author="Sujil Kumar Koottathampathiyil" w:date="2022-06-08T19:52:00Z">
        <w:r w:rsidR="00193A63" w:rsidRPr="0057673D">
          <w:rPr>
            <w:rFonts w:ascii="Arial" w:hAnsi="Arial" w:cs="Arial"/>
            <w:sz w:val="24"/>
            <w:szCs w:val="24"/>
            <w:rPrChange w:id="1094" w:author="Sujil Kumar Koottathampathiyil" w:date="2022-06-09T11:27:00Z">
              <w:rPr>
                <w:rFonts w:ascii="Arial" w:hAnsi="Arial" w:cs="Arial"/>
              </w:rPr>
            </w:rPrChange>
          </w:rPr>
          <w:t xml:space="preserve"> make models and interpret them. But it is also important to note, recently there </w:t>
        </w:r>
      </w:ins>
      <w:ins w:id="1095" w:author="Sujil Kumar Koottathampathiyil" w:date="2022-06-09T11:37:00Z">
        <w:r w:rsidR="007135F3">
          <w:rPr>
            <w:rFonts w:ascii="Arial" w:hAnsi="Arial" w:cs="Arial"/>
            <w:sz w:val="24"/>
            <w:szCs w:val="24"/>
          </w:rPr>
          <w:t>were</w:t>
        </w:r>
      </w:ins>
      <w:ins w:id="1096" w:author="Sujil Kumar Koottathampathiyil" w:date="2022-06-08T19:52:00Z">
        <w:r w:rsidR="00193A63" w:rsidRPr="0057673D">
          <w:rPr>
            <w:rFonts w:ascii="Arial" w:hAnsi="Arial" w:cs="Arial"/>
            <w:sz w:val="24"/>
            <w:szCs w:val="24"/>
            <w:rPrChange w:id="1097" w:author="Sujil Kumar Koottathampathiyil" w:date="2022-06-09T11:27:00Z">
              <w:rPr>
                <w:rFonts w:ascii="Arial" w:hAnsi="Arial" w:cs="Arial"/>
              </w:rPr>
            </w:rPrChange>
          </w:rPr>
          <w:t xml:space="preserve"> </w:t>
        </w:r>
      </w:ins>
      <w:ins w:id="1098" w:author="Sujil Kumar Koottathampathiyil" w:date="2022-06-09T01:11:00Z">
        <w:r w:rsidR="00B079B7" w:rsidRPr="0057673D">
          <w:rPr>
            <w:rFonts w:ascii="Arial" w:hAnsi="Arial" w:cs="Arial"/>
            <w:sz w:val="24"/>
            <w:szCs w:val="24"/>
            <w:rPrChange w:id="1099" w:author="Sujil Kumar Koottathampathiyil" w:date="2022-06-09T11:27:00Z">
              <w:rPr>
                <w:rFonts w:ascii="Arial" w:hAnsi="Arial" w:cs="Arial"/>
              </w:rPr>
            </w:rPrChange>
          </w:rPr>
          <w:t>some</w:t>
        </w:r>
      </w:ins>
      <w:ins w:id="1100" w:author="Sujil Kumar Koottathampathiyil" w:date="2022-06-08T19:52:00Z">
        <w:r w:rsidR="00193A63" w:rsidRPr="0057673D">
          <w:rPr>
            <w:rFonts w:ascii="Arial" w:hAnsi="Arial" w:cs="Arial"/>
            <w:sz w:val="24"/>
            <w:szCs w:val="24"/>
            <w:rPrChange w:id="1101" w:author="Sujil Kumar Koottathampathiyil" w:date="2022-06-09T11:27:00Z">
              <w:rPr>
                <w:rFonts w:ascii="Arial" w:hAnsi="Arial" w:cs="Arial"/>
              </w:rPr>
            </w:rPrChange>
          </w:rPr>
          <w:t xml:space="preserve"> concerns about how well we </w:t>
        </w:r>
      </w:ins>
      <w:ins w:id="1102" w:author="Sujil Kumar Koottathampathiyil" w:date="2022-06-09T01:11:00Z">
        <w:r w:rsidR="00B079B7" w:rsidRPr="0057673D">
          <w:rPr>
            <w:rFonts w:ascii="Arial" w:hAnsi="Arial" w:cs="Arial"/>
            <w:sz w:val="24"/>
            <w:szCs w:val="24"/>
            <w:rPrChange w:id="1103" w:author="Sujil Kumar Koottathampathiyil" w:date="2022-06-09T11:27:00Z">
              <w:rPr>
                <w:rFonts w:ascii="Arial" w:hAnsi="Arial" w:cs="Arial"/>
              </w:rPr>
            </w:rPrChange>
          </w:rPr>
          <w:t>can</w:t>
        </w:r>
      </w:ins>
      <w:ins w:id="1104" w:author="Sujil Kumar Koottathampathiyil" w:date="2022-06-08T19:52:00Z">
        <w:r w:rsidR="00193A63" w:rsidRPr="0057673D">
          <w:rPr>
            <w:rFonts w:ascii="Arial" w:hAnsi="Arial" w:cs="Arial"/>
            <w:sz w:val="24"/>
            <w:szCs w:val="24"/>
            <w:rPrChange w:id="1105" w:author="Sujil Kumar Koottathampathiyil" w:date="2022-06-09T11:27:00Z">
              <w:rPr>
                <w:rFonts w:ascii="Arial" w:hAnsi="Arial" w:cs="Arial"/>
              </w:rPr>
            </w:rPrChange>
          </w:rPr>
          <w:t xml:space="preserve"> make modifications to the existing model and maintain them. So, our model </w:t>
        </w:r>
        <w:del w:id="1106" w:author="Jack Mc Donnell" w:date="2022-06-09T13:56:00Z">
          <w:r w:rsidR="00193A63" w:rsidRPr="0057673D" w:rsidDel="00082F56">
            <w:rPr>
              <w:rFonts w:ascii="Arial" w:hAnsi="Arial" w:cs="Arial"/>
              <w:sz w:val="24"/>
              <w:szCs w:val="24"/>
              <w:rPrChange w:id="1107" w:author="Sujil Kumar Koottathampathiyil" w:date="2022-06-09T11:27:00Z">
                <w:rPr>
                  <w:rFonts w:ascii="Arial" w:hAnsi="Arial" w:cs="Arial"/>
                </w:rPr>
              </w:rPrChange>
            </w:rPr>
            <w:delText>has to</w:delText>
          </w:r>
        </w:del>
      </w:ins>
      <w:ins w:id="1108" w:author="Jack Mc Donnell" w:date="2022-06-09T13:56:00Z">
        <w:r w:rsidR="00082F56" w:rsidRPr="00082F56">
          <w:rPr>
            <w:rFonts w:ascii="Arial" w:hAnsi="Arial" w:cs="Arial"/>
            <w:sz w:val="24"/>
            <w:szCs w:val="24"/>
          </w:rPr>
          <w:t>must</w:t>
        </w:r>
      </w:ins>
      <w:ins w:id="1109" w:author="Sujil Kumar Koottathampathiyil" w:date="2022-06-08T19:52:00Z">
        <w:r w:rsidR="00193A63" w:rsidRPr="0057673D">
          <w:rPr>
            <w:rFonts w:ascii="Arial" w:hAnsi="Arial" w:cs="Arial"/>
            <w:sz w:val="24"/>
            <w:szCs w:val="24"/>
            <w:rPrChange w:id="1110" w:author="Sujil Kumar Koottathampathiyil" w:date="2022-06-09T11:27:00Z">
              <w:rPr>
                <w:rFonts w:ascii="Arial" w:hAnsi="Arial" w:cs="Arial"/>
              </w:rPr>
            </w:rPrChange>
          </w:rPr>
          <w:t xml:space="preserve"> work dynamic</w:t>
        </w:r>
      </w:ins>
      <w:ins w:id="1111" w:author="Jack Mc Donnell" w:date="2022-06-09T13:56:00Z">
        <w:r w:rsidR="00082F56">
          <w:rPr>
            <w:rFonts w:ascii="Arial" w:hAnsi="Arial" w:cs="Arial"/>
            <w:sz w:val="24"/>
            <w:szCs w:val="24"/>
          </w:rPr>
          <w:t>ally</w:t>
        </w:r>
      </w:ins>
      <w:ins w:id="1112" w:author="Sujil Kumar Koottathampathiyil" w:date="2022-06-08T19:52:00Z">
        <w:r w:rsidR="00193A63" w:rsidRPr="0057673D">
          <w:rPr>
            <w:rFonts w:ascii="Arial" w:hAnsi="Arial" w:cs="Arial"/>
            <w:sz w:val="24"/>
            <w:szCs w:val="24"/>
            <w:rPrChange w:id="1113" w:author="Sujil Kumar Koottathampathiyil" w:date="2022-06-09T11:27:00Z">
              <w:rPr>
                <w:rFonts w:ascii="Arial" w:hAnsi="Arial" w:cs="Arial"/>
              </w:rPr>
            </w:rPrChange>
          </w:rPr>
          <w:t xml:space="preserve"> and make </w:t>
        </w:r>
      </w:ins>
      <w:ins w:id="1114" w:author="Sujil Kumar Koottathampathiyil" w:date="2022-06-09T01:11:00Z">
        <w:r w:rsidR="00B079B7" w:rsidRPr="0057673D">
          <w:rPr>
            <w:rFonts w:ascii="Arial" w:hAnsi="Arial" w:cs="Arial"/>
            <w:sz w:val="24"/>
            <w:szCs w:val="24"/>
            <w:rPrChange w:id="1115" w:author="Sujil Kumar Koottathampathiyil" w:date="2022-06-09T11:27:00Z">
              <w:rPr>
                <w:rFonts w:ascii="Arial" w:hAnsi="Arial" w:cs="Arial"/>
              </w:rPr>
            </w:rPrChange>
          </w:rPr>
          <w:lastRenderedPageBreak/>
          <w:t xml:space="preserve">a </w:t>
        </w:r>
      </w:ins>
      <w:ins w:id="1116" w:author="Sujil Kumar Koottathampathiyil" w:date="2022-06-08T19:52:00Z">
        <w:r w:rsidR="00193A63" w:rsidRPr="0057673D">
          <w:rPr>
            <w:rFonts w:ascii="Arial" w:hAnsi="Arial" w:cs="Arial"/>
            <w:sz w:val="24"/>
            <w:szCs w:val="24"/>
            <w:rPrChange w:id="1117" w:author="Sujil Kumar Koottathampathiyil" w:date="2022-06-09T11:27:00Z">
              <w:rPr>
                <w:rFonts w:ascii="Arial" w:hAnsi="Arial" w:cs="Arial"/>
              </w:rPr>
            </w:rPrChange>
          </w:rPr>
          <w:t xml:space="preserve">prediction based on the available data. In recent years programmers used </w:t>
        </w:r>
      </w:ins>
      <w:ins w:id="1118" w:author="Sujil Kumar Koottathampathiyil" w:date="2022-06-09T01:12:00Z">
        <w:r w:rsidR="00B079B7" w:rsidRPr="0057673D">
          <w:rPr>
            <w:rFonts w:ascii="Arial" w:hAnsi="Arial" w:cs="Arial"/>
            <w:sz w:val="24"/>
            <w:szCs w:val="24"/>
            <w:rPrChange w:id="1119" w:author="Sujil Kumar Koottathampathiyil" w:date="2022-06-09T11:27:00Z">
              <w:rPr>
                <w:rFonts w:ascii="Arial" w:hAnsi="Arial" w:cs="Arial"/>
              </w:rPr>
            </w:rPrChange>
          </w:rPr>
          <w:t xml:space="preserve">to </w:t>
        </w:r>
      </w:ins>
      <w:ins w:id="1120" w:author="Sujil Kumar Koottathampathiyil" w:date="2022-06-08T19:52:00Z">
        <w:r w:rsidR="00193A63" w:rsidRPr="0057673D">
          <w:rPr>
            <w:rFonts w:ascii="Arial" w:hAnsi="Arial" w:cs="Arial"/>
            <w:sz w:val="24"/>
            <w:szCs w:val="24"/>
            <w:rPrChange w:id="1121" w:author="Sujil Kumar Koottathampathiyil" w:date="2022-06-09T11:27:00Z">
              <w:rPr>
                <w:rFonts w:ascii="Arial" w:hAnsi="Arial" w:cs="Arial"/>
              </w:rPr>
            </w:rPrChange>
          </w:rPr>
          <w:t xml:space="preserve">use VueJS or web-based languages for making dashboards, we now have </w:t>
        </w:r>
      </w:ins>
      <w:ins w:id="1122" w:author="Sujil Kumar Koottathampathiyil" w:date="2022-06-09T01:12:00Z">
        <w:r w:rsidR="00B079B7" w:rsidRPr="0057673D">
          <w:rPr>
            <w:rFonts w:ascii="Arial" w:hAnsi="Arial" w:cs="Arial"/>
            <w:sz w:val="24"/>
            <w:szCs w:val="24"/>
            <w:rPrChange w:id="1123" w:author="Sujil Kumar Koottathampathiyil" w:date="2022-06-09T11:27:00Z">
              <w:rPr>
                <w:rFonts w:ascii="Arial" w:hAnsi="Arial" w:cs="Arial"/>
              </w:rPr>
            </w:rPrChange>
          </w:rPr>
          <w:t xml:space="preserve">the </w:t>
        </w:r>
      </w:ins>
      <w:ins w:id="1124" w:author="Sujil Kumar Koottathampathiyil" w:date="2022-06-08T19:52:00Z">
        <w:r w:rsidR="00193A63" w:rsidRPr="0057673D">
          <w:rPr>
            <w:rFonts w:ascii="Arial" w:hAnsi="Arial" w:cs="Arial"/>
            <w:sz w:val="24"/>
            <w:szCs w:val="24"/>
            <w:rPrChange w:id="1125" w:author="Sujil Kumar Koottathampathiyil" w:date="2022-06-09T11:27:00Z">
              <w:rPr>
                <w:rFonts w:ascii="Arial" w:hAnsi="Arial" w:cs="Arial"/>
              </w:rPr>
            </w:rPrChange>
          </w:rPr>
          <w:t>most advanced package</w:t>
        </w:r>
      </w:ins>
      <w:ins w:id="1126" w:author="Sujil Kumar Koottathampathiyil" w:date="2022-06-09T01:12:00Z">
        <w:r w:rsidR="00B079B7" w:rsidRPr="0057673D">
          <w:rPr>
            <w:rFonts w:ascii="Arial" w:hAnsi="Arial" w:cs="Arial"/>
            <w:sz w:val="24"/>
            <w:szCs w:val="24"/>
            <w:rPrChange w:id="1127" w:author="Sujil Kumar Koottathampathiyil" w:date="2022-06-09T11:27:00Z">
              <w:rPr>
                <w:rFonts w:ascii="Arial" w:hAnsi="Arial" w:cs="Arial"/>
              </w:rPr>
            </w:rPrChange>
          </w:rPr>
          <w:t>s</w:t>
        </w:r>
      </w:ins>
      <w:ins w:id="1128" w:author="Sujil Kumar Koottathampathiyil" w:date="2022-06-08T19:52:00Z">
        <w:r w:rsidR="00193A63" w:rsidRPr="0057673D">
          <w:rPr>
            <w:rFonts w:ascii="Arial" w:hAnsi="Arial" w:cs="Arial"/>
            <w:sz w:val="24"/>
            <w:szCs w:val="24"/>
            <w:rPrChange w:id="1129" w:author="Sujil Kumar Koottathampathiyil" w:date="2022-06-09T11:27:00Z">
              <w:rPr>
                <w:rFonts w:ascii="Arial" w:hAnsi="Arial" w:cs="Arial"/>
              </w:rPr>
            </w:rPrChange>
          </w:rPr>
          <w:t xml:space="preserve"> like </w:t>
        </w:r>
      </w:ins>
      <w:customXmlInsRangeStart w:id="1130"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Content>
          <w:customXmlInsRangeEnd w:id="1130"/>
          <w:ins w:id="1131" w:author="Sujil Kumar Koottathampathiyil" w:date="2022-06-11T23:58:00Z">
            <w:r w:rsidR="004E08F8" w:rsidRPr="004E08F8">
              <w:rPr>
                <w:rFonts w:ascii="Arial" w:hAnsi="Arial" w:cs="Arial"/>
                <w:color w:val="000000"/>
                <w:sz w:val="24"/>
                <w:szCs w:val="24"/>
              </w:rPr>
              <w:t>Streamlit</w:t>
            </w:r>
          </w:ins>
          <w:customXmlInsRangeStart w:id="1132" w:author="Sujil Kumar Koottathampathiyil" w:date="2022-06-08T19:52:00Z"/>
        </w:sdtContent>
      </w:sdt>
      <w:customXmlInsRangeEnd w:id="1132"/>
      <w:ins w:id="1133" w:author="Sujil Kumar Koottathampathiyil" w:date="2022-06-08T19:52:00Z">
        <w:r w:rsidR="00193A63" w:rsidRPr="0057673D">
          <w:rPr>
            <w:rFonts w:ascii="Arial" w:hAnsi="Arial" w:cs="Arial"/>
            <w:sz w:val="24"/>
            <w:szCs w:val="24"/>
            <w:rPrChange w:id="1134" w:author="Sujil Kumar Koottathampathiyil" w:date="2022-06-09T11:27:00Z">
              <w:rPr>
                <w:rFonts w:ascii="Arial" w:hAnsi="Arial" w:cs="Arial"/>
              </w:rPr>
            </w:rPrChange>
          </w:rPr>
          <w:t xml:space="preserve"> has made these proces</w:t>
        </w:r>
      </w:ins>
      <w:ins w:id="1135" w:author="Sujil Kumar Koottathampathiyil" w:date="2022-06-09T01:12:00Z">
        <w:r w:rsidR="00B079B7" w:rsidRPr="0057673D">
          <w:rPr>
            <w:rFonts w:ascii="Arial" w:hAnsi="Arial" w:cs="Arial"/>
            <w:sz w:val="24"/>
            <w:szCs w:val="24"/>
            <w:rPrChange w:id="1136" w:author="Sujil Kumar Koottathampathiyil" w:date="2022-06-09T11:27:00Z">
              <w:rPr>
                <w:rFonts w:ascii="Arial" w:hAnsi="Arial" w:cs="Arial"/>
              </w:rPr>
            </w:rPrChange>
          </w:rPr>
          <w:t>se</w:t>
        </w:r>
      </w:ins>
      <w:ins w:id="1137" w:author="Sujil Kumar Koottathampathiyil" w:date="2022-06-08T19:52:00Z">
        <w:r w:rsidR="00193A63" w:rsidRPr="0057673D">
          <w:rPr>
            <w:rFonts w:ascii="Arial" w:hAnsi="Arial" w:cs="Arial"/>
            <w:sz w:val="24"/>
            <w:szCs w:val="24"/>
            <w:rPrChange w:id="1138" w:author="Sujil Kumar Koottathampathiyil" w:date="2022-06-09T11:27:00Z">
              <w:rPr>
                <w:rFonts w:ascii="Arial" w:hAnsi="Arial" w:cs="Arial"/>
              </w:rPr>
            </w:rPrChange>
          </w:rPr>
          <w:t xml:space="preserve">s easier and more efficient. I am going to use some of the python packages like plotly to make </w:t>
        </w:r>
      </w:ins>
      <w:ins w:id="1139" w:author="Sujil Kumar Koottathampathiyil" w:date="2022-06-09T01:12:00Z">
        <w:r w:rsidR="00B079B7" w:rsidRPr="0057673D">
          <w:rPr>
            <w:rFonts w:ascii="Arial" w:hAnsi="Arial" w:cs="Arial"/>
            <w:sz w:val="24"/>
            <w:szCs w:val="24"/>
            <w:rPrChange w:id="1140" w:author="Sujil Kumar Koottathampathiyil" w:date="2022-06-09T11:27:00Z">
              <w:rPr>
                <w:rFonts w:ascii="Arial" w:hAnsi="Arial" w:cs="Arial"/>
              </w:rPr>
            </w:rPrChange>
          </w:rPr>
          <w:t xml:space="preserve">an </w:t>
        </w:r>
      </w:ins>
      <w:ins w:id="1141" w:author="Sujil Kumar Koottathampathiyil" w:date="2022-06-08T19:52:00Z">
        <w:r w:rsidR="00193A63" w:rsidRPr="0057673D">
          <w:rPr>
            <w:rFonts w:ascii="Arial" w:hAnsi="Arial" w:cs="Arial"/>
            <w:sz w:val="24"/>
            <w:szCs w:val="24"/>
            <w:rPrChange w:id="1142" w:author="Sujil Kumar Koottathampathiyil" w:date="2022-06-09T11:27:00Z">
              <w:rPr>
                <w:rFonts w:ascii="Arial" w:hAnsi="Arial" w:cs="Arial"/>
              </w:rPr>
            </w:rPrChange>
          </w:rPr>
          <w:t>interactive dashboard and make models that can make great predictions.</w:t>
        </w:r>
      </w:ins>
      <w:del w:id="1143" w:author="Sujil Kumar Koottathampathiyil" w:date="2022-06-08T19:51:00Z">
        <w:r w:rsidR="004B3B33" w:rsidRPr="0057673D" w:rsidDel="009B3C63">
          <w:rPr>
            <w:rFonts w:ascii="Arial" w:hAnsi="Arial" w:cs="Arial"/>
            <w:sz w:val="24"/>
            <w:szCs w:val="24"/>
            <w:rPrChange w:id="1144"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145" w:author="Sujil Kumar Koottathampathiyil" w:date="2022-06-09T11:27:00Z">
            <w:rPr>
              <w:rFonts w:ascii="Arial" w:hAnsi="Arial" w:cs="Arial"/>
              <w:b/>
              <w:bCs/>
              <w:sz w:val="32"/>
              <w:szCs w:val="32"/>
            </w:rPr>
          </w:rPrChange>
        </w:rPr>
        <w:pPrChange w:id="1146"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147" w:author="Sujil Kumar Koottathampathiyil" w:date="2022-06-09T08:20:00Z">
        <w:r>
          <w:rPr>
            <w:rFonts w:ascii="Arial" w:hAnsi="Arial" w:cs="Arial"/>
            <w:b/>
            <w:bCs/>
            <w:sz w:val="32"/>
            <w:szCs w:val="32"/>
          </w:rPr>
          <w:t>4</w:t>
        </w:r>
      </w:ins>
      <w:del w:id="1148"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149" w:author="Sujil Kumar Koottathampathiyil" w:date="2022-06-09T08:49:00Z"/>
          <w:rFonts w:ascii="Arial" w:hAnsi="Arial" w:cs="Arial"/>
          <w:sz w:val="24"/>
          <w:szCs w:val="24"/>
          <w:rPrChange w:id="1150" w:author="Sujil Kumar Koottathampathiyil" w:date="2022-06-09T11:27:00Z">
            <w:rPr>
              <w:ins w:id="1151" w:author="Sujil Kumar Koottathampathiyil" w:date="2022-06-09T08:49:00Z"/>
              <w:rFonts w:ascii="Arial" w:hAnsi="Arial" w:cs="Arial"/>
            </w:rPr>
          </w:rPrChange>
        </w:rPr>
      </w:pPr>
      <w:r w:rsidRPr="00A92A54">
        <w:rPr>
          <w:rFonts w:ascii="Arial" w:hAnsi="Arial" w:cs="Arial"/>
          <w:sz w:val="24"/>
          <w:szCs w:val="24"/>
          <w:rPrChange w:id="1152" w:author="Sujil Kumar Koottathampathiyil" w:date="2022-06-09T11:27:00Z">
            <w:rPr>
              <w:rFonts w:ascii="Arial" w:hAnsi="Arial" w:cs="Arial"/>
            </w:rPr>
          </w:rPrChange>
        </w:rPr>
        <w:t xml:space="preserve">In every data analysis, about seventy percentage </w:t>
      </w:r>
      <w:ins w:id="1153" w:author="Sujil Kumar Koottathampathiyil" w:date="2022-06-09T01:12:00Z">
        <w:r w:rsidR="00725DDF" w:rsidRPr="00A92A54">
          <w:rPr>
            <w:rFonts w:ascii="Arial" w:hAnsi="Arial" w:cs="Arial"/>
            <w:sz w:val="24"/>
            <w:szCs w:val="24"/>
            <w:rPrChange w:id="1154" w:author="Sujil Kumar Koottathampathiyil" w:date="2022-06-09T11:27:00Z">
              <w:rPr>
                <w:rFonts w:ascii="Arial" w:hAnsi="Arial" w:cs="Arial"/>
              </w:rPr>
            </w:rPrChange>
          </w:rPr>
          <w:t xml:space="preserve">the </w:t>
        </w:r>
      </w:ins>
      <w:r w:rsidRPr="00A92A54">
        <w:rPr>
          <w:rFonts w:ascii="Arial" w:hAnsi="Arial" w:cs="Arial"/>
          <w:sz w:val="24"/>
          <w:szCs w:val="24"/>
          <w:rPrChange w:id="1155" w:author="Sujil Kumar Koottathampathiyil" w:date="2022-06-09T11:27:00Z">
            <w:rPr>
              <w:rFonts w:ascii="Arial" w:hAnsi="Arial" w:cs="Arial"/>
            </w:rPr>
          </w:rPrChange>
        </w:rPr>
        <w:t>total time is spent on preparing the data</w:t>
      </w:r>
      <w:del w:id="1156" w:author="Sujil Kumar Koottathampathiyil" w:date="2022-06-09T01:15:00Z">
        <w:r w:rsidR="00687BA6" w:rsidRPr="00A92A54" w:rsidDel="001F0ED5">
          <w:rPr>
            <w:rFonts w:ascii="Arial" w:hAnsi="Arial" w:cs="Arial"/>
            <w:sz w:val="24"/>
            <w:szCs w:val="24"/>
            <w:rPrChange w:id="1157" w:author="Sujil Kumar Koottathampathiyil" w:date="2022-06-09T11:27:00Z">
              <w:rPr>
                <w:rFonts w:ascii="Arial" w:hAnsi="Arial" w:cs="Arial"/>
              </w:rPr>
            </w:rPrChange>
          </w:rPr>
          <w:delText>,</w:delText>
        </w:r>
      </w:del>
      <w:r w:rsidR="00687BA6" w:rsidRPr="00A92A54">
        <w:rPr>
          <w:rFonts w:ascii="Arial" w:hAnsi="Arial" w:cs="Arial"/>
          <w:sz w:val="24"/>
          <w:szCs w:val="24"/>
          <w:rPrChange w:id="1158" w:author="Sujil Kumar Koottathampathiyil" w:date="2022-06-09T11:27:00Z">
            <w:rPr>
              <w:rFonts w:ascii="Arial" w:hAnsi="Arial" w:cs="Arial"/>
            </w:rPr>
          </w:rPrChange>
        </w:rPr>
        <w:t xml:space="preserve"> </w:t>
      </w:r>
      <w:ins w:id="1159" w:author="Sujil Kumar Koottathampathiyil" w:date="2022-06-09T01:12:00Z">
        <w:r w:rsidR="00725DDF" w:rsidRPr="00A92A54">
          <w:rPr>
            <w:rFonts w:ascii="Arial" w:hAnsi="Arial" w:cs="Arial"/>
            <w:sz w:val="24"/>
            <w:szCs w:val="24"/>
            <w:rPrChange w:id="1160" w:author="Sujil Kumar Koottathampathiyil" w:date="2022-06-09T11:27:00Z">
              <w:rPr>
                <w:rFonts w:ascii="Arial" w:hAnsi="Arial" w:cs="Arial"/>
              </w:rPr>
            </w:rPrChange>
          </w:rPr>
          <w:t xml:space="preserve">and </w:t>
        </w:r>
      </w:ins>
      <w:del w:id="1161" w:author="Sujil Kumar Koottathampathiyil" w:date="2022-06-09T01:12:00Z">
        <w:r w:rsidR="00687BA6" w:rsidRPr="00A92A54" w:rsidDel="00725DDF">
          <w:rPr>
            <w:rFonts w:ascii="Arial" w:hAnsi="Arial" w:cs="Arial"/>
            <w:sz w:val="24"/>
            <w:szCs w:val="24"/>
            <w:rPrChange w:id="1162" w:author="Sujil Kumar Koottathampathiyil" w:date="2022-06-09T11:27:00Z">
              <w:rPr>
                <w:rFonts w:ascii="Arial" w:hAnsi="Arial" w:cs="Arial"/>
              </w:rPr>
            </w:rPrChange>
          </w:rPr>
          <w:delText>m</w:delText>
        </w:r>
        <w:r w:rsidRPr="00A92A54" w:rsidDel="00725DDF">
          <w:rPr>
            <w:rFonts w:ascii="Arial" w:hAnsi="Arial" w:cs="Arial"/>
            <w:sz w:val="24"/>
            <w:szCs w:val="24"/>
            <w:rPrChange w:id="1163" w:author="Sujil Kumar Koottathampathiyil" w:date="2022-06-09T11:27:00Z">
              <w:rPr>
                <w:rFonts w:ascii="Arial" w:hAnsi="Arial" w:cs="Arial"/>
              </w:rPr>
            </w:rPrChange>
          </w:rPr>
          <w:delText xml:space="preserve">ake </w:delText>
        </w:r>
      </w:del>
      <w:ins w:id="1164" w:author="Sujil Kumar Koottathampathiyil" w:date="2022-06-09T01:12:00Z">
        <w:r w:rsidR="00725DDF" w:rsidRPr="00A92A54">
          <w:rPr>
            <w:rFonts w:ascii="Arial" w:hAnsi="Arial" w:cs="Arial"/>
            <w:sz w:val="24"/>
            <w:szCs w:val="24"/>
            <w:rPrChange w:id="1165" w:author="Sujil Kumar Koottathampathiyil" w:date="2022-06-09T11:27:00Z">
              <w:rPr>
                <w:rFonts w:ascii="Arial" w:hAnsi="Arial" w:cs="Arial"/>
              </w:rPr>
            </w:rPrChange>
          </w:rPr>
          <w:t xml:space="preserve">making </w:t>
        </w:r>
      </w:ins>
      <w:r w:rsidRPr="00A92A54">
        <w:rPr>
          <w:rFonts w:ascii="Arial" w:hAnsi="Arial" w:cs="Arial"/>
          <w:sz w:val="24"/>
          <w:szCs w:val="24"/>
          <w:rPrChange w:id="1166"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167" w:author="Sujil Kumar Koottathampathiyil" w:date="2022-06-09T11:27:00Z">
            <w:rPr>
              <w:rFonts w:ascii="Arial" w:hAnsi="Arial" w:cs="Arial"/>
            </w:rPr>
          </w:rPrChange>
        </w:rPr>
        <w:t xml:space="preserve"> Initially</w:t>
      </w:r>
      <w:ins w:id="1168" w:author="Sujil Kumar Koottathampathiyil" w:date="2022-06-09T01:12:00Z">
        <w:r w:rsidR="00725DDF" w:rsidRPr="00A92A54">
          <w:rPr>
            <w:rFonts w:ascii="Arial" w:hAnsi="Arial" w:cs="Arial"/>
            <w:sz w:val="24"/>
            <w:szCs w:val="24"/>
            <w:rPrChange w:id="1169" w:author="Sujil Kumar Koottathampathiyil" w:date="2022-06-09T11:27:00Z">
              <w:rPr>
                <w:rFonts w:ascii="Arial" w:hAnsi="Arial" w:cs="Arial"/>
              </w:rPr>
            </w:rPrChange>
          </w:rPr>
          <w:t>,</w:t>
        </w:r>
      </w:ins>
      <w:r w:rsidR="005D4551" w:rsidRPr="00A92A54">
        <w:rPr>
          <w:rFonts w:ascii="Arial" w:hAnsi="Arial" w:cs="Arial"/>
          <w:sz w:val="24"/>
          <w:szCs w:val="24"/>
          <w:rPrChange w:id="1170" w:author="Sujil Kumar Koottathampathiyil" w:date="2022-06-09T11:27:00Z">
            <w:rPr>
              <w:rFonts w:ascii="Arial" w:hAnsi="Arial" w:cs="Arial"/>
            </w:rPr>
          </w:rPrChange>
        </w:rPr>
        <w:t xml:space="preserve"> I had to explore the dataset using describe () method</w:t>
      </w:r>
      <w:ins w:id="1171" w:author="Sujil Kumar Koottathampathiyil" w:date="2022-06-09T08:52:00Z">
        <w:r w:rsidR="0071704F" w:rsidRPr="00A92A54">
          <w:rPr>
            <w:rFonts w:ascii="Arial" w:hAnsi="Arial" w:cs="Arial"/>
            <w:sz w:val="24"/>
            <w:szCs w:val="24"/>
            <w:rPrChange w:id="1172"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173"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174" w:author="Sujil Kumar Koottathampathiyil" w:date="2022-06-09T08:49:00Z"/>
          <w:rFonts w:ascii="Arial" w:hAnsi="Arial" w:cs="Arial"/>
          <w:sz w:val="24"/>
          <w:szCs w:val="24"/>
          <w:rPrChange w:id="1175" w:author="Sujil Kumar Koottathampathiyil" w:date="2022-06-09T11:27:00Z">
            <w:rPr>
              <w:ins w:id="1176" w:author="Sujil Kumar Koottathampathiyil" w:date="2022-06-09T08:49:00Z"/>
              <w:rFonts w:ascii="Arial" w:hAnsi="Arial" w:cs="Arial"/>
            </w:rPr>
          </w:rPrChange>
        </w:rPr>
      </w:pPr>
      <w:ins w:id="1177" w:author="Sujil Kumar Koottathampathiyil" w:date="2022-06-09T08:49:00Z">
        <w:r w:rsidRPr="00A92A54">
          <w:rPr>
            <w:noProof/>
            <w:sz w:val="24"/>
            <w:szCs w:val="24"/>
            <w:rPrChange w:id="1178"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9208FD" w:rsidRDefault="00231EB7" w:rsidP="00231EB7">
      <w:pPr>
        <w:spacing w:after="0" w:line="240" w:lineRule="auto"/>
        <w:jc w:val="center"/>
        <w:rPr>
          <w:ins w:id="1179" w:author="Sujil Kumar Koottathampathiyil" w:date="2022-06-09T08:49:00Z"/>
          <w:rFonts w:ascii="Arial" w:eastAsia="Times New Roman" w:hAnsi="Arial" w:cs="Arial"/>
          <w:i/>
          <w:iCs/>
          <w:sz w:val="24"/>
          <w:szCs w:val="24"/>
          <w:rPrChange w:id="1180" w:author="Sujil Kumar Koottathampathiyil" w:date="2022-06-12T23:22:00Z">
            <w:rPr>
              <w:ins w:id="1181" w:author="Sujil Kumar Koottathampathiyil" w:date="2022-06-09T08:49:00Z"/>
              <w:rFonts w:ascii="Arial" w:eastAsia="Times New Roman" w:hAnsi="Arial" w:cs="Arial"/>
              <w:sz w:val="24"/>
              <w:szCs w:val="24"/>
            </w:rPr>
          </w:rPrChange>
        </w:rPr>
      </w:pPr>
      <w:ins w:id="1182" w:author="Sujil Kumar Koottathampathiyil" w:date="2022-06-09T08:49:00Z">
        <w:r w:rsidRPr="009208FD">
          <w:rPr>
            <w:rFonts w:ascii="Arial" w:eastAsia="Times New Roman" w:hAnsi="Arial" w:cs="Arial"/>
            <w:b/>
            <w:bCs/>
            <w:i/>
            <w:iCs/>
            <w:sz w:val="24"/>
            <w:szCs w:val="24"/>
            <w:rPrChange w:id="1183" w:author="Sujil Kumar Koottathampathiyil" w:date="2022-06-12T23:22:00Z">
              <w:rPr>
                <w:rFonts w:ascii="Arial" w:eastAsia="Times New Roman" w:hAnsi="Arial" w:cs="Arial"/>
                <w:b/>
                <w:bCs/>
                <w:sz w:val="24"/>
                <w:szCs w:val="24"/>
              </w:rPr>
            </w:rPrChange>
          </w:rPr>
          <w:t>Fig. 4.</w:t>
        </w:r>
      </w:ins>
      <w:ins w:id="1184" w:author="Sujil Kumar Koottathampathiyil" w:date="2022-06-09T08:50:00Z">
        <w:r w:rsidR="00250399" w:rsidRPr="009208FD">
          <w:rPr>
            <w:rFonts w:ascii="Arial" w:eastAsia="Times New Roman" w:hAnsi="Arial" w:cs="Arial"/>
            <w:b/>
            <w:bCs/>
            <w:i/>
            <w:iCs/>
            <w:sz w:val="24"/>
            <w:szCs w:val="24"/>
            <w:rPrChange w:id="1185" w:author="Sujil Kumar Koottathampathiyil" w:date="2022-06-12T23:22:00Z">
              <w:rPr>
                <w:rFonts w:ascii="Arial" w:eastAsia="Times New Roman" w:hAnsi="Arial" w:cs="Arial"/>
                <w:b/>
                <w:bCs/>
                <w:sz w:val="24"/>
                <w:szCs w:val="24"/>
              </w:rPr>
            </w:rPrChange>
          </w:rPr>
          <w:t>0</w:t>
        </w:r>
      </w:ins>
      <w:ins w:id="1186" w:author="Sujil Kumar Koottathampathiyil" w:date="2022-06-09T08:49:00Z">
        <w:r w:rsidRPr="009208FD">
          <w:rPr>
            <w:rFonts w:ascii="Arial" w:eastAsia="Times New Roman" w:hAnsi="Arial" w:cs="Arial"/>
            <w:b/>
            <w:bCs/>
            <w:i/>
            <w:iCs/>
            <w:sz w:val="24"/>
            <w:szCs w:val="24"/>
            <w:rPrChange w:id="1187" w:author="Sujil Kumar Koottathampathiyil" w:date="2022-06-12T23:22:00Z">
              <w:rPr>
                <w:rFonts w:ascii="Arial" w:eastAsia="Times New Roman" w:hAnsi="Arial" w:cs="Arial"/>
                <w:b/>
                <w:bCs/>
                <w:sz w:val="24"/>
                <w:szCs w:val="24"/>
              </w:rPr>
            </w:rPrChange>
          </w:rPr>
          <w:t>:</w:t>
        </w:r>
        <w:r w:rsidRPr="009208FD">
          <w:rPr>
            <w:rFonts w:ascii="Arial" w:eastAsia="Times New Roman" w:hAnsi="Arial" w:cs="Arial"/>
            <w:i/>
            <w:iCs/>
            <w:sz w:val="24"/>
            <w:szCs w:val="24"/>
            <w:rPrChange w:id="1188" w:author="Sujil Kumar Koottathampathiyil" w:date="2022-06-12T23:22:00Z">
              <w:rPr>
                <w:rFonts w:ascii="Arial" w:eastAsia="Times New Roman" w:hAnsi="Arial" w:cs="Arial"/>
                <w:sz w:val="24"/>
                <w:szCs w:val="24"/>
              </w:rPr>
            </w:rPrChange>
          </w:rPr>
          <w:t xml:space="preserve"> </w:t>
        </w:r>
      </w:ins>
      <w:ins w:id="1189" w:author="Sujil Kumar Koottathampathiyil" w:date="2022-06-09T08:50:00Z">
        <w:r w:rsidR="00B87FD4" w:rsidRPr="009208FD">
          <w:rPr>
            <w:rFonts w:ascii="Arial" w:eastAsia="Times New Roman" w:hAnsi="Arial" w:cs="Arial"/>
            <w:i/>
            <w:iCs/>
            <w:sz w:val="24"/>
            <w:szCs w:val="24"/>
            <w:rPrChange w:id="1190" w:author="Sujil Kumar Koottathampathiyil" w:date="2022-06-12T23:22:00Z">
              <w:rPr>
                <w:rFonts w:ascii="Arial" w:eastAsia="Times New Roman" w:hAnsi="Arial" w:cs="Arial"/>
                <w:sz w:val="24"/>
                <w:szCs w:val="24"/>
              </w:rPr>
            </w:rPrChange>
          </w:rPr>
          <w:t>showing information abou</w:t>
        </w:r>
      </w:ins>
      <w:ins w:id="1191" w:author="Sujil Kumar Koottathampathiyil" w:date="2022-06-09T08:51:00Z">
        <w:r w:rsidR="00B87FD4" w:rsidRPr="009208FD">
          <w:rPr>
            <w:rFonts w:ascii="Arial" w:eastAsia="Times New Roman" w:hAnsi="Arial" w:cs="Arial"/>
            <w:i/>
            <w:iCs/>
            <w:sz w:val="24"/>
            <w:szCs w:val="24"/>
            <w:rPrChange w:id="1192" w:author="Sujil Kumar Koottathampathiyil" w:date="2022-06-12T23:22:00Z">
              <w:rPr>
                <w:rFonts w:ascii="Arial" w:eastAsia="Times New Roman" w:hAnsi="Arial" w:cs="Arial"/>
                <w:sz w:val="24"/>
                <w:szCs w:val="24"/>
              </w:rPr>
            </w:rPrChange>
          </w:rPr>
          <w:t>t</w:t>
        </w:r>
      </w:ins>
      <w:ins w:id="1193" w:author="Sujil Kumar Koottathampathiyil" w:date="2022-06-09T08:49:00Z">
        <w:r w:rsidRPr="009208FD">
          <w:rPr>
            <w:rFonts w:ascii="Arial" w:eastAsia="Times New Roman" w:hAnsi="Arial" w:cs="Arial"/>
            <w:i/>
            <w:iCs/>
            <w:sz w:val="24"/>
            <w:szCs w:val="24"/>
            <w:rPrChange w:id="1194" w:author="Sujil Kumar Koottathampathiyil" w:date="2022-06-12T23:22:00Z">
              <w:rPr>
                <w:rFonts w:ascii="Arial" w:eastAsia="Times New Roman" w:hAnsi="Arial" w:cs="Arial"/>
                <w:sz w:val="24"/>
                <w:szCs w:val="24"/>
              </w:rPr>
            </w:rPrChange>
          </w:rPr>
          <w:t xml:space="preserve"> </w:t>
        </w:r>
      </w:ins>
      <w:ins w:id="1195" w:author="Sujil Kumar Koottathampathiyil" w:date="2022-06-09T08:51:00Z">
        <w:r w:rsidR="00B87FD4" w:rsidRPr="009208FD">
          <w:rPr>
            <w:rFonts w:ascii="Arial" w:eastAsia="Times New Roman" w:hAnsi="Arial" w:cs="Arial"/>
            <w:i/>
            <w:iCs/>
            <w:sz w:val="24"/>
            <w:szCs w:val="24"/>
            <w:rPrChange w:id="1196" w:author="Sujil Kumar Koottathampathiyil" w:date="2022-06-12T23:22:00Z">
              <w:rPr>
                <w:rFonts w:ascii="Arial" w:eastAsia="Times New Roman" w:hAnsi="Arial" w:cs="Arial"/>
                <w:sz w:val="24"/>
                <w:szCs w:val="24"/>
              </w:rPr>
            </w:rPrChange>
          </w:rPr>
          <w:t xml:space="preserve">the </w:t>
        </w:r>
      </w:ins>
      <w:ins w:id="1197" w:author="Sujil Kumar Koottathampathiyil" w:date="2022-06-09T08:49:00Z">
        <w:r w:rsidRPr="009208FD">
          <w:rPr>
            <w:rFonts w:ascii="Arial" w:eastAsia="Times New Roman" w:hAnsi="Arial" w:cs="Arial"/>
            <w:i/>
            <w:iCs/>
            <w:sz w:val="24"/>
            <w:szCs w:val="24"/>
            <w:rPrChange w:id="1198" w:author="Sujil Kumar Koottathampathiyil" w:date="2022-06-12T23:22:00Z">
              <w:rPr>
                <w:rFonts w:ascii="Arial" w:eastAsia="Times New Roman" w:hAnsi="Arial" w:cs="Arial"/>
                <w:sz w:val="24"/>
                <w:szCs w:val="24"/>
              </w:rPr>
            </w:rPrChange>
          </w:rPr>
          <w:t xml:space="preserve">dataset using </w:t>
        </w:r>
      </w:ins>
      <w:proofErr w:type="gramStart"/>
      <w:ins w:id="1199" w:author="Sujil Kumar Koottathampathiyil" w:date="2022-06-09T08:50:00Z">
        <w:r w:rsidR="00D776FB" w:rsidRPr="009208FD">
          <w:rPr>
            <w:rFonts w:ascii="Arial" w:eastAsia="Times New Roman" w:hAnsi="Arial" w:cs="Arial"/>
            <w:i/>
            <w:iCs/>
            <w:sz w:val="24"/>
            <w:szCs w:val="24"/>
          </w:rPr>
          <w:t>info</w:t>
        </w:r>
      </w:ins>
      <w:ins w:id="1200" w:author="Sujil Kumar Koottathampathiyil" w:date="2022-06-09T08:49:00Z">
        <w:r w:rsidRPr="009208FD">
          <w:rPr>
            <w:rFonts w:ascii="Arial" w:eastAsia="Times New Roman" w:hAnsi="Arial" w:cs="Arial"/>
            <w:i/>
            <w:iCs/>
            <w:sz w:val="24"/>
            <w:szCs w:val="24"/>
          </w:rPr>
          <w:t>(</w:t>
        </w:r>
        <w:proofErr w:type="gramEnd"/>
        <w:r w:rsidRPr="009208FD">
          <w:rPr>
            <w:rFonts w:ascii="Arial" w:eastAsia="Times New Roman" w:hAnsi="Arial" w:cs="Arial"/>
            <w:i/>
            <w:iCs/>
            <w:sz w:val="24"/>
            <w:szCs w:val="24"/>
          </w:rPr>
          <w:t xml:space="preserve">) </w:t>
        </w:r>
        <w:r w:rsidRPr="009208FD">
          <w:rPr>
            <w:rFonts w:ascii="Arial" w:eastAsia="Times New Roman" w:hAnsi="Arial" w:cs="Arial"/>
            <w:i/>
            <w:iCs/>
            <w:sz w:val="24"/>
            <w:szCs w:val="24"/>
            <w:rPrChange w:id="1201" w:author="Sujil Kumar Koottathampathiyil" w:date="2022-06-12T23:22:00Z">
              <w:rPr>
                <w:rFonts w:ascii="Arial" w:eastAsia="Times New Roman" w:hAnsi="Arial" w:cs="Arial"/>
                <w:sz w:val="24"/>
                <w:szCs w:val="24"/>
              </w:rPr>
            </w:rPrChange>
          </w:rPr>
          <w:t>function in pandas</w:t>
        </w:r>
      </w:ins>
    </w:p>
    <w:p w14:paraId="0D437689" w14:textId="77777777" w:rsidR="00231EB7" w:rsidRPr="00A92A54" w:rsidRDefault="00231EB7">
      <w:pPr>
        <w:spacing w:after="0" w:line="240" w:lineRule="auto"/>
        <w:jc w:val="center"/>
        <w:rPr>
          <w:ins w:id="1202" w:author="Sujil Kumar Koottathampathiyil" w:date="2022-06-09T08:49:00Z"/>
          <w:rFonts w:ascii="Arial" w:eastAsia="Times New Roman" w:hAnsi="Arial" w:cs="Arial"/>
          <w:sz w:val="24"/>
          <w:szCs w:val="24"/>
          <w:rPrChange w:id="1203" w:author="Sujil Kumar Koottathampathiyil" w:date="2022-06-09T11:27:00Z">
            <w:rPr>
              <w:ins w:id="1204" w:author="Sujil Kumar Koottathampathiyil" w:date="2022-06-09T08:49:00Z"/>
              <w:rFonts w:ascii="Arial" w:hAnsi="Arial" w:cs="Arial"/>
            </w:rPr>
          </w:rPrChange>
        </w:rPr>
        <w:pPrChange w:id="1205"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206" w:author="Sujil Kumar Koottathampathiyil" w:date="2022-06-09T11:27:00Z">
            <w:rPr>
              <w:rFonts w:ascii="Arial" w:hAnsi="Arial" w:cs="Arial"/>
            </w:rPr>
          </w:rPrChange>
        </w:rPr>
        <w:pPrChange w:id="1207" w:author="Sujil Kumar Koottathampathiyil" w:date="2022-06-08T21:15:00Z">
          <w:pPr>
            <w:spacing w:line="360" w:lineRule="auto"/>
          </w:pPr>
        </w:pPrChange>
      </w:pPr>
      <w:del w:id="1208" w:author="Sujil Kumar Koottathampathiyil" w:date="2022-06-12T23:21:00Z">
        <w:r w:rsidRPr="00A92A54" w:rsidDel="00826F5E">
          <w:rPr>
            <w:rFonts w:ascii="Arial" w:hAnsi="Arial" w:cs="Arial"/>
            <w:sz w:val="24"/>
            <w:szCs w:val="24"/>
            <w:rPrChange w:id="1209" w:author="Sujil Kumar Koottathampathiyil" w:date="2022-06-09T11:27:00Z">
              <w:rPr>
                <w:rFonts w:ascii="Arial" w:hAnsi="Arial" w:cs="Arial"/>
              </w:rPr>
            </w:rPrChange>
          </w:rPr>
          <w:delText xml:space="preserve"> </w:delText>
        </w:r>
      </w:del>
      <w:r w:rsidRPr="00A92A54">
        <w:rPr>
          <w:rFonts w:ascii="Arial" w:hAnsi="Arial" w:cs="Arial"/>
          <w:sz w:val="24"/>
          <w:szCs w:val="24"/>
          <w:rPrChange w:id="1210" w:author="Sujil Kumar Koottathampathiyil" w:date="2022-06-09T11:27:00Z">
            <w:rPr>
              <w:rFonts w:ascii="Arial" w:hAnsi="Arial" w:cs="Arial"/>
            </w:rPr>
          </w:rPrChange>
        </w:rPr>
        <w:t xml:space="preserve">Imputation was carefully done based on the time, </w:t>
      </w:r>
      <w:r w:rsidR="006F1D0C" w:rsidRPr="00A92A54">
        <w:rPr>
          <w:rFonts w:ascii="Arial" w:hAnsi="Arial" w:cs="Arial"/>
          <w:sz w:val="24"/>
          <w:szCs w:val="24"/>
          <w:rPrChange w:id="1211" w:author="Sujil Kumar Koottathampathiyil" w:date="2022-06-09T11:27:00Z">
            <w:rPr>
              <w:rFonts w:ascii="Arial" w:hAnsi="Arial" w:cs="Arial"/>
            </w:rPr>
          </w:rPrChange>
        </w:rPr>
        <w:t>context,</w:t>
      </w:r>
      <w:r w:rsidRPr="00A92A54">
        <w:rPr>
          <w:rFonts w:ascii="Arial" w:hAnsi="Arial" w:cs="Arial"/>
          <w:sz w:val="24"/>
          <w:szCs w:val="24"/>
          <w:rPrChange w:id="1212"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213" w:author="Sujil Kumar Koottathampathiyil" w:date="2022-06-09T11:27:00Z">
            <w:rPr>
              <w:rFonts w:ascii="Arial" w:hAnsi="Arial" w:cs="Arial"/>
            </w:rPr>
          </w:rPrChange>
        </w:rPr>
        <w:t>I have chosen a dataset which was simple and aggregated. But, later on</w:t>
      </w:r>
      <w:ins w:id="1214" w:author="Sujil Kumar Koottathampathiyil" w:date="2022-06-09T01:13:00Z">
        <w:r w:rsidR="00725DDF" w:rsidRPr="00A92A54">
          <w:rPr>
            <w:rFonts w:ascii="Arial" w:hAnsi="Arial" w:cs="Arial"/>
            <w:sz w:val="24"/>
            <w:szCs w:val="24"/>
            <w:rPrChange w:id="1215" w:author="Sujil Kumar Koottathampathiyil" w:date="2022-06-09T11:27:00Z">
              <w:rPr>
                <w:rFonts w:ascii="Arial" w:hAnsi="Arial" w:cs="Arial"/>
              </w:rPr>
            </w:rPrChange>
          </w:rPr>
          <w:t>,</w:t>
        </w:r>
      </w:ins>
      <w:r w:rsidR="005570A9" w:rsidRPr="00A92A54">
        <w:rPr>
          <w:rFonts w:ascii="Arial" w:hAnsi="Arial" w:cs="Arial"/>
          <w:sz w:val="24"/>
          <w:szCs w:val="24"/>
          <w:rPrChange w:id="1216" w:author="Sujil Kumar Koottathampathiyil" w:date="2022-06-09T11:27:00Z">
            <w:rPr>
              <w:rFonts w:ascii="Arial" w:hAnsi="Arial" w:cs="Arial"/>
            </w:rPr>
          </w:rPrChange>
        </w:rPr>
        <w:t xml:space="preserve"> thinking about the complexity and wide range of the reasons behind committing </w:t>
      </w:r>
      <w:r w:rsidR="005570A9" w:rsidRPr="00A92A54">
        <w:rPr>
          <w:rFonts w:ascii="Arial" w:hAnsi="Arial" w:cs="Arial"/>
          <w:sz w:val="24"/>
          <w:szCs w:val="24"/>
          <w:rPrChange w:id="1217" w:author="Sujil Kumar Koottathampathiyil" w:date="2022-06-09T11:27:00Z">
            <w:rPr>
              <w:rFonts w:ascii="Arial" w:hAnsi="Arial" w:cs="Arial"/>
            </w:rPr>
          </w:rPrChange>
        </w:rPr>
        <w:lastRenderedPageBreak/>
        <w:t xml:space="preserve">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218" w:author="Sujil Kumar Koottathampathiyil" w:date="2022-06-09T01:12:00Z">
        <w:r w:rsidR="00725DDF" w:rsidRPr="00A92A54">
          <w:rPr>
            <w:rFonts w:ascii="Arial" w:hAnsi="Arial" w:cs="Arial"/>
            <w:sz w:val="24"/>
            <w:szCs w:val="24"/>
            <w:rPrChange w:id="1219"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220" w:author="Sujil Kumar Koottathampathiyil" w:date="2022-06-09T11:27:00Z">
            <w:rPr>
              <w:rFonts w:ascii="Arial" w:hAnsi="Arial" w:cs="Arial"/>
            </w:rPr>
          </w:rPrChange>
        </w:rPr>
        <w:t xml:space="preserve">contained much more information. The main reason behind taking this dataset into account is that those variables were very meaningful </w:t>
      </w:r>
      <w:del w:id="1221" w:author="Sujil Kumar Koottathampathiyil" w:date="2022-06-09T01:12:00Z">
        <w:r w:rsidR="005570A9" w:rsidRPr="00A92A54" w:rsidDel="00725DDF">
          <w:rPr>
            <w:rFonts w:ascii="Arial" w:hAnsi="Arial" w:cs="Arial"/>
            <w:sz w:val="24"/>
            <w:szCs w:val="24"/>
            <w:rPrChange w:id="1222" w:author="Sujil Kumar Koottathampathiyil" w:date="2022-06-09T11:27:00Z">
              <w:rPr>
                <w:rFonts w:ascii="Arial" w:hAnsi="Arial" w:cs="Arial"/>
              </w:rPr>
            </w:rPrChange>
          </w:rPr>
          <w:delText>with respect to</w:delText>
        </w:r>
      </w:del>
      <w:ins w:id="1223" w:author="Sujil Kumar Koottathampathiyil" w:date="2022-06-09T01:12:00Z">
        <w:r w:rsidR="00725DDF" w:rsidRPr="00A92A54">
          <w:rPr>
            <w:rFonts w:ascii="Arial" w:hAnsi="Arial" w:cs="Arial"/>
            <w:sz w:val="24"/>
            <w:szCs w:val="24"/>
            <w:rPrChange w:id="1224" w:author="Sujil Kumar Koottathampathiyil" w:date="2022-06-09T11:27:00Z">
              <w:rPr>
                <w:rFonts w:ascii="Arial" w:hAnsi="Arial" w:cs="Arial"/>
              </w:rPr>
            </w:rPrChange>
          </w:rPr>
          <w:t>concerning</w:t>
        </w:r>
      </w:ins>
      <w:r w:rsidR="005570A9" w:rsidRPr="00A92A54">
        <w:rPr>
          <w:rFonts w:ascii="Arial" w:hAnsi="Arial" w:cs="Arial"/>
          <w:sz w:val="24"/>
          <w:szCs w:val="24"/>
          <w:rPrChange w:id="1225" w:author="Sujil Kumar Koottathampathiyil" w:date="2022-06-09T11:27:00Z">
            <w:rPr>
              <w:rFonts w:ascii="Arial" w:hAnsi="Arial" w:cs="Arial"/>
            </w:rPr>
          </w:rPrChange>
        </w:rPr>
        <w:t xml:space="preserve"> the context I am working with, for example, I assume there could be </w:t>
      </w:r>
      <w:del w:id="1226" w:author="Sujil Kumar Koottathampathiyil" w:date="2022-06-09T01:13:00Z">
        <w:r w:rsidR="005570A9" w:rsidRPr="00A92A54" w:rsidDel="00725DDF">
          <w:rPr>
            <w:rFonts w:ascii="Arial" w:hAnsi="Arial" w:cs="Arial"/>
            <w:sz w:val="24"/>
            <w:szCs w:val="24"/>
            <w:rPrChange w:id="1227" w:author="Sujil Kumar Koottathampathiyil" w:date="2022-06-09T11:27:00Z">
              <w:rPr>
                <w:rFonts w:ascii="Arial" w:hAnsi="Arial" w:cs="Arial"/>
              </w:rPr>
            </w:rPrChange>
          </w:rPr>
          <w:delText xml:space="preserve">come </w:delText>
        </w:r>
      </w:del>
      <w:ins w:id="1228" w:author="Sujil Kumar Koottathampathiyil" w:date="2022-06-09T01:13:00Z">
        <w:r w:rsidR="00725DDF" w:rsidRPr="00A92A54">
          <w:rPr>
            <w:rFonts w:ascii="Arial" w:hAnsi="Arial" w:cs="Arial"/>
            <w:sz w:val="24"/>
            <w:szCs w:val="24"/>
            <w:rPrChange w:id="1229"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230" w:author="Sujil Kumar Koottathampathiyil" w:date="2022-06-09T11:27:00Z">
            <w:rPr>
              <w:rFonts w:ascii="Arial" w:hAnsi="Arial" w:cs="Arial"/>
            </w:rPr>
          </w:rPrChange>
        </w:rPr>
        <w:t xml:space="preserve">relation between suicide rates and unemployment or </w:t>
      </w:r>
      <w:ins w:id="1231" w:author="Sujil Kumar Koottathampathiyil" w:date="2022-06-09T01:13:00Z">
        <w:r w:rsidR="00725DDF" w:rsidRPr="00A92A54">
          <w:rPr>
            <w:rFonts w:ascii="Arial" w:hAnsi="Arial" w:cs="Arial"/>
            <w:sz w:val="24"/>
            <w:szCs w:val="24"/>
            <w:rPrChange w:id="1232"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233"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234" w:author="Sujil Kumar Koottathampathiyil" w:date="2022-06-08T23:02:00Z"/>
          <w:rFonts w:ascii="Arial" w:hAnsi="Arial" w:cs="Arial"/>
          <w:sz w:val="24"/>
          <w:szCs w:val="24"/>
          <w:rPrChange w:id="1235" w:author="Sujil Kumar Koottathampathiyil" w:date="2022-06-09T11:27:00Z">
            <w:rPr>
              <w:ins w:id="1236" w:author="Sujil Kumar Koottathampathiyil" w:date="2022-06-08T23:02:00Z"/>
              <w:rFonts w:ascii="Arial" w:hAnsi="Arial" w:cs="Arial"/>
            </w:rPr>
          </w:rPrChange>
        </w:rPr>
      </w:pPr>
      <w:r w:rsidRPr="00A92A54">
        <w:rPr>
          <w:rFonts w:ascii="Arial" w:hAnsi="Arial" w:cs="Arial"/>
          <w:noProof/>
          <w:sz w:val="24"/>
          <w:szCs w:val="24"/>
          <w:rPrChange w:id="1237"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7D1D8E" w:rsidRDefault="002777E2" w:rsidP="00811B4B">
      <w:pPr>
        <w:spacing w:after="0" w:line="240" w:lineRule="auto"/>
        <w:jc w:val="center"/>
        <w:rPr>
          <w:ins w:id="1238" w:author="Sujil Kumar Koottathampathiyil" w:date="2022-06-08T23:02:00Z"/>
          <w:rFonts w:ascii="Arial" w:eastAsia="Times New Roman" w:hAnsi="Arial" w:cs="Arial"/>
          <w:i/>
          <w:iCs/>
          <w:sz w:val="24"/>
          <w:szCs w:val="24"/>
          <w:rPrChange w:id="1239" w:author="Sujil Kumar Koottathampathiyil" w:date="2022-06-12T09:33:00Z">
            <w:rPr>
              <w:ins w:id="1240" w:author="Sujil Kumar Koottathampathiyil" w:date="2022-06-08T23:02:00Z"/>
              <w:rFonts w:ascii="Arial" w:eastAsia="Times New Roman" w:hAnsi="Arial" w:cs="Arial"/>
              <w:sz w:val="24"/>
              <w:szCs w:val="24"/>
            </w:rPr>
          </w:rPrChange>
        </w:rPr>
      </w:pPr>
      <w:ins w:id="1241" w:author="Sujil Kumar Koottathampathiyil" w:date="2022-06-09T08:19:00Z">
        <w:r w:rsidRPr="007D1D8E">
          <w:rPr>
            <w:rFonts w:ascii="Arial" w:eastAsia="Times New Roman" w:hAnsi="Arial" w:cs="Arial"/>
            <w:b/>
            <w:bCs/>
            <w:i/>
            <w:iCs/>
            <w:sz w:val="24"/>
            <w:szCs w:val="24"/>
            <w:rPrChange w:id="1242" w:author="Sujil Kumar Koottathampathiyil" w:date="2022-06-12T09:33:00Z">
              <w:rPr>
                <w:rFonts w:ascii="Arial" w:eastAsia="Times New Roman" w:hAnsi="Arial" w:cs="Arial"/>
                <w:b/>
                <w:bCs/>
                <w:sz w:val="24"/>
                <w:szCs w:val="24"/>
              </w:rPr>
            </w:rPrChange>
          </w:rPr>
          <w:t xml:space="preserve">Fig. </w:t>
        </w:r>
      </w:ins>
      <w:ins w:id="1243" w:author="Sujil Kumar Koottathampathiyil" w:date="2022-06-09T08:26:00Z">
        <w:r w:rsidR="00A57FAF" w:rsidRPr="007D1D8E">
          <w:rPr>
            <w:rFonts w:ascii="Arial" w:eastAsia="Times New Roman" w:hAnsi="Arial" w:cs="Arial"/>
            <w:b/>
            <w:bCs/>
            <w:i/>
            <w:iCs/>
            <w:sz w:val="24"/>
            <w:szCs w:val="24"/>
            <w:rPrChange w:id="1244" w:author="Sujil Kumar Koottathampathiyil" w:date="2022-06-12T09:33:00Z">
              <w:rPr>
                <w:rFonts w:ascii="Arial" w:eastAsia="Times New Roman" w:hAnsi="Arial" w:cs="Arial"/>
                <w:b/>
                <w:bCs/>
                <w:sz w:val="24"/>
                <w:szCs w:val="24"/>
              </w:rPr>
            </w:rPrChange>
          </w:rPr>
          <w:t>4</w:t>
        </w:r>
      </w:ins>
      <w:ins w:id="1245" w:author="Sujil Kumar Koottathampathiyil" w:date="2022-06-09T08:19:00Z">
        <w:r w:rsidRPr="007D1D8E">
          <w:rPr>
            <w:rFonts w:ascii="Arial" w:eastAsia="Times New Roman" w:hAnsi="Arial" w:cs="Arial"/>
            <w:b/>
            <w:bCs/>
            <w:i/>
            <w:iCs/>
            <w:sz w:val="24"/>
            <w:szCs w:val="24"/>
            <w:rPrChange w:id="1246" w:author="Sujil Kumar Koottathampathiyil" w:date="2022-06-12T09:33:00Z">
              <w:rPr>
                <w:rFonts w:ascii="Arial" w:eastAsia="Times New Roman" w:hAnsi="Arial" w:cs="Arial"/>
                <w:b/>
                <w:bCs/>
                <w:sz w:val="24"/>
                <w:szCs w:val="24"/>
              </w:rPr>
            </w:rPrChange>
          </w:rPr>
          <w:t>.</w:t>
        </w:r>
      </w:ins>
      <w:ins w:id="1247" w:author="Sujil Kumar Koottathampathiyil" w:date="2022-06-09T08:51:00Z">
        <w:r w:rsidR="00612447" w:rsidRPr="007D1D8E">
          <w:rPr>
            <w:rFonts w:ascii="Arial" w:eastAsia="Times New Roman" w:hAnsi="Arial" w:cs="Arial"/>
            <w:b/>
            <w:bCs/>
            <w:i/>
            <w:iCs/>
            <w:sz w:val="24"/>
            <w:szCs w:val="24"/>
            <w:rPrChange w:id="1248" w:author="Sujil Kumar Koottathampathiyil" w:date="2022-06-12T09:33:00Z">
              <w:rPr>
                <w:rFonts w:ascii="Arial" w:eastAsia="Times New Roman" w:hAnsi="Arial" w:cs="Arial"/>
                <w:b/>
                <w:bCs/>
                <w:sz w:val="24"/>
                <w:szCs w:val="24"/>
              </w:rPr>
            </w:rPrChange>
          </w:rPr>
          <w:t>1</w:t>
        </w:r>
      </w:ins>
      <w:ins w:id="1249" w:author="Sujil Kumar Koottathampathiyil" w:date="2022-06-08T23:02:00Z">
        <w:r w:rsidR="00811B4B" w:rsidRPr="007D1D8E">
          <w:rPr>
            <w:rFonts w:ascii="Arial" w:eastAsia="Times New Roman" w:hAnsi="Arial" w:cs="Arial"/>
            <w:b/>
            <w:bCs/>
            <w:i/>
            <w:iCs/>
            <w:sz w:val="24"/>
            <w:szCs w:val="24"/>
            <w:rPrChange w:id="1250" w:author="Sujil Kumar Koottathampathiyil" w:date="2022-06-12T09:33:00Z">
              <w:rPr>
                <w:rFonts w:ascii="Arial" w:eastAsia="Times New Roman" w:hAnsi="Arial" w:cs="Arial"/>
                <w:b/>
                <w:bCs/>
                <w:sz w:val="24"/>
                <w:szCs w:val="24"/>
              </w:rPr>
            </w:rPrChange>
          </w:rPr>
          <w:t>:</w:t>
        </w:r>
        <w:r w:rsidR="00811B4B" w:rsidRPr="007D1D8E">
          <w:rPr>
            <w:rFonts w:ascii="Arial" w:eastAsia="Times New Roman" w:hAnsi="Arial" w:cs="Arial"/>
            <w:i/>
            <w:iCs/>
            <w:sz w:val="24"/>
            <w:szCs w:val="24"/>
            <w:rPrChange w:id="1251" w:author="Sujil Kumar Koottathampathiyil" w:date="2022-06-12T09:33:00Z">
              <w:rPr>
                <w:rFonts w:ascii="Arial" w:eastAsia="Times New Roman" w:hAnsi="Arial" w:cs="Arial"/>
                <w:sz w:val="24"/>
                <w:szCs w:val="24"/>
              </w:rPr>
            </w:rPrChange>
          </w:rPr>
          <w:t xml:space="preserve"> Describing the dataset</w:t>
        </w:r>
      </w:ins>
      <w:ins w:id="1252" w:author="Sujil Kumar Koottathampathiyil" w:date="2022-06-09T08:27:00Z">
        <w:r w:rsidR="00220E84" w:rsidRPr="007D1D8E">
          <w:rPr>
            <w:rFonts w:ascii="Arial" w:eastAsia="Times New Roman" w:hAnsi="Arial" w:cs="Arial"/>
            <w:i/>
            <w:iCs/>
            <w:sz w:val="24"/>
            <w:szCs w:val="24"/>
            <w:rPrChange w:id="1253" w:author="Sujil Kumar Koottathampathiyil" w:date="2022-06-12T09:33:00Z">
              <w:rPr>
                <w:rFonts w:ascii="Arial" w:eastAsia="Times New Roman" w:hAnsi="Arial" w:cs="Arial"/>
                <w:sz w:val="24"/>
                <w:szCs w:val="24"/>
              </w:rPr>
            </w:rPrChange>
          </w:rPr>
          <w:t xml:space="preserve"> using </w:t>
        </w:r>
        <w:proofErr w:type="gramStart"/>
        <w:r w:rsidR="00220E84" w:rsidRPr="007D1D8E">
          <w:rPr>
            <w:rFonts w:ascii="Arial" w:eastAsia="Times New Roman" w:hAnsi="Arial" w:cs="Arial"/>
            <w:i/>
            <w:iCs/>
            <w:sz w:val="24"/>
            <w:szCs w:val="24"/>
            <w:rPrChange w:id="1254" w:author="Sujil Kumar Koottathampathiyil" w:date="2022-06-12T09:33:00Z">
              <w:rPr>
                <w:rFonts w:ascii="Arial" w:eastAsia="Times New Roman" w:hAnsi="Arial" w:cs="Arial"/>
                <w:sz w:val="24"/>
                <w:szCs w:val="24"/>
              </w:rPr>
            </w:rPrChange>
          </w:rPr>
          <w:t>describe(</w:t>
        </w:r>
        <w:proofErr w:type="gramEnd"/>
        <w:r w:rsidR="00220E84" w:rsidRPr="007D1D8E">
          <w:rPr>
            <w:rFonts w:ascii="Arial" w:eastAsia="Times New Roman" w:hAnsi="Arial" w:cs="Arial"/>
            <w:i/>
            <w:iCs/>
            <w:sz w:val="24"/>
            <w:szCs w:val="24"/>
            <w:rPrChange w:id="1255" w:author="Sujil Kumar Koottathampathiyil" w:date="2022-06-12T09:33:00Z">
              <w:rPr>
                <w:rFonts w:ascii="Arial" w:eastAsia="Times New Roman" w:hAnsi="Arial" w:cs="Arial"/>
                <w:sz w:val="24"/>
                <w:szCs w:val="24"/>
              </w:rPr>
            </w:rPrChange>
          </w:rPr>
          <w:t>)</w:t>
        </w:r>
        <w:r w:rsidR="00762F3D" w:rsidRPr="007D1D8E">
          <w:rPr>
            <w:rFonts w:ascii="Arial" w:eastAsia="Times New Roman" w:hAnsi="Arial" w:cs="Arial"/>
            <w:i/>
            <w:iCs/>
            <w:sz w:val="24"/>
            <w:szCs w:val="24"/>
          </w:rPr>
          <w:t xml:space="preserve"> function in </w:t>
        </w:r>
        <w:r w:rsidR="00762F3D" w:rsidRPr="007D1D8E">
          <w:rPr>
            <w:rFonts w:ascii="Arial" w:eastAsia="Times New Roman" w:hAnsi="Arial" w:cs="Arial"/>
            <w:i/>
            <w:iCs/>
            <w:sz w:val="24"/>
            <w:szCs w:val="24"/>
            <w:rPrChange w:id="1256" w:author="Sujil Kumar Koottathampathiyil" w:date="2022-06-12T09:33:00Z">
              <w:rPr>
                <w:rFonts w:ascii="Arial" w:eastAsia="Times New Roman" w:hAnsi="Arial" w:cs="Arial"/>
                <w:sz w:val="24"/>
                <w:szCs w:val="24"/>
              </w:rPr>
            </w:rPrChange>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257" w:author="Sujil Kumar Koottathampathiyil" w:date="2022-06-09T11:27:00Z">
            <w:rPr>
              <w:rFonts w:ascii="Arial" w:hAnsi="Arial" w:cs="Arial"/>
            </w:rPr>
          </w:rPrChange>
        </w:rPr>
        <w:pPrChange w:id="1258" w:author="Sujil Kumar Koottathampathiyil" w:date="2022-06-08T23:02:00Z">
          <w:pPr>
            <w:spacing w:line="360" w:lineRule="auto"/>
            <w:jc w:val="center"/>
          </w:pPr>
        </w:pPrChange>
      </w:pPr>
    </w:p>
    <w:p w14:paraId="0A81DA3C" w14:textId="6777AA97" w:rsidR="00F87141" w:rsidRDefault="00C15E30">
      <w:pPr>
        <w:spacing w:line="360" w:lineRule="auto"/>
        <w:jc w:val="both"/>
        <w:rPr>
          <w:ins w:id="1259" w:author="Sujil Kumar Koottathampathiyil" w:date="2022-06-12T23:37:00Z"/>
          <w:rFonts w:ascii="Arial" w:hAnsi="Arial" w:cs="Arial"/>
          <w:sz w:val="24"/>
          <w:szCs w:val="24"/>
        </w:rPr>
      </w:pPr>
      <w:del w:id="1260" w:author="Sujil Kumar Koottathampathiyil" w:date="2022-06-09T01:13:00Z">
        <w:r w:rsidRPr="00A92A54" w:rsidDel="00661125">
          <w:rPr>
            <w:rFonts w:ascii="Arial" w:hAnsi="Arial" w:cs="Arial"/>
            <w:sz w:val="24"/>
            <w:szCs w:val="24"/>
            <w:rPrChange w:id="1261"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262" w:author="Sujil Kumar Koottathampathiyil" w:date="2022-06-09T11:27:00Z">
              <w:rPr>
                <w:rFonts w:ascii="Arial" w:hAnsi="Arial" w:cs="Arial"/>
              </w:rPr>
            </w:rPrChange>
          </w:rPr>
          <w:delText>were</w:delText>
        </w:r>
        <w:r w:rsidRPr="00A92A54" w:rsidDel="00661125">
          <w:rPr>
            <w:rFonts w:ascii="Arial" w:hAnsi="Arial" w:cs="Arial"/>
            <w:sz w:val="24"/>
            <w:szCs w:val="24"/>
            <w:rPrChange w:id="1263" w:author="Sujil Kumar Koottathampathiyil" w:date="2022-06-09T11:27:00Z">
              <w:rPr>
                <w:rFonts w:ascii="Arial" w:hAnsi="Arial" w:cs="Arial"/>
              </w:rPr>
            </w:rPrChange>
          </w:rPr>
          <w:delText xml:space="preserve"> many such variables</w:delText>
        </w:r>
      </w:del>
      <w:ins w:id="1264" w:author="Sujil Kumar Koottathampathiyil" w:date="2022-06-09T01:13:00Z">
        <w:r w:rsidR="00661125" w:rsidRPr="00A92A54">
          <w:rPr>
            <w:rFonts w:ascii="Arial" w:hAnsi="Arial" w:cs="Arial"/>
            <w:sz w:val="24"/>
            <w:szCs w:val="24"/>
            <w:rPrChange w:id="1265" w:author="Sujil Kumar Koottathampathiyil" w:date="2022-06-09T11:27:00Z">
              <w:rPr>
                <w:rFonts w:ascii="Arial" w:hAnsi="Arial" w:cs="Arial"/>
              </w:rPr>
            </w:rPrChange>
          </w:rPr>
          <w:t>Many such variables were</w:t>
        </w:r>
      </w:ins>
      <w:r w:rsidRPr="00A92A54">
        <w:rPr>
          <w:rFonts w:ascii="Arial" w:hAnsi="Arial" w:cs="Arial"/>
          <w:sz w:val="24"/>
          <w:szCs w:val="24"/>
          <w:rPrChange w:id="1266" w:author="Sujil Kumar Koottathampathiyil" w:date="2022-06-09T11:27:00Z">
            <w:rPr>
              <w:rFonts w:ascii="Arial" w:hAnsi="Arial" w:cs="Arial"/>
            </w:rPr>
          </w:rPrChange>
        </w:rPr>
        <w:t xml:space="preserve"> making </w:t>
      </w:r>
      <w:del w:id="1267" w:author="Sujil Kumar Koottathampathiyil" w:date="2022-06-12T23:47:00Z">
        <w:r w:rsidRPr="00A92A54" w:rsidDel="008A07D6">
          <w:rPr>
            <w:rFonts w:ascii="Arial" w:hAnsi="Arial" w:cs="Arial"/>
            <w:sz w:val="24"/>
            <w:szCs w:val="24"/>
            <w:rPrChange w:id="1268" w:author="Sujil Kumar Koottathampathiyil" w:date="2022-06-09T11:27:00Z">
              <w:rPr>
                <w:rFonts w:ascii="Arial" w:hAnsi="Arial" w:cs="Arial"/>
              </w:rPr>
            </w:rPrChange>
          </w:rPr>
          <w:delText>my</w:delText>
        </w:r>
      </w:del>
      <w:ins w:id="1269" w:author="Sujil Kumar Koottathampathiyil" w:date="2022-06-12T23:47:00Z">
        <w:r w:rsidR="008A07D6">
          <w:rPr>
            <w:rFonts w:ascii="Arial" w:hAnsi="Arial" w:cs="Arial"/>
            <w:sz w:val="24"/>
            <w:szCs w:val="24"/>
          </w:rPr>
          <w:t>this</w:t>
        </w:r>
      </w:ins>
      <w:r w:rsidRPr="00A92A54">
        <w:rPr>
          <w:rFonts w:ascii="Arial" w:hAnsi="Arial" w:cs="Arial"/>
          <w:sz w:val="24"/>
          <w:szCs w:val="24"/>
          <w:rPrChange w:id="1270" w:author="Sujil Kumar Koottathampathiyil" w:date="2022-06-09T11:27:00Z">
            <w:rPr>
              <w:rFonts w:ascii="Arial" w:hAnsi="Arial" w:cs="Arial"/>
            </w:rPr>
          </w:rPrChange>
        </w:rPr>
        <w:t xml:space="preserve"> research firm</w:t>
      </w:r>
      <w:r w:rsidR="00676E8B" w:rsidRPr="00A92A54">
        <w:rPr>
          <w:rFonts w:ascii="Arial" w:hAnsi="Arial" w:cs="Arial"/>
          <w:sz w:val="24"/>
          <w:szCs w:val="24"/>
          <w:rPrChange w:id="1271" w:author="Sujil Kumar Koottathampathiyil" w:date="2022-06-09T11:27:00Z">
            <w:rPr>
              <w:rFonts w:ascii="Arial" w:hAnsi="Arial" w:cs="Arial"/>
            </w:rPr>
          </w:rPrChange>
        </w:rPr>
        <w:t xml:space="preserve"> on the ground in terms of working with useful and meaningful information for machine learning mode</w:t>
      </w:r>
      <w:ins w:id="1272" w:author="Sujil Kumar Koottathampathiyil" w:date="2022-06-09T01:13:00Z">
        <w:r w:rsidR="00661125" w:rsidRPr="00A92A54">
          <w:rPr>
            <w:rFonts w:ascii="Arial" w:hAnsi="Arial" w:cs="Arial"/>
            <w:sz w:val="24"/>
            <w:szCs w:val="24"/>
            <w:rPrChange w:id="1273" w:author="Sujil Kumar Koottathampathiyil" w:date="2022-06-09T11:27:00Z">
              <w:rPr>
                <w:rFonts w:ascii="Arial" w:hAnsi="Arial" w:cs="Arial"/>
              </w:rPr>
            </w:rPrChange>
          </w:rPr>
          <w:t>l</w:t>
        </w:r>
      </w:ins>
      <w:r w:rsidR="00676E8B" w:rsidRPr="00A92A54">
        <w:rPr>
          <w:rFonts w:ascii="Arial" w:hAnsi="Arial" w:cs="Arial"/>
          <w:sz w:val="24"/>
          <w:szCs w:val="24"/>
          <w:rPrChange w:id="1274" w:author="Sujil Kumar Koottathampathiyil" w:date="2022-06-09T11:27:00Z">
            <w:rPr>
              <w:rFonts w:ascii="Arial" w:hAnsi="Arial" w:cs="Arial"/>
            </w:rPr>
          </w:rPrChange>
        </w:rPr>
        <w:t>ling.</w:t>
      </w:r>
      <w:r w:rsidR="00651824" w:rsidRPr="00A92A54">
        <w:rPr>
          <w:rFonts w:ascii="Arial" w:hAnsi="Arial" w:cs="Arial"/>
          <w:sz w:val="24"/>
          <w:szCs w:val="24"/>
          <w:rPrChange w:id="1275" w:author="Sujil Kumar Koottathampathiyil" w:date="2022-06-09T11:27:00Z">
            <w:rPr>
              <w:rFonts w:ascii="Arial" w:hAnsi="Arial" w:cs="Arial"/>
            </w:rPr>
          </w:rPrChange>
        </w:rPr>
        <w:t xml:space="preserve"> </w:t>
      </w:r>
      <w:del w:id="1276" w:author="Sujil Kumar Koottathampathiyil" w:date="2022-06-09T01:13:00Z">
        <w:r w:rsidR="00651824" w:rsidRPr="00A92A54" w:rsidDel="00661125">
          <w:rPr>
            <w:rFonts w:ascii="Arial" w:hAnsi="Arial" w:cs="Arial"/>
            <w:sz w:val="24"/>
            <w:szCs w:val="24"/>
            <w:rPrChange w:id="1277" w:author="Sujil Kumar Koottathampathiyil" w:date="2022-06-09T11:27:00Z">
              <w:rPr>
                <w:rFonts w:ascii="Arial" w:hAnsi="Arial" w:cs="Arial"/>
              </w:rPr>
            </w:rPrChange>
          </w:rPr>
          <w:delText xml:space="preserve">Second </w:delText>
        </w:r>
      </w:del>
      <w:ins w:id="1278" w:author="Sujil Kumar Koottathampathiyil" w:date="2022-06-09T01:13:00Z">
        <w:r w:rsidR="00661125" w:rsidRPr="00A92A54">
          <w:rPr>
            <w:rFonts w:ascii="Arial" w:hAnsi="Arial" w:cs="Arial"/>
            <w:sz w:val="24"/>
            <w:szCs w:val="24"/>
            <w:rPrChange w:id="1279" w:author="Sujil Kumar Koottathampathiyil" w:date="2022-06-09T11:27:00Z">
              <w:rPr>
                <w:rFonts w:ascii="Arial" w:hAnsi="Arial" w:cs="Arial"/>
              </w:rPr>
            </w:rPrChange>
          </w:rPr>
          <w:t xml:space="preserve">The second </w:t>
        </w:r>
      </w:ins>
      <w:del w:id="1280" w:author="Sujil Kumar Koottathampathiyil" w:date="2022-06-09T01:13:00Z">
        <w:r w:rsidR="00651824" w:rsidRPr="00A92A54" w:rsidDel="00661125">
          <w:rPr>
            <w:rFonts w:ascii="Arial" w:hAnsi="Arial" w:cs="Arial"/>
            <w:sz w:val="24"/>
            <w:szCs w:val="24"/>
            <w:rPrChange w:id="1281" w:author="Sujil Kumar Koottathampathiyil" w:date="2022-06-09T11:27:00Z">
              <w:rPr>
                <w:rFonts w:ascii="Arial" w:hAnsi="Arial" w:cs="Arial"/>
              </w:rPr>
            </w:rPrChange>
          </w:rPr>
          <w:delText xml:space="preserve">Main </w:delText>
        </w:r>
      </w:del>
      <w:ins w:id="1282" w:author="Sujil Kumar Koottathampathiyil" w:date="2022-06-09T01:13:00Z">
        <w:r w:rsidR="00661125" w:rsidRPr="00A92A54">
          <w:rPr>
            <w:rFonts w:ascii="Arial" w:hAnsi="Arial" w:cs="Arial"/>
            <w:sz w:val="24"/>
            <w:szCs w:val="24"/>
            <w:rPrChange w:id="1283"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284"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285" w:author="Sujil Kumar Koottathampathiyil" w:date="2022-06-09T11:27:00Z">
            <w:rPr>
              <w:rFonts w:ascii="Arial" w:hAnsi="Arial" w:cs="Arial"/>
            </w:rPr>
          </w:rPrChange>
        </w:rPr>
        <w:t>that</w:t>
      </w:r>
      <w:r w:rsidR="00651824" w:rsidRPr="00A92A54">
        <w:rPr>
          <w:rFonts w:ascii="Arial" w:hAnsi="Arial" w:cs="Arial"/>
          <w:sz w:val="24"/>
          <w:szCs w:val="24"/>
          <w:rPrChange w:id="1286" w:author="Sujil Kumar Koottathampathiyil" w:date="2022-06-09T11:27:00Z">
            <w:rPr>
              <w:rFonts w:ascii="Arial" w:hAnsi="Arial" w:cs="Arial"/>
            </w:rPr>
          </w:rPrChange>
        </w:rPr>
        <w:t xml:space="preserve"> </w:t>
      </w:r>
      <w:ins w:id="1287" w:author="Sujil Kumar Koottathampathiyil" w:date="2022-06-11T23:53:00Z">
        <w:r w:rsidR="00753BE6">
          <w:rPr>
            <w:rFonts w:ascii="Arial" w:hAnsi="Arial" w:cs="Arial"/>
            <w:sz w:val="24"/>
            <w:szCs w:val="24"/>
          </w:rPr>
          <w:t>d</w:t>
        </w:r>
      </w:ins>
      <w:del w:id="1288" w:author="Sujil Kumar Koottathampathiyil" w:date="2022-06-11T23:53:00Z">
        <w:r w:rsidR="00651824" w:rsidRPr="00A92A54" w:rsidDel="00753BE6">
          <w:rPr>
            <w:rFonts w:ascii="Arial" w:hAnsi="Arial" w:cs="Arial"/>
            <w:sz w:val="24"/>
            <w:szCs w:val="24"/>
            <w:rPrChange w:id="1289" w:author="Sujil Kumar Koottathampathiyil" w:date="2022-06-09T11:27:00Z">
              <w:rPr>
                <w:rFonts w:ascii="Arial" w:hAnsi="Arial" w:cs="Arial"/>
              </w:rPr>
            </w:rPrChange>
          </w:rPr>
          <w:delText>D</w:delText>
        </w:r>
      </w:del>
      <w:r w:rsidR="00651824" w:rsidRPr="00A92A54">
        <w:rPr>
          <w:rFonts w:ascii="Arial" w:hAnsi="Arial" w:cs="Arial"/>
          <w:sz w:val="24"/>
          <w:szCs w:val="24"/>
          <w:rPrChange w:id="1290" w:author="Sujil Kumar Koottathampathiyil" w:date="2022-06-09T11:27:00Z">
            <w:rPr>
              <w:rFonts w:ascii="Arial" w:hAnsi="Arial" w:cs="Arial"/>
            </w:rPr>
          </w:rPrChange>
        </w:rPr>
        <w:t xml:space="preserve">ata </w:t>
      </w:r>
      <w:ins w:id="1291" w:author="Sujil Kumar Koottathampathiyil" w:date="2022-06-11T23:53:00Z">
        <w:r w:rsidR="00753BE6">
          <w:rPr>
            <w:rFonts w:ascii="Arial" w:hAnsi="Arial" w:cs="Arial"/>
            <w:sz w:val="24"/>
            <w:szCs w:val="24"/>
          </w:rPr>
          <w:t>v</w:t>
        </w:r>
      </w:ins>
      <w:del w:id="1292" w:author="Sujil Kumar Koottathampathiyil" w:date="2022-06-11T23:53:00Z">
        <w:r w:rsidR="00651824" w:rsidRPr="00A92A54" w:rsidDel="00753BE6">
          <w:rPr>
            <w:rFonts w:ascii="Arial" w:hAnsi="Arial" w:cs="Arial"/>
            <w:sz w:val="24"/>
            <w:szCs w:val="24"/>
            <w:rPrChange w:id="1293" w:author="Sujil Kumar Koottathampathiyil" w:date="2022-06-09T11:27:00Z">
              <w:rPr>
                <w:rFonts w:ascii="Arial" w:hAnsi="Arial" w:cs="Arial"/>
              </w:rPr>
            </w:rPrChange>
          </w:rPr>
          <w:delText>V</w:delText>
        </w:r>
      </w:del>
      <w:r w:rsidR="00651824" w:rsidRPr="00A92A54">
        <w:rPr>
          <w:rFonts w:ascii="Arial" w:hAnsi="Arial" w:cs="Arial"/>
          <w:sz w:val="24"/>
          <w:szCs w:val="24"/>
          <w:rPrChange w:id="1294" w:author="Sujil Kumar Koottathampathiyil" w:date="2022-06-09T11:27:00Z">
            <w:rPr>
              <w:rFonts w:ascii="Arial" w:hAnsi="Arial" w:cs="Arial"/>
            </w:rPr>
          </w:rPrChange>
        </w:rPr>
        <w:t>isuali</w:t>
      </w:r>
      <w:ins w:id="1295" w:author="Sujil Kumar Koottathampathiyil" w:date="2022-06-11T23:53:00Z">
        <w:r w:rsidR="00753BE6">
          <w:rPr>
            <w:rFonts w:ascii="Arial" w:hAnsi="Arial" w:cs="Arial"/>
            <w:sz w:val="24"/>
            <w:szCs w:val="24"/>
          </w:rPr>
          <w:t>s</w:t>
        </w:r>
      </w:ins>
      <w:del w:id="1296" w:author="Sujil Kumar Koottathampathiyil" w:date="2022-06-11T23:53:00Z">
        <w:r w:rsidR="00651824" w:rsidRPr="00A92A54" w:rsidDel="00753BE6">
          <w:rPr>
            <w:rFonts w:ascii="Arial" w:hAnsi="Arial" w:cs="Arial"/>
            <w:sz w:val="24"/>
            <w:szCs w:val="24"/>
            <w:rPrChange w:id="1297" w:author="Sujil Kumar Koottathampathiyil" w:date="2022-06-09T11:27:00Z">
              <w:rPr>
                <w:rFonts w:ascii="Arial" w:hAnsi="Arial" w:cs="Arial"/>
              </w:rPr>
            </w:rPrChange>
          </w:rPr>
          <w:delText>z</w:delText>
        </w:r>
      </w:del>
      <w:r w:rsidR="00651824" w:rsidRPr="00A92A54">
        <w:rPr>
          <w:rFonts w:ascii="Arial" w:hAnsi="Arial" w:cs="Arial"/>
          <w:sz w:val="24"/>
          <w:szCs w:val="24"/>
          <w:rPrChange w:id="1298" w:author="Sujil Kumar Koottathampathiyil" w:date="2022-06-09T11:27:00Z">
            <w:rPr>
              <w:rFonts w:ascii="Arial" w:hAnsi="Arial" w:cs="Arial"/>
            </w:rPr>
          </w:rPrChange>
        </w:rPr>
        <w:t xml:space="preserve">ation is a major part of </w:t>
      </w:r>
      <w:del w:id="1299" w:author="Sujil Kumar Koottathampathiyil" w:date="2022-06-12T23:47:00Z">
        <w:r w:rsidR="00651824" w:rsidRPr="00A92A54" w:rsidDel="008A07D6">
          <w:rPr>
            <w:rFonts w:ascii="Arial" w:hAnsi="Arial" w:cs="Arial"/>
            <w:sz w:val="24"/>
            <w:szCs w:val="24"/>
            <w:rPrChange w:id="1300" w:author="Sujil Kumar Koottathampathiyil" w:date="2022-06-09T11:27:00Z">
              <w:rPr>
                <w:rFonts w:ascii="Arial" w:hAnsi="Arial" w:cs="Arial"/>
              </w:rPr>
            </w:rPrChange>
          </w:rPr>
          <w:delText>my</w:delText>
        </w:r>
      </w:del>
      <w:ins w:id="1301" w:author="Sujil Kumar Koottathampathiyil" w:date="2022-06-12T23:47:00Z">
        <w:r w:rsidR="008A07D6">
          <w:rPr>
            <w:rFonts w:ascii="Arial" w:hAnsi="Arial" w:cs="Arial"/>
            <w:sz w:val="24"/>
            <w:szCs w:val="24"/>
          </w:rPr>
          <w:t>this</w:t>
        </w:r>
      </w:ins>
      <w:r w:rsidR="00651824" w:rsidRPr="00A92A54">
        <w:rPr>
          <w:rFonts w:ascii="Arial" w:hAnsi="Arial" w:cs="Arial"/>
          <w:sz w:val="24"/>
          <w:szCs w:val="24"/>
          <w:rPrChange w:id="1302" w:author="Sujil Kumar Koottathampathiyil" w:date="2022-06-09T11:27:00Z">
            <w:rPr>
              <w:rFonts w:ascii="Arial" w:hAnsi="Arial" w:cs="Arial"/>
            </w:rPr>
          </w:rPrChange>
        </w:rPr>
        <w:t xml:space="preserve"> final project.</w:t>
      </w:r>
      <w:r w:rsidR="006977B0" w:rsidRPr="00A92A54">
        <w:rPr>
          <w:rFonts w:ascii="Arial" w:hAnsi="Arial" w:cs="Arial"/>
          <w:sz w:val="24"/>
          <w:szCs w:val="24"/>
          <w:rPrChange w:id="1303"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304" w:author="Sujil Kumar Koottathampathiyil" w:date="2022-06-09T11:27:00Z">
            <w:rPr>
              <w:rFonts w:ascii="Arial" w:hAnsi="Arial" w:cs="Arial"/>
            </w:rPr>
          </w:rPrChange>
        </w:rPr>
        <w:t>a greater</w:t>
      </w:r>
      <w:r w:rsidR="006977B0" w:rsidRPr="00A92A54">
        <w:rPr>
          <w:rFonts w:ascii="Arial" w:hAnsi="Arial" w:cs="Arial"/>
          <w:sz w:val="24"/>
          <w:szCs w:val="24"/>
          <w:rPrChange w:id="1305"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306" w:author="Sujil Kumar Koottathampathiyil" w:date="2022-06-09T11:27:00Z">
            <w:rPr>
              <w:rFonts w:ascii="Arial" w:hAnsi="Arial" w:cs="Arial"/>
            </w:rPr>
          </w:rPrChange>
        </w:rPr>
        <w:t>visualizations</w:t>
      </w:r>
      <w:r w:rsidR="006977B0" w:rsidRPr="00A92A54">
        <w:rPr>
          <w:rFonts w:ascii="Arial" w:hAnsi="Arial" w:cs="Arial"/>
          <w:sz w:val="24"/>
          <w:szCs w:val="24"/>
          <w:rPrChange w:id="1307" w:author="Sujil Kumar Koottathampathiyil" w:date="2022-06-09T11:27:00Z">
            <w:rPr>
              <w:rFonts w:ascii="Arial" w:hAnsi="Arial" w:cs="Arial"/>
            </w:rPr>
          </w:rPrChange>
        </w:rPr>
        <w:t>.</w:t>
      </w:r>
      <w:r w:rsidR="00A643A0" w:rsidRPr="00A92A54">
        <w:rPr>
          <w:rFonts w:ascii="Arial" w:hAnsi="Arial" w:cs="Arial"/>
          <w:sz w:val="24"/>
          <w:szCs w:val="24"/>
          <w:rPrChange w:id="1308" w:author="Sujil Kumar Koottathampathiyil" w:date="2022-06-09T11:27:00Z">
            <w:rPr>
              <w:rFonts w:ascii="Arial" w:hAnsi="Arial" w:cs="Arial"/>
            </w:rPr>
          </w:rPrChange>
        </w:rPr>
        <w:t xml:space="preserve"> Outliers in the data are </w:t>
      </w:r>
      <w:del w:id="1309" w:author="Sujil Kumar Koottathampathiyil" w:date="2022-06-09T01:13:00Z">
        <w:r w:rsidR="00A643A0" w:rsidRPr="00A92A54" w:rsidDel="00661125">
          <w:rPr>
            <w:rFonts w:ascii="Arial" w:hAnsi="Arial" w:cs="Arial"/>
            <w:sz w:val="24"/>
            <w:szCs w:val="24"/>
            <w:rPrChange w:id="1310"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311" w:author="Sujil Kumar Koottathampathiyil" w:date="2022-06-09T11:27:00Z">
            <w:rPr>
              <w:rFonts w:ascii="Arial" w:hAnsi="Arial" w:cs="Arial"/>
            </w:rPr>
          </w:rPrChange>
        </w:rPr>
        <w:t xml:space="preserve">one main thing we need to carefully do. Replacing the outliers without thinking </w:t>
      </w:r>
      <w:ins w:id="1312" w:author="Sujil Kumar Koottathampathiyil" w:date="2022-06-09T01:13:00Z">
        <w:r w:rsidR="00661125" w:rsidRPr="00A92A54">
          <w:rPr>
            <w:rFonts w:ascii="Arial" w:hAnsi="Arial" w:cs="Arial"/>
            <w:sz w:val="24"/>
            <w:szCs w:val="24"/>
            <w:rPrChange w:id="1313"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314" w:author="Sujil Kumar Koottathampathiyil" w:date="2022-06-09T11:27:00Z">
            <w:rPr>
              <w:rFonts w:ascii="Arial" w:hAnsi="Arial" w:cs="Arial"/>
            </w:rPr>
          </w:rPrChange>
        </w:rPr>
        <w:t>why they occur is a dangerous practice.</w:t>
      </w:r>
      <w:r w:rsidR="00AB5498" w:rsidRPr="00A92A54">
        <w:rPr>
          <w:rFonts w:ascii="Arial" w:hAnsi="Arial" w:cs="Arial"/>
          <w:sz w:val="24"/>
          <w:szCs w:val="24"/>
          <w:rPrChange w:id="1315" w:author="Sujil Kumar Koottathampathiyil" w:date="2022-06-09T11:27:00Z">
            <w:rPr>
              <w:rFonts w:ascii="Arial" w:hAnsi="Arial" w:cs="Arial"/>
            </w:rPr>
          </w:rPrChange>
        </w:rPr>
        <w:t xml:space="preserve"> </w:t>
      </w:r>
    </w:p>
    <w:p w14:paraId="43DCF744" w14:textId="45CDFD79" w:rsidR="00E460A7" w:rsidRPr="00A92A54" w:rsidRDefault="00E460A7">
      <w:pPr>
        <w:spacing w:line="360" w:lineRule="auto"/>
        <w:jc w:val="both"/>
        <w:rPr>
          <w:ins w:id="1316" w:author="Sujil Kumar Koottathampathiyil" w:date="2022-06-09T01:13:00Z"/>
          <w:rFonts w:ascii="Arial" w:hAnsi="Arial" w:cs="Arial"/>
          <w:sz w:val="24"/>
          <w:szCs w:val="24"/>
          <w:rPrChange w:id="1317" w:author="Sujil Kumar Koottathampathiyil" w:date="2022-06-09T11:27:00Z">
            <w:rPr>
              <w:ins w:id="1318" w:author="Sujil Kumar Koottathampathiyil" w:date="2022-06-09T01:13:00Z"/>
              <w:rFonts w:ascii="Arial" w:hAnsi="Arial" w:cs="Arial"/>
            </w:rPr>
          </w:rPrChange>
        </w:rPr>
        <w:pPrChange w:id="1319" w:author="Sujil Kumar Koottathampathiyil" w:date="2022-06-09T11:28:00Z">
          <w:pPr>
            <w:spacing w:line="360" w:lineRule="auto"/>
          </w:pPr>
        </w:pPrChange>
      </w:pPr>
      <w:r w:rsidRPr="00A92A54">
        <w:rPr>
          <w:rFonts w:ascii="Arial" w:hAnsi="Arial" w:cs="Arial"/>
          <w:noProof/>
          <w:sz w:val="24"/>
          <w:szCs w:val="24"/>
          <w:rPrChange w:id="1320" w:author="Sujil Kumar Koottathampathiyil" w:date="2022-06-09T11:27:00Z">
            <w:rPr>
              <w:rFonts w:ascii="Arial" w:hAnsi="Arial" w:cs="Arial"/>
              <w:noProof/>
            </w:rPr>
          </w:rPrChange>
        </w:rPr>
        <w:lastRenderedPageBreak/>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517B4" w:rsidRDefault="00637E9E" w:rsidP="004F5CC8">
      <w:pPr>
        <w:spacing w:after="0" w:line="240" w:lineRule="auto"/>
        <w:jc w:val="center"/>
        <w:rPr>
          <w:ins w:id="1321" w:author="Sujil Kumar Koottathampathiyil" w:date="2022-06-09T01:13:00Z"/>
          <w:rFonts w:ascii="Arial" w:eastAsia="Times New Roman" w:hAnsi="Arial" w:cs="Arial"/>
          <w:i/>
          <w:iCs/>
          <w:sz w:val="24"/>
          <w:szCs w:val="24"/>
          <w:rPrChange w:id="1322" w:author="Sujil Kumar Koottathampathiyil" w:date="2022-06-12T09:33:00Z">
            <w:rPr>
              <w:ins w:id="1323" w:author="Sujil Kumar Koottathampathiyil" w:date="2022-06-09T01:13:00Z"/>
              <w:rFonts w:ascii="Arial" w:eastAsia="Times New Roman" w:hAnsi="Arial" w:cs="Arial"/>
              <w:sz w:val="24"/>
              <w:szCs w:val="24"/>
            </w:rPr>
          </w:rPrChange>
        </w:rPr>
      </w:pPr>
      <w:ins w:id="1324" w:author="Sujil Kumar Koottathampathiyil" w:date="2022-06-09T08:19:00Z">
        <w:r w:rsidRPr="00A517B4">
          <w:rPr>
            <w:rFonts w:ascii="Arial" w:eastAsia="Times New Roman" w:hAnsi="Arial" w:cs="Arial"/>
            <w:b/>
            <w:bCs/>
            <w:i/>
            <w:iCs/>
            <w:sz w:val="24"/>
            <w:szCs w:val="24"/>
            <w:rPrChange w:id="1325" w:author="Sujil Kumar Koottathampathiyil" w:date="2022-06-12T09:33:00Z">
              <w:rPr>
                <w:rFonts w:ascii="Arial" w:eastAsia="Times New Roman" w:hAnsi="Arial" w:cs="Arial"/>
                <w:b/>
                <w:bCs/>
                <w:sz w:val="24"/>
                <w:szCs w:val="24"/>
              </w:rPr>
            </w:rPrChange>
          </w:rPr>
          <w:t xml:space="preserve">Fig. </w:t>
        </w:r>
      </w:ins>
      <w:ins w:id="1326" w:author="Sujil Kumar Koottathampathiyil" w:date="2022-06-09T08:26:00Z">
        <w:r w:rsidR="000917DD" w:rsidRPr="00A517B4">
          <w:rPr>
            <w:rFonts w:ascii="Arial" w:eastAsia="Times New Roman" w:hAnsi="Arial" w:cs="Arial"/>
            <w:b/>
            <w:bCs/>
            <w:i/>
            <w:iCs/>
            <w:sz w:val="24"/>
            <w:szCs w:val="24"/>
            <w:rPrChange w:id="1327" w:author="Sujil Kumar Koottathampathiyil" w:date="2022-06-12T09:33:00Z">
              <w:rPr>
                <w:rFonts w:ascii="Arial" w:eastAsia="Times New Roman" w:hAnsi="Arial" w:cs="Arial"/>
                <w:b/>
                <w:bCs/>
                <w:sz w:val="24"/>
                <w:szCs w:val="24"/>
              </w:rPr>
            </w:rPrChange>
          </w:rPr>
          <w:t>4</w:t>
        </w:r>
      </w:ins>
      <w:ins w:id="1328" w:author="Sujil Kumar Koottathampathiyil" w:date="2022-06-09T08:19:00Z">
        <w:r w:rsidRPr="00A517B4">
          <w:rPr>
            <w:rFonts w:ascii="Arial" w:eastAsia="Times New Roman" w:hAnsi="Arial" w:cs="Arial"/>
            <w:b/>
            <w:bCs/>
            <w:i/>
            <w:iCs/>
            <w:sz w:val="24"/>
            <w:szCs w:val="24"/>
            <w:rPrChange w:id="1329" w:author="Sujil Kumar Koottathampathiyil" w:date="2022-06-12T09:33:00Z">
              <w:rPr>
                <w:rFonts w:ascii="Arial" w:eastAsia="Times New Roman" w:hAnsi="Arial" w:cs="Arial"/>
                <w:b/>
                <w:bCs/>
                <w:sz w:val="24"/>
                <w:szCs w:val="24"/>
              </w:rPr>
            </w:rPrChange>
          </w:rPr>
          <w:t>.</w:t>
        </w:r>
      </w:ins>
      <w:ins w:id="1330" w:author="Sujil Kumar Koottathampathiyil" w:date="2022-06-09T08:51:00Z">
        <w:r w:rsidR="00612447" w:rsidRPr="00A517B4">
          <w:rPr>
            <w:rFonts w:ascii="Arial" w:eastAsia="Times New Roman" w:hAnsi="Arial" w:cs="Arial"/>
            <w:b/>
            <w:bCs/>
            <w:i/>
            <w:iCs/>
            <w:sz w:val="24"/>
            <w:szCs w:val="24"/>
            <w:rPrChange w:id="1331" w:author="Sujil Kumar Koottathampathiyil" w:date="2022-06-12T09:33:00Z">
              <w:rPr>
                <w:rFonts w:ascii="Arial" w:eastAsia="Times New Roman" w:hAnsi="Arial" w:cs="Arial"/>
                <w:b/>
                <w:bCs/>
                <w:sz w:val="24"/>
                <w:szCs w:val="24"/>
              </w:rPr>
            </w:rPrChange>
          </w:rPr>
          <w:t>2</w:t>
        </w:r>
      </w:ins>
      <w:ins w:id="1332" w:author="Sujil Kumar Koottathampathiyil" w:date="2022-06-09T01:13:00Z">
        <w:r w:rsidR="004F5CC8" w:rsidRPr="00A517B4">
          <w:rPr>
            <w:rFonts w:ascii="Arial" w:eastAsia="Times New Roman" w:hAnsi="Arial" w:cs="Arial"/>
            <w:b/>
            <w:bCs/>
            <w:i/>
            <w:iCs/>
            <w:sz w:val="24"/>
            <w:szCs w:val="24"/>
            <w:rPrChange w:id="1333" w:author="Sujil Kumar Koottathampathiyil" w:date="2022-06-12T09:33:00Z">
              <w:rPr>
                <w:rFonts w:ascii="Arial" w:eastAsia="Times New Roman" w:hAnsi="Arial" w:cs="Arial"/>
                <w:b/>
                <w:bCs/>
                <w:sz w:val="24"/>
                <w:szCs w:val="24"/>
              </w:rPr>
            </w:rPrChange>
          </w:rPr>
          <w:t>:</w:t>
        </w:r>
        <w:r w:rsidR="004F5CC8" w:rsidRPr="00A517B4">
          <w:rPr>
            <w:rFonts w:ascii="Arial" w:eastAsia="Times New Roman" w:hAnsi="Arial" w:cs="Arial"/>
            <w:i/>
            <w:iCs/>
            <w:sz w:val="24"/>
            <w:szCs w:val="24"/>
            <w:rPrChange w:id="1334" w:author="Sujil Kumar Koottathampathiyil" w:date="2022-06-12T09:33:00Z">
              <w:rPr>
                <w:rFonts w:ascii="Arial" w:eastAsia="Times New Roman" w:hAnsi="Arial" w:cs="Arial"/>
                <w:sz w:val="24"/>
                <w:szCs w:val="24"/>
              </w:rPr>
            </w:rPrChange>
          </w:rPr>
          <w:t xml:space="preserve"> Checking for </w:t>
        </w:r>
      </w:ins>
      <w:ins w:id="1335" w:author="Sujil Kumar Koottathampathiyil" w:date="2022-06-09T01:14:00Z">
        <w:r w:rsidR="004F5CC8" w:rsidRPr="00A517B4">
          <w:rPr>
            <w:rFonts w:ascii="Arial" w:eastAsia="Times New Roman" w:hAnsi="Arial" w:cs="Arial"/>
            <w:i/>
            <w:iCs/>
            <w:sz w:val="24"/>
            <w:szCs w:val="24"/>
            <w:rPrChange w:id="1336" w:author="Sujil Kumar Koottathampathiyil" w:date="2022-06-12T09:33:00Z">
              <w:rPr>
                <w:rFonts w:ascii="Arial" w:eastAsia="Times New Roman" w:hAnsi="Arial" w:cs="Arial"/>
                <w:sz w:val="24"/>
                <w:szCs w:val="24"/>
              </w:rPr>
            </w:rPrChange>
          </w:rPr>
          <w:t>NaN or null val</w:t>
        </w:r>
        <w:r w:rsidR="00771E73" w:rsidRPr="00A517B4">
          <w:rPr>
            <w:rFonts w:ascii="Arial" w:eastAsia="Times New Roman" w:hAnsi="Arial" w:cs="Arial"/>
            <w:i/>
            <w:iCs/>
            <w:sz w:val="24"/>
            <w:szCs w:val="24"/>
            <w:rPrChange w:id="1337" w:author="Sujil Kumar Koottathampathiyil" w:date="2022-06-12T09:33:00Z">
              <w:rPr>
                <w:rFonts w:ascii="Arial" w:eastAsia="Times New Roman" w:hAnsi="Arial" w:cs="Arial"/>
                <w:sz w:val="24"/>
                <w:szCs w:val="24"/>
              </w:rPr>
            </w:rPrChange>
          </w:rPr>
          <w:t>u</w:t>
        </w:r>
        <w:r w:rsidR="004F5CC8" w:rsidRPr="00A517B4">
          <w:rPr>
            <w:rFonts w:ascii="Arial" w:eastAsia="Times New Roman" w:hAnsi="Arial" w:cs="Arial"/>
            <w:i/>
            <w:iCs/>
            <w:sz w:val="24"/>
            <w:szCs w:val="24"/>
            <w:rPrChange w:id="1338" w:author="Sujil Kumar Koottathampathiyil" w:date="2022-06-12T09:33:00Z">
              <w:rPr>
                <w:rFonts w:ascii="Arial" w:eastAsia="Times New Roman" w:hAnsi="Arial" w:cs="Arial"/>
                <w:sz w:val="24"/>
                <w:szCs w:val="24"/>
              </w:rPr>
            </w:rPrChange>
          </w:rPr>
          <w:t>es in the dataset</w:t>
        </w:r>
      </w:ins>
    </w:p>
    <w:p w14:paraId="50C66082" w14:textId="77777777" w:rsidR="004F5CC8" w:rsidRPr="00A92A54" w:rsidRDefault="004F5CC8" w:rsidP="005D4B76">
      <w:pPr>
        <w:spacing w:line="360" w:lineRule="auto"/>
        <w:rPr>
          <w:rFonts w:ascii="Arial" w:hAnsi="Arial" w:cs="Arial"/>
          <w:sz w:val="24"/>
          <w:szCs w:val="24"/>
          <w:rPrChange w:id="1339"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340" w:author="Sujil Kumar Koottathampathiyil" w:date="2022-06-09T11:27:00Z">
            <w:rPr>
              <w:rFonts w:ascii="Arial" w:hAnsi="Arial" w:cs="Arial"/>
            </w:rPr>
          </w:rPrChange>
        </w:rPr>
        <w:pPrChange w:id="1341" w:author="Sujil Kumar Koottathampathiyil" w:date="2022-06-09T11:28:00Z">
          <w:pPr>
            <w:spacing w:line="360" w:lineRule="auto"/>
          </w:pPr>
        </w:pPrChange>
      </w:pPr>
      <w:del w:id="1342" w:author="Sujil Kumar Koottathampathiyil" w:date="2022-06-09T01:14:00Z">
        <w:r w:rsidRPr="00A92A54" w:rsidDel="00462D43">
          <w:rPr>
            <w:rFonts w:ascii="Arial" w:hAnsi="Arial" w:cs="Arial"/>
            <w:sz w:val="24"/>
            <w:szCs w:val="24"/>
            <w:rPrChange w:id="1343" w:author="Sujil Kumar Koottathampathiyil" w:date="2022-06-09T11:27:00Z">
              <w:rPr>
                <w:rFonts w:ascii="Arial" w:hAnsi="Arial" w:cs="Arial"/>
              </w:rPr>
            </w:rPrChange>
          </w:rPr>
          <w:delText xml:space="preserve">Above </w:delText>
        </w:r>
      </w:del>
      <w:ins w:id="1344" w:author="Sujil Kumar Koottathampathiyil" w:date="2022-06-09T08:26:00Z">
        <w:r w:rsidR="00220E84" w:rsidRPr="00A92A54">
          <w:rPr>
            <w:rFonts w:ascii="Arial" w:hAnsi="Arial" w:cs="Arial"/>
            <w:sz w:val="24"/>
            <w:szCs w:val="24"/>
            <w:rPrChange w:id="1345" w:author="Sujil Kumar Koottathampathiyil" w:date="2022-06-09T11:27:00Z">
              <w:rPr>
                <w:rFonts w:ascii="Arial" w:hAnsi="Arial" w:cs="Arial"/>
              </w:rPr>
            </w:rPrChange>
          </w:rPr>
          <w:t>F</w:t>
        </w:r>
      </w:ins>
      <w:del w:id="1346" w:author="Sujil Kumar Koottathampathiyil" w:date="2022-06-09T08:26:00Z">
        <w:r w:rsidRPr="00A92A54" w:rsidDel="00220E84">
          <w:rPr>
            <w:rFonts w:ascii="Arial" w:hAnsi="Arial" w:cs="Arial"/>
            <w:sz w:val="24"/>
            <w:szCs w:val="24"/>
            <w:rPrChange w:id="1347" w:author="Sujil Kumar Koottathampathiyil" w:date="2022-06-09T11:27:00Z">
              <w:rPr>
                <w:rFonts w:ascii="Arial" w:hAnsi="Arial" w:cs="Arial"/>
              </w:rPr>
            </w:rPrChange>
          </w:rPr>
          <w:delText>f</w:delText>
        </w:r>
      </w:del>
      <w:r w:rsidRPr="00A92A54">
        <w:rPr>
          <w:rFonts w:ascii="Arial" w:hAnsi="Arial" w:cs="Arial"/>
          <w:sz w:val="24"/>
          <w:szCs w:val="24"/>
          <w:rPrChange w:id="1348" w:author="Sujil Kumar Koottathampathiyil" w:date="2022-06-09T11:27:00Z">
            <w:rPr>
              <w:rFonts w:ascii="Arial" w:hAnsi="Arial" w:cs="Arial"/>
            </w:rPr>
          </w:rPrChange>
        </w:rPr>
        <w:t>igure</w:t>
      </w:r>
      <w:ins w:id="1349" w:author="Sujil Kumar Koottathampathiyil" w:date="2022-06-09T08:26:00Z">
        <w:r w:rsidR="00220E84" w:rsidRPr="00A92A54">
          <w:rPr>
            <w:rFonts w:ascii="Arial" w:hAnsi="Arial" w:cs="Arial"/>
            <w:sz w:val="24"/>
            <w:szCs w:val="24"/>
            <w:rPrChange w:id="1350" w:author="Sujil Kumar Koottathampathiyil" w:date="2022-06-09T11:27:00Z">
              <w:rPr>
                <w:rFonts w:ascii="Arial" w:hAnsi="Arial" w:cs="Arial"/>
              </w:rPr>
            </w:rPrChange>
          </w:rPr>
          <w:t xml:space="preserve"> 4.</w:t>
        </w:r>
      </w:ins>
      <w:ins w:id="1351" w:author="Sujil Kumar Koottathampathiyil" w:date="2022-06-09T08:51:00Z">
        <w:r w:rsidR="00ED3C0C" w:rsidRPr="00A92A54">
          <w:rPr>
            <w:rFonts w:ascii="Arial" w:hAnsi="Arial" w:cs="Arial"/>
            <w:sz w:val="24"/>
            <w:szCs w:val="24"/>
            <w:rPrChange w:id="1352" w:author="Sujil Kumar Koottathampathiyil" w:date="2022-06-09T11:27:00Z">
              <w:rPr>
                <w:rFonts w:ascii="Arial" w:hAnsi="Arial" w:cs="Arial"/>
              </w:rPr>
            </w:rPrChange>
          </w:rPr>
          <w:t>2</w:t>
        </w:r>
      </w:ins>
      <w:r w:rsidRPr="00A92A54">
        <w:rPr>
          <w:rFonts w:ascii="Arial" w:hAnsi="Arial" w:cs="Arial"/>
          <w:sz w:val="24"/>
          <w:szCs w:val="24"/>
          <w:rPrChange w:id="1353"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354" w:author="Sujil Kumar Koottathampathiyil" w:date="2022-06-09T11:27:00Z">
            <w:rPr>
              <w:rFonts w:ascii="Arial" w:hAnsi="Arial" w:cs="Arial"/>
            </w:rPr>
          </w:rPrChange>
        </w:rPr>
        <w:t xml:space="preserve"> </w:t>
      </w:r>
      <w:r w:rsidR="00AB5498" w:rsidRPr="00A92A54">
        <w:rPr>
          <w:rFonts w:ascii="Arial" w:hAnsi="Arial" w:cs="Arial"/>
          <w:sz w:val="24"/>
          <w:szCs w:val="24"/>
          <w:rPrChange w:id="1355" w:author="Sujil Kumar Koottathampathiyil" w:date="2022-06-09T11:27:00Z">
            <w:rPr>
              <w:rFonts w:ascii="Arial" w:hAnsi="Arial" w:cs="Arial"/>
            </w:rPr>
          </w:rPrChange>
        </w:rPr>
        <w:t>Also used v</w:t>
      </w:r>
      <w:r w:rsidR="002D5605" w:rsidRPr="00A92A54">
        <w:rPr>
          <w:rFonts w:ascii="Arial" w:hAnsi="Arial" w:cs="Arial"/>
          <w:sz w:val="24"/>
          <w:szCs w:val="24"/>
          <w:rPrChange w:id="1356" w:author="Sujil Kumar Koottathampathiyil" w:date="2022-06-09T11:27:00Z">
            <w:rPr>
              <w:rFonts w:ascii="Arial" w:hAnsi="Arial" w:cs="Arial"/>
            </w:rPr>
          </w:rPrChange>
        </w:rPr>
        <w:t>isualizations like boxplot and histogram, I have explored the dataset for data preparation.</w:t>
      </w:r>
    </w:p>
    <w:p w14:paraId="21CC73B0" w14:textId="25D5B0DF" w:rsidR="00F83701" w:rsidRDefault="00637E9E" w:rsidP="005D4B76">
      <w:pPr>
        <w:spacing w:line="360" w:lineRule="auto"/>
        <w:rPr>
          <w:ins w:id="1357" w:author="Sujil Kumar Koottathampathiyil" w:date="2022-06-11T23:40:00Z"/>
          <w:rFonts w:ascii="Arial" w:hAnsi="Arial" w:cs="Arial"/>
          <w:b/>
          <w:bCs/>
          <w:sz w:val="32"/>
          <w:szCs w:val="32"/>
        </w:rPr>
      </w:pPr>
      <w:ins w:id="1358" w:author="Sujil Kumar Koottathampathiyil" w:date="2022-06-09T08:20:00Z">
        <w:r>
          <w:rPr>
            <w:rFonts w:ascii="Arial" w:hAnsi="Arial" w:cs="Arial"/>
            <w:b/>
            <w:bCs/>
            <w:sz w:val="32"/>
            <w:szCs w:val="32"/>
          </w:rPr>
          <w:t>4</w:t>
        </w:r>
      </w:ins>
      <w:del w:id="1359"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105988B8" w:rsidR="001F79F6" w:rsidRPr="001F79F6" w:rsidDel="00D9210E" w:rsidRDefault="001F79F6" w:rsidP="005D4B76">
      <w:pPr>
        <w:spacing w:line="360" w:lineRule="auto"/>
        <w:rPr>
          <w:del w:id="1360" w:author="Sujil Kumar Koottathampathiyil" w:date="2022-06-11T23:44:00Z"/>
          <w:rFonts w:ascii="Arial" w:hAnsi="Arial" w:cs="Arial"/>
          <w:sz w:val="24"/>
          <w:szCs w:val="24"/>
          <w:rPrChange w:id="1361" w:author="Sujil Kumar Koottathampathiyil" w:date="2022-06-11T23:40:00Z">
            <w:rPr>
              <w:del w:id="1362" w:author="Sujil Kumar Koottathampathiyil" w:date="2022-06-11T23:44:00Z"/>
              <w:rFonts w:ascii="Arial" w:hAnsi="Arial" w:cs="Arial"/>
              <w:b/>
              <w:bCs/>
              <w:sz w:val="32"/>
              <w:szCs w:val="32"/>
            </w:rPr>
          </w:rPrChange>
        </w:rPr>
      </w:pPr>
      <w:ins w:id="1363" w:author="Sujil Kumar Koottathampathiyil" w:date="2022-06-11T23:40:00Z">
        <w:r w:rsidRPr="001F79F6">
          <w:rPr>
            <w:rFonts w:ascii="Arial" w:hAnsi="Arial" w:cs="Arial"/>
            <w:sz w:val="24"/>
            <w:szCs w:val="24"/>
            <w:rPrChange w:id="1364" w:author="Sujil Kumar Koottathampathiyil" w:date="2022-06-11T23:40:00Z">
              <w:rPr>
                <w:rFonts w:ascii="Arial" w:hAnsi="Arial" w:cs="Arial"/>
                <w:b/>
                <w:bCs/>
                <w:sz w:val="32"/>
                <w:szCs w:val="32"/>
              </w:rPr>
            </w:rPrChange>
          </w:rPr>
          <w:t>The dashboard about suicide was inspired by</w:t>
        </w:r>
      </w:ins>
      <w:ins w:id="1365" w:author="Sujil Kumar Koottathampathiyil" w:date="2022-06-11T23:41:00Z">
        <w:r w:rsidR="00D214FD" w:rsidRPr="00D214FD">
          <w:t xml:space="preserve"> </w:t>
        </w:r>
      </w:ins>
      <w:ins w:id="1366" w:author="Sujil Kumar Koottathampathiyil" w:date="2022-06-11T23:42:00Z">
        <w:r w:rsidR="00D214FD" w:rsidRPr="00D214FD">
          <w:rPr>
            <w:rFonts w:ascii="Arial" w:hAnsi="Arial" w:cs="Arial"/>
            <w:sz w:val="24"/>
            <w:szCs w:val="24"/>
          </w:rPr>
          <w:t xml:space="preserve">Johns Hopkins </w:t>
        </w:r>
      </w:ins>
      <w:ins w:id="1367" w:author="Sujil Kumar Koottathampathiyil" w:date="2022-06-11T23:41:00Z">
        <w:r w:rsidR="00D214FD" w:rsidRPr="00D214FD">
          <w:rPr>
            <w:rFonts w:ascii="Arial" w:hAnsi="Arial" w:cs="Arial"/>
            <w:sz w:val="24"/>
            <w:szCs w:val="24"/>
          </w:rPr>
          <w:t xml:space="preserve">COVID-19 </w:t>
        </w:r>
      </w:ins>
      <w:ins w:id="1368" w:author="Sujil Kumar Koottathampathiyil" w:date="2022-06-11T23:42:00Z">
        <w:r w:rsidR="00D214FD">
          <w:rPr>
            <w:rFonts w:ascii="Arial" w:hAnsi="Arial" w:cs="Arial"/>
            <w:sz w:val="24"/>
            <w:szCs w:val="24"/>
          </w:rPr>
          <w:t>Dashboard</w:t>
        </w:r>
      </w:ins>
      <w:ins w:id="1369" w:author="Sujil Kumar Koottathampathiyil" w:date="2022-06-11T23:41:00Z">
        <w:r w:rsidR="00D214FD" w:rsidRPr="00D214FD">
          <w:rPr>
            <w:rFonts w:ascii="Arial" w:hAnsi="Arial" w:cs="Arial"/>
            <w:sz w:val="24"/>
            <w:szCs w:val="24"/>
          </w:rPr>
          <w:t xml:space="preserve"> </w:t>
        </w:r>
      </w:ins>
      <w:customXmlInsRangeStart w:id="1370"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Content>
          <w:customXmlInsRangeEnd w:id="1370"/>
          <w:ins w:id="1371" w:author="Sujil Kumar Koottathampathiyil" w:date="2022-06-11T23:58:00Z">
            <w:r w:rsidR="004E08F8" w:rsidRPr="004E08F8">
              <w:rPr>
                <w:rFonts w:ascii="Arial" w:hAnsi="Arial" w:cs="Arial"/>
                <w:color w:val="000000"/>
                <w:sz w:val="24"/>
                <w:szCs w:val="24"/>
                <w:rPrChange w:id="1372" w:author="Sujil Kumar Koottathampathiyil" w:date="2022-06-11T23:58:00Z">
                  <w:rPr/>
                </w:rPrChange>
              </w:rPr>
              <w:t>(Coronavirus Resource Center n.d.)</w:t>
            </w:r>
          </w:ins>
          <w:customXmlInsRangeStart w:id="1373" w:author="Sujil Kumar Koottathampathiyil" w:date="2022-06-11T23:40:00Z"/>
        </w:sdtContent>
      </w:sdt>
      <w:customXmlInsRangeEnd w:id="1373"/>
      <w:ins w:id="1374" w:author="Sujil Kumar Koottathampathiyil" w:date="2022-06-11T23:40:00Z">
        <w:r w:rsidRPr="001F79F6">
          <w:rPr>
            <w:rFonts w:ascii="Arial" w:hAnsi="Arial" w:cs="Arial"/>
            <w:sz w:val="24"/>
            <w:szCs w:val="24"/>
            <w:rPrChange w:id="1375"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16F620E4" w:rsidR="009A3A86" w:rsidRDefault="00E46067" w:rsidP="00E816F1">
      <w:pPr>
        <w:spacing w:line="360" w:lineRule="auto"/>
        <w:jc w:val="both"/>
        <w:rPr>
          <w:ins w:id="1376" w:author="Sujil Kumar Koottathampathiyil" w:date="2022-06-12T09:34:00Z"/>
          <w:rFonts w:ascii="Arial" w:hAnsi="Arial" w:cs="Arial"/>
          <w:sz w:val="24"/>
          <w:szCs w:val="24"/>
        </w:rPr>
      </w:pPr>
      <w:ins w:id="1377"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1378" w:author="Sujil Kumar Koottathampathiyil" w:date="2022-06-11T23:50:00Z">
        <w:r w:rsidR="00E816F1" w:rsidRPr="00E816F1">
          <w:rPr>
            <w:rFonts w:ascii="Arial" w:hAnsi="Arial" w:cs="Arial"/>
            <w:sz w:val="24"/>
            <w:szCs w:val="24"/>
          </w:rPr>
          <w:t xml:space="preserve">Python dash and </w:t>
        </w:r>
      </w:ins>
      <w:ins w:id="1379"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1380"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ins w:id="1381" w:author="Sujil Kumar Koottathampathiyil" w:date="2022-06-12T00:07:00Z">
        <w:r w:rsidR="00B735B1"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B735B1">
          <w:rPr>
            <w:rFonts w:ascii="Arial" w:hAnsi="Arial" w:cs="Arial"/>
            <w:sz w:val="24"/>
            <w:szCs w:val="24"/>
          </w:rPr>
          <w:t>Jupyter</w:t>
        </w:r>
        <w:r w:rsidR="00B735B1" w:rsidRPr="00B735B1">
          <w:rPr>
            <w:rFonts w:ascii="Arial" w:hAnsi="Arial" w:cs="Arial"/>
            <w:sz w:val="24"/>
            <w:szCs w:val="24"/>
          </w:rPr>
          <w:t xml:space="preserve"> </w:t>
        </w:r>
        <w:r w:rsidR="00627C1B">
          <w:rPr>
            <w:rFonts w:ascii="Arial" w:hAnsi="Arial" w:cs="Arial"/>
            <w:sz w:val="24"/>
            <w:szCs w:val="24"/>
          </w:rPr>
          <w:t>N</w:t>
        </w:r>
        <w:r w:rsidR="00B735B1" w:rsidRPr="00B735B1">
          <w:rPr>
            <w:rFonts w:ascii="Arial" w:hAnsi="Arial" w:cs="Arial"/>
            <w:sz w:val="24"/>
            <w:szCs w:val="24"/>
          </w:rPr>
          <w:t>otebook.</w:t>
        </w:r>
      </w:ins>
      <w:del w:id="1382" w:author="Sujil Kumar Koottathampathiyil" w:date="2022-06-11T23:44:00Z">
        <w:r w:rsidR="009A3A86" w:rsidRPr="00CD75CE" w:rsidDel="00D9210E">
          <w:rPr>
            <w:rFonts w:ascii="Arial" w:hAnsi="Arial" w:cs="Arial"/>
            <w:sz w:val="24"/>
            <w:szCs w:val="24"/>
            <w:rPrChange w:id="1383"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1384" w:author="Sujil Kumar Koottathampathiyil" w:date="2022-06-09T11:28:00Z">
              <w:rPr>
                <w:rFonts w:ascii="Arial" w:hAnsi="Arial" w:cs="Arial"/>
              </w:rPr>
            </w:rPrChange>
          </w:rPr>
          <w:delText xml:space="preserve">. </w:delText>
        </w:r>
      </w:del>
      <w:del w:id="1385" w:author="Sujil Kumar Koottathampathiyil" w:date="2022-06-11T23:42:00Z">
        <w:r w:rsidR="009A3A86" w:rsidRPr="00CD75CE" w:rsidDel="00D9210E">
          <w:rPr>
            <w:rFonts w:ascii="Arial" w:hAnsi="Arial" w:cs="Arial"/>
            <w:sz w:val="24"/>
            <w:szCs w:val="24"/>
            <w:rPrChange w:id="1386" w:author="Sujil Kumar Koottathampathiyil" w:date="2022-06-09T11:28:00Z">
              <w:rPr>
                <w:rFonts w:ascii="Arial" w:hAnsi="Arial" w:cs="Arial"/>
              </w:rPr>
            </w:rPrChange>
          </w:rPr>
          <w:delText xml:space="preserve">It’s always wonderful to see how we </w:delText>
        </w:r>
      </w:del>
      <w:del w:id="1387" w:author="Sujil Kumar Koottathampathiyil" w:date="2022-06-09T01:14:00Z">
        <w:r w:rsidR="009A3A86" w:rsidRPr="00CD75CE" w:rsidDel="001F0ED5">
          <w:rPr>
            <w:rFonts w:ascii="Arial" w:hAnsi="Arial" w:cs="Arial"/>
            <w:sz w:val="24"/>
            <w:szCs w:val="24"/>
            <w:rPrChange w:id="1388" w:author="Sujil Kumar Koottathampathiyil" w:date="2022-06-09T11:28:00Z">
              <w:rPr>
                <w:rFonts w:ascii="Arial" w:hAnsi="Arial" w:cs="Arial"/>
              </w:rPr>
            </w:rPrChange>
          </w:rPr>
          <w:delText>are able to</w:delText>
        </w:r>
      </w:del>
      <w:del w:id="1389" w:author="Sujil Kumar Koottathampathiyil" w:date="2022-06-11T23:42:00Z">
        <w:r w:rsidR="009A3A86" w:rsidRPr="00CD75CE" w:rsidDel="00D9210E">
          <w:rPr>
            <w:rFonts w:ascii="Arial" w:hAnsi="Arial" w:cs="Arial"/>
            <w:sz w:val="24"/>
            <w:szCs w:val="24"/>
            <w:rPrChange w:id="1390" w:author="Sujil Kumar Koottathampathiyil" w:date="2022-06-09T11:28:00Z">
              <w:rPr>
                <w:rFonts w:ascii="Arial" w:hAnsi="Arial" w:cs="Arial"/>
              </w:rPr>
            </w:rPrChange>
          </w:rPr>
          <w:delText xml:space="preserve"> make models and interpret them. </w:delText>
        </w:r>
      </w:del>
      <w:commentRangeStart w:id="1391"/>
      <w:del w:id="1392" w:author="Sujil Kumar Koottathampathiyil" w:date="2022-06-11T23:48:00Z">
        <w:r w:rsidR="0053628C" w:rsidRPr="00CD75CE" w:rsidDel="00D713D2">
          <w:rPr>
            <w:rFonts w:ascii="Arial" w:hAnsi="Arial" w:cs="Arial"/>
            <w:sz w:val="24"/>
            <w:szCs w:val="24"/>
            <w:rPrChange w:id="1393"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1394" w:author="Sujil Kumar Koottathampathiyil" w:date="2022-06-09T11:28:00Z">
              <w:rPr>
                <w:rFonts w:ascii="Arial" w:hAnsi="Arial" w:cs="Arial"/>
              </w:rPr>
            </w:rPrChange>
          </w:rPr>
          <w:delText xml:space="preserve"> it is also important to note, recently there </w:delText>
        </w:r>
      </w:del>
      <w:del w:id="1395" w:author="Sujil Kumar Koottathampathiyil" w:date="2022-06-09T01:14:00Z">
        <w:r w:rsidR="009A3A86" w:rsidRPr="00CD75CE" w:rsidDel="001F0ED5">
          <w:rPr>
            <w:rFonts w:ascii="Arial" w:hAnsi="Arial" w:cs="Arial"/>
            <w:sz w:val="24"/>
            <w:szCs w:val="24"/>
            <w:rPrChange w:id="1396" w:author="Sujil Kumar Koottathampathiyil" w:date="2022-06-09T11:28:00Z">
              <w:rPr>
                <w:rFonts w:ascii="Arial" w:hAnsi="Arial" w:cs="Arial"/>
              </w:rPr>
            </w:rPrChange>
          </w:rPr>
          <w:delText>are number of</w:delText>
        </w:r>
      </w:del>
      <w:del w:id="1397" w:author="Sujil Kumar Koottathampathiyil" w:date="2022-06-11T23:48:00Z">
        <w:r w:rsidR="009A3A86" w:rsidRPr="00CD75CE" w:rsidDel="00D713D2">
          <w:rPr>
            <w:rFonts w:ascii="Arial" w:hAnsi="Arial" w:cs="Arial"/>
            <w:sz w:val="24"/>
            <w:szCs w:val="24"/>
            <w:rPrChange w:id="1398" w:author="Sujil Kumar Koottathampathiyil" w:date="2022-06-09T11:28:00Z">
              <w:rPr>
                <w:rFonts w:ascii="Arial" w:hAnsi="Arial" w:cs="Arial"/>
              </w:rPr>
            </w:rPrChange>
          </w:rPr>
          <w:delText xml:space="preserve"> concerns about how well we </w:delText>
        </w:r>
      </w:del>
      <w:del w:id="1399" w:author="Sujil Kumar Koottathampathiyil" w:date="2022-06-09T01:14:00Z">
        <w:r w:rsidR="009A3A86" w:rsidRPr="00CD75CE" w:rsidDel="001F0ED5">
          <w:rPr>
            <w:rFonts w:ascii="Arial" w:hAnsi="Arial" w:cs="Arial"/>
            <w:sz w:val="24"/>
            <w:szCs w:val="24"/>
            <w:rPrChange w:id="1400" w:author="Sujil Kumar Koottathampathiyil" w:date="2022-06-09T11:28:00Z">
              <w:rPr>
                <w:rFonts w:ascii="Arial" w:hAnsi="Arial" w:cs="Arial"/>
              </w:rPr>
            </w:rPrChange>
          </w:rPr>
          <w:delText>are able to</w:delText>
        </w:r>
      </w:del>
      <w:del w:id="1401" w:author="Sujil Kumar Koottathampathiyil" w:date="2022-06-11T23:48:00Z">
        <w:r w:rsidR="009A3A86" w:rsidRPr="00CD75CE" w:rsidDel="00D713D2">
          <w:rPr>
            <w:rFonts w:ascii="Arial" w:hAnsi="Arial" w:cs="Arial"/>
            <w:sz w:val="24"/>
            <w:szCs w:val="24"/>
            <w:rPrChange w:id="1402"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1403"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1404" w:author="Sujil Kumar Koottathampathiyil" w:date="2022-06-09T11:28:00Z">
              <w:rPr>
                <w:rFonts w:ascii="Arial" w:hAnsi="Arial" w:cs="Arial"/>
              </w:rPr>
            </w:rPrChange>
          </w:rPr>
          <w:delText xml:space="preserve"> our model has to</w:delText>
        </w:r>
      </w:del>
      <w:ins w:id="1405" w:author="Jack Mc Donnell" w:date="2022-06-09T13:57:00Z">
        <w:del w:id="1406" w:author="Sujil Kumar Koottathampathiyil" w:date="2022-06-11T23:48:00Z">
          <w:r w:rsidR="00FA1925" w:rsidDel="00D713D2">
            <w:rPr>
              <w:rFonts w:ascii="Arial" w:hAnsi="Arial" w:cs="Arial"/>
              <w:sz w:val="24"/>
              <w:szCs w:val="24"/>
            </w:rPr>
            <w:delText>mu</w:delText>
          </w:r>
        </w:del>
      </w:ins>
      <w:ins w:id="1407" w:author="Jack Mc Donnell" w:date="2022-06-09T13:58:00Z">
        <w:del w:id="1408" w:author="Sujil Kumar Koottathampathiyil" w:date="2022-06-11T23:48:00Z">
          <w:r w:rsidR="00FA1925" w:rsidDel="00D713D2">
            <w:rPr>
              <w:rFonts w:ascii="Arial" w:hAnsi="Arial" w:cs="Arial"/>
              <w:sz w:val="24"/>
              <w:szCs w:val="24"/>
            </w:rPr>
            <w:delText>st</w:delText>
          </w:r>
        </w:del>
      </w:ins>
      <w:del w:id="1409" w:author="Sujil Kumar Koottathampathiyil" w:date="2022-06-11T23:48:00Z">
        <w:r w:rsidR="009A3A86" w:rsidRPr="00CD75CE" w:rsidDel="00D713D2">
          <w:rPr>
            <w:rFonts w:ascii="Arial" w:hAnsi="Arial" w:cs="Arial"/>
            <w:sz w:val="24"/>
            <w:szCs w:val="24"/>
            <w:rPrChange w:id="1410" w:author="Sujil Kumar Koottathampathiyil" w:date="2022-06-09T11:28:00Z">
              <w:rPr>
                <w:rFonts w:ascii="Arial" w:hAnsi="Arial" w:cs="Arial"/>
              </w:rPr>
            </w:rPrChange>
          </w:rPr>
          <w:delText xml:space="preserve"> work dynamic</w:delText>
        </w:r>
      </w:del>
      <w:ins w:id="1411" w:author="Jack Mc Donnell" w:date="2022-06-09T13:58:00Z">
        <w:del w:id="1412" w:author="Sujil Kumar Koottathampathiyil" w:date="2022-06-11T23:48:00Z">
          <w:r w:rsidR="00FA1925" w:rsidDel="00D713D2">
            <w:rPr>
              <w:rFonts w:ascii="Arial" w:hAnsi="Arial" w:cs="Arial"/>
              <w:sz w:val="24"/>
              <w:szCs w:val="24"/>
            </w:rPr>
            <w:delText>ally</w:delText>
          </w:r>
        </w:del>
      </w:ins>
      <w:del w:id="1413" w:author="Sujil Kumar Koottathampathiyil" w:date="2022-06-11T23:48:00Z">
        <w:r w:rsidR="009A3A86" w:rsidRPr="00CD75CE" w:rsidDel="00D713D2">
          <w:rPr>
            <w:rFonts w:ascii="Arial" w:hAnsi="Arial" w:cs="Arial"/>
            <w:sz w:val="24"/>
            <w:szCs w:val="24"/>
            <w:rPrChange w:id="1414"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1415"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1416"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1417" w:author="Sujil Kumar Koottathampathiyil" w:date="2022-06-09T11:28:00Z">
              <w:rPr>
                <w:rFonts w:ascii="Arial" w:hAnsi="Arial" w:cs="Arial"/>
              </w:rPr>
            </w:rPrChange>
          </w:rPr>
          <w:delText xml:space="preserve"> languages for making dashboards, we now have most advanced </w:delText>
        </w:r>
      </w:del>
      <w:del w:id="1418" w:author="Sujil Kumar Koottathampathiyil" w:date="2022-06-09T01:15:00Z">
        <w:r w:rsidR="0041093B" w:rsidRPr="00CD75CE" w:rsidDel="001F0ED5">
          <w:rPr>
            <w:rFonts w:ascii="Arial" w:hAnsi="Arial" w:cs="Arial"/>
            <w:sz w:val="24"/>
            <w:szCs w:val="24"/>
            <w:rPrChange w:id="1419" w:author="Sujil Kumar Koottathampathiyil" w:date="2022-06-09T11:28:00Z">
              <w:rPr>
                <w:rFonts w:ascii="Arial" w:hAnsi="Arial" w:cs="Arial"/>
              </w:rPr>
            </w:rPrChange>
          </w:rPr>
          <w:delText xml:space="preserve">packaged </w:delText>
        </w:r>
      </w:del>
      <w:del w:id="1420" w:author="Sujil Kumar Koottathampathiyil" w:date="2022-06-11T23:48:00Z">
        <w:r w:rsidR="0041093B" w:rsidRPr="00CD75CE" w:rsidDel="00D713D2">
          <w:rPr>
            <w:rFonts w:ascii="Arial" w:hAnsi="Arial" w:cs="Arial"/>
            <w:sz w:val="24"/>
            <w:szCs w:val="24"/>
            <w:rPrChange w:id="1421" w:author="Sujil Kumar Koottathampathiyil" w:date="2022-06-09T11:28:00Z">
              <w:rPr>
                <w:rFonts w:ascii="Arial" w:hAnsi="Arial" w:cs="Arial"/>
              </w:rPr>
            </w:rPrChange>
          </w:rPr>
          <w:delText xml:space="preserve">like </w:delText>
        </w:r>
      </w:del>
      <w:customXmlDelRangeStart w:id="1422"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Content>
          <w:customXmlDelRangeEnd w:id="1422"/>
          <w:del w:id="1423" w:author="Sujil Kumar Koottathampathiyil" w:date="2022-06-08T19:46:00Z">
            <w:r w:rsidR="00770ACD" w:rsidRPr="004E08F8" w:rsidDel="00C518DB">
              <w:rPr>
                <w:rFonts w:ascii="Arial" w:hAnsi="Arial" w:cs="Arial"/>
                <w:color w:val="000000"/>
                <w:sz w:val="24"/>
                <w:szCs w:val="24"/>
                <w:rPrChange w:id="1424" w:author="Sujil Kumar Koottathampathiyil" w:date="2022-06-11T23:58:00Z">
                  <w:rPr>
                    <w:rFonts w:ascii="Arial" w:hAnsi="Arial" w:cs="Arial"/>
                    <w:color w:val="000000"/>
                  </w:rPr>
                </w:rPrChange>
              </w:rPr>
              <w:delText>Streamlit</w:delText>
            </w:r>
          </w:del>
          <w:customXmlDelRangeStart w:id="1425" w:author="Sujil Kumar Koottathampathiyil" w:date="2022-06-11T23:48:00Z"/>
        </w:sdtContent>
      </w:sdt>
      <w:customXmlDelRangeEnd w:id="1425"/>
      <w:del w:id="1426" w:author="Sujil Kumar Koottathampathiyil" w:date="2022-06-11T23:48:00Z">
        <w:r w:rsidR="0041093B" w:rsidRPr="00CD75CE" w:rsidDel="00D713D2">
          <w:rPr>
            <w:rFonts w:ascii="Arial" w:hAnsi="Arial" w:cs="Arial"/>
            <w:color w:val="000000"/>
            <w:sz w:val="24"/>
            <w:szCs w:val="24"/>
            <w:rPrChange w:id="1427"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1428"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1429"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1391"/>
        <w:r w:rsidR="00FA1925" w:rsidDel="00D713D2">
          <w:rPr>
            <w:rStyle w:val="CommentReference"/>
          </w:rPr>
          <w:commentReference w:id="1391"/>
        </w:r>
      </w:del>
    </w:p>
    <w:p w14:paraId="7B587B28" w14:textId="77777777" w:rsidR="0095328C" w:rsidRDefault="0095328C" w:rsidP="00E816F1">
      <w:pPr>
        <w:spacing w:line="360" w:lineRule="auto"/>
        <w:jc w:val="both"/>
        <w:rPr>
          <w:ins w:id="1430" w:author="Sujil Kumar Koottathampathiyil" w:date="2022-06-11T23:58:00Z"/>
          <w:rFonts w:ascii="Arial" w:hAnsi="Arial" w:cs="Arial"/>
          <w:sz w:val="24"/>
          <w:szCs w:val="24"/>
        </w:rPr>
      </w:pPr>
    </w:p>
    <w:p w14:paraId="019E40F8" w14:textId="691266C5" w:rsidR="004E08F8" w:rsidRPr="004E08F8" w:rsidRDefault="004E08F8">
      <w:pPr>
        <w:spacing w:line="360" w:lineRule="auto"/>
        <w:jc w:val="center"/>
        <w:rPr>
          <w:rFonts w:ascii="Arial" w:hAnsi="Arial" w:cs="Arial"/>
          <w:b/>
          <w:bCs/>
          <w:color w:val="000000"/>
          <w:sz w:val="24"/>
          <w:szCs w:val="24"/>
          <w:rPrChange w:id="1431" w:author="Sujil Kumar Koottathampathiyil" w:date="2022-06-11T23:58:00Z">
            <w:rPr>
              <w:rFonts w:ascii="Arial" w:hAnsi="Arial" w:cs="Arial"/>
              <w:color w:val="000000"/>
            </w:rPr>
          </w:rPrChange>
        </w:rPr>
        <w:pPrChange w:id="1432" w:author="Sujil Kumar Koottathampathiyil" w:date="2022-06-11T23:58:00Z">
          <w:pPr>
            <w:spacing w:line="360" w:lineRule="auto"/>
            <w:jc w:val="both"/>
          </w:pPr>
        </w:pPrChange>
      </w:pPr>
      <w:ins w:id="1433" w:author="Sujil Kumar Koottathampathiyil" w:date="2022-06-11T23:58:00Z">
        <w:r w:rsidRPr="004E08F8">
          <w:rPr>
            <w:rFonts w:ascii="Arial" w:hAnsi="Arial" w:cs="Arial"/>
            <w:b/>
            <w:bCs/>
            <w:sz w:val="24"/>
            <w:szCs w:val="24"/>
            <w:rPrChange w:id="1434" w:author="Sujil Kumar Koottathampathiyil" w:date="2022-06-11T23:58:00Z">
              <w:rPr>
                <w:rFonts w:ascii="Arial" w:hAnsi="Arial" w:cs="Arial"/>
                <w:sz w:val="24"/>
                <w:szCs w:val="24"/>
              </w:rPr>
            </w:rPrChange>
          </w:rPr>
          <w:lastRenderedPageBreak/>
          <w:t>Suicide per hundred thousand around the world</w:t>
        </w:r>
      </w:ins>
    </w:p>
    <w:p w14:paraId="0787F997" w14:textId="65ABD6F8" w:rsidR="000B47D6" w:rsidRPr="00CD75CE" w:rsidRDefault="00B925E3" w:rsidP="005D4B76">
      <w:pPr>
        <w:spacing w:line="360" w:lineRule="auto"/>
        <w:jc w:val="center"/>
        <w:rPr>
          <w:ins w:id="1435" w:author="Sujil Kumar Koottathampathiyil" w:date="2022-06-09T01:16:00Z"/>
          <w:rFonts w:ascii="Arial" w:hAnsi="Arial" w:cs="Arial"/>
          <w:color w:val="000000"/>
          <w:sz w:val="24"/>
          <w:szCs w:val="24"/>
          <w:rPrChange w:id="1436" w:author="Sujil Kumar Koottathampathiyil" w:date="2022-06-09T11:28:00Z">
            <w:rPr>
              <w:ins w:id="1437" w:author="Sujil Kumar Koottathampathiyil" w:date="2022-06-09T01:16:00Z"/>
              <w:rFonts w:ascii="Arial" w:hAnsi="Arial" w:cs="Arial"/>
              <w:color w:val="000000"/>
            </w:rPr>
          </w:rPrChange>
        </w:rPr>
      </w:pPr>
      <w:r w:rsidRPr="00CD75CE">
        <w:rPr>
          <w:rFonts w:ascii="Arial" w:hAnsi="Arial" w:cs="Arial"/>
          <w:noProof/>
          <w:sz w:val="24"/>
          <w:szCs w:val="24"/>
          <w:rPrChange w:id="1438"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09D700BC" w:rsidR="001F0ED5" w:rsidRPr="00997D8C" w:rsidRDefault="001F0ED5" w:rsidP="001F0ED5">
      <w:pPr>
        <w:spacing w:after="0" w:line="240" w:lineRule="auto"/>
        <w:jc w:val="center"/>
        <w:rPr>
          <w:ins w:id="1439" w:author="Sujil Kumar Koottathampathiyil" w:date="2022-06-09T01:16:00Z"/>
          <w:rFonts w:ascii="Arial" w:eastAsia="Times New Roman" w:hAnsi="Arial" w:cs="Arial"/>
          <w:i/>
          <w:iCs/>
          <w:sz w:val="24"/>
          <w:szCs w:val="24"/>
          <w:rPrChange w:id="1440" w:author="Sujil Kumar Koottathampathiyil" w:date="2022-06-12T23:22:00Z">
            <w:rPr>
              <w:ins w:id="1441" w:author="Sujil Kumar Koottathampathiyil" w:date="2022-06-09T01:16:00Z"/>
              <w:rFonts w:ascii="Arial" w:eastAsia="Times New Roman" w:hAnsi="Arial" w:cs="Arial"/>
              <w:sz w:val="24"/>
              <w:szCs w:val="24"/>
            </w:rPr>
          </w:rPrChange>
        </w:rPr>
      </w:pPr>
      <w:ins w:id="1442" w:author="Sujil Kumar Koottathampathiyil" w:date="2022-06-09T01:16:00Z">
        <w:r w:rsidRPr="00997D8C">
          <w:rPr>
            <w:rFonts w:ascii="Arial" w:eastAsia="Times New Roman" w:hAnsi="Arial" w:cs="Arial"/>
            <w:b/>
            <w:bCs/>
            <w:i/>
            <w:iCs/>
            <w:sz w:val="24"/>
            <w:szCs w:val="24"/>
            <w:rPrChange w:id="1443" w:author="Sujil Kumar Koottathampathiyil" w:date="2022-06-12T23:22:00Z">
              <w:rPr>
                <w:rFonts w:ascii="Arial" w:eastAsia="Times New Roman" w:hAnsi="Arial" w:cs="Arial"/>
                <w:b/>
                <w:bCs/>
                <w:sz w:val="24"/>
                <w:szCs w:val="24"/>
              </w:rPr>
            </w:rPrChange>
          </w:rPr>
          <w:t xml:space="preserve">Fig. </w:t>
        </w:r>
      </w:ins>
      <w:ins w:id="1444" w:author="Sujil Kumar Koottathampathiyil" w:date="2022-06-09T08:29:00Z">
        <w:r w:rsidR="00D234A8" w:rsidRPr="00997D8C">
          <w:rPr>
            <w:rFonts w:ascii="Arial" w:eastAsia="Times New Roman" w:hAnsi="Arial" w:cs="Arial"/>
            <w:b/>
            <w:bCs/>
            <w:i/>
            <w:iCs/>
            <w:sz w:val="24"/>
            <w:szCs w:val="24"/>
            <w:rPrChange w:id="1445" w:author="Sujil Kumar Koottathampathiyil" w:date="2022-06-12T23:22:00Z">
              <w:rPr>
                <w:rFonts w:ascii="Arial" w:eastAsia="Times New Roman" w:hAnsi="Arial" w:cs="Arial"/>
                <w:b/>
                <w:bCs/>
                <w:sz w:val="24"/>
                <w:szCs w:val="24"/>
              </w:rPr>
            </w:rPrChange>
          </w:rPr>
          <w:t>4.</w:t>
        </w:r>
      </w:ins>
      <w:r w:rsidR="00B875C0">
        <w:rPr>
          <w:rFonts w:ascii="Arial" w:eastAsia="Times New Roman" w:hAnsi="Arial" w:cs="Arial"/>
          <w:b/>
          <w:bCs/>
          <w:i/>
          <w:iCs/>
          <w:sz w:val="24"/>
          <w:szCs w:val="24"/>
        </w:rPr>
        <w:t>3</w:t>
      </w:r>
      <w:ins w:id="1446" w:author="Sujil Kumar Koottathampathiyil" w:date="2022-06-09T01:16:00Z">
        <w:r w:rsidRPr="00997D8C">
          <w:rPr>
            <w:rFonts w:ascii="Arial" w:eastAsia="Times New Roman" w:hAnsi="Arial" w:cs="Arial"/>
            <w:b/>
            <w:bCs/>
            <w:i/>
            <w:iCs/>
            <w:sz w:val="24"/>
            <w:szCs w:val="24"/>
            <w:rPrChange w:id="1447" w:author="Sujil Kumar Koottathampathiyil" w:date="2022-06-12T23:22:00Z">
              <w:rPr>
                <w:rFonts w:ascii="Arial" w:eastAsia="Times New Roman" w:hAnsi="Arial" w:cs="Arial"/>
                <w:b/>
                <w:bCs/>
                <w:sz w:val="24"/>
                <w:szCs w:val="24"/>
              </w:rPr>
            </w:rPrChange>
          </w:rPr>
          <w:t>:</w:t>
        </w:r>
        <w:r w:rsidRPr="00997D8C">
          <w:rPr>
            <w:rFonts w:ascii="Arial" w:eastAsia="Times New Roman" w:hAnsi="Arial" w:cs="Arial"/>
            <w:i/>
            <w:iCs/>
            <w:sz w:val="24"/>
            <w:szCs w:val="24"/>
            <w:rPrChange w:id="1448" w:author="Sujil Kumar Koottathampathiyil" w:date="2022-06-12T23:22:00Z">
              <w:rPr>
                <w:rFonts w:ascii="Arial" w:eastAsia="Times New Roman" w:hAnsi="Arial" w:cs="Arial"/>
                <w:sz w:val="24"/>
                <w:szCs w:val="24"/>
              </w:rPr>
            </w:rPrChange>
          </w:rPr>
          <w:t xml:space="preserve"> Suicide per hundred thousand around the world</w:t>
        </w:r>
        <w:r w:rsidR="00836DEE" w:rsidRPr="00997D8C">
          <w:rPr>
            <w:rFonts w:ascii="Arial" w:eastAsia="Times New Roman" w:hAnsi="Arial" w:cs="Arial"/>
            <w:i/>
            <w:iCs/>
            <w:sz w:val="24"/>
            <w:szCs w:val="24"/>
            <w:rPrChange w:id="1449" w:author="Sujil Kumar Koottathampathiyil" w:date="2022-06-12T23:22:00Z">
              <w:rPr>
                <w:rFonts w:ascii="Arial" w:eastAsia="Times New Roman" w:hAnsi="Arial" w:cs="Arial"/>
                <w:sz w:val="24"/>
                <w:szCs w:val="24"/>
              </w:rPr>
            </w:rPrChange>
          </w:rPr>
          <w:t xml:space="preserve"> -</w:t>
        </w:r>
        <w:r w:rsidRPr="00997D8C">
          <w:rPr>
            <w:rFonts w:ascii="Arial" w:eastAsia="Times New Roman" w:hAnsi="Arial" w:cs="Arial"/>
            <w:i/>
            <w:iCs/>
            <w:sz w:val="24"/>
            <w:szCs w:val="24"/>
            <w:rPrChange w:id="1450" w:author="Sujil Kumar Koottathampathiyil" w:date="2022-06-12T23:22:00Z">
              <w:rPr>
                <w:rFonts w:ascii="Arial" w:eastAsia="Times New Roman" w:hAnsi="Arial" w:cs="Arial"/>
                <w:sz w:val="24"/>
                <w:szCs w:val="24"/>
              </w:rPr>
            </w:rPrChange>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451" w:author="Sujil Kumar Koottathampathiyil" w:date="2022-06-09T11:28:00Z">
            <w:rPr>
              <w:rFonts w:ascii="Arial" w:hAnsi="Arial" w:cs="Arial"/>
              <w:color w:val="000000"/>
            </w:rPr>
          </w:rPrChange>
        </w:rPr>
        <w:pPrChange w:id="1452" w:author="Sujil Kumar Koottathampathiyil" w:date="2022-06-09T01:16:00Z">
          <w:pPr>
            <w:spacing w:line="360" w:lineRule="auto"/>
            <w:jc w:val="center"/>
          </w:pPr>
        </w:pPrChange>
      </w:pPr>
    </w:p>
    <w:p w14:paraId="2329E1AB" w14:textId="7F24ABA0" w:rsidR="0082507D" w:rsidRDefault="0082507D" w:rsidP="005D4B76">
      <w:pPr>
        <w:spacing w:line="360" w:lineRule="auto"/>
        <w:jc w:val="both"/>
        <w:rPr>
          <w:ins w:id="1453" w:author="Sujil Kumar Koottathampathiyil" w:date="2022-06-12T09:37:00Z"/>
          <w:rFonts w:ascii="Arial" w:hAnsi="Arial" w:cs="Arial"/>
          <w:color w:val="000000"/>
          <w:sz w:val="24"/>
          <w:szCs w:val="24"/>
        </w:rPr>
      </w:pPr>
      <w:r w:rsidRPr="0082507D">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27030064" w14:textId="206AE02F" w:rsidR="00EB13F4" w:rsidRPr="00EB13F4" w:rsidRDefault="00EB13F4">
      <w:pPr>
        <w:spacing w:line="360" w:lineRule="auto"/>
        <w:jc w:val="center"/>
        <w:rPr>
          <w:rFonts w:ascii="Arial" w:hAnsi="Arial" w:cs="Arial"/>
          <w:b/>
          <w:bCs/>
          <w:color w:val="000000"/>
          <w:sz w:val="24"/>
          <w:szCs w:val="24"/>
          <w:rPrChange w:id="1454" w:author="Sujil Kumar Koottathampathiyil" w:date="2022-06-12T09:37:00Z">
            <w:rPr>
              <w:rFonts w:ascii="Arial" w:hAnsi="Arial" w:cs="Arial"/>
              <w:noProof/>
            </w:rPr>
          </w:rPrChange>
        </w:rPr>
        <w:pPrChange w:id="1455" w:author="Sujil Kumar Koottathampathiyil" w:date="2022-06-12T09:37:00Z">
          <w:pPr>
            <w:spacing w:line="360" w:lineRule="auto"/>
            <w:jc w:val="both"/>
          </w:pPr>
        </w:pPrChange>
      </w:pPr>
      <w:ins w:id="1456" w:author="Sujil Kumar Koottathampathiyil" w:date="2022-06-12T09:37:00Z">
        <w:r w:rsidRPr="00ED5A0B">
          <w:rPr>
            <w:rFonts w:ascii="Arial" w:hAnsi="Arial" w:cs="Arial"/>
            <w:b/>
            <w:bCs/>
            <w:sz w:val="24"/>
            <w:szCs w:val="24"/>
          </w:rPr>
          <w:t xml:space="preserve">Suicide per hundred thousand </w:t>
        </w:r>
        <w:r w:rsidR="00A13720">
          <w:rPr>
            <w:rFonts w:ascii="Arial" w:hAnsi="Arial" w:cs="Arial"/>
            <w:b/>
            <w:bCs/>
            <w:sz w:val="24"/>
            <w:szCs w:val="24"/>
          </w:rPr>
          <w:t>in Male and Female</w:t>
        </w:r>
      </w:ins>
    </w:p>
    <w:p w14:paraId="128AD8B2" w14:textId="2ED7385E" w:rsidR="00C11755" w:rsidRPr="00CD75CE" w:rsidRDefault="00263DCB" w:rsidP="005D4B76">
      <w:pPr>
        <w:spacing w:line="360" w:lineRule="auto"/>
        <w:jc w:val="center"/>
        <w:rPr>
          <w:ins w:id="1457" w:author="Sujil Kumar Koottathampathiyil" w:date="2022-06-09T01:17:00Z"/>
          <w:rFonts w:ascii="Arial" w:hAnsi="Arial" w:cs="Arial"/>
          <w:color w:val="000000"/>
          <w:sz w:val="24"/>
          <w:szCs w:val="24"/>
          <w:rPrChange w:id="1458" w:author="Sujil Kumar Koottathampathiyil" w:date="2022-06-09T11:28:00Z">
            <w:rPr>
              <w:ins w:id="1459" w:author="Sujil Kumar Koottathampathiyil" w:date="2022-06-09T01:17:00Z"/>
              <w:rFonts w:ascii="Arial" w:hAnsi="Arial" w:cs="Arial"/>
              <w:color w:val="000000"/>
            </w:rPr>
          </w:rPrChange>
        </w:rPr>
      </w:pPr>
      <w:r w:rsidRPr="00CD75CE">
        <w:rPr>
          <w:rFonts w:ascii="Arial" w:hAnsi="Arial" w:cs="Arial"/>
          <w:noProof/>
          <w:sz w:val="24"/>
          <w:szCs w:val="24"/>
          <w:rPrChange w:id="1460" w:author="Sujil Kumar Koottathampathiyil" w:date="2022-06-09T11:28: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119A43CB" w14:textId="1172CC52" w:rsidR="00946033" w:rsidRPr="00F55E15" w:rsidRDefault="00946033" w:rsidP="005D4B76">
      <w:pPr>
        <w:spacing w:line="360" w:lineRule="auto"/>
        <w:jc w:val="center"/>
        <w:rPr>
          <w:rFonts w:ascii="Arial" w:hAnsi="Arial" w:cs="Arial"/>
          <w:i/>
          <w:iCs/>
          <w:color w:val="000000"/>
          <w:sz w:val="24"/>
          <w:szCs w:val="24"/>
          <w:rPrChange w:id="1461" w:author="Sujil Kumar Koottathampathiyil" w:date="2022-06-12T09:45:00Z">
            <w:rPr>
              <w:rFonts w:ascii="Arial" w:hAnsi="Arial" w:cs="Arial"/>
              <w:color w:val="000000"/>
            </w:rPr>
          </w:rPrChange>
        </w:rPr>
      </w:pPr>
      <w:ins w:id="1462" w:author="Sujil Kumar Koottathampathiyil" w:date="2022-06-09T01:17:00Z">
        <w:r w:rsidRPr="00F55E15">
          <w:rPr>
            <w:rFonts w:ascii="Arial" w:eastAsia="Times New Roman" w:hAnsi="Arial" w:cs="Arial"/>
            <w:b/>
            <w:bCs/>
            <w:i/>
            <w:iCs/>
            <w:sz w:val="24"/>
            <w:szCs w:val="24"/>
            <w:rPrChange w:id="1463" w:author="Sujil Kumar Koottathampathiyil" w:date="2022-06-12T09:45:00Z">
              <w:rPr>
                <w:rFonts w:ascii="Arial" w:eastAsia="Times New Roman" w:hAnsi="Arial" w:cs="Arial"/>
                <w:b/>
                <w:bCs/>
                <w:sz w:val="24"/>
                <w:szCs w:val="24"/>
              </w:rPr>
            </w:rPrChange>
          </w:rPr>
          <w:t xml:space="preserve">Fig. </w:t>
        </w:r>
      </w:ins>
      <w:ins w:id="1464" w:author="Sujil Kumar Koottathampathiyil" w:date="2022-06-09T08:30:00Z">
        <w:r w:rsidR="00287EA4" w:rsidRPr="00F55E15">
          <w:rPr>
            <w:rFonts w:ascii="Arial" w:eastAsia="Times New Roman" w:hAnsi="Arial" w:cs="Arial"/>
            <w:b/>
            <w:bCs/>
            <w:i/>
            <w:iCs/>
            <w:sz w:val="24"/>
            <w:szCs w:val="24"/>
            <w:rPrChange w:id="1465" w:author="Sujil Kumar Koottathampathiyil" w:date="2022-06-12T09:45:00Z">
              <w:rPr>
                <w:rFonts w:ascii="Arial" w:eastAsia="Times New Roman" w:hAnsi="Arial" w:cs="Arial"/>
                <w:b/>
                <w:bCs/>
                <w:sz w:val="24"/>
                <w:szCs w:val="24"/>
              </w:rPr>
            </w:rPrChange>
          </w:rPr>
          <w:t>4.</w:t>
        </w:r>
      </w:ins>
      <w:r w:rsidR="005B2241">
        <w:rPr>
          <w:rFonts w:ascii="Arial" w:eastAsia="Times New Roman" w:hAnsi="Arial" w:cs="Arial"/>
          <w:b/>
          <w:bCs/>
          <w:i/>
          <w:iCs/>
          <w:sz w:val="24"/>
          <w:szCs w:val="24"/>
        </w:rPr>
        <w:t>4</w:t>
      </w:r>
      <w:ins w:id="1466" w:author="Sujil Kumar Koottathampathiyil" w:date="2022-06-09T01:17:00Z">
        <w:r w:rsidRPr="00F55E15">
          <w:rPr>
            <w:rFonts w:ascii="Arial" w:eastAsia="Times New Roman" w:hAnsi="Arial" w:cs="Arial"/>
            <w:b/>
            <w:bCs/>
            <w:i/>
            <w:iCs/>
            <w:sz w:val="24"/>
            <w:szCs w:val="24"/>
            <w:rPrChange w:id="1467" w:author="Sujil Kumar Koottathampathiyil" w:date="2022-06-12T09:45:00Z">
              <w:rPr>
                <w:rFonts w:ascii="Arial" w:eastAsia="Times New Roman" w:hAnsi="Arial" w:cs="Arial"/>
                <w:b/>
                <w:bCs/>
                <w:sz w:val="24"/>
                <w:szCs w:val="24"/>
              </w:rPr>
            </w:rPrChange>
          </w:rPr>
          <w:t>:</w:t>
        </w:r>
        <w:r w:rsidRPr="00F55E15">
          <w:rPr>
            <w:rFonts w:ascii="Arial" w:eastAsia="Times New Roman" w:hAnsi="Arial" w:cs="Arial"/>
            <w:i/>
            <w:iCs/>
            <w:sz w:val="24"/>
            <w:szCs w:val="24"/>
            <w:rPrChange w:id="1468" w:author="Sujil Kumar Koottathampathiyil" w:date="2022-06-12T09:45:00Z">
              <w:rPr>
                <w:rFonts w:ascii="Arial" w:eastAsia="Times New Roman" w:hAnsi="Arial" w:cs="Arial"/>
                <w:sz w:val="24"/>
                <w:szCs w:val="24"/>
              </w:rPr>
            </w:rPrChange>
          </w:rPr>
          <w:t xml:space="preserve"> Suicide per hundred </w:t>
        </w:r>
      </w:ins>
      <w:ins w:id="1469" w:author="Sujil Kumar Koottathampathiyil" w:date="2022-06-09T08:30:00Z">
        <w:r w:rsidR="002252DC" w:rsidRPr="00F55E15">
          <w:rPr>
            <w:rFonts w:ascii="Arial" w:eastAsia="Times New Roman" w:hAnsi="Arial" w:cs="Arial"/>
            <w:i/>
            <w:iCs/>
            <w:sz w:val="24"/>
            <w:szCs w:val="24"/>
            <w:rPrChange w:id="1470" w:author="Sujil Kumar Koottathampathiyil" w:date="2022-06-12T09:45:00Z">
              <w:rPr>
                <w:rFonts w:ascii="Arial" w:eastAsia="Times New Roman" w:hAnsi="Arial" w:cs="Arial"/>
                <w:sz w:val="24"/>
                <w:szCs w:val="24"/>
              </w:rPr>
            </w:rPrChange>
          </w:rPr>
          <w:t>k</w:t>
        </w:r>
      </w:ins>
      <w:ins w:id="1471" w:author="Sujil Kumar Koottathampathiyil" w:date="2022-06-09T01:17:00Z">
        <w:r w:rsidRPr="00F55E15">
          <w:rPr>
            <w:rFonts w:ascii="Arial" w:eastAsia="Times New Roman" w:hAnsi="Arial" w:cs="Arial"/>
            <w:i/>
            <w:iCs/>
            <w:sz w:val="24"/>
            <w:szCs w:val="24"/>
            <w:rPrChange w:id="1472" w:author="Sujil Kumar Koottathampathiyil" w:date="2022-06-12T09:45:00Z">
              <w:rPr>
                <w:rFonts w:ascii="Arial" w:eastAsia="Times New Roman" w:hAnsi="Arial" w:cs="Arial"/>
                <w:sz w:val="24"/>
                <w:szCs w:val="24"/>
              </w:rPr>
            </w:rPrChange>
          </w:rPr>
          <w:t xml:space="preserve"> </w:t>
        </w:r>
        <w:r w:rsidR="00F07ADC" w:rsidRPr="00F55E15">
          <w:rPr>
            <w:rFonts w:ascii="Arial" w:eastAsia="Times New Roman" w:hAnsi="Arial" w:cs="Arial"/>
            <w:i/>
            <w:iCs/>
            <w:sz w:val="24"/>
            <w:szCs w:val="24"/>
            <w:rPrChange w:id="1473" w:author="Sujil Kumar Koottathampathiyil" w:date="2022-06-12T09:45:00Z">
              <w:rPr>
                <w:rFonts w:ascii="Arial" w:eastAsia="Times New Roman" w:hAnsi="Arial" w:cs="Arial"/>
                <w:sz w:val="24"/>
                <w:szCs w:val="24"/>
              </w:rPr>
            </w:rPrChange>
          </w:rPr>
          <w:t>among males and females in different age groups</w:t>
        </w:r>
      </w:ins>
      <w:ins w:id="1474" w:author="Sujil Kumar Koottathampathiyil" w:date="2022-06-12T09:39:00Z">
        <w:r w:rsidR="003A479E" w:rsidRPr="00F55E15">
          <w:rPr>
            <w:rFonts w:ascii="Arial" w:eastAsia="Times New Roman" w:hAnsi="Arial" w:cs="Arial"/>
            <w:i/>
            <w:iCs/>
            <w:sz w:val="24"/>
            <w:szCs w:val="24"/>
            <w:rPrChange w:id="1475" w:author="Sujil Kumar Koottathampathiyil" w:date="2022-06-12T09:45:00Z">
              <w:rPr>
                <w:rFonts w:ascii="Arial" w:eastAsia="Times New Roman" w:hAnsi="Arial" w:cs="Arial"/>
                <w:sz w:val="24"/>
                <w:szCs w:val="24"/>
              </w:rPr>
            </w:rPrChange>
          </w:rPr>
          <w:t xml:space="preserve"> in different countries</w:t>
        </w:r>
      </w:ins>
    </w:p>
    <w:p w14:paraId="790A289D" w14:textId="7F923D60" w:rsidR="003B769A" w:rsidRDefault="003B769A" w:rsidP="005D4B76">
      <w:pPr>
        <w:spacing w:line="360" w:lineRule="auto"/>
        <w:jc w:val="both"/>
        <w:rPr>
          <w:ins w:id="1476" w:author="Sujil Kumar Koottathampathiyil" w:date="2022-06-12T09:40:00Z"/>
          <w:rFonts w:ascii="Arial" w:hAnsi="Arial" w:cs="Arial"/>
          <w:color w:val="000000"/>
          <w:sz w:val="24"/>
          <w:szCs w:val="24"/>
        </w:rPr>
      </w:pPr>
      <w:r w:rsidRPr="00CD75CE">
        <w:rPr>
          <w:rFonts w:ascii="Arial" w:hAnsi="Arial" w:cs="Arial"/>
          <w:color w:val="000000"/>
          <w:sz w:val="24"/>
          <w:szCs w:val="24"/>
          <w:rPrChange w:id="1477" w:author="Sujil Kumar Koottathampathiyil" w:date="2022-06-09T11:28:00Z">
            <w:rPr>
              <w:rFonts w:ascii="Arial" w:hAnsi="Arial" w:cs="Arial"/>
              <w:color w:val="000000"/>
            </w:rPr>
          </w:rPrChange>
        </w:rPr>
        <w:t>As per</w:t>
      </w:r>
      <w:ins w:id="1478" w:author="Sujil Kumar Koottathampathiyil" w:date="2022-06-09T01:18:00Z">
        <w:r w:rsidR="008651A2" w:rsidRPr="00CD75CE">
          <w:rPr>
            <w:rFonts w:ascii="Arial" w:hAnsi="Arial" w:cs="Arial"/>
            <w:color w:val="000000"/>
            <w:sz w:val="24"/>
            <w:szCs w:val="24"/>
            <w:rPrChange w:id="1479" w:author="Sujil Kumar Koottathampathiyil" w:date="2022-06-09T11:28:00Z">
              <w:rPr>
                <w:rFonts w:ascii="Arial" w:hAnsi="Arial" w:cs="Arial"/>
                <w:color w:val="000000"/>
              </w:rPr>
            </w:rPrChange>
          </w:rPr>
          <w:t xml:space="preserve"> </w:t>
        </w:r>
      </w:ins>
      <w:del w:id="1480" w:author="Sujil Kumar Koottathampathiyil" w:date="2022-06-09T01:18:00Z">
        <w:r w:rsidRPr="00CD75CE" w:rsidDel="008651A2">
          <w:rPr>
            <w:rFonts w:ascii="Arial" w:hAnsi="Arial" w:cs="Arial"/>
            <w:color w:val="000000"/>
            <w:sz w:val="24"/>
            <w:szCs w:val="24"/>
            <w:rPrChange w:id="1481" w:author="Sujil Kumar Koottathampathiyil" w:date="2022-06-09T11:28:00Z">
              <w:rPr>
                <w:rFonts w:ascii="Arial" w:hAnsi="Arial" w:cs="Arial"/>
                <w:color w:val="000000"/>
              </w:rPr>
            </w:rPrChange>
          </w:rPr>
          <w:delText xml:space="preserve"> </w:delText>
        </w:r>
      </w:del>
      <w:del w:id="1482" w:author="Sujil Kumar Koottathampathiyil" w:date="2022-06-09T01:17:00Z">
        <w:r w:rsidRPr="00CD75CE" w:rsidDel="008651A2">
          <w:rPr>
            <w:rFonts w:ascii="Arial" w:hAnsi="Arial" w:cs="Arial"/>
            <w:color w:val="000000"/>
            <w:sz w:val="24"/>
            <w:szCs w:val="24"/>
            <w:rPrChange w:id="1483"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484" w:author="Sujil Kumar Koottathampathiyil" w:date="2022-06-09T11:28:00Z">
            <w:rPr>
              <w:rFonts w:ascii="Arial" w:hAnsi="Arial" w:cs="Arial"/>
              <w:color w:val="000000"/>
            </w:rPr>
          </w:rPrChange>
        </w:rPr>
        <w:t>fig</w:t>
      </w:r>
      <w:ins w:id="1485" w:author="Sujil Kumar Koottathampathiyil" w:date="2022-06-09T08:30:00Z">
        <w:r w:rsidR="007B2F84" w:rsidRPr="00CD75CE">
          <w:rPr>
            <w:rFonts w:ascii="Arial" w:hAnsi="Arial" w:cs="Arial"/>
            <w:color w:val="000000"/>
            <w:sz w:val="24"/>
            <w:szCs w:val="24"/>
            <w:rPrChange w:id="1486" w:author="Sujil Kumar Koottathampathiyil" w:date="2022-06-09T11:28:00Z">
              <w:rPr>
                <w:rFonts w:ascii="Arial" w:hAnsi="Arial" w:cs="Arial"/>
                <w:color w:val="000000"/>
              </w:rPr>
            </w:rPrChange>
          </w:rPr>
          <w:t xml:space="preserve"> 4.</w:t>
        </w:r>
      </w:ins>
      <w:r w:rsidR="00454EF8">
        <w:rPr>
          <w:rFonts w:ascii="Arial" w:hAnsi="Arial" w:cs="Arial"/>
          <w:color w:val="000000"/>
          <w:sz w:val="24"/>
          <w:szCs w:val="24"/>
        </w:rPr>
        <w:t>4</w:t>
      </w:r>
      <w:ins w:id="1487" w:author="Sujil Kumar Koottathampathiyil" w:date="2022-06-09T01:18:00Z">
        <w:r w:rsidR="009E2B38" w:rsidRPr="00CD75CE">
          <w:rPr>
            <w:rFonts w:ascii="Arial" w:hAnsi="Arial" w:cs="Arial"/>
            <w:color w:val="000000"/>
            <w:sz w:val="24"/>
            <w:szCs w:val="24"/>
            <w:rPrChange w:id="1488" w:author="Sujil Kumar Koottathampathiyil" w:date="2022-06-09T11:28:00Z">
              <w:rPr>
                <w:rFonts w:ascii="Arial" w:hAnsi="Arial" w:cs="Arial"/>
                <w:color w:val="000000"/>
              </w:rPr>
            </w:rPrChange>
          </w:rPr>
          <w:t>,</w:t>
        </w:r>
      </w:ins>
      <w:del w:id="1489" w:author="Sujil Kumar Koottathampathiyil" w:date="2022-06-09T01:18:00Z">
        <w:r w:rsidRPr="00CD75CE" w:rsidDel="009E2B38">
          <w:rPr>
            <w:rFonts w:ascii="Arial" w:hAnsi="Arial" w:cs="Arial"/>
            <w:color w:val="000000"/>
            <w:sz w:val="24"/>
            <w:szCs w:val="24"/>
            <w:rPrChange w:id="1490"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491" w:author="Sujil Kumar Koottathampathiyil" w:date="2022-06-09T11:28:00Z">
            <w:rPr>
              <w:rFonts w:ascii="Arial" w:hAnsi="Arial" w:cs="Arial"/>
              <w:color w:val="000000"/>
            </w:rPr>
          </w:rPrChange>
        </w:rPr>
        <w:t xml:space="preserve"> </w:t>
      </w:r>
      <w:del w:id="1492" w:author="Sujil Kumar Koottathampathiyil" w:date="2022-06-09T01:17:00Z">
        <w:r w:rsidRPr="00CD75CE" w:rsidDel="008651A2">
          <w:rPr>
            <w:rFonts w:ascii="Arial" w:hAnsi="Arial" w:cs="Arial"/>
            <w:color w:val="000000"/>
            <w:sz w:val="24"/>
            <w:szCs w:val="24"/>
            <w:rPrChange w:id="1493" w:author="Sujil Kumar Koottathampathiyil" w:date="2022-06-09T11:28:00Z">
              <w:rPr>
                <w:rFonts w:ascii="Arial" w:hAnsi="Arial" w:cs="Arial"/>
                <w:color w:val="000000"/>
              </w:rPr>
            </w:rPrChange>
          </w:rPr>
          <w:delText>It’s very evident that m</w:delText>
        </w:r>
      </w:del>
      <w:ins w:id="1494" w:author="Sujil Kumar Koottathampathiyil" w:date="2022-06-09T01:17:00Z">
        <w:r w:rsidR="008651A2" w:rsidRPr="00CD75CE">
          <w:rPr>
            <w:rFonts w:ascii="Arial" w:hAnsi="Arial" w:cs="Arial"/>
            <w:color w:val="000000"/>
            <w:sz w:val="24"/>
            <w:szCs w:val="24"/>
            <w:rPrChange w:id="1495"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496" w:author="Sujil Kumar Koottathampathiyil" w:date="2022-06-09T11:28:00Z">
            <w:rPr>
              <w:rFonts w:ascii="Arial" w:hAnsi="Arial" w:cs="Arial"/>
              <w:color w:val="000000"/>
            </w:rPr>
          </w:rPrChange>
        </w:rPr>
        <w:t xml:space="preserve">ost </w:t>
      </w:r>
      <w:del w:id="1497" w:author="Sujil Kumar Koottathampathiyil" w:date="2022-06-09T01:18:00Z">
        <w:r w:rsidRPr="00CD75CE" w:rsidDel="00AE070A">
          <w:rPr>
            <w:rFonts w:ascii="Arial" w:hAnsi="Arial" w:cs="Arial"/>
            <w:color w:val="000000"/>
            <w:sz w:val="24"/>
            <w:szCs w:val="24"/>
            <w:rPrChange w:id="1498"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499" w:author="Sujil Kumar Koottathampathiyil" w:date="2022-06-09T11:28:00Z">
            <w:rPr>
              <w:rFonts w:ascii="Arial" w:hAnsi="Arial" w:cs="Arial"/>
              <w:color w:val="000000"/>
            </w:rPr>
          </w:rPrChange>
        </w:rPr>
        <w:t>suicides are happening between the age of 35 and 54. And out of the</w:t>
      </w:r>
      <w:del w:id="1500" w:author="Sujil Kumar Koottathampathiyil" w:date="2022-06-09T01:18:00Z">
        <w:r w:rsidRPr="00CD75CE" w:rsidDel="00AE070A">
          <w:rPr>
            <w:rFonts w:ascii="Arial" w:hAnsi="Arial" w:cs="Arial"/>
            <w:color w:val="000000"/>
            <w:sz w:val="24"/>
            <w:szCs w:val="24"/>
            <w:rPrChange w:id="1501"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502"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503"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504"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505"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506"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507" w:author="Sujil Kumar Koottathampathiyil" w:date="2022-06-09T11:28:00Z">
            <w:rPr>
              <w:rFonts w:ascii="Arial" w:hAnsi="Arial" w:cs="Arial"/>
              <w:color w:val="000000"/>
            </w:rPr>
          </w:rPrChange>
        </w:rPr>
        <w:t xml:space="preserve"> we can see from the age of five to fourteen children are less likely to commit suicide.</w:t>
      </w:r>
    </w:p>
    <w:p w14:paraId="18105DBD" w14:textId="5646BC9D" w:rsidR="00D74B38" w:rsidRDefault="00D74B38" w:rsidP="005D4B76">
      <w:pPr>
        <w:spacing w:line="360" w:lineRule="auto"/>
        <w:jc w:val="both"/>
        <w:rPr>
          <w:ins w:id="1508" w:author="Sujil Kumar Koottathampathiyil" w:date="2022-06-12T09:40:00Z"/>
          <w:rFonts w:ascii="Arial" w:hAnsi="Arial" w:cs="Arial"/>
          <w:color w:val="000000"/>
          <w:sz w:val="24"/>
          <w:szCs w:val="24"/>
        </w:rPr>
      </w:pPr>
    </w:p>
    <w:p w14:paraId="72BEBE2E" w14:textId="5A903E9E" w:rsidR="00D74B38" w:rsidRPr="00D74B38" w:rsidRDefault="00D74B38">
      <w:pPr>
        <w:spacing w:line="360" w:lineRule="auto"/>
        <w:jc w:val="center"/>
        <w:rPr>
          <w:rFonts w:ascii="Arial" w:hAnsi="Arial" w:cs="Arial"/>
          <w:b/>
          <w:bCs/>
          <w:color w:val="000000"/>
          <w:sz w:val="24"/>
          <w:szCs w:val="24"/>
          <w:rPrChange w:id="1509" w:author="Sujil Kumar Koottathampathiyil" w:date="2022-06-12T09:40:00Z">
            <w:rPr>
              <w:rFonts w:ascii="Arial" w:hAnsi="Arial" w:cs="Arial"/>
              <w:color w:val="000000"/>
            </w:rPr>
          </w:rPrChange>
        </w:rPr>
        <w:pPrChange w:id="1510" w:author="Sujil Kumar Koottathampathiyil" w:date="2022-06-12T09:40:00Z">
          <w:pPr>
            <w:spacing w:line="360" w:lineRule="auto"/>
            <w:jc w:val="both"/>
          </w:pPr>
        </w:pPrChange>
      </w:pPr>
      <w:ins w:id="1511" w:author="Sujil Kumar Koottathampathiyil" w:date="2022-06-12T09:40:00Z">
        <w:r w:rsidRPr="00ED5A0B">
          <w:rPr>
            <w:rFonts w:ascii="Arial" w:hAnsi="Arial" w:cs="Arial"/>
            <w:b/>
            <w:bCs/>
            <w:sz w:val="24"/>
            <w:szCs w:val="24"/>
          </w:rPr>
          <w:lastRenderedPageBreak/>
          <w:t xml:space="preserve">Suicide per hundred thousand </w:t>
        </w:r>
        <w:r>
          <w:rPr>
            <w:rFonts w:ascii="Arial" w:hAnsi="Arial" w:cs="Arial"/>
            <w:b/>
            <w:bCs/>
            <w:sz w:val="24"/>
            <w:szCs w:val="24"/>
          </w:rPr>
          <w:t>Vs GDP Per capita</w:t>
        </w:r>
      </w:ins>
    </w:p>
    <w:p w14:paraId="4CC23A59" w14:textId="4F4CBCD8" w:rsidR="00AE070A" w:rsidRPr="00CD75CE" w:rsidRDefault="004122F9" w:rsidP="005D4B76">
      <w:pPr>
        <w:spacing w:line="360" w:lineRule="auto"/>
        <w:jc w:val="center"/>
        <w:rPr>
          <w:ins w:id="1512" w:author="Sujil Kumar Koottathampathiyil" w:date="2022-06-09T01:18:00Z"/>
          <w:rFonts w:ascii="Arial" w:hAnsi="Arial" w:cs="Arial"/>
          <w:color w:val="000000"/>
          <w:sz w:val="24"/>
          <w:szCs w:val="24"/>
          <w:rPrChange w:id="1513" w:author="Sujil Kumar Koottathampathiyil" w:date="2022-06-09T11:28:00Z">
            <w:rPr>
              <w:ins w:id="1514" w:author="Sujil Kumar Koottathampathiyil" w:date="2022-06-09T01:18:00Z"/>
              <w:rFonts w:ascii="Arial" w:hAnsi="Arial" w:cs="Arial"/>
              <w:color w:val="000000"/>
            </w:rPr>
          </w:rPrChange>
        </w:rPr>
      </w:pPr>
      <w:ins w:id="1515" w:author="Sujil Kumar Koottathampathiyil" w:date="2022-06-12T09:41:00Z">
        <w:r>
          <w:rPr>
            <w:noProof/>
          </w:rPr>
          <w:drawing>
            <wp:inline distT="0" distB="0" distL="0" distR="0" wp14:anchorId="4DF58069" wp14:editId="7FA4BC27">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9"/>
                      <a:stretch>
                        <a:fillRect/>
                      </a:stretch>
                    </pic:blipFill>
                    <pic:spPr>
                      <a:xfrm>
                        <a:off x="0" y="0"/>
                        <a:ext cx="5486400" cy="2207895"/>
                      </a:xfrm>
                      <a:prstGeom prst="rect">
                        <a:avLst/>
                      </a:prstGeom>
                    </pic:spPr>
                  </pic:pic>
                </a:graphicData>
              </a:graphic>
            </wp:inline>
          </w:drawing>
        </w:r>
      </w:ins>
    </w:p>
    <w:p w14:paraId="0ABF5BDF" w14:textId="408595F3" w:rsidR="00C11755" w:rsidRPr="00E72602" w:rsidRDefault="00AE070A" w:rsidP="005D4B76">
      <w:pPr>
        <w:spacing w:line="360" w:lineRule="auto"/>
        <w:jc w:val="center"/>
        <w:rPr>
          <w:rFonts w:ascii="Arial" w:hAnsi="Arial" w:cs="Arial"/>
          <w:i/>
          <w:iCs/>
          <w:color w:val="000000"/>
          <w:sz w:val="24"/>
          <w:szCs w:val="24"/>
          <w:rPrChange w:id="1516" w:author="Sujil Kumar Koottathampathiyil" w:date="2022-06-12T09:42:00Z">
            <w:rPr>
              <w:rFonts w:ascii="Arial" w:hAnsi="Arial" w:cs="Arial"/>
              <w:color w:val="000000"/>
            </w:rPr>
          </w:rPrChange>
        </w:rPr>
      </w:pPr>
      <w:ins w:id="1517" w:author="Sujil Kumar Koottathampathiyil" w:date="2022-06-09T01:18:00Z">
        <w:r w:rsidRPr="00E72602">
          <w:rPr>
            <w:rFonts w:ascii="Arial" w:eastAsia="Times New Roman" w:hAnsi="Arial" w:cs="Arial"/>
            <w:b/>
            <w:bCs/>
            <w:i/>
            <w:iCs/>
            <w:sz w:val="24"/>
            <w:szCs w:val="24"/>
            <w:rPrChange w:id="1518" w:author="Sujil Kumar Koottathampathiyil" w:date="2022-06-12T09:42:00Z">
              <w:rPr>
                <w:rFonts w:ascii="Arial" w:eastAsia="Times New Roman" w:hAnsi="Arial" w:cs="Arial"/>
                <w:b/>
                <w:bCs/>
                <w:sz w:val="24"/>
                <w:szCs w:val="24"/>
              </w:rPr>
            </w:rPrChange>
          </w:rPr>
          <w:t xml:space="preserve">Fig. </w:t>
        </w:r>
      </w:ins>
      <w:ins w:id="1519" w:author="Sujil Kumar Koottathampathiyil" w:date="2022-06-09T08:30:00Z">
        <w:r w:rsidR="00375DF6" w:rsidRPr="00E72602">
          <w:rPr>
            <w:rFonts w:ascii="Arial" w:eastAsia="Times New Roman" w:hAnsi="Arial" w:cs="Arial"/>
            <w:b/>
            <w:bCs/>
            <w:i/>
            <w:iCs/>
            <w:sz w:val="24"/>
            <w:szCs w:val="24"/>
            <w:rPrChange w:id="1520" w:author="Sujil Kumar Koottathampathiyil" w:date="2022-06-12T09:42:00Z">
              <w:rPr>
                <w:rFonts w:ascii="Arial" w:eastAsia="Times New Roman" w:hAnsi="Arial" w:cs="Arial"/>
                <w:b/>
                <w:bCs/>
                <w:sz w:val="24"/>
                <w:szCs w:val="24"/>
              </w:rPr>
            </w:rPrChange>
          </w:rPr>
          <w:t>4.</w:t>
        </w:r>
      </w:ins>
      <w:r w:rsidR="00186522">
        <w:rPr>
          <w:rFonts w:ascii="Arial" w:eastAsia="Times New Roman" w:hAnsi="Arial" w:cs="Arial"/>
          <w:b/>
          <w:bCs/>
          <w:i/>
          <w:iCs/>
          <w:sz w:val="24"/>
          <w:szCs w:val="24"/>
        </w:rPr>
        <w:t>5</w:t>
      </w:r>
      <w:ins w:id="1521" w:author="Sujil Kumar Koottathampathiyil" w:date="2022-06-09T01:18:00Z">
        <w:r w:rsidRPr="00E72602">
          <w:rPr>
            <w:rFonts w:ascii="Arial" w:eastAsia="Times New Roman" w:hAnsi="Arial" w:cs="Arial"/>
            <w:b/>
            <w:bCs/>
            <w:i/>
            <w:iCs/>
            <w:sz w:val="24"/>
            <w:szCs w:val="24"/>
            <w:rPrChange w:id="1522"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1523"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1524" w:author="Sujil Kumar Koottathampathiyil" w:date="2022-06-12T09:42:00Z">
              <w:rPr>
                <w:rFonts w:ascii="Arial" w:hAnsi="Arial" w:cs="Arial"/>
                <w:noProof/>
              </w:rPr>
            </w:rPrChange>
          </w:rPr>
          <w:t xml:space="preserve"> </w:t>
        </w:r>
      </w:ins>
      <w:commentRangeStart w:id="1525"/>
      <w:del w:id="1526" w:author="Sujil Kumar Koottathampathiyil" w:date="2022-06-08T23:11:00Z">
        <w:r w:rsidR="00C11755" w:rsidRPr="00E72602" w:rsidDel="0047568B">
          <w:rPr>
            <w:rFonts w:ascii="Arial" w:hAnsi="Arial" w:cs="Arial"/>
            <w:i/>
            <w:iCs/>
            <w:noProof/>
            <w:sz w:val="24"/>
            <w:szCs w:val="24"/>
            <w:rPrChange w:id="1527" w:author="Sujil Kumar Koottathampathiyil" w:date="2022-06-12T09:42: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525"/>
      <w:r w:rsidR="00FC6EEA" w:rsidRPr="00E72602">
        <w:rPr>
          <w:rStyle w:val="CommentReference"/>
          <w:rFonts w:ascii="Arial" w:hAnsi="Arial" w:cs="Arial"/>
          <w:i/>
          <w:iCs/>
          <w:sz w:val="24"/>
          <w:szCs w:val="24"/>
          <w:rPrChange w:id="1528" w:author="Sujil Kumar Koottathampathiyil" w:date="2022-06-12T09:42:00Z">
            <w:rPr>
              <w:rStyle w:val="CommentReference"/>
            </w:rPr>
          </w:rPrChange>
        </w:rPr>
        <w:commentReference w:id="1525"/>
      </w:r>
    </w:p>
    <w:p w14:paraId="71109267" w14:textId="6FEA778A" w:rsidR="00BE4396" w:rsidRPr="00CD75CE" w:rsidDel="00B149CB" w:rsidRDefault="00BE4396" w:rsidP="005D4B76">
      <w:pPr>
        <w:spacing w:line="360" w:lineRule="auto"/>
        <w:jc w:val="both"/>
        <w:rPr>
          <w:del w:id="1529" w:author="Sujil Kumar Koottathampathiyil" w:date="2022-06-12T09:46:00Z"/>
          <w:rFonts w:ascii="Arial" w:hAnsi="Arial" w:cs="Arial"/>
          <w:color w:val="000000"/>
          <w:sz w:val="24"/>
          <w:szCs w:val="24"/>
          <w:rPrChange w:id="1530" w:author="Sujil Kumar Koottathampathiyil" w:date="2022-06-09T11:28:00Z">
            <w:rPr>
              <w:del w:id="1531" w:author="Sujil Kumar Koottathampathiyil" w:date="2022-06-12T09:46:00Z"/>
              <w:rFonts w:ascii="Arial" w:hAnsi="Arial" w:cs="Arial"/>
              <w:color w:val="000000"/>
            </w:rPr>
          </w:rPrChange>
        </w:rPr>
      </w:pPr>
      <w:del w:id="1532" w:author="Sujil Kumar Koottathampathiyil" w:date="2022-06-12T09:45:00Z">
        <w:r w:rsidRPr="00CD75CE" w:rsidDel="004669B1">
          <w:rPr>
            <w:rFonts w:ascii="Arial" w:hAnsi="Arial" w:cs="Arial"/>
            <w:color w:val="000000"/>
            <w:sz w:val="24"/>
            <w:szCs w:val="24"/>
            <w:rPrChange w:id="1533" w:author="Sujil Kumar Koottathampathiyil" w:date="2022-06-09T11:28:00Z">
              <w:rPr>
                <w:rFonts w:ascii="Arial" w:hAnsi="Arial" w:cs="Arial"/>
                <w:color w:val="000000"/>
              </w:rPr>
            </w:rPrChange>
          </w:rPr>
          <w:delText xml:space="preserve">As per the fig we can see there are countries like </w:delText>
        </w:r>
        <w:r w:rsidR="00BB4160" w:rsidRPr="00CD75CE" w:rsidDel="004669B1">
          <w:rPr>
            <w:rFonts w:ascii="Arial" w:hAnsi="Arial" w:cs="Arial"/>
            <w:color w:val="000000"/>
            <w:sz w:val="24"/>
            <w:szCs w:val="24"/>
            <w:rPrChange w:id="1534" w:author="Sujil Kumar Koottathampathiyil" w:date="2022-06-09T11:28:00Z">
              <w:rPr>
                <w:rFonts w:ascii="Arial" w:hAnsi="Arial" w:cs="Arial"/>
                <w:color w:val="000000"/>
              </w:rPr>
            </w:rPrChange>
          </w:rPr>
          <w:delText>Russia,</w:delText>
        </w:r>
        <w:r w:rsidRPr="00CD75CE" w:rsidDel="004669B1">
          <w:rPr>
            <w:rFonts w:ascii="Arial" w:hAnsi="Arial" w:cs="Arial"/>
            <w:color w:val="000000"/>
            <w:sz w:val="24"/>
            <w:szCs w:val="24"/>
            <w:rPrChange w:id="1535" w:author="Sujil Kumar Koottathampathiyil" w:date="2022-06-09T11:28:00Z">
              <w:rPr>
                <w:rFonts w:ascii="Arial" w:hAnsi="Arial" w:cs="Arial"/>
                <w:color w:val="000000"/>
              </w:rPr>
            </w:rPrChange>
          </w:rPr>
          <w:delText xml:space="preserve"> Ukraine and Hungary </w:delText>
        </w:r>
      </w:del>
      <w:del w:id="1536" w:author="Sujil Kumar Koottathampathiyil" w:date="2022-06-09T08:10:00Z">
        <w:r w:rsidRPr="00CD75CE" w:rsidDel="00FC33DE">
          <w:rPr>
            <w:rFonts w:ascii="Arial" w:hAnsi="Arial" w:cs="Arial"/>
            <w:color w:val="000000"/>
            <w:sz w:val="24"/>
            <w:szCs w:val="24"/>
            <w:rPrChange w:id="1537" w:author="Sujil Kumar Koottathampathiyil" w:date="2022-06-09T11:28:00Z">
              <w:rPr>
                <w:rFonts w:ascii="Arial" w:hAnsi="Arial" w:cs="Arial"/>
                <w:color w:val="000000"/>
              </w:rPr>
            </w:rPrChange>
          </w:rPr>
          <w:delText xml:space="preserve">having </w:delText>
        </w:r>
      </w:del>
      <w:del w:id="1538" w:author="Sujil Kumar Koottathampathiyil" w:date="2022-06-12T09:45:00Z">
        <w:r w:rsidRPr="00CD75CE" w:rsidDel="004669B1">
          <w:rPr>
            <w:rFonts w:ascii="Arial" w:hAnsi="Arial" w:cs="Arial"/>
            <w:color w:val="000000"/>
            <w:sz w:val="24"/>
            <w:szCs w:val="24"/>
            <w:rPrChange w:id="1539" w:author="Sujil Kumar Koottathampathiyil" w:date="2022-06-09T11:28:00Z">
              <w:rPr>
                <w:rFonts w:ascii="Arial" w:hAnsi="Arial" w:cs="Arial"/>
                <w:color w:val="000000"/>
              </w:rPr>
            </w:rPrChange>
          </w:rPr>
          <w:delText xml:space="preserve">some sort of </w:delText>
        </w:r>
        <w:r w:rsidR="00B823BF" w:rsidRPr="00CD75CE" w:rsidDel="004669B1">
          <w:rPr>
            <w:rFonts w:ascii="Arial" w:hAnsi="Arial" w:cs="Arial"/>
            <w:color w:val="000000"/>
            <w:sz w:val="24"/>
            <w:szCs w:val="24"/>
            <w:rPrChange w:id="1540" w:author="Sujil Kumar Koottathampathiyil" w:date="2022-06-09T11:28:00Z">
              <w:rPr>
                <w:rFonts w:ascii="Arial" w:hAnsi="Arial" w:cs="Arial"/>
                <w:color w:val="000000"/>
              </w:rPr>
            </w:rPrChange>
          </w:rPr>
          <w:delText>relation</w:delText>
        </w:r>
        <w:r w:rsidRPr="00CD75CE" w:rsidDel="004669B1">
          <w:rPr>
            <w:rFonts w:ascii="Arial" w:hAnsi="Arial" w:cs="Arial"/>
            <w:color w:val="000000"/>
            <w:sz w:val="24"/>
            <w:szCs w:val="24"/>
            <w:rPrChange w:id="1541" w:author="Sujil Kumar Koottathampathiyil" w:date="2022-06-09T11:28:00Z">
              <w:rPr>
                <w:rFonts w:ascii="Arial" w:hAnsi="Arial" w:cs="Arial"/>
                <w:color w:val="000000"/>
              </w:rPr>
            </w:rPrChange>
          </w:rPr>
          <w:delText xml:space="preserve"> in terms of number of suicides per hundred k.</w:delText>
        </w:r>
        <w:r w:rsidR="007E1A18" w:rsidRPr="00CD75CE" w:rsidDel="004669B1">
          <w:rPr>
            <w:rFonts w:ascii="Arial" w:hAnsi="Arial" w:cs="Arial"/>
            <w:color w:val="000000"/>
            <w:sz w:val="24"/>
            <w:szCs w:val="24"/>
            <w:rPrChange w:id="1542" w:author="Sujil Kumar Koottathampathiyil" w:date="2022-06-09T11:28:00Z">
              <w:rPr>
                <w:rFonts w:ascii="Arial" w:hAnsi="Arial" w:cs="Arial"/>
                <w:color w:val="000000"/>
              </w:rPr>
            </w:rPrChange>
          </w:rPr>
          <w:delText xml:space="preserve"> As per the report from</w:delText>
        </w:r>
      </w:del>
      <w:del w:id="1543" w:author="Sujil Kumar Koottathampathiyil" w:date="2022-06-12T09:44:00Z">
        <w:r w:rsidR="007E1A18" w:rsidRPr="00CD75CE" w:rsidDel="00EA5F9E">
          <w:rPr>
            <w:rFonts w:ascii="Arial" w:hAnsi="Arial" w:cs="Arial"/>
            <w:color w:val="000000"/>
            <w:sz w:val="24"/>
            <w:szCs w:val="24"/>
            <w:rPrChange w:id="1544" w:author="Sujil Kumar Koottathampathiyil" w:date="2022-06-09T11:28:00Z">
              <w:rPr>
                <w:rFonts w:ascii="Arial" w:hAnsi="Arial" w:cs="Arial"/>
                <w:color w:val="000000"/>
              </w:rPr>
            </w:rPrChange>
          </w:rPr>
          <w:delText xml:space="preserve"> </w:delText>
        </w:r>
      </w:del>
      <w:customXmlDelRangeStart w:id="1545"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Content>
          <w:customXmlDelRangeEnd w:id="1545"/>
          <w:del w:id="1546" w:author="Sujil Kumar Koottathampathiyil" w:date="2022-06-08T19:46:00Z">
            <w:r w:rsidR="00770ACD" w:rsidRPr="004E08F8" w:rsidDel="00C518DB">
              <w:rPr>
                <w:rFonts w:ascii="Arial" w:hAnsi="Arial" w:cs="Arial"/>
                <w:color w:val="000000"/>
                <w:sz w:val="24"/>
                <w:szCs w:val="24"/>
                <w:rPrChange w:id="1547" w:author="Sujil Kumar Koottathampathiyil" w:date="2022-06-11T23:58:00Z">
                  <w:rPr>
                    <w:rFonts w:ascii="Arial" w:hAnsi="Arial" w:cs="Arial"/>
                    <w:color w:val="000000"/>
                  </w:rPr>
                </w:rPrChange>
              </w:rPr>
              <w:delText>BBC News</w:delText>
            </w:r>
          </w:del>
          <w:customXmlDelRangeStart w:id="1548" w:author="Sujil Kumar Koottathampathiyil" w:date="2022-06-12T09:44:00Z"/>
        </w:sdtContent>
      </w:sdt>
      <w:customXmlDelRangeEnd w:id="1548"/>
      <w:del w:id="1549" w:author="Sujil Kumar Koottathampathiyil" w:date="2022-06-12T09:45:00Z">
        <w:r w:rsidR="007E1A18" w:rsidRPr="00CD75CE" w:rsidDel="004669B1">
          <w:rPr>
            <w:rFonts w:ascii="Arial" w:hAnsi="Arial" w:cs="Arial"/>
            <w:color w:val="000000"/>
            <w:sz w:val="24"/>
            <w:szCs w:val="24"/>
            <w:rPrChange w:id="1550" w:author="Sujil Kumar Koottathampathiyil" w:date="2022-06-09T11:28:00Z">
              <w:rPr>
                <w:rFonts w:ascii="Arial" w:hAnsi="Arial" w:cs="Arial"/>
                <w:color w:val="000000"/>
              </w:rPr>
            </w:rPrChange>
          </w:rPr>
          <w:delText xml:space="preserve">, the reasons for suicides in Ukraine </w:delText>
        </w:r>
      </w:del>
      <w:del w:id="1551" w:author="Sujil Kumar Koottathampathiyil" w:date="2022-06-09T08:10:00Z">
        <w:r w:rsidR="007E1A18" w:rsidRPr="00CD75CE" w:rsidDel="00FC33DE">
          <w:rPr>
            <w:rFonts w:ascii="Arial" w:hAnsi="Arial" w:cs="Arial"/>
            <w:color w:val="000000"/>
            <w:sz w:val="24"/>
            <w:szCs w:val="24"/>
            <w:rPrChange w:id="1552" w:author="Sujil Kumar Koottathampathiyil" w:date="2022-06-09T11:28:00Z">
              <w:rPr>
                <w:rFonts w:ascii="Arial" w:hAnsi="Arial" w:cs="Arial"/>
                <w:color w:val="000000"/>
              </w:rPr>
            </w:rPrChange>
          </w:rPr>
          <w:delText xml:space="preserve">is </w:delText>
        </w:r>
      </w:del>
      <w:del w:id="1553" w:author="Sujil Kumar Koottathampathiyil" w:date="2022-06-09T08:11:00Z">
        <w:r w:rsidR="007E1A18" w:rsidRPr="00CD75CE" w:rsidDel="00FC33DE">
          <w:rPr>
            <w:rFonts w:ascii="Arial" w:hAnsi="Arial" w:cs="Arial"/>
            <w:color w:val="000000"/>
            <w:sz w:val="24"/>
            <w:szCs w:val="24"/>
            <w:rPrChange w:id="1554" w:author="Sujil Kumar Koottathampathiyil" w:date="2022-06-09T11:28:00Z">
              <w:rPr>
                <w:rFonts w:ascii="Arial" w:hAnsi="Arial" w:cs="Arial"/>
                <w:color w:val="000000"/>
              </w:rPr>
            </w:rPrChange>
          </w:rPr>
          <w:delText xml:space="preserve">an </w:delText>
        </w:r>
      </w:del>
      <w:del w:id="1555" w:author="Sujil Kumar Koottathampathiyil" w:date="2022-06-12T09:45:00Z">
        <w:r w:rsidR="007E1A18" w:rsidRPr="00CD75CE" w:rsidDel="004669B1">
          <w:rPr>
            <w:rFonts w:ascii="Arial" w:hAnsi="Arial" w:cs="Arial"/>
            <w:color w:val="000000"/>
            <w:sz w:val="24"/>
            <w:szCs w:val="24"/>
            <w:rPrChange w:id="1556" w:author="Sujil Kumar Koottathampathiyil" w:date="2022-06-09T11:28:00Z">
              <w:rPr>
                <w:rFonts w:ascii="Arial" w:hAnsi="Arial" w:cs="Arial"/>
                <w:color w:val="000000"/>
              </w:rPr>
            </w:rPrChange>
          </w:rPr>
          <w:delText>after</w:delText>
        </w:r>
      </w:del>
      <w:del w:id="1557" w:author="Sujil Kumar Koottathampathiyil" w:date="2022-06-09T08:10:00Z">
        <w:r w:rsidR="007E1A18" w:rsidRPr="00CD75CE" w:rsidDel="00FC33DE">
          <w:rPr>
            <w:rFonts w:ascii="Arial" w:hAnsi="Arial" w:cs="Arial"/>
            <w:color w:val="000000"/>
            <w:sz w:val="24"/>
            <w:szCs w:val="24"/>
            <w:rPrChange w:id="1558" w:author="Sujil Kumar Koottathampathiyil" w:date="2022-06-09T11:28:00Z">
              <w:rPr>
                <w:rFonts w:ascii="Arial" w:hAnsi="Arial" w:cs="Arial"/>
                <w:color w:val="000000"/>
              </w:rPr>
            </w:rPrChange>
          </w:rPr>
          <w:delText xml:space="preserve"> </w:delText>
        </w:r>
      </w:del>
      <w:del w:id="1559" w:author="Sujil Kumar Koottathampathiyil" w:date="2022-06-12T09:45:00Z">
        <w:r w:rsidR="007E1A18" w:rsidRPr="00CD75CE" w:rsidDel="004669B1">
          <w:rPr>
            <w:rFonts w:ascii="Arial" w:hAnsi="Arial" w:cs="Arial"/>
            <w:color w:val="000000"/>
            <w:sz w:val="24"/>
            <w:szCs w:val="24"/>
            <w:rPrChange w:id="1560" w:author="Sujil Kumar Koottathampathiyil" w:date="2022-06-09T11:28:00Z">
              <w:rPr>
                <w:rFonts w:ascii="Arial" w:hAnsi="Arial" w:cs="Arial"/>
                <w:color w:val="000000"/>
              </w:rPr>
            </w:rPrChange>
          </w:rPr>
          <w:delText xml:space="preserve">math of the conflicts between Russia and Ukraine and continuous war. </w:delText>
        </w:r>
        <w:r w:rsidR="00A03543" w:rsidRPr="00CD75CE" w:rsidDel="004669B1">
          <w:rPr>
            <w:rFonts w:ascii="Arial" w:hAnsi="Arial" w:cs="Arial"/>
            <w:color w:val="000000"/>
            <w:sz w:val="24"/>
            <w:szCs w:val="24"/>
            <w:rPrChange w:id="1561" w:author="Sujil Kumar Koottathampathiyil" w:date="2022-06-09T11:28:00Z">
              <w:rPr>
                <w:rFonts w:ascii="Arial" w:hAnsi="Arial" w:cs="Arial"/>
                <w:color w:val="000000"/>
              </w:rPr>
            </w:rPrChange>
          </w:rPr>
          <w:delText xml:space="preserve">Our data clearly </w:delText>
        </w:r>
      </w:del>
      <w:del w:id="1562" w:author="Sujil Kumar Koottathampathiyil" w:date="2022-06-09T08:10:00Z">
        <w:r w:rsidR="00A03543" w:rsidRPr="00CD75CE" w:rsidDel="00FC33DE">
          <w:rPr>
            <w:rFonts w:ascii="Arial" w:hAnsi="Arial" w:cs="Arial"/>
            <w:color w:val="000000"/>
            <w:sz w:val="24"/>
            <w:szCs w:val="24"/>
            <w:rPrChange w:id="1563" w:author="Sujil Kumar Koottathampathiyil" w:date="2022-06-09T11:28:00Z">
              <w:rPr>
                <w:rFonts w:ascii="Arial" w:hAnsi="Arial" w:cs="Arial"/>
                <w:color w:val="000000"/>
              </w:rPr>
            </w:rPrChange>
          </w:rPr>
          <w:delText xml:space="preserve">shown </w:delText>
        </w:r>
      </w:del>
      <w:del w:id="1564" w:author="Sujil Kumar Koottathampathiyil" w:date="2022-06-09T08:11:00Z">
        <w:r w:rsidR="00A03543" w:rsidRPr="00CD75CE" w:rsidDel="00FC33DE">
          <w:rPr>
            <w:rFonts w:ascii="Arial" w:hAnsi="Arial" w:cs="Arial"/>
            <w:color w:val="000000"/>
            <w:sz w:val="24"/>
            <w:szCs w:val="24"/>
            <w:rPrChange w:id="1565" w:author="Sujil Kumar Koottathampathiyil" w:date="2022-06-09T11:28:00Z">
              <w:rPr>
                <w:rFonts w:ascii="Arial" w:hAnsi="Arial" w:cs="Arial"/>
                <w:color w:val="000000"/>
              </w:rPr>
            </w:rPrChange>
          </w:rPr>
          <w:delText xml:space="preserve">the </w:delText>
        </w:r>
      </w:del>
      <w:del w:id="1566" w:author="Sujil Kumar Koottathampathiyil" w:date="2022-06-12T09:45:00Z">
        <w:r w:rsidR="00A03543" w:rsidRPr="00CD75CE" w:rsidDel="004669B1">
          <w:rPr>
            <w:rFonts w:ascii="Arial" w:hAnsi="Arial" w:cs="Arial"/>
            <w:color w:val="000000"/>
            <w:sz w:val="24"/>
            <w:szCs w:val="24"/>
            <w:rPrChange w:id="1567" w:author="Sujil Kumar Koottathampathiyil" w:date="2022-06-09T11:28:00Z">
              <w:rPr>
                <w:rFonts w:ascii="Arial" w:hAnsi="Arial" w:cs="Arial"/>
                <w:color w:val="000000"/>
              </w:rPr>
            </w:rPrChange>
          </w:rPr>
          <w:delText xml:space="preserve">one of the most affected </w:delText>
        </w:r>
        <w:r w:rsidR="00BB4160" w:rsidRPr="00CD75CE" w:rsidDel="004669B1">
          <w:rPr>
            <w:rFonts w:ascii="Arial" w:hAnsi="Arial" w:cs="Arial"/>
            <w:color w:val="000000"/>
            <w:sz w:val="24"/>
            <w:szCs w:val="24"/>
            <w:rPrChange w:id="1568" w:author="Sujil Kumar Koottathampathiyil" w:date="2022-06-09T11:28:00Z">
              <w:rPr>
                <w:rFonts w:ascii="Arial" w:hAnsi="Arial" w:cs="Arial"/>
                <w:color w:val="000000"/>
              </w:rPr>
            </w:rPrChange>
          </w:rPr>
          <w:delText>countries</w:delText>
        </w:r>
        <w:r w:rsidR="00A03543" w:rsidRPr="00CD75CE" w:rsidDel="004669B1">
          <w:rPr>
            <w:rFonts w:ascii="Arial" w:hAnsi="Arial" w:cs="Arial"/>
            <w:color w:val="000000"/>
            <w:sz w:val="24"/>
            <w:szCs w:val="24"/>
            <w:rPrChange w:id="1569" w:author="Sujil Kumar Koottathampathiyil" w:date="2022-06-09T11:28:00Z">
              <w:rPr>
                <w:rFonts w:ascii="Arial" w:hAnsi="Arial" w:cs="Arial"/>
                <w:color w:val="000000"/>
              </w:rPr>
            </w:rPrChange>
          </w:rPr>
          <w:delText xml:space="preserve"> in terms of suicide </w:delText>
        </w:r>
      </w:del>
      <w:del w:id="1570" w:author="Sujil Kumar Koottathampathiyil" w:date="2022-06-09T08:12:00Z">
        <w:r w:rsidR="00A03543" w:rsidRPr="00CD75CE" w:rsidDel="00FC33DE">
          <w:rPr>
            <w:rFonts w:ascii="Arial" w:hAnsi="Arial" w:cs="Arial"/>
            <w:color w:val="000000"/>
            <w:sz w:val="24"/>
            <w:szCs w:val="24"/>
            <w:rPrChange w:id="1571" w:author="Sujil Kumar Koottathampathiyil" w:date="2022-06-09T11:28:00Z">
              <w:rPr>
                <w:rFonts w:ascii="Arial" w:hAnsi="Arial" w:cs="Arial"/>
                <w:color w:val="000000"/>
              </w:rPr>
            </w:rPrChange>
          </w:rPr>
          <w:delText xml:space="preserve">as </w:delText>
        </w:r>
      </w:del>
      <w:del w:id="1572" w:author="Sujil Kumar Koottathampathiyil" w:date="2022-06-12T09:45:00Z">
        <w:r w:rsidR="00A03543" w:rsidRPr="00CD75CE" w:rsidDel="004669B1">
          <w:rPr>
            <w:rFonts w:ascii="Arial" w:hAnsi="Arial" w:cs="Arial"/>
            <w:color w:val="000000"/>
            <w:sz w:val="24"/>
            <w:szCs w:val="24"/>
            <w:rPrChange w:id="1573" w:author="Sujil Kumar Koottathampathiyil" w:date="2022-06-09T11:28:00Z">
              <w:rPr>
                <w:rFonts w:ascii="Arial" w:hAnsi="Arial" w:cs="Arial"/>
                <w:color w:val="000000"/>
              </w:rPr>
            </w:rPrChange>
          </w:rPr>
          <w:delText>Ukraine.</w:delText>
        </w:r>
      </w:del>
      <w:ins w:id="1574" w:author="Sujil Kumar Koottathampathiyil" w:date="2022-06-12T09:44:00Z">
        <w:r w:rsidR="009006A9" w:rsidRPr="009006A9">
          <w:rPr>
            <w:rFonts w:ascii="Arial" w:hAnsi="Arial" w:cs="Arial"/>
            <w:color w:val="000000"/>
            <w:sz w:val="24"/>
            <w:szCs w:val="24"/>
          </w:rPr>
          <w:t xml:space="preserve">As seen in the </w:t>
        </w:r>
        <w:r w:rsidR="009006A9">
          <w:rPr>
            <w:rFonts w:ascii="Arial" w:hAnsi="Arial" w:cs="Arial"/>
            <w:color w:val="000000"/>
            <w:sz w:val="24"/>
            <w:szCs w:val="24"/>
          </w:rPr>
          <w:t>fig 4.</w:t>
        </w:r>
      </w:ins>
      <w:r w:rsidR="00164F1D">
        <w:rPr>
          <w:rFonts w:ascii="Arial" w:hAnsi="Arial" w:cs="Arial"/>
          <w:color w:val="000000"/>
          <w:sz w:val="24"/>
          <w:szCs w:val="24"/>
        </w:rPr>
        <w:t>5</w:t>
      </w:r>
      <w:ins w:id="1575" w:author="Sujil Kumar Koottathampathiyil" w:date="2022-06-12T09:44:00Z">
        <w:r w:rsidR="009006A9" w:rsidRPr="009006A9">
          <w:rPr>
            <w:rFonts w:ascii="Arial" w:hAnsi="Arial" w:cs="Arial"/>
            <w:color w:val="000000"/>
            <w:sz w:val="24"/>
            <w:szCs w:val="24"/>
          </w:rPr>
          <w:t xml:space="preserve">, nations such as Russia, Ukraine, and Hungary have some form of relationship in terms of the number of suicides per 100,000 people. According to a </w:t>
        </w:r>
      </w:ins>
      <w:customXmlInsRangeStart w:id="1576"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462148196"/>
          <w:placeholder>
            <w:docPart w:val="DEFC5305E6B446CF99AD4028483B7B4B"/>
          </w:placeholder>
        </w:sdtPr>
        <w:sdtContent>
          <w:customXmlInsRangeEnd w:id="1576"/>
          <w:ins w:id="1577" w:author="Sujil Kumar Koottathampathiyil" w:date="2022-06-12T09:44:00Z">
            <w:r w:rsidR="00EA5F9E" w:rsidRPr="004E08F8">
              <w:rPr>
                <w:rFonts w:ascii="Arial" w:hAnsi="Arial" w:cs="Arial"/>
                <w:color w:val="000000"/>
                <w:sz w:val="24"/>
                <w:szCs w:val="24"/>
              </w:rPr>
              <w:t>BBC News</w:t>
            </w:r>
          </w:ins>
          <w:customXmlInsRangeStart w:id="1578" w:author="Sujil Kumar Koottathampathiyil" w:date="2022-06-12T09:44:00Z"/>
        </w:sdtContent>
      </w:sdt>
      <w:customXmlInsRangeEnd w:id="1578"/>
      <w:ins w:id="1579" w:author="Sujil Kumar Koottathampathiyil" w:date="2022-06-12T09:44:00Z">
        <w:r w:rsidR="00EA5F9E" w:rsidRPr="009006A9">
          <w:rPr>
            <w:rFonts w:ascii="Arial" w:hAnsi="Arial" w:cs="Arial"/>
            <w:color w:val="000000"/>
            <w:sz w:val="24"/>
            <w:szCs w:val="24"/>
          </w:rPr>
          <w:t xml:space="preserve"> </w:t>
        </w:r>
        <w:r w:rsidR="009006A9" w:rsidRPr="009006A9">
          <w:rPr>
            <w:rFonts w:ascii="Arial" w:hAnsi="Arial" w:cs="Arial"/>
            <w:color w:val="000000"/>
            <w:sz w:val="24"/>
            <w:szCs w:val="24"/>
          </w:rPr>
          <w:t>article, the causes of suicide in Ukraine are the consequences of Russia-Ukraine hostilities and the ongoing war. Ukraine is undoubtedly one of the most afflicted countries in terms of suicide, according to our statistics.</w:t>
        </w:r>
      </w:ins>
    </w:p>
    <w:p w14:paraId="449D547F" w14:textId="4848565D" w:rsidR="00D94E2E" w:rsidRDefault="00D94E2E" w:rsidP="00B149CB">
      <w:pPr>
        <w:spacing w:line="360" w:lineRule="auto"/>
        <w:jc w:val="both"/>
        <w:rPr>
          <w:ins w:id="1580" w:author="Sujil Kumar Koottathampathiyil" w:date="2022-06-12T09:46:00Z"/>
          <w:rFonts w:ascii="Arial" w:hAnsi="Arial" w:cs="Arial"/>
          <w:color w:val="000000"/>
          <w:sz w:val="24"/>
          <w:szCs w:val="24"/>
        </w:rPr>
      </w:pPr>
    </w:p>
    <w:p w14:paraId="1A26193C" w14:textId="426E35BB" w:rsidR="00B149CB" w:rsidDel="00B149CB" w:rsidRDefault="00B149CB" w:rsidP="005D4B76">
      <w:pPr>
        <w:spacing w:line="360" w:lineRule="auto"/>
        <w:jc w:val="center"/>
        <w:rPr>
          <w:del w:id="1581" w:author="Sujil Kumar Koottathampathiyil" w:date="2022-06-12T09:50:00Z"/>
          <w:rFonts w:ascii="Arial" w:eastAsia="Times New Roman" w:hAnsi="Arial" w:cs="Arial"/>
          <w:b/>
          <w:bCs/>
          <w:sz w:val="24"/>
          <w:szCs w:val="24"/>
        </w:rPr>
      </w:pPr>
      <w:ins w:id="1582" w:author="Sujil Kumar Koottathampathiyil" w:date="2022-06-12T09:47:00Z">
        <w:r w:rsidRPr="00B149CB">
          <w:rPr>
            <w:rFonts w:ascii="Arial" w:eastAsia="Times New Roman" w:hAnsi="Arial" w:cs="Arial"/>
            <w:b/>
            <w:bCs/>
            <w:sz w:val="24"/>
            <w:szCs w:val="24"/>
            <w:rPrChange w:id="1583" w:author="Sujil Kumar Koottathampathiyil" w:date="2022-06-12T09:47:00Z">
              <w:rPr>
                <w:rFonts w:ascii="Arial" w:eastAsia="Times New Roman" w:hAnsi="Arial" w:cs="Arial"/>
                <w:i/>
                <w:iCs/>
                <w:sz w:val="24"/>
                <w:szCs w:val="24"/>
              </w:rPr>
            </w:rPrChange>
          </w:rPr>
          <w:t xml:space="preserve">Top ten countries with the highest suicide </w:t>
        </w:r>
      </w:ins>
      <w:ins w:id="1584" w:author="Sujil Kumar Koottathampathiyil" w:date="2022-06-12T09:49:00Z">
        <w:r>
          <w:rPr>
            <w:rFonts w:ascii="Arial" w:eastAsia="Times New Roman" w:hAnsi="Arial" w:cs="Arial"/>
            <w:b/>
            <w:bCs/>
            <w:sz w:val="24"/>
            <w:szCs w:val="24"/>
          </w:rPr>
          <w:t>averages</w:t>
        </w:r>
      </w:ins>
    </w:p>
    <w:p w14:paraId="19101CE1" w14:textId="77777777" w:rsidR="00B149CB" w:rsidRPr="00B149CB" w:rsidRDefault="00B149CB" w:rsidP="00B149CB">
      <w:pPr>
        <w:spacing w:line="360" w:lineRule="auto"/>
        <w:jc w:val="center"/>
        <w:rPr>
          <w:ins w:id="1585" w:author="Sujil Kumar Koottathampathiyil" w:date="2022-06-12T09:51:00Z"/>
          <w:rFonts w:ascii="Arial" w:hAnsi="Arial" w:cs="Arial"/>
          <w:b/>
          <w:bCs/>
          <w:color w:val="000000"/>
          <w:sz w:val="24"/>
          <w:szCs w:val="24"/>
          <w:rPrChange w:id="1586" w:author="Sujil Kumar Koottathampathiyil" w:date="2022-06-12T09:47:00Z">
            <w:rPr>
              <w:ins w:id="1587" w:author="Sujil Kumar Koottathampathiyil" w:date="2022-06-12T09:51:00Z"/>
              <w:rFonts w:ascii="Arial" w:hAnsi="Arial" w:cs="Arial"/>
              <w:color w:val="000000"/>
            </w:rPr>
          </w:rPrChange>
        </w:rPr>
      </w:pPr>
    </w:p>
    <w:p w14:paraId="62452A2C" w14:textId="31BF536D" w:rsidR="00D94E2E" w:rsidRPr="00CD75CE" w:rsidRDefault="00D94E2E" w:rsidP="005D4B76">
      <w:pPr>
        <w:spacing w:line="360" w:lineRule="auto"/>
        <w:jc w:val="center"/>
        <w:rPr>
          <w:ins w:id="1588" w:author="Sujil Kumar Koottathampathiyil" w:date="2022-06-09T01:19:00Z"/>
          <w:rFonts w:ascii="Arial" w:hAnsi="Arial" w:cs="Arial"/>
          <w:color w:val="000000"/>
          <w:sz w:val="24"/>
          <w:szCs w:val="24"/>
          <w:rPrChange w:id="1589" w:author="Sujil Kumar Koottathampathiyil" w:date="2022-06-09T11:28:00Z">
            <w:rPr>
              <w:ins w:id="1590" w:author="Sujil Kumar Koottathampathiyil" w:date="2022-06-09T01:19:00Z"/>
              <w:rFonts w:ascii="Arial" w:hAnsi="Arial" w:cs="Arial"/>
              <w:color w:val="000000"/>
            </w:rPr>
          </w:rPrChange>
        </w:rPr>
      </w:pPr>
      <w:r w:rsidRPr="00CD75CE">
        <w:rPr>
          <w:rFonts w:ascii="Arial" w:hAnsi="Arial" w:cs="Arial"/>
          <w:noProof/>
          <w:sz w:val="24"/>
          <w:szCs w:val="24"/>
          <w:rPrChange w:id="1591" w:author="Sujil Kumar Koottathampathiyil" w:date="2022-06-09T11:28:00Z">
            <w:rPr>
              <w:rFonts w:ascii="Arial" w:hAnsi="Arial" w:cs="Arial"/>
              <w:noProof/>
            </w:rPr>
          </w:rPrChange>
        </w:rPr>
        <w:drawing>
          <wp:inline distT="0" distB="0" distL="0" distR="0" wp14:anchorId="25D53E85" wp14:editId="65A636C5">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13F0504C" w14:textId="552B2AAE" w:rsidR="00B60007" w:rsidRPr="000041E9" w:rsidDel="007C032C" w:rsidRDefault="00B60007" w:rsidP="00E35266">
      <w:pPr>
        <w:spacing w:line="360" w:lineRule="auto"/>
        <w:jc w:val="center"/>
        <w:rPr>
          <w:del w:id="1592" w:author="Sujil Kumar Koottathampathiyil" w:date="2022-06-09T08:33:00Z"/>
          <w:rFonts w:ascii="Arial" w:hAnsi="Arial" w:cs="Arial"/>
          <w:i/>
          <w:iCs/>
          <w:color w:val="000000"/>
          <w:sz w:val="24"/>
          <w:szCs w:val="24"/>
          <w:rPrChange w:id="1593" w:author="Sujil Kumar Koottathampathiyil" w:date="2022-06-12T09:45:00Z">
            <w:rPr>
              <w:del w:id="1594" w:author="Sujil Kumar Koottathampathiyil" w:date="2022-06-09T08:33:00Z"/>
              <w:rFonts w:ascii="Arial" w:hAnsi="Arial" w:cs="Arial"/>
              <w:color w:val="000000"/>
            </w:rPr>
          </w:rPrChange>
        </w:rPr>
      </w:pPr>
      <w:ins w:id="1595" w:author="Sujil Kumar Koottathampathiyil" w:date="2022-06-09T01:19:00Z">
        <w:r w:rsidRPr="000041E9">
          <w:rPr>
            <w:rFonts w:ascii="Arial" w:eastAsia="Times New Roman" w:hAnsi="Arial" w:cs="Arial"/>
            <w:b/>
            <w:bCs/>
            <w:i/>
            <w:iCs/>
            <w:sz w:val="24"/>
            <w:szCs w:val="24"/>
            <w:rPrChange w:id="1596" w:author="Sujil Kumar Koottathampathiyil" w:date="2022-06-12T09:45:00Z">
              <w:rPr>
                <w:rFonts w:ascii="Arial" w:eastAsia="Times New Roman" w:hAnsi="Arial" w:cs="Arial"/>
                <w:b/>
                <w:bCs/>
                <w:sz w:val="24"/>
                <w:szCs w:val="24"/>
              </w:rPr>
            </w:rPrChange>
          </w:rPr>
          <w:t xml:space="preserve">Fig. </w:t>
        </w:r>
      </w:ins>
      <w:ins w:id="1597" w:author="Sujil Kumar Koottathampathiyil" w:date="2022-06-09T08:31:00Z">
        <w:r w:rsidR="00104050" w:rsidRPr="000041E9">
          <w:rPr>
            <w:rFonts w:ascii="Arial" w:eastAsia="Times New Roman" w:hAnsi="Arial" w:cs="Arial"/>
            <w:b/>
            <w:bCs/>
            <w:i/>
            <w:iCs/>
            <w:sz w:val="24"/>
            <w:szCs w:val="24"/>
            <w:rPrChange w:id="1598" w:author="Sujil Kumar Koottathampathiyil" w:date="2022-06-12T09:45:00Z">
              <w:rPr>
                <w:rFonts w:ascii="Arial" w:eastAsia="Times New Roman" w:hAnsi="Arial" w:cs="Arial"/>
                <w:b/>
                <w:bCs/>
                <w:sz w:val="24"/>
                <w:szCs w:val="24"/>
              </w:rPr>
            </w:rPrChange>
          </w:rPr>
          <w:t>4.</w:t>
        </w:r>
      </w:ins>
      <w:r w:rsidR="00B14B39">
        <w:rPr>
          <w:rFonts w:ascii="Arial" w:eastAsia="Times New Roman" w:hAnsi="Arial" w:cs="Arial"/>
          <w:b/>
          <w:bCs/>
          <w:i/>
          <w:iCs/>
          <w:sz w:val="24"/>
          <w:szCs w:val="24"/>
        </w:rPr>
        <w:t>6</w:t>
      </w:r>
      <w:ins w:id="1599" w:author="Sujil Kumar Koottathampathiyil" w:date="2022-06-09T01:19:00Z">
        <w:r w:rsidRPr="000041E9">
          <w:rPr>
            <w:rFonts w:ascii="Arial" w:eastAsia="Times New Roman" w:hAnsi="Arial" w:cs="Arial"/>
            <w:b/>
            <w:bCs/>
            <w:i/>
            <w:iCs/>
            <w:sz w:val="24"/>
            <w:szCs w:val="24"/>
            <w:rPrChange w:id="1600" w:author="Sujil Kumar Koottathampathiyil" w:date="2022-06-12T09:45:00Z">
              <w:rPr>
                <w:rFonts w:ascii="Arial" w:eastAsia="Times New Roman" w:hAnsi="Arial" w:cs="Arial"/>
                <w:b/>
                <w:bCs/>
                <w:sz w:val="24"/>
                <w:szCs w:val="24"/>
              </w:rPr>
            </w:rPrChange>
          </w:rPr>
          <w:t>:</w:t>
        </w:r>
        <w:r w:rsidRPr="000041E9">
          <w:rPr>
            <w:rFonts w:ascii="Arial" w:eastAsia="Times New Roman" w:hAnsi="Arial" w:cs="Arial"/>
            <w:i/>
            <w:iCs/>
            <w:sz w:val="24"/>
            <w:szCs w:val="24"/>
            <w:rPrChange w:id="1601" w:author="Sujil Kumar Koottathampathiyil" w:date="2022-06-12T09:45:00Z">
              <w:rPr>
                <w:rFonts w:ascii="Arial" w:eastAsia="Times New Roman" w:hAnsi="Arial" w:cs="Arial"/>
                <w:sz w:val="24"/>
                <w:szCs w:val="24"/>
              </w:rPr>
            </w:rPrChange>
          </w:rPr>
          <w:t xml:space="preserve"> Top ten countries with the highest suicide rates</w:t>
        </w:r>
      </w:ins>
    </w:p>
    <w:p w14:paraId="66C73BDB" w14:textId="6C204B76" w:rsidR="00684171" w:rsidRPr="000041E9" w:rsidRDefault="00684171">
      <w:pPr>
        <w:spacing w:line="360" w:lineRule="auto"/>
        <w:jc w:val="center"/>
        <w:rPr>
          <w:rFonts w:ascii="Arial" w:hAnsi="Arial" w:cs="Arial"/>
          <w:i/>
          <w:iCs/>
          <w:color w:val="000000"/>
          <w:sz w:val="24"/>
          <w:szCs w:val="24"/>
          <w:rPrChange w:id="1602" w:author="Sujil Kumar Koottathampathiyil" w:date="2022-06-12T09:45:00Z">
            <w:rPr>
              <w:rFonts w:ascii="Arial" w:hAnsi="Arial" w:cs="Arial"/>
              <w:color w:val="000000"/>
            </w:rPr>
          </w:rPrChange>
        </w:rPr>
        <w:pPrChange w:id="1603" w:author="Sujil Kumar Koottathampathiyil" w:date="2022-06-12T23:38:00Z">
          <w:pPr>
            <w:spacing w:line="360" w:lineRule="auto"/>
            <w:jc w:val="both"/>
          </w:pPr>
        </w:pPrChange>
      </w:pPr>
    </w:p>
    <w:p w14:paraId="713F344B" w14:textId="27B93BBB" w:rsidR="00D409D9" w:rsidRPr="00902F35" w:rsidRDefault="00D82E28" w:rsidP="00D409D9">
      <w:pPr>
        <w:spacing w:line="360" w:lineRule="auto"/>
        <w:jc w:val="both"/>
        <w:rPr>
          <w:ins w:id="1604" w:author="Sujil Kumar Koottathampathiyil" w:date="2022-06-12T10:16:00Z"/>
          <w:rFonts w:ascii="Arial" w:hAnsi="Arial" w:cs="Arial"/>
          <w:color w:val="000000"/>
          <w:sz w:val="24"/>
          <w:szCs w:val="24"/>
        </w:rPr>
      </w:pPr>
      <w:commentRangeStart w:id="1605"/>
      <w:del w:id="1606" w:author="Sujil Kumar Koottathampathiyil" w:date="2022-06-12T10:16:00Z">
        <w:r w:rsidRPr="00CD75CE" w:rsidDel="00D409D9">
          <w:rPr>
            <w:rFonts w:ascii="Arial" w:hAnsi="Arial" w:cs="Arial"/>
            <w:color w:val="000000"/>
            <w:sz w:val="24"/>
            <w:szCs w:val="24"/>
            <w:rPrChange w:id="1607" w:author="Sujil Kumar Koottathampathiyil" w:date="2022-06-09T11:28:00Z">
              <w:rPr>
                <w:rFonts w:ascii="Arial" w:hAnsi="Arial" w:cs="Arial"/>
                <w:color w:val="000000"/>
              </w:rPr>
            </w:rPrChange>
          </w:rPr>
          <w:lastRenderedPageBreak/>
          <w:delText xml:space="preserve">The above figure shows the scale of suicides </w:delText>
        </w:r>
      </w:del>
      <w:del w:id="1608" w:author="Sujil Kumar Koottathampathiyil" w:date="2022-06-09T08:09:00Z">
        <w:r w:rsidRPr="00CD75CE" w:rsidDel="00D9566B">
          <w:rPr>
            <w:rFonts w:ascii="Arial" w:hAnsi="Arial" w:cs="Arial"/>
            <w:color w:val="000000"/>
            <w:sz w:val="24"/>
            <w:szCs w:val="24"/>
            <w:rPrChange w:id="1609" w:author="Sujil Kumar Koottathampathiyil" w:date="2022-06-09T11:28:00Z">
              <w:rPr>
                <w:rFonts w:ascii="Arial" w:hAnsi="Arial" w:cs="Arial"/>
                <w:color w:val="000000"/>
              </w:rPr>
            </w:rPrChange>
          </w:rPr>
          <w:delText xml:space="preserve">among </w:delText>
        </w:r>
      </w:del>
      <w:del w:id="1610" w:author="Sujil Kumar Koottathampathiyil" w:date="2022-06-12T10:16:00Z">
        <w:r w:rsidRPr="00CD75CE" w:rsidDel="00D409D9">
          <w:rPr>
            <w:rFonts w:ascii="Arial" w:hAnsi="Arial" w:cs="Arial"/>
            <w:color w:val="000000"/>
            <w:sz w:val="24"/>
            <w:szCs w:val="24"/>
            <w:rPrChange w:id="1611" w:author="Sujil Kumar Koottathampathiyil" w:date="2022-06-09T11:28:00Z">
              <w:rPr>
                <w:rFonts w:ascii="Arial" w:hAnsi="Arial" w:cs="Arial"/>
                <w:color w:val="000000"/>
              </w:rPr>
            </w:rPrChange>
          </w:rPr>
          <w:delText xml:space="preserve">different countries. It is very clear to see that Russian </w:delText>
        </w:r>
      </w:del>
      <w:del w:id="1612" w:author="Sujil Kumar Koottathampathiyil" w:date="2022-06-09T08:09:00Z">
        <w:r w:rsidRPr="00CD75CE" w:rsidDel="00D9566B">
          <w:rPr>
            <w:rFonts w:ascii="Arial" w:hAnsi="Arial" w:cs="Arial"/>
            <w:color w:val="000000"/>
            <w:sz w:val="24"/>
            <w:szCs w:val="24"/>
            <w:rPrChange w:id="1613" w:author="Sujil Kumar Koottathampathiyil" w:date="2022-06-09T11:28:00Z">
              <w:rPr>
                <w:rFonts w:ascii="Arial" w:hAnsi="Arial" w:cs="Arial"/>
                <w:color w:val="000000"/>
              </w:rPr>
            </w:rPrChange>
          </w:rPr>
          <w:delText xml:space="preserve">federation </w:delText>
        </w:r>
      </w:del>
      <w:del w:id="1614" w:author="Sujil Kumar Koottathampathiyil" w:date="2022-06-12T10:16:00Z">
        <w:r w:rsidRPr="00CD75CE" w:rsidDel="00D409D9">
          <w:rPr>
            <w:rFonts w:ascii="Arial" w:hAnsi="Arial" w:cs="Arial"/>
            <w:color w:val="000000"/>
            <w:sz w:val="24"/>
            <w:szCs w:val="24"/>
            <w:rPrChange w:id="1615" w:author="Sujil Kumar Koottathampathiyil" w:date="2022-06-09T11:28:00Z">
              <w:rPr>
                <w:rFonts w:ascii="Arial" w:hAnsi="Arial" w:cs="Arial"/>
                <w:color w:val="000000"/>
              </w:rPr>
            </w:rPrChange>
          </w:rPr>
          <w:delText>is showing the most suicide rate among all the other countries.</w:delText>
        </w:r>
        <w:r w:rsidR="00E13179" w:rsidRPr="00CD75CE" w:rsidDel="00D409D9">
          <w:rPr>
            <w:rFonts w:ascii="Arial" w:hAnsi="Arial" w:cs="Arial"/>
            <w:color w:val="000000"/>
            <w:sz w:val="24"/>
            <w:szCs w:val="24"/>
            <w:rPrChange w:id="1616" w:author="Sujil Kumar Koottathampathiyil" w:date="2022-06-09T11:28:00Z">
              <w:rPr>
                <w:rFonts w:ascii="Arial" w:hAnsi="Arial" w:cs="Arial"/>
                <w:color w:val="000000"/>
              </w:rPr>
            </w:rPrChange>
          </w:rPr>
          <w:delText xml:space="preserve"> As per the previous studies </w:delText>
        </w:r>
      </w:del>
      <w:del w:id="1617" w:author="Sujil Kumar Koottathampathiyil" w:date="2022-06-09T08:10:00Z">
        <w:r w:rsidR="00E13179" w:rsidRPr="00CD75CE" w:rsidDel="00FC33DE">
          <w:rPr>
            <w:rFonts w:ascii="Arial" w:hAnsi="Arial" w:cs="Arial"/>
            <w:color w:val="000000"/>
            <w:sz w:val="24"/>
            <w:szCs w:val="24"/>
            <w:rPrChange w:id="1618" w:author="Sujil Kumar Koottathampathiyil" w:date="2022-06-09T11:28:00Z">
              <w:rPr>
                <w:rFonts w:ascii="Arial" w:hAnsi="Arial" w:cs="Arial"/>
                <w:color w:val="000000"/>
              </w:rPr>
            </w:rPrChange>
          </w:rPr>
          <w:delText xml:space="preserve">like </w:delText>
        </w:r>
      </w:del>
      <w:customXmlDelRangeStart w:id="1619" w:author="Sujil Kumar Koottathampathiyil" w:date="2022-06-12T10:16: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Content>
          <w:customXmlDelRangeEnd w:id="1619"/>
          <w:del w:id="1620" w:author="Sujil Kumar Koottathampathiyil" w:date="2022-06-08T19:46:00Z">
            <w:r w:rsidR="00770ACD" w:rsidRPr="004E08F8" w:rsidDel="00C518DB">
              <w:rPr>
                <w:rFonts w:ascii="Arial" w:hAnsi="Arial" w:cs="Arial"/>
                <w:color w:val="000000"/>
                <w:sz w:val="24"/>
                <w:szCs w:val="24"/>
                <w:rPrChange w:id="1621" w:author="Sujil Kumar Koottathampathiyil" w:date="2022-06-11T23:58:00Z">
                  <w:rPr>
                    <w:rFonts w:ascii="Arial" w:hAnsi="Arial" w:cs="Arial"/>
                    <w:color w:val="000000"/>
                  </w:rPr>
                </w:rPrChange>
              </w:rPr>
              <w:delText>Bellman and Namdev study</w:delText>
            </w:r>
          </w:del>
          <w:customXmlDelRangeStart w:id="1622" w:author="Sujil Kumar Koottathampathiyil" w:date="2022-06-12T10:16:00Z"/>
        </w:sdtContent>
      </w:sdt>
      <w:customXmlDelRangeEnd w:id="1622"/>
      <w:del w:id="1623" w:author="Sujil Kumar Koottathampathiyil" w:date="2022-06-12T10:16:00Z">
        <w:r w:rsidR="00E13179" w:rsidRPr="00CD75CE" w:rsidDel="00D409D9">
          <w:rPr>
            <w:rFonts w:ascii="Arial" w:hAnsi="Arial" w:cs="Arial"/>
            <w:color w:val="000000"/>
            <w:sz w:val="24"/>
            <w:szCs w:val="24"/>
            <w:rPrChange w:id="1624" w:author="Sujil Kumar Koottathampathiyil" w:date="2022-06-09T11:28:00Z">
              <w:rPr>
                <w:rFonts w:ascii="Arial" w:hAnsi="Arial" w:cs="Arial"/>
                <w:color w:val="000000"/>
              </w:rPr>
            </w:rPrChange>
          </w:rPr>
          <w:delText xml:space="preserve"> it’s very clear that Russia is facing issues with suicidal behaviour from male population and also their</w:delText>
        </w:r>
        <w:r w:rsidR="006A0141" w:rsidRPr="00CD75CE" w:rsidDel="00D409D9">
          <w:rPr>
            <w:rFonts w:ascii="Arial" w:hAnsi="Arial" w:cs="Arial"/>
            <w:color w:val="000000"/>
            <w:sz w:val="24"/>
            <w:szCs w:val="24"/>
            <w:rPrChange w:id="1625" w:author="Sujil Kumar Koottathampathiyil" w:date="2022-06-09T11:28:00Z">
              <w:rPr>
                <w:rFonts w:ascii="Arial" w:hAnsi="Arial" w:cs="Arial"/>
                <w:color w:val="000000"/>
              </w:rPr>
            </w:rPrChange>
          </w:rPr>
          <w:delText xml:space="preserve"> </w:delText>
        </w:r>
        <w:r w:rsidR="00E13179" w:rsidRPr="00CD75CE" w:rsidDel="00D409D9">
          <w:rPr>
            <w:rFonts w:ascii="Arial" w:hAnsi="Arial" w:cs="Arial"/>
            <w:color w:val="000000"/>
            <w:sz w:val="24"/>
            <w:szCs w:val="24"/>
            <w:rPrChange w:id="1626" w:author="Sujil Kumar Koottathampathiyil" w:date="2022-06-09T11:28:00Z">
              <w:rPr>
                <w:rFonts w:ascii="Arial" w:hAnsi="Arial" w:cs="Arial"/>
                <w:color w:val="000000"/>
              </w:rPr>
            </w:rPrChange>
          </w:rPr>
          <w:delText>drinking habits have significant effect on leading them to commit suicide.</w:delText>
        </w:r>
        <w:commentRangeEnd w:id="1605"/>
        <w:r w:rsidR="00FA1925" w:rsidDel="00D409D9">
          <w:rPr>
            <w:rStyle w:val="CommentReference"/>
          </w:rPr>
          <w:commentReference w:id="1605"/>
        </w:r>
      </w:del>
      <w:ins w:id="1627" w:author="Sujil Kumar Koottathampathiyil" w:date="2022-06-12T10:16:00Z">
        <w:r w:rsidR="00D409D9" w:rsidRPr="00285C0B">
          <w:rPr>
            <w:rFonts w:ascii="Arial" w:hAnsi="Arial" w:cs="Arial"/>
            <w:color w:val="000000"/>
            <w:sz w:val="24"/>
            <w:szCs w:val="24"/>
          </w:rPr>
          <w:t>The extent of suicides in various nations is seen in Figure 4.</w:t>
        </w:r>
      </w:ins>
      <w:r w:rsidR="000623CD">
        <w:rPr>
          <w:rFonts w:ascii="Arial" w:hAnsi="Arial" w:cs="Arial"/>
          <w:color w:val="000000"/>
          <w:sz w:val="24"/>
          <w:szCs w:val="24"/>
        </w:rPr>
        <w:t>6</w:t>
      </w:r>
      <w:ins w:id="1628" w:author="Sujil Kumar Koottathampathiyil" w:date="2022-06-12T10:16:00Z">
        <w:r w:rsidR="00D409D9" w:rsidRPr="00285C0B">
          <w:rPr>
            <w:rFonts w:ascii="Arial" w:hAnsi="Arial" w:cs="Arial"/>
            <w:color w:val="000000"/>
            <w:sz w:val="24"/>
            <w:szCs w:val="24"/>
          </w:rPr>
          <w:t xml:space="preserve">. It is apparent that the Russian Federation has the highest suicide rate of all the countries studied. According to earlier research by Bellman and </w:t>
        </w:r>
        <w:proofErr w:type="spellStart"/>
        <w:r w:rsidR="00D409D9" w:rsidRPr="00285C0B">
          <w:rPr>
            <w:rFonts w:ascii="Arial" w:hAnsi="Arial" w:cs="Arial"/>
            <w:color w:val="000000"/>
            <w:sz w:val="24"/>
            <w:szCs w:val="24"/>
          </w:rPr>
          <w:t>Namdev</w:t>
        </w:r>
        <w:proofErr w:type="spellEnd"/>
        <w:r w:rsidR="00D409D9" w:rsidRPr="00285C0B">
          <w:rPr>
            <w:rFonts w:ascii="Arial" w:hAnsi="Arial" w:cs="Arial"/>
            <w:color w:val="000000"/>
            <w:sz w:val="24"/>
            <w:szCs w:val="24"/>
          </w:rPr>
          <w:t xml:space="preserve"> </w:t>
        </w:r>
      </w:ins>
      <w:customXmlInsRangeStart w:id="1629" w:author="Sujil Kumar Koottathampathiyil" w:date="2022-06-12T10:16: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2120482645"/>
          <w:placeholder>
            <w:docPart w:val="5086ACBDAEFC41D097FE6B88073C295E"/>
          </w:placeholder>
        </w:sdtPr>
        <w:sdtContent>
          <w:customXmlInsRangeEnd w:id="1629"/>
          <w:ins w:id="1630" w:author="Sujil Kumar Koottathampathiyil" w:date="2022-06-12T10:16:00Z">
            <w:r w:rsidR="00D409D9" w:rsidRPr="00902F35">
              <w:rPr>
                <w:rFonts w:ascii="Arial" w:hAnsi="Arial" w:cs="Arial"/>
                <w:color w:val="000000"/>
                <w:sz w:val="24"/>
                <w:szCs w:val="24"/>
              </w:rPr>
              <w:t>(2022)</w:t>
            </w:r>
          </w:ins>
          <w:customXmlInsRangeStart w:id="1631" w:author="Sujil Kumar Koottathampathiyil" w:date="2022-06-12T10:16:00Z"/>
        </w:sdtContent>
      </w:sdt>
      <w:customXmlInsRangeEnd w:id="1631"/>
      <w:ins w:id="1632" w:author="Sujil Kumar Koottathampathiyil" w:date="2022-06-12T10:16:00Z">
        <w:r w:rsidR="00D409D9" w:rsidRPr="00285C0B">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4CF066AA" w14:textId="77777777" w:rsidR="00D409D9" w:rsidRDefault="00D409D9" w:rsidP="005D4B76">
      <w:pPr>
        <w:spacing w:line="360" w:lineRule="auto"/>
        <w:jc w:val="both"/>
        <w:rPr>
          <w:ins w:id="1633" w:author="Sujil Kumar Koottathampathiyil" w:date="2022-06-12T09:51:00Z"/>
          <w:rFonts w:ascii="Arial" w:hAnsi="Arial" w:cs="Arial"/>
          <w:color w:val="000000"/>
          <w:sz w:val="24"/>
          <w:szCs w:val="24"/>
        </w:rPr>
      </w:pPr>
    </w:p>
    <w:p w14:paraId="469539BF" w14:textId="03C926D8" w:rsidR="00B149CB" w:rsidRDefault="00D736A1" w:rsidP="00B149CB">
      <w:pPr>
        <w:spacing w:line="360" w:lineRule="auto"/>
        <w:jc w:val="center"/>
        <w:rPr>
          <w:ins w:id="1634" w:author="Sujil Kumar Koottathampathiyil" w:date="2022-06-12T23:38:00Z"/>
          <w:rFonts w:ascii="Arial" w:eastAsia="Times New Roman" w:hAnsi="Arial" w:cs="Arial"/>
          <w:b/>
          <w:bCs/>
          <w:sz w:val="24"/>
          <w:szCs w:val="24"/>
        </w:rPr>
      </w:pPr>
      <w:ins w:id="1635" w:author="Sujil Kumar Koottathampathiyil" w:date="2022-06-12T09:51:00Z">
        <w:r>
          <w:rPr>
            <w:rFonts w:ascii="Arial" w:eastAsia="Times New Roman" w:hAnsi="Arial" w:cs="Arial"/>
            <w:b/>
            <w:bCs/>
            <w:sz w:val="24"/>
            <w:szCs w:val="24"/>
          </w:rPr>
          <w:t>Population, Suicide, Suicide in Hundred Thousand</w:t>
        </w:r>
      </w:ins>
      <w:ins w:id="1636" w:author="Sujil Kumar Koottathampathiyil" w:date="2022-06-12T09:52:00Z">
        <w:r>
          <w:rPr>
            <w:rFonts w:ascii="Arial" w:eastAsia="Times New Roman" w:hAnsi="Arial" w:cs="Arial"/>
            <w:b/>
            <w:bCs/>
            <w:sz w:val="24"/>
            <w:szCs w:val="24"/>
          </w:rPr>
          <w:t xml:space="preserve"> Vs </w:t>
        </w:r>
        <w:proofErr w:type="gramStart"/>
        <w:r>
          <w:rPr>
            <w:rFonts w:ascii="Arial" w:eastAsia="Times New Roman" w:hAnsi="Arial" w:cs="Arial"/>
            <w:b/>
            <w:bCs/>
            <w:sz w:val="24"/>
            <w:szCs w:val="24"/>
          </w:rPr>
          <w:t>Gender</w:t>
        </w:r>
        <w:proofErr w:type="gramEnd"/>
        <w:r>
          <w:rPr>
            <w:rFonts w:ascii="Arial" w:eastAsia="Times New Roman" w:hAnsi="Arial" w:cs="Arial"/>
            <w:b/>
            <w:bCs/>
            <w:sz w:val="24"/>
            <w:szCs w:val="24"/>
          </w:rPr>
          <w:t xml:space="preserve"> and Age</w:t>
        </w:r>
      </w:ins>
    </w:p>
    <w:p w14:paraId="6197EF3E" w14:textId="41DC2BC1" w:rsidR="00B149CB" w:rsidRPr="00CD75CE" w:rsidDel="00B149CB" w:rsidRDefault="00B149CB" w:rsidP="005D4B76">
      <w:pPr>
        <w:spacing w:line="360" w:lineRule="auto"/>
        <w:jc w:val="both"/>
        <w:rPr>
          <w:del w:id="1637" w:author="Sujil Kumar Koottathampathiyil" w:date="2022-06-12T09:51:00Z"/>
          <w:rFonts w:ascii="Arial" w:hAnsi="Arial" w:cs="Arial"/>
          <w:color w:val="000000"/>
          <w:sz w:val="24"/>
          <w:szCs w:val="24"/>
          <w:rPrChange w:id="1638" w:author="Sujil Kumar Koottathampathiyil" w:date="2022-06-09T11:28:00Z">
            <w:rPr>
              <w:del w:id="1639" w:author="Sujil Kumar Koottathampathiyil" w:date="2022-06-12T09:51:00Z"/>
              <w:rFonts w:ascii="Arial" w:hAnsi="Arial" w:cs="Arial"/>
              <w:color w:val="000000"/>
            </w:rPr>
          </w:rPrChange>
        </w:rPr>
      </w:pPr>
    </w:p>
    <w:p w14:paraId="14A657F7" w14:textId="0A0650B6" w:rsidR="00684171" w:rsidRPr="00CD75CE" w:rsidRDefault="00684171" w:rsidP="005D4B76">
      <w:pPr>
        <w:spacing w:line="360" w:lineRule="auto"/>
        <w:jc w:val="center"/>
        <w:rPr>
          <w:ins w:id="1640" w:author="Sujil Kumar Koottathampathiyil" w:date="2022-06-09T01:19:00Z"/>
          <w:rFonts w:ascii="Arial" w:hAnsi="Arial" w:cs="Arial"/>
          <w:color w:val="000000"/>
          <w:sz w:val="24"/>
          <w:szCs w:val="24"/>
          <w:rPrChange w:id="1641" w:author="Sujil Kumar Koottathampathiyil" w:date="2022-06-09T11:28:00Z">
            <w:rPr>
              <w:ins w:id="1642" w:author="Sujil Kumar Koottathampathiyil" w:date="2022-06-09T01:19:00Z"/>
              <w:rFonts w:ascii="Arial" w:hAnsi="Arial" w:cs="Arial"/>
              <w:color w:val="000000"/>
            </w:rPr>
          </w:rPrChange>
        </w:rPr>
      </w:pPr>
      <w:r w:rsidRPr="00CD75CE">
        <w:rPr>
          <w:rFonts w:ascii="Arial" w:hAnsi="Arial" w:cs="Arial"/>
          <w:noProof/>
          <w:sz w:val="24"/>
          <w:szCs w:val="24"/>
          <w:rPrChange w:id="1643" w:author="Sujil Kumar Koottathampathiyil" w:date="2022-06-09T11:28:00Z">
            <w:rPr>
              <w:rFonts w:ascii="Arial" w:hAnsi="Arial" w:cs="Arial"/>
              <w:noProof/>
            </w:rPr>
          </w:rPrChange>
        </w:rPr>
        <w:drawing>
          <wp:inline distT="0" distB="0" distL="0" distR="0" wp14:anchorId="6935EF43" wp14:editId="4CC079DD">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F53021A" w14:textId="4A129B80" w:rsidR="001420F8" w:rsidRDefault="001420F8" w:rsidP="005D4B76">
      <w:pPr>
        <w:spacing w:line="360" w:lineRule="auto"/>
        <w:jc w:val="center"/>
        <w:rPr>
          <w:ins w:id="1644" w:author="Sujil Kumar Koottathampathiyil" w:date="2022-06-12T09:54:00Z"/>
          <w:rFonts w:ascii="Arial" w:eastAsia="Times New Roman" w:hAnsi="Arial" w:cs="Arial"/>
          <w:i/>
          <w:iCs/>
          <w:sz w:val="24"/>
          <w:szCs w:val="24"/>
        </w:rPr>
      </w:pPr>
      <w:ins w:id="1645" w:author="Sujil Kumar Koottathampathiyil" w:date="2022-06-09T01:19:00Z">
        <w:r w:rsidRPr="00D41F9C">
          <w:rPr>
            <w:rFonts w:ascii="Arial" w:eastAsia="Times New Roman" w:hAnsi="Arial" w:cs="Arial"/>
            <w:b/>
            <w:bCs/>
            <w:i/>
            <w:iCs/>
            <w:sz w:val="24"/>
            <w:szCs w:val="24"/>
            <w:rPrChange w:id="1646" w:author="Sujil Kumar Koottathampathiyil" w:date="2022-06-12T09:52:00Z">
              <w:rPr>
                <w:rFonts w:ascii="Arial" w:eastAsia="Times New Roman" w:hAnsi="Arial" w:cs="Arial"/>
                <w:b/>
                <w:bCs/>
                <w:sz w:val="24"/>
                <w:szCs w:val="24"/>
              </w:rPr>
            </w:rPrChange>
          </w:rPr>
          <w:t xml:space="preserve">Fig. </w:t>
        </w:r>
      </w:ins>
      <w:ins w:id="1647" w:author="Sujil Kumar Koottathampathiyil" w:date="2022-06-09T08:32:00Z">
        <w:r w:rsidR="00025726" w:rsidRPr="00D41F9C">
          <w:rPr>
            <w:rFonts w:ascii="Arial" w:eastAsia="Times New Roman" w:hAnsi="Arial" w:cs="Arial"/>
            <w:b/>
            <w:bCs/>
            <w:i/>
            <w:iCs/>
            <w:sz w:val="24"/>
            <w:szCs w:val="24"/>
            <w:rPrChange w:id="1648" w:author="Sujil Kumar Koottathampathiyil" w:date="2022-06-12T09:52:00Z">
              <w:rPr>
                <w:rFonts w:ascii="Arial" w:eastAsia="Times New Roman" w:hAnsi="Arial" w:cs="Arial"/>
                <w:b/>
                <w:bCs/>
                <w:sz w:val="24"/>
                <w:szCs w:val="24"/>
              </w:rPr>
            </w:rPrChange>
          </w:rPr>
          <w:t>4.</w:t>
        </w:r>
      </w:ins>
      <w:r w:rsidR="0081122B">
        <w:rPr>
          <w:rFonts w:ascii="Arial" w:eastAsia="Times New Roman" w:hAnsi="Arial" w:cs="Arial"/>
          <w:b/>
          <w:bCs/>
          <w:i/>
          <w:iCs/>
          <w:sz w:val="24"/>
          <w:szCs w:val="24"/>
        </w:rPr>
        <w:t>7</w:t>
      </w:r>
      <w:ins w:id="1649" w:author="Sujil Kumar Koottathampathiyil" w:date="2022-06-09T01:19:00Z">
        <w:r w:rsidRPr="00D41F9C">
          <w:rPr>
            <w:rFonts w:ascii="Arial" w:eastAsia="Times New Roman" w:hAnsi="Arial" w:cs="Arial"/>
            <w:b/>
            <w:bCs/>
            <w:i/>
            <w:iCs/>
            <w:sz w:val="24"/>
            <w:szCs w:val="24"/>
            <w:rPrChange w:id="1650" w:author="Sujil Kumar Koottathampathiyil" w:date="2022-06-12T09:52:00Z">
              <w:rPr>
                <w:rFonts w:ascii="Arial" w:eastAsia="Times New Roman" w:hAnsi="Arial" w:cs="Arial"/>
                <w:b/>
                <w:bCs/>
                <w:sz w:val="24"/>
                <w:szCs w:val="24"/>
              </w:rPr>
            </w:rPrChange>
          </w:rPr>
          <w:t>:</w:t>
        </w:r>
        <w:r w:rsidRPr="00D41F9C">
          <w:rPr>
            <w:rFonts w:ascii="Arial" w:eastAsia="Times New Roman" w:hAnsi="Arial" w:cs="Arial"/>
            <w:i/>
            <w:iCs/>
            <w:sz w:val="24"/>
            <w:szCs w:val="24"/>
            <w:rPrChange w:id="1651" w:author="Sujil Kumar Koottathampathiyil" w:date="2022-06-12T09:52:00Z">
              <w:rPr>
                <w:rFonts w:ascii="Arial" w:eastAsia="Times New Roman" w:hAnsi="Arial" w:cs="Arial"/>
                <w:sz w:val="24"/>
                <w:szCs w:val="24"/>
              </w:rPr>
            </w:rPrChange>
          </w:rPr>
          <w:t xml:space="preserve"> </w:t>
        </w:r>
      </w:ins>
      <w:ins w:id="1652" w:author="Sujil Kumar Koottathampathiyil" w:date="2022-06-12T09:52:00Z">
        <w:r w:rsidR="001D7494">
          <w:rPr>
            <w:rFonts w:ascii="Arial" w:eastAsia="Times New Roman" w:hAnsi="Arial" w:cs="Arial"/>
            <w:i/>
            <w:iCs/>
            <w:sz w:val="24"/>
            <w:szCs w:val="24"/>
          </w:rPr>
          <w:t xml:space="preserve">Suicide, </w:t>
        </w:r>
      </w:ins>
      <w:ins w:id="1653" w:author="Sujil Kumar Koottathampathiyil" w:date="2022-06-09T01:19:00Z">
        <w:r w:rsidRPr="00D41F9C">
          <w:rPr>
            <w:rFonts w:ascii="Arial" w:eastAsia="Times New Roman" w:hAnsi="Arial" w:cs="Arial"/>
            <w:i/>
            <w:iCs/>
            <w:sz w:val="24"/>
            <w:szCs w:val="24"/>
            <w:rPrChange w:id="1654" w:author="Sujil Kumar Koottathampathiyil" w:date="2022-06-12T09:52:00Z">
              <w:rPr>
                <w:rFonts w:ascii="Arial" w:eastAsia="Times New Roman" w:hAnsi="Arial" w:cs="Arial"/>
                <w:sz w:val="24"/>
                <w:szCs w:val="24"/>
              </w:rPr>
            </w:rPrChange>
          </w:rPr>
          <w:t>Suicide per hundred thousand</w:t>
        </w:r>
      </w:ins>
      <w:ins w:id="1655" w:author="Sujil Kumar Koottathampathiyil" w:date="2022-06-12T09:53:00Z">
        <w:r w:rsidR="001D7494">
          <w:rPr>
            <w:rFonts w:ascii="Arial" w:eastAsia="Times New Roman" w:hAnsi="Arial" w:cs="Arial"/>
            <w:i/>
            <w:iCs/>
            <w:sz w:val="24"/>
            <w:szCs w:val="24"/>
          </w:rPr>
          <w:t xml:space="preserve">, Population </w:t>
        </w:r>
      </w:ins>
      <w:ins w:id="1656" w:author="Sujil Kumar Koottathampathiyil" w:date="2022-06-09T01:20:00Z">
        <w:r w:rsidRPr="00D41F9C">
          <w:rPr>
            <w:rFonts w:ascii="Arial" w:eastAsia="Times New Roman" w:hAnsi="Arial" w:cs="Arial"/>
            <w:i/>
            <w:iCs/>
            <w:sz w:val="24"/>
            <w:szCs w:val="24"/>
            <w:rPrChange w:id="1657" w:author="Sujil Kumar Koottathampathiyil" w:date="2022-06-12T09:52:00Z">
              <w:rPr>
                <w:rFonts w:ascii="Arial" w:eastAsia="Times New Roman" w:hAnsi="Arial" w:cs="Arial"/>
                <w:sz w:val="24"/>
                <w:szCs w:val="24"/>
              </w:rPr>
            </w:rPrChange>
          </w:rPr>
          <w:t>in different genders</w:t>
        </w:r>
        <w:r w:rsidR="006C161A" w:rsidRPr="00D41F9C">
          <w:rPr>
            <w:rFonts w:ascii="Arial" w:eastAsia="Times New Roman" w:hAnsi="Arial" w:cs="Arial"/>
            <w:i/>
            <w:iCs/>
            <w:sz w:val="24"/>
            <w:szCs w:val="24"/>
            <w:rPrChange w:id="1658" w:author="Sujil Kumar Koottathampathiyil" w:date="2022-06-12T09:52:00Z">
              <w:rPr>
                <w:rFonts w:ascii="Arial" w:eastAsia="Times New Roman" w:hAnsi="Arial" w:cs="Arial"/>
                <w:sz w:val="24"/>
                <w:szCs w:val="24"/>
              </w:rPr>
            </w:rPrChange>
          </w:rPr>
          <w:t xml:space="preserve"> and age</w:t>
        </w:r>
      </w:ins>
      <w:ins w:id="1659" w:author="Sujil Kumar Koottathampathiyil" w:date="2022-06-12T09:52:00Z">
        <w:r w:rsidR="004A2EA3" w:rsidRPr="00D41F9C">
          <w:rPr>
            <w:rFonts w:ascii="Arial" w:eastAsia="Times New Roman" w:hAnsi="Arial" w:cs="Arial"/>
            <w:i/>
            <w:iCs/>
            <w:sz w:val="24"/>
            <w:szCs w:val="24"/>
            <w:rPrChange w:id="1660" w:author="Sujil Kumar Koottathampathiyil" w:date="2022-06-12T09:52:00Z">
              <w:rPr>
                <w:rFonts w:ascii="Arial" w:eastAsia="Times New Roman" w:hAnsi="Arial" w:cs="Arial"/>
                <w:sz w:val="24"/>
                <w:szCs w:val="24"/>
              </w:rPr>
            </w:rPrChange>
          </w:rPr>
          <w:t xml:space="preserve"> in </w:t>
        </w:r>
      </w:ins>
      <w:ins w:id="1661" w:author="Sujil Kumar Koottathampathiyil" w:date="2022-06-12T09:53:00Z">
        <w:r w:rsidR="001D7494">
          <w:rPr>
            <w:rFonts w:ascii="Arial" w:eastAsia="Times New Roman" w:hAnsi="Arial" w:cs="Arial"/>
            <w:i/>
            <w:iCs/>
            <w:sz w:val="24"/>
            <w:szCs w:val="24"/>
          </w:rPr>
          <w:t>all</w:t>
        </w:r>
      </w:ins>
      <w:ins w:id="1662" w:author="Sujil Kumar Koottathampathiyil" w:date="2022-06-12T09:52:00Z">
        <w:r w:rsidR="004A2EA3" w:rsidRPr="00D41F9C">
          <w:rPr>
            <w:rFonts w:ascii="Arial" w:eastAsia="Times New Roman" w:hAnsi="Arial" w:cs="Arial"/>
            <w:i/>
            <w:iCs/>
            <w:sz w:val="24"/>
            <w:szCs w:val="24"/>
            <w:rPrChange w:id="1663" w:author="Sujil Kumar Koottathampathiyil" w:date="2022-06-12T09:52:00Z">
              <w:rPr>
                <w:rFonts w:ascii="Arial" w:eastAsia="Times New Roman" w:hAnsi="Arial" w:cs="Arial"/>
                <w:sz w:val="24"/>
                <w:szCs w:val="24"/>
              </w:rPr>
            </w:rPrChange>
          </w:rPr>
          <w:t xml:space="preserve"> countries</w:t>
        </w:r>
      </w:ins>
    </w:p>
    <w:p w14:paraId="5020A0A8" w14:textId="76091FB5" w:rsidR="00E3550F" w:rsidRPr="00E3550F" w:rsidDel="006C2003" w:rsidRDefault="006C2003">
      <w:pPr>
        <w:spacing w:line="360" w:lineRule="auto"/>
        <w:jc w:val="both"/>
        <w:rPr>
          <w:del w:id="1664" w:author="Sujil Kumar Koottathampathiyil" w:date="2022-06-12T09:59:00Z"/>
          <w:rFonts w:ascii="Arial" w:hAnsi="Arial" w:cs="Arial"/>
          <w:color w:val="000000"/>
          <w:sz w:val="24"/>
          <w:szCs w:val="24"/>
          <w:rPrChange w:id="1665" w:author="Sujil Kumar Koottathampathiyil" w:date="2022-06-12T09:56:00Z">
            <w:rPr>
              <w:del w:id="1666" w:author="Sujil Kumar Koottathampathiyil" w:date="2022-06-12T09:59:00Z"/>
              <w:rFonts w:ascii="Arial" w:hAnsi="Arial" w:cs="Arial"/>
              <w:color w:val="000000"/>
            </w:rPr>
          </w:rPrChange>
        </w:rPr>
        <w:pPrChange w:id="1667" w:author="Sujil Kumar Koottathampathiyil" w:date="2022-06-12T10:12:00Z">
          <w:pPr>
            <w:spacing w:line="360" w:lineRule="auto"/>
            <w:jc w:val="center"/>
          </w:pPr>
        </w:pPrChange>
      </w:pPr>
      <w:ins w:id="1668" w:author="Sujil Kumar Koottathampathiyil" w:date="2022-06-12T09:59:00Z">
        <w:r w:rsidRPr="006C2003">
          <w:rPr>
            <w:rFonts w:ascii="Arial" w:eastAsia="Times New Roman" w:hAnsi="Arial" w:cs="Arial"/>
            <w:sz w:val="24"/>
            <w:szCs w:val="24"/>
          </w:rPr>
          <w:lastRenderedPageBreak/>
          <w:t>As seen in fig. 4.</w:t>
        </w:r>
      </w:ins>
      <w:r w:rsidR="00BF1EAB">
        <w:rPr>
          <w:rFonts w:ascii="Arial" w:eastAsia="Times New Roman" w:hAnsi="Arial" w:cs="Arial"/>
          <w:sz w:val="24"/>
          <w:szCs w:val="24"/>
        </w:rPr>
        <w:t>7</w:t>
      </w:r>
      <w:ins w:id="1669" w:author="Sujil Kumar Koottathampathiyil" w:date="2022-06-12T09:59:00Z">
        <w:r w:rsidRPr="006C2003">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4B7CC3E2" w14:textId="4686C217" w:rsidR="008729B2" w:rsidRDefault="008729B2">
      <w:pPr>
        <w:spacing w:line="360" w:lineRule="auto"/>
        <w:jc w:val="both"/>
        <w:rPr>
          <w:ins w:id="1670" w:author="Sujil Kumar Koottathampathiyil" w:date="2022-06-12T09:54:00Z"/>
          <w:rFonts w:ascii="Arial" w:hAnsi="Arial" w:cs="Arial"/>
          <w:color w:val="000000"/>
          <w:sz w:val="24"/>
          <w:szCs w:val="24"/>
        </w:rPr>
        <w:pPrChange w:id="1671" w:author="Sujil Kumar Koottathampathiyil" w:date="2022-06-12T10:12:00Z">
          <w:pPr>
            <w:spacing w:line="360" w:lineRule="auto"/>
            <w:jc w:val="center"/>
          </w:pPr>
        </w:pPrChange>
      </w:pPr>
    </w:p>
    <w:p w14:paraId="3A7278F7" w14:textId="6AB32598" w:rsidR="00B0640B" w:rsidRPr="001C0883" w:rsidRDefault="00B0640B" w:rsidP="001C0883">
      <w:pPr>
        <w:spacing w:line="360" w:lineRule="auto"/>
        <w:jc w:val="center"/>
        <w:rPr>
          <w:rFonts w:ascii="Arial" w:hAnsi="Arial" w:cs="Arial"/>
          <w:b/>
          <w:bCs/>
          <w:color w:val="000000"/>
          <w:sz w:val="24"/>
          <w:szCs w:val="24"/>
          <w:rPrChange w:id="1672" w:author="Sujil Kumar Koottathampathiyil" w:date="2022-06-12T09:54:00Z">
            <w:rPr>
              <w:rFonts w:ascii="Arial" w:hAnsi="Arial" w:cs="Arial"/>
              <w:color w:val="000000"/>
            </w:rPr>
          </w:rPrChange>
        </w:rPr>
      </w:pPr>
      <w:ins w:id="1673" w:author="Sujil Kumar Koottathampathiyil" w:date="2022-06-12T09:54:00Z">
        <w:r>
          <w:rPr>
            <w:rFonts w:ascii="Arial" w:eastAsia="Times New Roman" w:hAnsi="Arial" w:cs="Arial"/>
            <w:b/>
            <w:bCs/>
            <w:sz w:val="24"/>
            <w:szCs w:val="24"/>
          </w:rPr>
          <w:t xml:space="preserve">Population, Suicide, Suicide in Hundred Thousand Vs </w:t>
        </w:r>
        <w:proofErr w:type="gramStart"/>
        <w:r>
          <w:rPr>
            <w:rFonts w:ascii="Arial" w:eastAsia="Times New Roman" w:hAnsi="Arial" w:cs="Arial"/>
            <w:b/>
            <w:bCs/>
            <w:sz w:val="24"/>
            <w:szCs w:val="24"/>
          </w:rPr>
          <w:t>Gender</w:t>
        </w:r>
        <w:proofErr w:type="gramEnd"/>
        <w:r>
          <w:rPr>
            <w:rFonts w:ascii="Arial" w:eastAsia="Times New Roman" w:hAnsi="Arial" w:cs="Arial"/>
            <w:b/>
            <w:bCs/>
            <w:sz w:val="24"/>
            <w:szCs w:val="24"/>
          </w:rPr>
          <w:t xml:space="preserve"> and Age</w:t>
        </w:r>
      </w:ins>
    </w:p>
    <w:p w14:paraId="47D809E1" w14:textId="0178B693" w:rsidR="008729B2" w:rsidRPr="00CD75CE" w:rsidRDefault="008729B2" w:rsidP="005D4B76">
      <w:pPr>
        <w:spacing w:line="360" w:lineRule="auto"/>
        <w:jc w:val="center"/>
        <w:rPr>
          <w:ins w:id="1674" w:author="Sujil Kumar Koottathampathiyil" w:date="2022-06-09T01:21:00Z"/>
          <w:rFonts w:ascii="Arial" w:hAnsi="Arial" w:cs="Arial"/>
          <w:color w:val="000000"/>
          <w:sz w:val="24"/>
          <w:szCs w:val="24"/>
          <w:rPrChange w:id="1675" w:author="Sujil Kumar Koottathampathiyil" w:date="2022-06-09T11:28:00Z">
            <w:rPr>
              <w:ins w:id="1676" w:author="Sujil Kumar Koottathampathiyil" w:date="2022-06-09T01:21:00Z"/>
              <w:rFonts w:ascii="Arial" w:hAnsi="Arial" w:cs="Arial"/>
              <w:color w:val="000000"/>
            </w:rPr>
          </w:rPrChange>
        </w:rPr>
      </w:pPr>
      <w:r w:rsidRPr="00CD75CE">
        <w:rPr>
          <w:rFonts w:ascii="Arial" w:hAnsi="Arial" w:cs="Arial"/>
          <w:noProof/>
          <w:sz w:val="24"/>
          <w:szCs w:val="24"/>
          <w:rPrChange w:id="1677" w:author="Sujil Kumar Koottathampathiyil" w:date="2022-06-09T11:28:00Z">
            <w:rPr>
              <w:rFonts w:ascii="Arial" w:hAnsi="Arial" w:cs="Arial"/>
              <w:noProof/>
            </w:rPr>
          </w:rPrChange>
        </w:rPr>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4AEA4FBE" w:rsidR="0015079C" w:rsidRPr="002F1754" w:rsidDel="006D25FC" w:rsidRDefault="0015079C" w:rsidP="0099330B">
      <w:pPr>
        <w:spacing w:line="360" w:lineRule="auto"/>
        <w:jc w:val="center"/>
        <w:rPr>
          <w:del w:id="1678" w:author="Sujil Kumar Koottathampathiyil" w:date="2022-06-09T08:33:00Z"/>
          <w:rFonts w:ascii="Arial" w:eastAsia="Times New Roman" w:hAnsi="Arial" w:cs="Arial"/>
          <w:i/>
          <w:iCs/>
          <w:sz w:val="24"/>
          <w:szCs w:val="24"/>
          <w:rPrChange w:id="1679" w:author="Sujil Kumar Koottathampathiyil" w:date="2022-06-12T09:54:00Z">
            <w:rPr>
              <w:del w:id="1680" w:author="Sujil Kumar Koottathampathiyil" w:date="2022-06-09T08:33:00Z"/>
              <w:rFonts w:ascii="Arial" w:eastAsia="Times New Roman" w:hAnsi="Arial" w:cs="Arial"/>
              <w:sz w:val="24"/>
              <w:szCs w:val="24"/>
            </w:rPr>
          </w:rPrChange>
        </w:rPr>
      </w:pPr>
      <w:ins w:id="1681" w:author="Sujil Kumar Koottathampathiyil" w:date="2022-06-09T01:21:00Z">
        <w:r w:rsidRPr="002F1754">
          <w:rPr>
            <w:rFonts w:ascii="Arial" w:eastAsia="Times New Roman" w:hAnsi="Arial" w:cs="Arial"/>
            <w:b/>
            <w:bCs/>
            <w:i/>
            <w:iCs/>
            <w:sz w:val="24"/>
            <w:szCs w:val="24"/>
            <w:rPrChange w:id="1682" w:author="Sujil Kumar Koottathampathiyil" w:date="2022-06-12T09:54:00Z">
              <w:rPr>
                <w:rFonts w:ascii="Arial" w:eastAsia="Times New Roman" w:hAnsi="Arial" w:cs="Arial"/>
                <w:b/>
                <w:bCs/>
                <w:sz w:val="24"/>
                <w:szCs w:val="24"/>
              </w:rPr>
            </w:rPrChange>
          </w:rPr>
          <w:t xml:space="preserve">Fig. </w:t>
        </w:r>
      </w:ins>
      <w:ins w:id="1683" w:author="Sujil Kumar Koottathampathiyil" w:date="2022-06-09T08:33:00Z">
        <w:r w:rsidR="000358B2" w:rsidRPr="002F1754">
          <w:rPr>
            <w:rFonts w:ascii="Arial" w:eastAsia="Times New Roman" w:hAnsi="Arial" w:cs="Arial"/>
            <w:b/>
            <w:bCs/>
            <w:i/>
            <w:iCs/>
            <w:sz w:val="24"/>
            <w:szCs w:val="24"/>
            <w:rPrChange w:id="1684" w:author="Sujil Kumar Koottathampathiyil" w:date="2022-06-12T09:54:00Z">
              <w:rPr>
                <w:rFonts w:ascii="Arial" w:eastAsia="Times New Roman" w:hAnsi="Arial" w:cs="Arial"/>
                <w:b/>
                <w:bCs/>
                <w:sz w:val="24"/>
                <w:szCs w:val="24"/>
              </w:rPr>
            </w:rPrChange>
          </w:rPr>
          <w:t>4.</w:t>
        </w:r>
      </w:ins>
      <w:r w:rsidR="00D27CCF">
        <w:rPr>
          <w:rFonts w:ascii="Arial" w:eastAsia="Times New Roman" w:hAnsi="Arial" w:cs="Arial"/>
          <w:b/>
          <w:bCs/>
          <w:i/>
          <w:iCs/>
          <w:sz w:val="24"/>
          <w:szCs w:val="24"/>
        </w:rPr>
        <w:t>8</w:t>
      </w:r>
      <w:ins w:id="1685" w:author="Sujil Kumar Koottathampathiyil" w:date="2022-06-09T01:21:00Z">
        <w:r w:rsidRPr="002F1754">
          <w:rPr>
            <w:rFonts w:ascii="Arial" w:eastAsia="Times New Roman" w:hAnsi="Arial" w:cs="Arial"/>
            <w:b/>
            <w:bCs/>
            <w:i/>
            <w:iCs/>
            <w:sz w:val="24"/>
            <w:szCs w:val="24"/>
            <w:rPrChange w:id="1686" w:author="Sujil Kumar Koottathampathiyil" w:date="2022-06-12T09:54:00Z">
              <w:rPr>
                <w:rFonts w:ascii="Arial" w:eastAsia="Times New Roman" w:hAnsi="Arial" w:cs="Arial"/>
                <w:b/>
                <w:bCs/>
                <w:sz w:val="24"/>
                <w:szCs w:val="24"/>
              </w:rPr>
            </w:rPrChange>
          </w:rPr>
          <w:t>:</w:t>
        </w:r>
        <w:r w:rsidRPr="002F1754">
          <w:rPr>
            <w:rFonts w:ascii="Arial" w:eastAsia="Times New Roman" w:hAnsi="Arial" w:cs="Arial"/>
            <w:i/>
            <w:iCs/>
            <w:sz w:val="24"/>
            <w:szCs w:val="24"/>
            <w:rPrChange w:id="1687" w:author="Sujil Kumar Koottathampathiyil" w:date="2022-06-12T09:54:00Z">
              <w:rPr>
                <w:rFonts w:ascii="Arial" w:eastAsia="Times New Roman" w:hAnsi="Arial" w:cs="Arial"/>
                <w:sz w:val="24"/>
                <w:szCs w:val="24"/>
              </w:rPr>
            </w:rPrChange>
          </w:rPr>
          <w:t xml:space="preserve"> Total suicides in the world in each year distribution</w:t>
        </w:r>
      </w:ins>
    </w:p>
    <w:p w14:paraId="19CC39FB" w14:textId="58C1CC51" w:rsidR="006D25FC" w:rsidRPr="002F1754" w:rsidRDefault="006D25FC" w:rsidP="005D4B76">
      <w:pPr>
        <w:spacing w:line="360" w:lineRule="auto"/>
        <w:jc w:val="center"/>
        <w:rPr>
          <w:ins w:id="1688" w:author="Sujil Kumar Koottathampathiyil" w:date="2022-06-09T08:41:00Z"/>
          <w:rFonts w:ascii="Arial" w:eastAsia="Times New Roman" w:hAnsi="Arial" w:cs="Arial"/>
          <w:i/>
          <w:iCs/>
          <w:sz w:val="24"/>
          <w:szCs w:val="24"/>
          <w:rPrChange w:id="1689" w:author="Sujil Kumar Koottathampathiyil" w:date="2022-06-12T09:54:00Z">
            <w:rPr>
              <w:ins w:id="1690" w:author="Sujil Kumar Koottathampathiyil" w:date="2022-06-09T08:41:00Z"/>
              <w:rFonts w:ascii="Arial" w:eastAsia="Times New Roman" w:hAnsi="Arial" w:cs="Arial"/>
              <w:sz w:val="24"/>
              <w:szCs w:val="24"/>
            </w:rPr>
          </w:rPrChange>
        </w:rPr>
      </w:pPr>
    </w:p>
    <w:p w14:paraId="15D00EE3" w14:textId="408319C1" w:rsidR="00A150D0" w:rsidRPr="00CD75CE" w:rsidDel="008B3546" w:rsidRDefault="006D25FC">
      <w:pPr>
        <w:spacing w:line="360" w:lineRule="auto"/>
        <w:jc w:val="both"/>
        <w:rPr>
          <w:del w:id="1691" w:author="Sujil Kumar Koottathampathiyil" w:date="2022-06-12T23:19:00Z"/>
          <w:rFonts w:ascii="Arial" w:hAnsi="Arial" w:cs="Arial"/>
          <w:color w:val="000000"/>
          <w:sz w:val="24"/>
          <w:szCs w:val="24"/>
          <w:rPrChange w:id="1692" w:author="Sujil Kumar Koottathampathiyil" w:date="2022-06-09T11:28:00Z">
            <w:rPr>
              <w:del w:id="1693" w:author="Sujil Kumar Koottathampathiyil" w:date="2022-06-12T23:19:00Z"/>
              <w:rFonts w:ascii="Arial" w:hAnsi="Arial" w:cs="Arial"/>
              <w:color w:val="000000"/>
            </w:rPr>
          </w:rPrChange>
        </w:rPr>
        <w:pPrChange w:id="1694" w:author="Sujil Kumar Koottathampathiyil" w:date="2022-06-12T23:19:00Z">
          <w:pPr>
            <w:spacing w:line="360" w:lineRule="auto"/>
            <w:jc w:val="center"/>
          </w:pPr>
        </w:pPrChange>
      </w:pPr>
      <w:ins w:id="1695" w:author="Sujil Kumar Koottathampathiyil" w:date="2022-06-09T08:41:00Z">
        <w:r w:rsidRPr="00CD75CE">
          <w:rPr>
            <w:rFonts w:ascii="Arial" w:eastAsia="Times New Roman" w:hAnsi="Arial" w:cs="Arial"/>
            <w:sz w:val="24"/>
            <w:szCs w:val="24"/>
          </w:rPr>
          <w:t>Fig</w:t>
        </w:r>
      </w:ins>
      <w:ins w:id="1696" w:author="Sujil Kumar Koottathampathiyil" w:date="2022-06-09T08:42:00Z">
        <w:r w:rsidRPr="00CD75CE">
          <w:rPr>
            <w:rFonts w:ascii="Arial" w:eastAsia="Times New Roman" w:hAnsi="Arial" w:cs="Arial"/>
            <w:sz w:val="24"/>
            <w:szCs w:val="24"/>
          </w:rPr>
          <w:t xml:space="preserve"> 4.</w:t>
        </w:r>
      </w:ins>
      <w:r w:rsidR="0066489D">
        <w:rPr>
          <w:rFonts w:ascii="Arial" w:eastAsia="Times New Roman" w:hAnsi="Arial" w:cs="Arial"/>
          <w:sz w:val="24"/>
          <w:szCs w:val="24"/>
        </w:rPr>
        <w:t>8</w:t>
      </w:r>
      <w:ins w:id="1697" w:author="Sujil Kumar Koottathampathiyil" w:date="2022-06-09T08:42:00Z">
        <w:r w:rsidRPr="00CD75CE">
          <w:rPr>
            <w:rFonts w:ascii="Arial" w:eastAsia="Times New Roman" w:hAnsi="Arial" w:cs="Arial"/>
            <w:sz w:val="24"/>
            <w:szCs w:val="24"/>
          </w:rPr>
          <w:t xml:space="preserve"> shows that there is a quick rise in the suicide rate from the year 1990. After that</w:t>
        </w:r>
      </w:ins>
      <w:ins w:id="1698" w:author="Sujil Kumar Koottathampathiyil" w:date="2022-06-09T08:43:00Z">
        <w:r w:rsidRPr="00CD75CE">
          <w:rPr>
            <w:rFonts w:ascii="Arial" w:eastAsia="Times New Roman" w:hAnsi="Arial" w:cs="Arial"/>
            <w:sz w:val="24"/>
            <w:szCs w:val="24"/>
          </w:rPr>
          <w:t>,</w:t>
        </w:r>
      </w:ins>
      <w:ins w:id="1699" w:author="Sujil Kumar Koottathampathiyil" w:date="2022-06-09T08:42:00Z">
        <w:r w:rsidRPr="00CD75CE">
          <w:rPr>
            <w:rFonts w:ascii="Arial" w:eastAsia="Times New Roman" w:hAnsi="Arial" w:cs="Arial"/>
            <w:sz w:val="24"/>
            <w:szCs w:val="24"/>
          </w:rPr>
          <w:t xml:space="preserve"> it continued</w:t>
        </w:r>
      </w:ins>
      <w:ins w:id="1700"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701" w:author="Sujil Kumar Koottathampathiyil" w:date="2022-06-09T08:42:00Z">
        <w:r w:rsidRPr="00CD75CE">
          <w:rPr>
            <w:rFonts w:ascii="Arial" w:eastAsia="Times New Roman" w:hAnsi="Arial" w:cs="Arial"/>
            <w:sz w:val="24"/>
            <w:szCs w:val="24"/>
          </w:rPr>
          <w:t xml:space="preserve"> </w:t>
        </w:r>
      </w:ins>
    </w:p>
    <w:p w14:paraId="753CCB4A" w14:textId="7A64CC77" w:rsidR="00747372" w:rsidRPr="00CD75CE" w:rsidRDefault="00747372">
      <w:pPr>
        <w:spacing w:line="360" w:lineRule="auto"/>
        <w:jc w:val="both"/>
        <w:rPr>
          <w:ins w:id="1702" w:author="Sujil Kumar Koottathampathiyil" w:date="2022-06-09T08:33:00Z"/>
          <w:rFonts w:ascii="Arial" w:hAnsi="Arial" w:cs="Arial"/>
          <w:color w:val="000000"/>
          <w:sz w:val="24"/>
          <w:szCs w:val="24"/>
          <w:rPrChange w:id="1703" w:author="Sujil Kumar Koottathampathiyil" w:date="2022-06-09T11:28:00Z">
            <w:rPr>
              <w:ins w:id="1704" w:author="Sujil Kumar Koottathampathiyil" w:date="2022-06-09T08:33:00Z"/>
              <w:rFonts w:ascii="Arial" w:hAnsi="Arial" w:cs="Arial"/>
              <w:color w:val="000000"/>
            </w:rPr>
          </w:rPrChange>
        </w:rPr>
        <w:pPrChange w:id="1705" w:author="Sujil Kumar Koottathampathiyil" w:date="2022-06-12T23:19:00Z">
          <w:pPr>
            <w:spacing w:line="360" w:lineRule="auto"/>
            <w:jc w:val="center"/>
          </w:pPr>
        </w:pPrChange>
      </w:pPr>
      <w:del w:id="1706" w:author="Sujil Kumar Koottathampathiyil" w:date="2022-06-12T23:19:00Z">
        <w:r w:rsidRPr="00CD75CE" w:rsidDel="008B3546">
          <w:rPr>
            <w:rFonts w:ascii="Arial" w:hAnsi="Arial" w:cs="Arial"/>
            <w:noProof/>
            <w:sz w:val="24"/>
            <w:szCs w:val="24"/>
            <w:rPrChange w:id="1707" w:author="Sujil Kumar Koottathampathiyil" w:date="2022-06-09T11:28:00Z">
              <w:rPr>
                <w:rFonts w:ascii="Arial" w:hAnsi="Arial" w:cs="Arial"/>
                <w:noProof/>
              </w:rPr>
            </w:rPrChange>
          </w:rPr>
          <w:drawing>
            <wp:inline distT="0" distB="0" distL="0" distR="0" wp14:anchorId="4BF75D33" wp14:editId="0804ED7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del>
    </w:p>
    <w:p w14:paraId="62EA5129" w14:textId="5F4FD6A3" w:rsidR="00611B22" w:rsidRPr="00CD75CE" w:rsidDel="00611B22" w:rsidRDefault="00611B22">
      <w:pPr>
        <w:spacing w:line="360" w:lineRule="auto"/>
        <w:rPr>
          <w:del w:id="1708" w:author="Sujil Kumar Koottathampathiyil" w:date="2022-06-09T08:33:00Z"/>
          <w:rFonts w:ascii="Arial" w:hAnsi="Arial" w:cs="Arial"/>
          <w:color w:val="000000"/>
          <w:sz w:val="24"/>
          <w:szCs w:val="24"/>
          <w:rPrChange w:id="1709" w:author="Sujil Kumar Koottathampathiyil" w:date="2022-06-09T11:28:00Z">
            <w:rPr>
              <w:del w:id="1710" w:author="Sujil Kumar Koottathampathiyil" w:date="2022-06-09T08:33:00Z"/>
              <w:rFonts w:ascii="Arial" w:hAnsi="Arial" w:cs="Arial"/>
              <w:color w:val="000000"/>
            </w:rPr>
          </w:rPrChange>
        </w:rPr>
        <w:pPrChange w:id="1711" w:author="Sujil Kumar Koottathampathiyil" w:date="2022-06-12T23:19:00Z">
          <w:pPr>
            <w:spacing w:line="360" w:lineRule="auto"/>
            <w:jc w:val="center"/>
          </w:pPr>
        </w:pPrChange>
      </w:pPr>
    </w:p>
    <w:p w14:paraId="50E8A5ED" w14:textId="2A88A59F" w:rsidR="004E2004" w:rsidRPr="00CD75CE" w:rsidDel="00611B22" w:rsidRDefault="004E2004">
      <w:pPr>
        <w:spacing w:line="360" w:lineRule="auto"/>
        <w:rPr>
          <w:del w:id="1712" w:author="Sujil Kumar Koottathampathiyil" w:date="2022-06-09T08:33:00Z"/>
          <w:rFonts w:ascii="Arial" w:hAnsi="Arial" w:cs="Arial"/>
          <w:color w:val="000000"/>
          <w:sz w:val="24"/>
          <w:szCs w:val="24"/>
          <w:rPrChange w:id="1713" w:author="Sujil Kumar Koottathampathiyil" w:date="2022-06-09T11:28:00Z">
            <w:rPr>
              <w:del w:id="1714" w:author="Sujil Kumar Koottathampathiyil" w:date="2022-06-09T08:33:00Z"/>
              <w:rFonts w:ascii="Arial" w:hAnsi="Arial" w:cs="Arial"/>
              <w:color w:val="000000"/>
            </w:rPr>
          </w:rPrChange>
        </w:rPr>
        <w:pPrChange w:id="1715" w:author="Sujil Kumar Koottathampathiyil" w:date="2022-06-12T23:19:00Z">
          <w:pPr>
            <w:spacing w:line="360" w:lineRule="auto"/>
            <w:jc w:val="center"/>
          </w:pPr>
        </w:pPrChange>
      </w:pPr>
    </w:p>
    <w:p w14:paraId="0FA600DC" w14:textId="179B2D86" w:rsidR="004E2004" w:rsidRPr="00CD75CE" w:rsidRDefault="004E2004">
      <w:pPr>
        <w:spacing w:line="360" w:lineRule="auto"/>
        <w:rPr>
          <w:rFonts w:ascii="Arial" w:hAnsi="Arial" w:cs="Arial"/>
          <w:color w:val="000000"/>
          <w:sz w:val="24"/>
          <w:szCs w:val="24"/>
          <w:rPrChange w:id="1716" w:author="Sujil Kumar Koottathampathiyil" w:date="2022-06-09T11:28:00Z">
            <w:rPr>
              <w:rFonts w:ascii="Arial" w:hAnsi="Arial" w:cs="Arial"/>
              <w:color w:val="000000"/>
            </w:rPr>
          </w:rPrChange>
        </w:rPr>
        <w:pPrChange w:id="1717" w:author="Sujil Kumar Koottathampathiyil" w:date="2022-06-12T23:19:00Z">
          <w:pPr>
            <w:spacing w:line="360" w:lineRule="auto"/>
            <w:jc w:val="center"/>
          </w:pPr>
        </w:pPrChange>
      </w:pPr>
      <w:r w:rsidRPr="00CD75CE">
        <w:rPr>
          <w:rFonts w:ascii="Arial" w:hAnsi="Arial" w:cs="Arial"/>
          <w:noProof/>
          <w:sz w:val="24"/>
          <w:szCs w:val="24"/>
          <w:rPrChange w:id="1718"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719"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720" w:author="Sujil Kumar Koottathampathiyil" w:date="2022-06-09T08:55:00Z"/>
          <w:rFonts w:ascii="Arial" w:eastAsia="Times New Roman" w:hAnsi="Arial" w:cs="Arial"/>
          <w:sz w:val="24"/>
          <w:szCs w:val="24"/>
        </w:rPr>
      </w:pPr>
      <w:ins w:id="1721" w:author="Sujil Kumar Koottathampathiyil" w:date="2022-06-09T08:35:00Z">
        <w:r w:rsidRPr="00CD75CE">
          <w:rPr>
            <w:rFonts w:ascii="Arial" w:eastAsia="Times New Roman" w:hAnsi="Arial" w:cs="Arial"/>
            <w:b/>
            <w:bCs/>
            <w:sz w:val="24"/>
            <w:szCs w:val="24"/>
          </w:rPr>
          <w:t>Fig. 4.</w:t>
        </w:r>
      </w:ins>
      <w:ins w:id="1722" w:author="Sujil Kumar Koottathampathiyil" w:date="2022-06-09T08:46:00Z">
        <w:r w:rsidR="00075BCE" w:rsidRPr="00CD75CE">
          <w:rPr>
            <w:rFonts w:ascii="Arial" w:eastAsia="Times New Roman" w:hAnsi="Arial" w:cs="Arial"/>
            <w:b/>
            <w:bCs/>
            <w:sz w:val="24"/>
            <w:szCs w:val="24"/>
          </w:rPr>
          <w:t>9</w:t>
        </w:r>
      </w:ins>
      <w:ins w:id="1723"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24" w:author="Sujil Kumar Koottathampathiyil" w:date="2022-06-09T08:54:00Z">
        <w:r w:rsidR="00467DB1" w:rsidRPr="00CD75CE">
          <w:rPr>
            <w:rFonts w:ascii="Arial" w:eastAsia="Times New Roman" w:hAnsi="Arial" w:cs="Arial"/>
            <w:sz w:val="24"/>
            <w:szCs w:val="24"/>
          </w:rPr>
          <w:t xml:space="preserve">Global </w:t>
        </w:r>
      </w:ins>
      <w:ins w:id="1725" w:author="Sujil Kumar Koottathampathiyil" w:date="2022-06-09T08:35:00Z">
        <w:r w:rsidR="005F7C3C" w:rsidRPr="00CD75CE">
          <w:rPr>
            <w:rFonts w:ascii="Arial" w:eastAsia="Times New Roman" w:hAnsi="Arial" w:cs="Arial"/>
            <w:sz w:val="24"/>
            <w:szCs w:val="24"/>
          </w:rPr>
          <w:t>Distribution of different features</w:t>
        </w:r>
      </w:ins>
    </w:p>
    <w:p w14:paraId="6260A76B" w14:textId="0F72AA75" w:rsidR="00801CE0" w:rsidRPr="008E4E1B" w:rsidRDefault="00467DB1">
      <w:pPr>
        <w:spacing w:line="360" w:lineRule="auto"/>
        <w:rPr>
          <w:ins w:id="1726" w:author="Sujil Kumar Koottathampathiyil" w:date="2022-06-09T08:45:00Z"/>
          <w:rFonts w:ascii="Arial" w:eastAsia="Times New Roman" w:hAnsi="Arial" w:cs="Arial"/>
          <w:b/>
          <w:bCs/>
          <w:sz w:val="24"/>
          <w:szCs w:val="24"/>
          <w:rPrChange w:id="1727" w:author="Sujil Kumar Koottathampathiyil" w:date="2022-06-12T23:21:00Z">
            <w:rPr>
              <w:ins w:id="1728" w:author="Sujil Kumar Koottathampathiyil" w:date="2022-06-09T08:45:00Z"/>
              <w:rFonts w:ascii="Arial" w:eastAsia="Times New Roman" w:hAnsi="Arial" w:cs="Arial"/>
              <w:sz w:val="24"/>
              <w:szCs w:val="24"/>
            </w:rPr>
          </w:rPrChange>
        </w:rPr>
        <w:pPrChange w:id="1729" w:author="Sujil Kumar Koottathampathiyil" w:date="2022-06-09T08:55:00Z">
          <w:pPr>
            <w:spacing w:line="360" w:lineRule="auto"/>
            <w:jc w:val="center"/>
          </w:pPr>
        </w:pPrChange>
      </w:pPr>
      <w:ins w:id="1730" w:author="Sujil Kumar Koottathampathiyil" w:date="2022-06-09T08:54:00Z">
        <w:r w:rsidRPr="00CD75CE">
          <w:rPr>
            <w:rFonts w:ascii="Arial" w:eastAsia="Times New Roman" w:hAnsi="Arial" w:cs="Arial"/>
            <w:sz w:val="24"/>
            <w:szCs w:val="24"/>
          </w:rPr>
          <w:lastRenderedPageBreak/>
          <w:t xml:space="preserve"> </w:t>
        </w:r>
      </w:ins>
      <w:ins w:id="1731" w:author="Sujil Kumar Koottathampathiyil" w:date="2022-06-12T23:21:00Z">
        <w:r w:rsidR="008E4E1B" w:rsidRPr="008E4E1B">
          <w:rPr>
            <w:rFonts w:ascii="Arial" w:eastAsia="Times New Roman" w:hAnsi="Arial" w:cs="Arial"/>
            <w:sz w:val="24"/>
            <w:szCs w:val="24"/>
          </w:rPr>
          <w:t xml:space="preserve">According to the </w:t>
        </w:r>
        <w:r w:rsidR="008E4E1B">
          <w:rPr>
            <w:rFonts w:ascii="Arial" w:eastAsia="Times New Roman" w:hAnsi="Arial" w:cs="Arial"/>
            <w:sz w:val="24"/>
            <w:szCs w:val="24"/>
          </w:rPr>
          <w:t>fig 4.9</w:t>
        </w:r>
        <w:r w:rsidR="008E4E1B" w:rsidRPr="008E4E1B">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2E488EFF" w14:textId="147C11FF" w:rsidR="001D6019" w:rsidRPr="00CD75CE" w:rsidRDefault="001D6019" w:rsidP="00801CE0">
      <w:pPr>
        <w:spacing w:line="360" w:lineRule="auto"/>
        <w:jc w:val="center"/>
        <w:rPr>
          <w:ins w:id="1732" w:author="Sujil Kumar Koottathampathiyil" w:date="2022-06-09T08:35:00Z"/>
          <w:rFonts w:ascii="Arial" w:hAnsi="Arial" w:cs="Arial"/>
          <w:color w:val="000000"/>
          <w:sz w:val="24"/>
          <w:szCs w:val="24"/>
          <w:rPrChange w:id="1733" w:author="Sujil Kumar Koottathampathiyil" w:date="2022-06-09T11:28:00Z">
            <w:rPr>
              <w:ins w:id="1734" w:author="Sujil Kumar Koottathampathiyil" w:date="2022-06-09T08:35:00Z"/>
              <w:rFonts w:ascii="Arial" w:hAnsi="Arial" w:cs="Arial"/>
              <w:color w:val="000000"/>
            </w:rPr>
          </w:rPrChange>
        </w:rPr>
      </w:pPr>
      <w:ins w:id="1735" w:author="Sujil Kumar Koottathampathiyil" w:date="2022-06-09T08:45:00Z">
        <w:r w:rsidRPr="00CD75CE">
          <w:rPr>
            <w:noProof/>
            <w:sz w:val="24"/>
            <w:szCs w:val="24"/>
            <w:rPrChange w:id="1736"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7D6D25" w:rsidRDefault="00041F29" w:rsidP="00FA37CA">
      <w:pPr>
        <w:spacing w:line="360" w:lineRule="auto"/>
        <w:jc w:val="center"/>
        <w:rPr>
          <w:ins w:id="1737" w:author="Sujil Kumar Koottathampathiyil" w:date="2022-06-09T08:52:00Z"/>
          <w:rFonts w:ascii="Arial" w:eastAsia="Times New Roman" w:hAnsi="Arial" w:cs="Arial"/>
          <w:i/>
          <w:iCs/>
          <w:sz w:val="24"/>
          <w:szCs w:val="24"/>
          <w:rPrChange w:id="1738" w:author="Sujil Kumar Koottathampathiyil" w:date="2022-06-12T10:11:00Z">
            <w:rPr>
              <w:ins w:id="1739" w:author="Sujil Kumar Koottathampathiyil" w:date="2022-06-09T08:52:00Z"/>
              <w:rFonts w:ascii="Arial" w:eastAsia="Times New Roman" w:hAnsi="Arial" w:cs="Arial"/>
              <w:sz w:val="24"/>
              <w:szCs w:val="24"/>
            </w:rPr>
          </w:rPrChange>
        </w:rPr>
      </w:pPr>
      <w:ins w:id="1740" w:author="Sujil Kumar Koottathampathiyil" w:date="2022-06-09T08:45:00Z">
        <w:r w:rsidRPr="007D6D25">
          <w:rPr>
            <w:rFonts w:ascii="Arial" w:eastAsia="Times New Roman" w:hAnsi="Arial" w:cs="Arial"/>
            <w:b/>
            <w:bCs/>
            <w:i/>
            <w:iCs/>
            <w:sz w:val="24"/>
            <w:szCs w:val="24"/>
            <w:rPrChange w:id="1741" w:author="Sujil Kumar Koottathampathiyil" w:date="2022-06-12T10:11:00Z">
              <w:rPr>
                <w:rFonts w:ascii="Arial" w:eastAsia="Times New Roman" w:hAnsi="Arial" w:cs="Arial"/>
                <w:b/>
                <w:bCs/>
                <w:sz w:val="24"/>
                <w:szCs w:val="24"/>
              </w:rPr>
            </w:rPrChange>
          </w:rPr>
          <w:t>Fig. 4.</w:t>
        </w:r>
      </w:ins>
      <w:ins w:id="1742" w:author="Sujil Kumar Koottathampathiyil" w:date="2022-06-09T08:46:00Z">
        <w:r w:rsidR="00075BCE" w:rsidRPr="007D6D25">
          <w:rPr>
            <w:rFonts w:ascii="Arial" w:eastAsia="Times New Roman" w:hAnsi="Arial" w:cs="Arial"/>
            <w:b/>
            <w:bCs/>
            <w:i/>
            <w:iCs/>
            <w:sz w:val="24"/>
            <w:szCs w:val="24"/>
            <w:rPrChange w:id="1743" w:author="Sujil Kumar Koottathampathiyil" w:date="2022-06-12T10:11:00Z">
              <w:rPr>
                <w:rFonts w:ascii="Arial" w:eastAsia="Times New Roman" w:hAnsi="Arial" w:cs="Arial"/>
                <w:b/>
                <w:bCs/>
                <w:sz w:val="24"/>
                <w:szCs w:val="24"/>
              </w:rPr>
            </w:rPrChange>
          </w:rPr>
          <w:t>10</w:t>
        </w:r>
      </w:ins>
      <w:ins w:id="1744" w:author="Sujil Kumar Koottathampathiyil" w:date="2022-06-09T08:45:00Z">
        <w:r w:rsidRPr="007D6D25">
          <w:rPr>
            <w:rFonts w:ascii="Arial" w:eastAsia="Times New Roman" w:hAnsi="Arial" w:cs="Arial"/>
            <w:b/>
            <w:bCs/>
            <w:i/>
            <w:iCs/>
            <w:sz w:val="24"/>
            <w:szCs w:val="24"/>
            <w:rPrChange w:id="1745" w:author="Sujil Kumar Koottathampathiyil" w:date="2022-06-12T10:11:00Z">
              <w:rPr>
                <w:rFonts w:ascii="Arial" w:eastAsia="Times New Roman" w:hAnsi="Arial" w:cs="Arial"/>
                <w:b/>
                <w:bCs/>
                <w:sz w:val="24"/>
                <w:szCs w:val="24"/>
              </w:rPr>
            </w:rPrChange>
          </w:rPr>
          <w:t>:</w:t>
        </w:r>
        <w:r w:rsidRPr="007D6D25">
          <w:rPr>
            <w:rFonts w:ascii="Arial" w:eastAsia="Times New Roman" w:hAnsi="Arial" w:cs="Arial"/>
            <w:i/>
            <w:iCs/>
            <w:sz w:val="24"/>
            <w:szCs w:val="24"/>
            <w:rPrChange w:id="1746" w:author="Sujil Kumar Koottathampathiyil" w:date="2022-06-12T10:11:00Z">
              <w:rPr>
                <w:rFonts w:ascii="Arial" w:eastAsia="Times New Roman" w:hAnsi="Arial" w:cs="Arial"/>
                <w:sz w:val="24"/>
                <w:szCs w:val="24"/>
              </w:rPr>
            </w:rPrChange>
          </w:rPr>
          <w:t xml:space="preserve"> </w:t>
        </w:r>
        <w:r w:rsidR="00FA37CA" w:rsidRPr="007D6D25">
          <w:rPr>
            <w:rFonts w:ascii="Arial" w:eastAsia="Times New Roman" w:hAnsi="Arial" w:cs="Arial"/>
            <w:i/>
            <w:iCs/>
            <w:sz w:val="24"/>
            <w:szCs w:val="24"/>
            <w:rPrChange w:id="1747" w:author="Sujil Kumar Koottathampathiyil" w:date="2022-06-12T10:11:00Z">
              <w:rPr>
                <w:rFonts w:ascii="Arial" w:eastAsia="Times New Roman" w:hAnsi="Arial" w:cs="Arial"/>
                <w:sz w:val="24"/>
                <w:szCs w:val="24"/>
              </w:rPr>
            </w:rPrChange>
          </w:rPr>
          <w:t>correlation matrix of suicide dataset</w:t>
        </w:r>
      </w:ins>
    </w:p>
    <w:p w14:paraId="78F66597" w14:textId="3C752D99" w:rsidR="008807FE" w:rsidRPr="00405362" w:rsidRDefault="008807FE" w:rsidP="008807FE">
      <w:pPr>
        <w:spacing w:line="360" w:lineRule="auto"/>
        <w:jc w:val="both"/>
        <w:rPr>
          <w:ins w:id="1748" w:author="Sujil Kumar Koottathampathiyil" w:date="2022-06-12T23:39:00Z"/>
          <w:rFonts w:ascii="Arial" w:eastAsia="Times New Roman" w:hAnsi="Arial" w:cs="Arial"/>
          <w:sz w:val="24"/>
          <w:szCs w:val="24"/>
        </w:rPr>
      </w:pPr>
      <w:ins w:id="1749" w:author="Sujil Kumar Koottathampathiyil" w:date="2022-06-12T23:39:00Z">
        <w:r w:rsidRPr="00A07BF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394097" w:rsidRPr="00A07BFC">
          <w:rPr>
            <w:rFonts w:ascii="Arial" w:eastAsia="Times New Roman" w:hAnsi="Arial" w:cs="Arial"/>
            <w:sz w:val="24"/>
            <w:szCs w:val="24"/>
          </w:rPr>
          <w:t>Dataframe</w:t>
        </w:r>
        <w:r w:rsidRPr="00A07BFC">
          <w:rPr>
            <w:rFonts w:ascii="Arial" w:eastAsia="Times New Roman" w:hAnsi="Arial" w:cs="Arial"/>
            <w:sz w:val="24"/>
            <w:szCs w:val="24"/>
          </w:rPr>
          <w:t>.</w:t>
        </w:r>
      </w:ins>
    </w:p>
    <w:p w14:paraId="2DAFCE1A" w14:textId="2699E517" w:rsidR="00DD2B38" w:rsidRPr="00CD75CE" w:rsidDel="008807FE" w:rsidRDefault="00DD2B38">
      <w:pPr>
        <w:spacing w:line="360" w:lineRule="auto"/>
        <w:jc w:val="both"/>
        <w:rPr>
          <w:del w:id="1750" w:author="Sujil Kumar Koottathampathiyil" w:date="2022-06-12T23:39:00Z"/>
          <w:rFonts w:ascii="Arial" w:eastAsia="Times New Roman" w:hAnsi="Arial" w:cs="Arial"/>
          <w:sz w:val="24"/>
          <w:szCs w:val="24"/>
          <w:rPrChange w:id="1751" w:author="Sujil Kumar Koottathampathiyil" w:date="2022-06-09T11:28:00Z">
            <w:rPr>
              <w:del w:id="1752" w:author="Sujil Kumar Koottathampathiyil" w:date="2022-06-12T23:39:00Z"/>
              <w:rFonts w:ascii="Arial" w:hAnsi="Arial" w:cs="Arial"/>
              <w:color w:val="000000"/>
            </w:rPr>
          </w:rPrChange>
        </w:rPr>
        <w:pPrChange w:id="1753" w:author="Sujil Kumar Koottathampathiyil" w:date="2022-06-09T08:52:00Z">
          <w:pPr>
            <w:spacing w:line="360" w:lineRule="auto"/>
            <w:jc w:val="center"/>
          </w:pPr>
        </w:pPrChange>
      </w:pPr>
    </w:p>
    <w:p w14:paraId="295BCC95" w14:textId="1FAA35AB" w:rsidR="00654189" w:rsidRPr="00CB1C7A" w:rsidRDefault="00637E9E" w:rsidP="005D4B76">
      <w:pPr>
        <w:spacing w:line="360" w:lineRule="auto"/>
        <w:rPr>
          <w:rFonts w:ascii="Arial" w:hAnsi="Arial" w:cs="Arial"/>
          <w:b/>
          <w:bCs/>
          <w:sz w:val="32"/>
          <w:szCs w:val="32"/>
        </w:rPr>
      </w:pPr>
      <w:ins w:id="1754" w:author="Sujil Kumar Koottathampathiyil" w:date="2022-06-09T08:20:00Z">
        <w:r>
          <w:rPr>
            <w:rFonts w:ascii="Arial" w:hAnsi="Arial" w:cs="Arial"/>
            <w:b/>
            <w:bCs/>
            <w:sz w:val="32"/>
            <w:szCs w:val="32"/>
          </w:rPr>
          <w:t>4</w:t>
        </w:r>
      </w:ins>
      <w:del w:id="1755"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645E9635" w14:textId="30523B1A" w:rsidR="00020114" w:rsidRPr="00405362" w:rsidRDefault="00020114" w:rsidP="00020114">
      <w:pPr>
        <w:spacing w:line="360" w:lineRule="auto"/>
        <w:jc w:val="both"/>
        <w:rPr>
          <w:ins w:id="1756" w:author="Sujil Kumar Koottathampathiyil" w:date="2022-06-12T23:23:00Z"/>
          <w:rFonts w:ascii="Arial" w:hAnsi="Arial" w:cs="Arial"/>
          <w:noProof/>
          <w:sz w:val="24"/>
          <w:szCs w:val="24"/>
        </w:rPr>
      </w:pPr>
      <w:ins w:id="1757" w:author="Sujil Kumar Koottathampathiyil" w:date="2022-06-12T23:23:00Z">
        <w:r w:rsidRPr="00572C8C">
          <w:rPr>
            <w:rFonts w:ascii="Arial" w:hAnsi="Arial" w:cs="Arial"/>
            <w:sz w:val="24"/>
            <w:szCs w:val="24"/>
          </w:rPr>
          <w:t>This project has various objectives, including creating a dashboard for visualizations, forecasting using Machine Learning Models, and creating an Admin Panel Portal</w:t>
        </w:r>
      </w:ins>
      <w:ins w:id="1758" w:author="Sujil Kumar Koottathampathiyil" w:date="2022-06-12T23:46:00Z">
        <w:r w:rsidR="005042AF">
          <w:rPr>
            <w:rFonts w:ascii="Arial" w:hAnsi="Arial" w:cs="Arial"/>
            <w:sz w:val="24"/>
            <w:szCs w:val="24"/>
          </w:rPr>
          <w:t xml:space="preserve"> for updating new suicides etc</w:t>
        </w:r>
      </w:ins>
      <w:ins w:id="1759" w:author="Sujil Kumar Koottathampathiyil" w:date="2022-06-12T23:23:00Z">
        <w:r w:rsidRPr="00572C8C">
          <w:rPr>
            <w:rFonts w:ascii="Arial" w:hAnsi="Arial" w:cs="Arial"/>
            <w:sz w:val="24"/>
            <w:szCs w:val="24"/>
          </w:rPr>
          <w:t>.</w:t>
        </w:r>
        <w:r w:rsidRPr="002F5604">
          <w:t xml:space="preserve"> </w:t>
        </w:r>
        <w:r w:rsidRPr="002F5604">
          <w:rPr>
            <w:rFonts w:ascii="Arial" w:hAnsi="Arial" w:cs="Arial"/>
            <w:sz w:val="24"/>
            <w:szCs w:val="24"/>
          </w:rPr>
          <w:t xml:space="preserve">Working with a time series model and projecting future values would be the most intriguing and challenging aspect of this </w:t>
        </w:r>
        <w:r w:rsidRPr="002F5604">
          <w:rPr>
            <w:rFonts w:ascii="Arial" w:hAnsi="Arial" w:cs="Arial"/>
            <w:sz w:val="24"/>
            <w:szCs w:val="24"/>
          </w:rPr>
          <w:lastRenderedPageBreak/>
          <w:t>endeavor.</w:t>
        </w:r>
        <w:r>
          <w:rPr>
            <w:rFonts w:ascii="Arial" w:hAnsi="Arial" w:cs="Arial"/>
            <w:sz w:val="24"/>
            <w:szCs w:val="24"/>
          </w:rPr>
          <w:t xml:space="preserve"> </w:t>
        </w:r>
        <w:r w:rsidRPr="005B5BF7">
          <w:rPr>
            <w:rFonts w:ascii="Arial" w:hAnsi="Arial" w:cs="Arial"/>
            <w:color w:val="000000"/>
            <w:sz w:val="24"/>
            <w:szCs w:val="24"/>
          </w:rPr>
          <w:t xml:space="preserve">A decision tree classifier was employed to categorize the risk and non-risk groups while dealing with numerical and categorical information.  </w:t>
        </w:r>
      </w:ins>
      <w:customXmlInsRangeStart w:id="1760" w:author="Sujil Kumar Koottathampathiyil" w:date="2022-06-12T23:23:00Z"/>
      <w:sdt>
        <w:sdtPr>
          <w:rPr>
            <w:rFonts w:ascii="Arial" w:hAnsi="Arial" w:cs="Arial"/>
            <w:color w:val="000000"/>
            <w:sz w:val="24"/>
            <w:szCs w:val="24"/>
          </w:rPr>
          <w:tag w:val="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1719089189"/>
          <w:placeholder>
            <w:docPart w:val="93C220DAE73C4718939D6AABCB770591"/>
          </w:placeholder>
        </w:sdtPr>
        <w:sdtContent>
          <w:customXmlInsRangeEnd w:id="1760"/>
          <w:ins w:id="1761" w:author="Sujil Kumar Koottathampathiyil" w:date="2022-06-12T23:23:00Z">
            <w:r w:rsidRPr="00D6164D">
              <w:rPr>
                <w:rFonts w:ascii="Arial" w:hAnsi="Arial" w:cs="Arial"/>
                <w:color w:val="000000"/>
                <w:sz w:val="24"/>
                <w:szCs w:val="24"/>
              </w:rPr>
              <w:t>Brunello et al</w:t>
            </w:r>
          </w:ins>
          <w:customXmlInsRangeStart w:id="1762" w:author="Sujil Kumar Koottathampathiyil" w:date="2022-06-12T23:23:00Z"/>
        </w:sdtContent>
      </w:sdt>
      <w:customXmlInsRangeEnd w:id="1762"/>
      <w:ins w:id="1763" w:author="Sujil Kumar Koottathampathiyil" w:date="2022-06-12T23:23:00Z">
        <w:r w:rsidRPr="005B5BF7">
          <w:rPr>
            <w:rFonts w:ascii="Arial" w:hAnsi="Arial" w:cs="Arial"/>
            <w:color w:val="000000"/>
            <w:sz w:val="24"/>
            <w:szCs w:val="24"/>
          </w:rPr>
          <w:t xml:space="preserve"> . seem to have effectively utilized them in their research, which prompted me to extend the concept to suicide analysis. Checking seasonality, t</w:t>
        </w:r>
        <w:r>
          <w:rPr>
            <w:rFonts w:ascii="Arial" w:hAnsi="Arial" w:cs="Arial"/>
            <w:color w:val="000000"/>
            <w:sz w:val="24"/>
            <w:szCs w:val="24"/>
          </w:rPr>
          <w:t>rend</w:t>
        </w:r>
        <w:r w:rsidRPr="005B5BF7">
          <w:rPr>
            <w:rFonts w:ascii="Arial" w:hAnsi="Arial" w:cs="Arial"/>
            <w:color w:val="000000"/>
            <w:sz w:val="24"/>
            <w:szCs w:val="24"/>
          </w:rPr>
          <w:t>s, and stationarity, as well as assessing prediction tests for identifying the optimal model for prediction, such as AIC and BIC, are all part of this research.</w:t>
        </w:r>
      </w:ins>
    </w:p>
    <w:p w14:paraId="7FF33D4E" w14:textId="0F05962B" w:rsidR="002671A6" w:rsidRPr="006C1800" w:rsidDel="00020114" w:rsidRDefault="004B44DB" w:rsidP="005D4B76">
      <w:pPr>
        <w:spacing w:line="360" w:lineRule="auto"/>
        <w:jc w:val="both"/>
        <w:rPr>
          <w:del w:id="1764" w:author="Sujil Kumar Koottathampathiyil" w:date="2022-06-12T23:23:00Z"/>
          <w:rFonts w:ascii="Arial" w:hAnsi="Arial" w:cs="Arial"/>
          <w:color w:val="000000"/>
          <w:sz w:val="24"/>
          <w:szCs w:val="24"/>
          <w:rPrChange w:id="1765" w:author="Sujil Kumar Koottathampathiyil" w:date="2022-06-09T11:29:00Z">
            <w:rPr>
              <w:del w:id="1766" w:author="Sujil Kumar Koottathampathiyil" w:date="2022-06-12T23:23:00Z"/>
              <w:rFonts w:ascii="Arial" w:hAnsi="Arial" w:cs="Arial"/>
              <w:color w:val="000000"/>
            </w:rPr>
          </w:rPrChange>
        </w:rPr>
      </w:pPr>
      <w:del w:id="1767" w:author="Sujil Kumar Koottathampathiyil" w:date="2022-06-09T10:24:00Z">
        <w:r w:rsidRPr="006C1800" w:rsidDel="007A25D4">
          <w:rPr>
            <w:rFonts w:ascii="Arial" w:hAnsi="Arial" w:cs="Arial"/>
            <w:color w:val="000000"/>
            <w:sz w:val="24"/>
            <w:szCs w:val="24"/>
            <w:rPrChange w:id="1768" w:author="Sujil Kumar Koottathampathiyil" w:date="2022-06-09T11:29:00Z">
              <w:rPr>
                <w:rFonts w:ascii="Arial" w:hAnsi="Arial" w:cs="Arial"/>
                <w:color w:val="000000"/>
              </w:rPr>
            </w:rPrChange>
          </w:rPr>
          <w:delText xml:space="preserve">Secondly, </w:delText>
        </w:r>
        <w:r w:rsidRPr="006C1800" w:rsidDel="007A25D4">
          <w:rPr>
            <w:rFonts w:ascii="Arial" w:hAnsi="Arial" w:cs="Arial"/>
            <w:sz w:val="24"/>
            <w:szCs w:val="24"/>
            <w:rPrChange w:id="1769" w:author="Sujil Kumar Koottathampathiyil" w:date="2022-06-09T11:29:00Z">
              <w:rPr>
                <w:rFonts w:ascii="Arial" w:hAnsi="Arial" w:cs="Arial"/>
              </w:rPr>
            </w:rPrChange>
          </w:rPr>
          <w:delText>w</w:delText>
        </w:r>
      </w:del>
      <w:del w:id="1770" w:author="Sujil Kumar Koottathampathiyil" w:date="2022-06-12T23:23:00Z">
        <w:r w:rsidRPr="006C1800" w:rsidDel="00020114">
          <w:rPr>
            <w:rFonts w:ascii="Arial" w:hAnsi="Arial" w:cs="Arial"/>
            <w:sz w:val="24"/>
            <w:szCs w:val="24"/>
            <w:rPrChange w:id="1771" w:author="Sujil Kumar Koottathampathiyil" w:date="2022-06-09T11:29:00Z">
              <w:rPr>
                <w:rFonts w:ascii="Arial" w:hAnsi="Arial" w:cs="Arial"/>
              </w:rPr>
            </w:rPrChange>
          </w:rPr>
          <w:delText xml:space="preserve">orking with time series forecasting is a crucial part </w:delText>
        </w:r>
      </w:del>
      <w:del w:id="1772" w:author="Sujil Kumar Koottathampathiyil" w:date="2022-06-09T08:07:00Z">
        <w:r w:rsidRPr="006C1800" w:rsidDel="005E1219">
          <w:rPr>
            <w:rFonts w:ascii="Arial" w:hAnsi="Arial" w:cs="Arial"/>
            <w:sz w:val="24"/>
            <w:szCs w:val="24"/>
            <w:rPrChange w:id="1773" w:author="Sujil Kumar Koottathampathiyil" w:date="2022-06-09T11:29:00Z">
              <w:rPr>
                <w:rFonts w:ascii="Arial" w:hAnsi="Arial" w:cs="Arial"/>
              </w:rPr>
            </w:rPrChange>
          </w:rPr>
          <w:delText xml:space="preserve">in </w:delText>
        </w:r>
      </w:del>
      <w:del w:id="1774" w:author="Sujil Kumar Koottathampathiyil" w:date="2022-06-12T23:23:00Z">
        <w:r w:rsidRPr="006C1800" w:rsidDel="00020114">
          <w:rPr>
            <w:rFonts w:ascii="Arial" w:hAnsi="Arial" w:cs="Arial"/>
            <w:sz w:val="24"/>
            <w:szCs w:val="24"/>
            <w:rPrChange w:id="1775" w:author="Sujil Kumar Koottathampathiyil" w:date="2022-06-09T11:29:00Z">
              <w:rPr>
                <w:rFonts w:ascii="Arial" w:hAnsi="Arial" w:cs="Arial"/>
              </w:rPr>
            </w:rPrChange>
          </w:rPr>
          <w:delText xml:space="preserve">my dissertation. </w:delText>
        </w:r>
        <w:commentRangeStart w:id="1776"/>
        <w:r w:rsidRPr="006C1800" w:rsidDel="00020114">
          <w:rPr>
            <w:rFonts w:ascii="Arial" w:hAnsi="Arial" w:cs="Arial"/>
            <w:sz w:val="24"/>
            <w:szCs w:val="24"/>
            <w:rPrChange w:id="1777" w:author="Sujil Kumar Koottathampathiyil" w:date="2022-06-09T11:29:00Z">
              <w:rPr>
                <w:rFonts w:ascii="Arial" w:hAnsi="Arial" w:cs="Arial"/>
              </w:rPr>
            </w:rPrChange>
          </w:rPr>
          <w:delText xml:space="preserve">I have </w:delText>
        </w:r>
      </w:del>
      <w:del w:id="1778" w:author="Sujil Kumar Koottathampathiyil" w:date="2022-06-09T08:08:00Z">
        <w:r w:rsidRPr="006C1800" w:rsidDel="005E1219">
          <w:rPr>
            <w:rFonts w:ascii="Arial" w:hAnsi="Arial" w:cs="Arial"/>
            <w:sz w:val="24"/>
            <w:szCs w:val="24"/>
            <w:rPrChange w:id="1779" w:author="Sujil Kumar Koottathampathiyil" w:date="2022-06-09T11:29:00Z">
              <w:rPr>
                <w:rFonts w:ascii="Arial" w:hAnsi="Arial" w:cs="Arial"/>
              </w:rPr>
            </w:rPrChange>
          </w:rPr>
          <w:delText>number of</w:delText>
        </w:r>
      </w:del>
      <w:del w:id="1780" w:author="Sujil Kumar Koottathampathiyil" w:date="2022-06-12T23:23:00Z">
        <w:r w:rsidRPr="006C1800" w:rsidDel="00020114">
          <w:rPr>
            <w:rFonts w:ascii="Arial" w:hAnsi="Arial" w:cs="Arial"/>
            <w:sz w:val="24"/>
            <w:szCs w:val="24"/>
            <w:rPrChange w:id="1781" w:author="Sujil Kumar Koottathampathiyil" w:date="2022-06-09T11:29:00Z">
              <w:rPr>
                <w:rFonts w:ascii="Arial" w:hAnsi="Arial" w:cs="Arial"/>
              </w:rPr>
            </w:rPrChange>
          </w:rPr>
          <w:delText xml:space="preserve"> different targets in my dissertation. </w:delText>
        </w:r>
        <w:commentRangeEnd w:id="1776"/>
        <w:r w:rsidR="00922BBE" w:rsidDel="00020114">
          <w:rPr>
            <w:rStyle w:val="CommentReference"/>
          </w:rPr>
          <w:commentReference w:id="1776"/>
        </w:r>
      </w:del>
      <w:del w:id="1782" w:author="Sujil Kumar Koottathampathiyil" w:date="2022-06-09T10:25:00Z">
        <w:r w:rsidRPr="006C1800" w:rsidDel="00C85B77">
          <w:rPr>
            <w:rFonts w:ascii="Arial" w:hAnsi="Arial" w:cs="Arial"/>
            <w:sz w:val="24"/>
            <w:szCs w:val="24"/>
            <w:rPrChange w:id="1783"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784" w:author="Sujil Kumar Koottathampathiyil" w:date="2022-06-09T11:29:00Z">
              <w:rPr>
                <w:rFonts w:ascii="Arial" w:hAnsi="Arial" w:cs="Arial"/>
              </w:rPr>
            </w:rPrChange>
          </w:rPr>
          <w:delText xml:space="preserve"> </w:delText>
        </w:r>
      </w:del>
      <w:del w:id="1785" w:author="Sujil Kumar Koottathampathiyil" w:date="2022-06-12T23:23:00Z">
        <w:r w:rsidR="00882352" w:rsidRPr="006C1800" w:rsidDel="00020114">
          <w:rPr>
            <w:rFonts w:ascii="Arial" w:hAnsi="Arial" w:cs="Arial"/>
            <w:sz w:val="24"/>
            <w:szCs w:val="24"/>
            <w:rPrChange w:id="1786" w:author="Sujil Kumar Koottathampathiyil" w:date="2022-06-09T11:29:00Z">
              <w:rPr>
                <w:rFonts w:ascii="Arial" w:hAnsi="Arial" w:cs="Arial"/>
              </w:rPr>
            </w:rPrChange>
          </w:rPr>
          <w:delText>Dealing with numerical and categorical variables I have used decision tree classifier capable of classifying purposes.</w:delText>
        </w:r>
        <w:r w:rsidR="00A825BB" w:rsidRPr="006C1800" w:rsidDel="00020114">
          <w:rPr>
            <w:rFonts w:ascii="Arial" w:hAnsi="Arial" w:cs="Arial"/>
            <w:sz w:val="24"/>
            <w:szCs w:val="24"/>
            <w:rPrChange w:id="1787" w:author="Sujil Kumar Koottathampathiyil" w:date="2022-06-09T11:29:00Z">
              <w:rPr>
                <w:rFonts w:ascii="Arial" w:hAnsi="Arial" w:cs="Arial"/>
              </w:rPr>
            </w:rPrChange>
          </w:rPr>
          <w:delText xml:space="preserve"> I could see </w:delText>
        </w:r>
      </w:del>
      <w:del w:id="1788" w:author="Sujil Kumar Koottathampathiyil" w:date="2022-06-09T08:08:00Z">
        <w:r w:rsidR="00A825BB" w:rsidRPr="006C1800" w:rsidDel="005E1219">
          <w:rPr>
            <w:rFonts w:ascii="Arial" w:hAnsi="Arial" w:cs="Arial"/>
            <w:sz w:val="24"/>
            <w:szCs w:val="24"/>
            <w:rPrChange w:id="1789" w:author="Sujil Kumar Koottathampathiyil" w:date="2022-06-09T11:29:00Z">
              <w:rPr>
                <w:rFonts w:ascii="Arial" w:hAnsi="Arial" w:cs="Arial"/>
              </w:rPr>
            </w:rPrChange>
          </w:rPr>
          <w:delText xml:space="preserve">the </w:delText>
        </w:r>
      </w:del>
      <w:customXmlDelRangeStart w:id="1790" w:author="Sujil Kumar Koottathampathiyil" w:date="2022-06-12T23:23:00Z"/>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Content>
          <w:customXmlDelRangeEnd w:id="1790"/>
          <w:del w:id="1791" w:author="Sujil Kumar Koottathampathiyil" w:date="2022-06-08T19:46:00Z">
            <w:r w:rsidR="00770ACD" w:rsidRPr="004E08F8" w:rsidDel="00C518DB">
              <w:rPr>
                <w:rFonts w:ascii="Arial" w:hAnsi="Arial" w:cs="Arial"/>
                <w:color w:val="000000"/>
                <w:sz w:val="24"/>
                <w:szCs w:val="24"/>
                <w:rPrChange w:id="1792" w:author="Sujil Kumar Koottathampathiyil" w:date="2022-06-11T23:58:00Z">
                  <w:rPr>
                    <w:rFonts w:ascii="Arial" w:hAnsi="Arial" w:cs="Arial"/>
                    <w:color w:val="000000"/>
                  </w:rPr>
                </w:rPrChange>
              </w:rPr>
              <w:delText>Brunello et al</w:delText>
            </w:r>
          </w:del>
          <w:customXmlDelRangeStart w:id="1793" w:author="Sujil Kumar Koottathampathiyil" w:date="2022-06-12T23:23:00Z"/>
        </w:sdtContent>
      </w:sdt>
      <w:customXmlDelRangeEnd w:id="1793"/>
      <w:del w:id="1794" w:author="Sujil Kumar Koottathampathiyil" w:date="2022-06-12T23:23:00Z">
        <w:r w:rsidR="00A825BB" w:rsidRPr="006C1800" w:rsidDel="00020114">
          <w:rPr>
            <w:rFonts w:ascii="Arial" w:hAnsi="Arial" w:cs="Arial"/>
            <w:color w:val="000000"/>
            <w:sz w:val="24"/>
            <w:szCs w:val="24"/>
            <w:rPrChange w:id="1795" w:author="Sujil Kumar Koottathampathiyil" w:date="2022-06-09T11:29:00Z">
              <w:rPr>
                <w:rFonts w:ascii="Arial" w:hAnsi="Arial" w:cs="Arial"/>
                <w:color w:val="000000"/>
              </w:rPr>
            </w:rPrChange>
          </w:rPr>
          <w:delText xml:space="preserve"> </w:delText>
        </w:r>
      </w:del>
      <w:del w:id="1796" w:author="Sujil Kumar Koottathampathiyil" w:date="2022-06-09T08:08:00Z">
        <w:r w:rsidR="00A825BB" w:rsidRPr="006C1800" w:rsidDel="005E1219">
          <w:rPr>
            <w:rFonts w:ascii="Arial" w:hAnsi="Arial" w:cs="Arial"/>
            <w:color w:val="000000"/>
            <w:sz w:val="24"/>
            <w:szCs w:val="24"/>
            <w:rPrChange w:id="1797" w:author="Sujil Kumar Koottathampathiyil" w:date="2022-06-09T11:29:00Z">
              <w:rPr>
                <w:rFonts w:ascii="Arial" w:hAnsi="Arial" w:cs="Arial"/>
                <w:color w:val="000000"/>
              </w:rPr>
            </w:rPrChange>
          </w:rPr>
          <w:delText xml:space="preserve">has </w:delText>
        </w:r>
      </w:del>
      <w:del w:id="1798" w:author="Sujil Kumar Koottathampathiyil" w:date="2022-06-12T23:23:00Z">
        <w:r w:rsidR="00A825BB" w:rsidRPr="006C1800" w:rsidDel="00020114">
          <w:rPr>
            <w:rFonts w:ascii="Arial" w:hAnsi="Arial" w:cs="Arial"/>
            <w:color w:val="000000"/>
            <w:sz w:val="24"/>
            <w:szCs w:val="24"/>
            <w:rPrChange w:id="1799" w:author="Sujil Kumar Koottathampathiyil" w:date="2022-06-09T11:29:00Z">
              <w:rPr>
                <w:rFonts w:ascii="Arial" w:hAnsi="Arial" w:cs="Arial"/>
                <w:color w:val="000000"/>
              </w:rPr>
            </w:rPrChange>
          </w:rPr>
          <w:delText xml:space="preserve">successfully implemented them in their research which </w:delText>
        </w:r>
      </w:del>
      <w:del w:id="1800" w:author="Sujil Kumar Koottathampathiyil" w:date="2022-06-09T08:08:00Z">
        <w:r w:rsidR="00A825BB" w:rsidRPr="006C1800" w:rsidDel="005E1219">
          <w:rPr>
            <w:rFonts w:ascii="Arial" w:hAnsi="Arial" w:cs="Arial"/>
            <w:color w:val="000000"/>
            <w:sz w:val="24"/>
            <w:szCs w:val="24"/>
            <w:rPrChange w:id="1801" w:author="Sujil Kumar Koottathampathiyil" w:date="2022-06-09T11:29:00Z">
              <w:rPr>
                <w:rFonts w:ascii="Arial" w:hAnsi="Arial" w:cs="Arial"/>
                <w:color w:val="000000"/>
              </w:rPr>
            </w:rPrChange>
          </w:rPr>
          <w:delText xml:space="preserve">really </w:delText>
        </w:r>
      </w:del>
      <w:del w:id="1802" w:author="Sujil Kumar Koottathampathiyil" w:date="2022-06-12T23:23:00Z">
        <w:r w:rsidR="00A825BB" w:rsidRPr="006C1800" w:rsidDel="00020114">
          <w:rPr>
            <w:rFonts w:ascii="Arial" w:hAnsi="Arial" w:cs="Arial"/>
            <w:color w:val="000000"/>
            <w:sz w:val="24"/>
            <w:szCs w:val="24"/>
            <w:rPrChange w:id="1803" w:author="Sujil Kumar Koottathampathiyil" w:date="2022-06-09T11:29:00Z">
              <w:rPr>
                <w:rFonts w:ascii="Arial" w:hAnsi="Arial" w:cs="Arial"/>
                <w:color w:val="000000"/>
              </w:rPr>
            </w:rPrChange>
          </w:rPr>
          <w:delText xml:space="preserve">inspired me to adapt the idea </w:delText>
        </w:r>
      </w:del>
      <w:del w:id="1804" w:author="Sujil Kumar Koottathampathiyil" w:date="2022-06-09T08:08:00Z">
        <w:r w:rsidR="00A825BB" w:rsidRPr="006C1800" w:rsidDel="005E1219">
          <w:rPr>
            <w:rFonts w:ascii="Arial" w:hAnsi="Arial" w:cs="Arial"/>
            <w:color w:val="000000"/>
            <w:sz w:val="24"/>
            <w:szCs w:val="24"/>
            <w:rPrChange w:id="1805" w:author="Sujil Kumar Koottathampathiyil" w:date="2022-06-09T11:29:00Z">
              <w:rPr>
                <w:rFonts w:ascii="Arial" w:hAnsi="Arial" w:cs="Arial"/>
                <w:color w:val="000000"/>
              </w:rPr>
            </w:rPrChange>
          </w:rPr>
          <w:delText xml:space="preserve">in </w:delText>
        </w:r>
      </w:del>
      <w:del w:id="1806" w:author="Sujil Kumar Koottathampathiyil" w:date="2022-06-12T23:23:00Z">
        <w:r w:rsidR="00A825BB" w:rsidRPr="006C1800" w:rsidDel="00020114">
          <w:rPr>
            <w:rFonts w:ascii="Arial" w:hAnsi="Arial" w:cs="Arial"/>
            <w:color w:val="000000"/>
            <w:sz w:val="24"/>
            <w:szCs w:val="24"/>
            <w:rPrChange w:id="1807" w:author="Sujil Kumar Koottathampathiyil" w:date="2022-06-09T11:29:00Z">
              <w:rPr>
                <w:rFonts w:ascii="Arial" w:hAnsi="Arial" w:cs="Arial"/>
                <w:color w:val="000000"/>
              </w:rPr>
            </w:rPrChange>
          </w:rPr>
          <w:delText>suicide analysis.</w:delText>
        </w:r>
        <w:r w:rsidR="00995FA9" w:rsidRPr="006C1800" w:rsidDel="00020114">
          <w:rPr>
            <w:rFonts w:ascii="Arial" w:hAnsi="Arial" w:cs="Arial"/>
            <w:color w:val="000000"/>
            <w:sz w:val="24"/>
            <w:szCs w:val="24"/>
            <w:rPrChange w:id="1808" w:author="Sujil Kumar Koottathampathiyil" w:date="2022-06-09T11:29:00Z">
              <w:rPr>
                <w:rFonts w:ascii="Arial" w:hAnsi="Arial" w:cs="Arial"/>
                <w:color w:val="000000"/>
              </w:rPr>
            </w:rPrChange>
          </w:rPr>
          <w:delText xml:space="preserve"> My test includes checking seasonality, tends, stationarity and testing statistical models for finding the best model for prediction</w:delText>
        </w:r>
        <w:r w:rsidR="00AA44D8" w:rsidRPr="006C1800" w:rsidDel="00020114">
          <w:rPr>
            <w:rFonts w:ascii="Arial" w:hAnsi="Arial" w:cs="Arial"/>
            <w:color w:val="000000"/>
            <w:sz w:val="24"/>
            <w:szCs w:val="24"/>
            <w:rPrChange w:id="1809" w:author="Sujil Kumar Koottathampathiyil" w:date="2022-06-09T11:29:00Z">
              <w:rPr>
                <w:rFonts w:ascii="Arial" w:hAnsi="Arial" w:cs="Arial"/>
                <w:color w:val="000000"/>
              </w:rPr>
            </w:rPrChange>
          </w:rPr>
          <w:delText xml:space="preserve"> for example</w:delText>
        </w:r>
        <w:r w:rsidR="00995FA9" w:rsidRPr="006C1800" w:rsidDel="00020114">
          <w:rPr>
            <w:rFonts w:ascii="Arial" w:hAnsi="Arial" w:cs="Arial"/>
            <w:color w:val="000000"/>
            <w:sz w:val="24"/>
            <w:szCs w:val="24"/>
            <w:rPrChange w:id="1810" w:author="Sujil Kumar Koottathampathiyil" w:date="2022-06-09T11:29:00Z">
              <w:rPr>
                <w:rFonts w:ascii="Arial" w:hAnsi="Arial" w:cs="Arial"/>
                <w:color w:val="000000"/>
              </w:rPr>
            </w:rPrChange>
          </w:rPr>
          <w:delText xml:space="preserve"> AIC and BIC. </w:delText>
        </w:r>
      </w:del>
    </w:p>
    <w:p w14:paraId="1E7A5CF5" w14:textId="77777777" w:rsidR="00A96683" w:rsidRPr="006C1800" w:rsidRDefault="00A96683" w:rsidP="005D4B76">
      <w:pPr>
        <w:spacing w:line="360" w:lineRule="auto"/>
        <w:jc w:val="center"/>
        <w:rPr>
          <w:rFonts w:ascii="Arial" w:hAnsi="Arial" w:cs="Arial"/>
          <w:noProof/>
          <w:sz w:val="24"/>
          <w:szCs w:val="24"/>
          <w:rPrChange w:id="1811"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812" w:author="Sujil Kumar Koottathampathiyil" w:date="2022-06-09T09:49:00Z"/>
          <w:rFonts w:ascii="Arial" w:hAnsi="Arial" w:cs="Arial"/>
          <w:color w:val="000000"/>
          <w:sz w:val="24"/>
          <w:szCs w:val="24"/>
          <w:rPrChange w:id="1813" w:author="Sujil Kumar Koottathampathiyil" w:date="2022-06-09T11:29:00Z">
            <w:rPr>
              <w:ins w:id="1814" w:author="Sujil Kumar Koottathampathiyil" w:date="2022-06-09T09:49:00Z"/>
              <w:rFonts w:ascii="Arial" w:hAnsi="Arial" w:cs="Arial"/>
              <w:color w:val="000000"/>
            </w:rPr>
          </w:rPrChange>
        </w:rPr>
      </w:pPr>
      <w:r w:rsidRPr="006C1800">
        <w:rPr>
          <w:rFonts w:ascii="Arial" w:hAnsi="Arial" w:cs="Arial"/>
          <w:noProof/>
          <w:sz w:val="24"/>
          <w:szCs w:val="24"/>
          <w:rPrChange w:id="1815"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51D91E6D" w:rsidR="004117AE" w:rsidRPr="00BE4E67" w:rsidRDefault="004117AE" w:rsidP="004117AE">
      <w:pPr>
        <w:spacing w:line="360" w:lineRule="auto"/>
        <w:jc w:val="center"/>
        <w:rPr>
          <w:ins w:id="1816" w:author="Sujil Kumar Koottathampathiyil" w:date="2022-06-09T09:52:00Z"/>
          <w:rFonts w:ascii="Arial" w:eastAsia="Times New Roman" w:hAnsi="Arial" w:cs="Arial"/>
          <w:i/>
          <w:iCs/>
          <w:sz w:val="24"/>
          <w:szCs w:val="24"/>
          <w:rPrChange w:id="1817" w:author="Sujil Kumar Koottathampathiyil" w:date="2022-06-12T23:40:00Z">
            <w:rPr>
              <w:ins w:id="1818" w:author="Sujil Kumar Koottathampathiyil" w:date="2022-06-09T09:52:00Z"/>
              <w:rFonts w:ascii="Arial" w:eastAsia="Times New Roman" w:hAnsi="Arial" w:cs="Arial"/>
              <w:sz w:val="24"/>
              <w:szCs w:val="24"/>
            </w:rPr>
          </w:rPrChange>
        </w:rPr>
      </w:pPr>
      <w:ins w:id="1819" w:author="Sujil Kumar Koottathampathiyil" w:date="2022-06-09T09:52:00Z">
        <w:r w:rsidRPr="00BE4E67">
          <w:rPr>
            <w:rFonts w:ascii="Arial" w:eastAsia="Times New Roman" w:hAnsi="Arial" w:cs="Arial"/>
            <w:b/>
            <w:bCs/>
            <w:i/>
            <w:iCs/>
            <w:sz w:val="24"/>
            <w:szCs w:val="24"/>
            <w:rPrChange w:id="1820" w:author="Sujil Kumar Koottathampathiyil" w:date="2022-06-12T23:40:00Z">
              <w:rPr>
                <w:rFonts w:ascii="Arial" w:eastAsia="Times New Roman" w:hAnsi="Arial" w:cs="Arial"/>
                <w:b/>
                <w:bCs/>
                <w:sz w:val="24"/>
                <w:szCs w:val="24"/>
              </w:rPr>
            </w:rPrChange>
          </w:rPr>
          <w:t>Fig. 4.11:</w:t>
        </w:r>
        <w:r w:rsidRPr="00BE4E67">
          <w:rPr>
            <w:rFonts w:ascii="Arial" w:eastAsia="Times New Roman" w:hAnsi="Arial" w:cs="Arial"/>
            <w:i/>
            <w:iCs/>
            <w:sz w:val="24"/>
            <w:szCs w:val="24"/>
            <w:rPrChange w:id="1821" w:author="Sujil Kumar Koottathampathiyil" w:date="2022-06-12T23:40:00Z">
              <w:rPr>
                <w:rFonts w:ascii="Arial" w:eastAsia="Times New Roman" w:hAnsi="Arial" w:cs="Arial"/>
                <w:sz w:val="24"/>
                <w:szCs w:val="24"/>
              </w:rPr>
            </w:rPrChange>
          </w:rPr>
          <w:t xml:space="preserve"> </w:t>
        </w:r>
        <w:r w:rsidR="00BA7A79" w:rsidRPr="00BE4E67">
          <w:rPr>
            <w:rFonts w:ascii="Arial" w:eastAsia="Times New Roman" w:hAnsi="Arial" w:cs="Arial"/>
            <w:i/>
            <w:iCs/>
            <w:sz w:val="24"/>
            <w:szCs w:val="24"/>
            <w:rPrChange w:id="1822" w:author="Sujil Kumar Koottathampathiyil" w:date="2022-06-12T23:40:00Z">
              <w:rPr>
                <w:rFonts w:ascii="Arial" w:eastAsia="Times New Roman" w:hAnsi="Arial" w:cs="Arial"/>
                <w:sz w:val="24"/>
                <w:szCs w:val="24"/>
              </w:rPr>
            </w:rPrChange>
          </w:rPr>
          <w:t>ARIMA Forecast and observed value graph</w:t>
        </w:r>
      </w:ins>
      <w:ins w:id="1823" w:author="Sujil Kumar Koottathampathiyil" w:date="2022-06-12T23:43:00Z">
        <w:r w:rsidR="00E35266">
          <w:rPr>
            <w:rFonts w:ascii="Arial" w:eastAsia="Times New Roman" w:hAnsi="Arial" w:cs="Arial"/>
            <w:i/>
            <w:iCs/>
            <w:sz w:val="24"/>
            <w:szCs w:val="24"/>
          </w:rPr>
          <w:t xml:space="preserve"> on Russian data</w:t>
        </w:r>
      </w:ins>
    </w:p>
    <w:p w14:paraId="16B43F98" w14:textId="232D7267" w:rsidR="002B5111" w:rsidRPr="00405362" w:rsidRDefault="002B5111" w:rsidP="002B5111">
      <w:pPr>
        <w:spacing w:line="360" w:lineRule="auto"/>
        <w:jc w:val="both"/>
        <w:rPr>
          <w:ins w:id="1824" w:author="Sujil Kumar Koottathampathiyil" w:date="2022-06-12T23:23:00Z"/>
          <w:rFonts w:ascii="Arial" w:hAnsi="Arial" w:cs="Arial"/>
          <w:color w:val="000000"/>
          <w:sz w:val="24"/>
          <w:szCs w:val="24"/>
        </w:rPr>
      </w:pPr>
      <w:ins w:id="1825" w:author="Sujil Kumar Koottathampathiyil" w:date="2022-06-12T23:23:00Z">
        <w:r w:rsidRPr="00405362">
          <w:rPr>
            <w:rFonts w:ascii="Arial" w:hAnsi="Arial" w:cs="Arial"/>
            <w:color w:val="000000"/>
            <w:sz w:val="24"/>
            <w:szCs w:val="24"/>
          </w:rPr>
          <w:t>AIC and BIC graphs were made</w:t>
        </w:r>
      </w:ins>
      <w:r w:rsidR="00BE6C61">
        <w:rPr>
          <w:rFonts w:ascii="Arial" w:hAnsi="Arial" w:cs="Arial"/>
          <w:color w:val="000000"/>
          <w:sz w:val="24"/>
          <w:szCs w:val="24"/>
        </w:rPr>
        <w:t xml:space="preserve"> as shown in fig 4.11</w:t>
      </w:r>
      <w:ins w:id="1826" w:author="Sujil Kumar Koottathampathiyil" w:date="2022-06-12T23:23:00Z">
        <w:r w:rsidRPr="00405362">
          <w:rPr>
            <w:rFonts w:ascii="Arial" w:hAnsi="Arial" w:cs="Arial"/>
            <w:color w:val="000000"/>
            <w:sz w:val="24"/>
            <w:szCs w:val="24"/>
          </w:rPr>
          <w:t xml:space="preserve"> for checking the order of the ARIMA model. In </w:t>
        </w:r>
      </w:ins>
      <w:ins w:id="1827" w:author="Sujil Kumar Koottathampathiyil" w:date="2022-06-12T23:47:00Z">
        <w:r w:rsidR="008A07D6">
          <w:rPr>
            <w:rFonts w:ascii="Arial" w:hAnsi="Arial" w:cs="Arial"/>
            <w:color w:val="000000"/>
            <w:sz w:val="24"/>
            <w:szCs w:val="24"/>
          </w:rPr>
          <w:t>this</w:t>
        </w:r>
      </w:ins>
      <w:ins w:id="1828" w:author="Sujil Kumar Koottathampathiyil" w:date="2022-06-12T23:23:00Z">
        <w:r w:rsidRPr="00405362">
          <w:rPr>
            <w:rFonts w:ascii="Arial" w:hAnsi="Arial" w:cs="Arial"/>
            <w:color w:val="000000"/>
            <w:sz w:val="24"/>
            <w:szCs w:val="24"/>
          </w:rPr>
          <w:t xml:space="preserve"> research I am trying to work on predictions so, I will be looking at the AIC.</w:t>
        </w:r>
        <w:r w:rsidRPr="00405362">
          <w:rPr>
            <w:sz w:val="24"/>
            <w:szCs w:val="24"/>
          </w:rPr>
          <w:t xml:space="preserve"> </w:t>
        </w:r>
        <w:r w:rsidRPr="00405362">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proofErr w:type="gramStart"/>
        <w:r w:rsidRPr="00405362">
          <w:rPr>
            <w:rFonts w:ascii="Arial" w:hAnsi="Arial" w:cs="Arial"/>
            <w:color w:val="000000"/>
            <w:sz w:val="24"/>
            <w:szCs w:val="24"/>
          </w:rPr>
          <w:t>AIC,</w:t>
        </w:r>
        <w:proofErr w:type="gramEnd"/>
        <w:r w:rsidRPr="00405362">
          <w:rPr>
            <w:rFonts w:ascii="Arial" w:hAnsi="Arial" w:cs="Arial"/>
            <w:color w:val="000000"/>
            <w:sz w:val="24"/>
            <w:szCs w:val="24"/>
          </w:rPr>
          <w:t xml:space="preserve"> lower BIC indicates a better model. BIC likes to choose a simple model with the lower order.</w:t>
        </w:r>
        <w:r w:rsidR="00D4532B">
          <w:rPr>
            <w:rFonts w:ascii="Arial" w:hAnsi="Arial" w:cs="Arial"/>
            <w:color w:val="000000"/>
            <w:sz w:val="24"/>
            <w:szCs w:val="24"/>
          </w:rPr>
          <w:t xml:space="preserve"> </w:t>
        </w:r>
        <w:r w:rsidRPr="00405362">
          <w:rPr>
            <w:rFonts w:ascii="Arial" w:hAnsi="Arial" w:cs="Arial"/>
            <w:color w:val="000000"/>
            <w:sz w:val="24"/>
            <w:szCs w:val="24"/>
          </w:rPr>
          <w:t xml:space="preserve">AIC is better at predictive </w:t>
        </w:r>
        <w:proofErr w:type="gramStart"/>
        <w:r w:rsidRPr="00405362">
          <w:rPr>
            <w:rFonts w:ascii="Arial" w:hAnsi="Arial" w:cs="Arial"/>
            <w:color w:val="000000"/>
            <w:sz w:val="24"/>
            <w:szCs w:val="24"/>
          </w:rPr>
          <w:t>models</w:t>
        </w:r>
        <w:proofErr w:type="gramEnd"/>
        <w:r w:rsidRPr="00405362">
          <w:rPr>
            <w:rFonts w:ascii="Arial" w:hAnsi="Arial" w:cs="Arial"/>
            <w:color w:val="000000"/>
            <w:sz w:val="24"/>
            <w:szCs w:val="24"/>
          </w:rPr>
          <w:t xml:space="preserve"> but BIC is choosing a good explanatory model.</w:t>
        </w:r>
      </w:ins>
    </w:p>
    <w:p w14:paraId="24A5BD6E" w14:textId="7D6BD5A3" w:rsidR="00251086" w:rsidRPr="006C1800" w:rsidDel="003A7327" w:rsidRDefault="00922BBE">
      <w:pPr>
        <w:spacing w:line="360" w:lineRule="auto"/>
        <w:jc w:val="both"/>
        <w:rPr>
          <w:del w:id="1829" w:author="Sujil Kumar Koottathampathiyil" w:date="2022-06-09T09:52:00Z"/>
          <w:rFonts w:ascii="Arial" w:hAnsi="Arial" w:cs="Arial"/>
          <w:color w:val="000000"/>
          <w:sz w:val="24"/>
          <w:szCs w:val="24"/>
          <w:rPrChange w:id="1830" w:author="Sujil Kumar Koottathampathiyil" w:date="2022-06-09T11:29:00Z">
            <w:rPr>
              <w:del w:id="1831" w:author="Sujil Kumar Koottathampathiyil" w:date="2022-06-09T09:52:00Z"/>
              <w:rFonts w:ascii="Arial" w:hAnsi="Arial" w:cs="Arial"/>
              <w:color w:val="000000"/>
            </w:rPr>
          </w:rPrChange>
        </w:rPr>
        <w:pPrChange w:id="1832" w:author="Sujil Kumar Koottathampathiyil" w:date="2022-06-09T10:10:00Z">
          <w:pPr>
            <w:spacing w:line="360" w:lineRule="auto"/>
          </w:pPr>
        </w:pPrChange>
      </w:pPr>
      <w:commentRangeStart w:id="1833"/>
      <w:commentRangeEnd w:id="1833"/>
      <w:del w:id="1834" w:author="Sujil Kumar Koottathampathiyil" w:date="2022-06-12T23:23:00Z">
        <w:r w:rsidDel="002B5111">
          <w:rPr>
            <w:rStyle w:val="CommentReference"/>
          </w:rPr>
          <w:lastRenderedPageBreak/>
          <w:commentReference w:id="1833"/>
        </w:r>
      </w:del>
    </w:p>
    <w:p w14:paraId="15593DE8" w14:textId="77547C10" w:rsidR="00F350B1" w:rsidRPr="006C1800" w:rsidDel="00AA6881" w:rsidRDefault="00F350B1">
      <w:pPr>
        <w:spacing w:line="360" w:lineRule="auto"/>
        <w:rPr>
          <w:del w:id="1835" w:author="Sujil Kumar Koottathampathiyil" w:date="2022-06-09T09:52:00Z"/>
          <w:rFonts w:ascii="Arial" w:hAnsi="Arial" w:cs="Arial"/>
          <w:noProof/>
          <w:sz w:val="24"/>
          <w:szCs w:val="24"/>
          <w:rPrChange w:id="1836" w:author="Sujil Kumar Koottathampathiyil" w:date="2022-06-09T11:29:00Z">
            <w:rPr>
              <w:del w:id="1837" w:author="Sujil Kumar Koottathampathiyil" w:date="2022-06-09T09:52:00Z"/>
              <w:rFonts w:ascii="Arial" w:hAnsi="Arial" w:cs="Arial"/>
              <w:noProof/>
            </w:rPr>
          </w:rPrChange>
        </w:rPr>
        <w:pPrChange w:id="1838"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839" w:author="Sujil Kumar Koottathampathiyil" w:date="2022-06-09T11:29:00Z">
            <w:rPr>
              <w:rFonts w:ascii="Arial" w:hAnsi="Arial" w:cs="Arial"/>
              <w:noProof/>
            </w:rPr>
          </w:rPrChange>
        </w:rPr>
      </w:pPr>
      <w:ins w:id="1840" w:author="Sujil Kumar Koottathampathiyil" w:date="2022-06-09T09:52:00Z">
        <w:r w:rsidRPr="006C1800">
          <w:rPr>
            <w:noProof/>
            <w:sz w:val="24"/>
            <w:szCs w:val="24"/>
            <w:rPrChange w:id="1841"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544E606F" w:rsidR="00E23E7D" w:rsidRPr="0052500F" w:rsidRDefault="00E23E7D" w:rsidP="00E23E7D">
      <w:pPr>
        <w:spacing w:line="360" w:lineRule="auto"/>
        <w:jc w:val="center"/>
        <w:rPr>
          <w:ins w:id="1842" w:author="Sujil Kumar Koottathampathiyil" w:date="2022-06-09T09:53:00Z"/>
          <w:rFonts w:ascii="Arial" w:eastAsia="Times New Roman" w:hAnsi="Arial" w:cs="Arial"/>
          <w:i/>
          <w:iCs/>
          <w:sz w:val="24"/>
          <w:szCs w:val="24"/>
          <w:rPrChange w:id="1843" w:author="Sujil Kumar Koottathampathiyil" w:date="2022-06-12T23:40:00Z">
            <w:rPr>
              <w:ins w:id="1844" w:author="Sujil Kumar Koottathampathiyil" w:date="2022-06-09T09:53:00Z"/>
              <w:rFonts w:ascii="Arial" w:eastAsia="Times New Roman" w:hAnsi="Arial" w:cs="Arial"/>
              <w:sz w:val="24"/>
              <w:szCs w:val="24"/>
            </w:rPr>
          </w:rPrChange>
        </w:rPr>
      </w:pPr>
      <w:ins w:id="1845" w:author="Sujil Kumar Koottathampathiyil" w:date="2022-06-09T09:53:00Z">
        <w:r w:rsidRPr="0052500F">
          <w:rPr>
            <w:rFonts w:ascii="Arial" w:eastAsia="Times New Roman" w:hAnsi="Arial" w:cs="Arial"/>
            <w:b/>
            <w:bCs/>
            <w:i/>
            <w:iCs/>
            <w:sz w:val="24"/>
            <w:szCs w:val="24"/>
            <w:rPrChange w:id="1846" w:author="Sujil Kumar Koottathampathiyil" w:date="2022-06-12T23:40:00Z">
              <w:rPr>
                <w:rFonts w:ascii="Arial" w:eastAsia="Times New Roman" w:hAnsi="Arial" w:cs="Arial"/>
                <w:b/>
                <w:bCs/>
                <w:sz w:val="24"/>
                <w:szCs w:val="24"/>
              </w:rPr>
            </w:rPrChange>
          </w:rPr>
          <w:t>Fig. 4.12:</w:t>
        </w:r>
        <w:r w:rsidRPr="0052500F">
          <w:rPr>
            <w:rFonts w:ascii="Arial" w:eastAsia="Times New Roman" w:hAnsi="Arial" w:cs="Arial"/>
            <w:i/>
            <w:iCs/>
            <w:sz w:val="24"/>
            <w:szCs w:val="24"/>
            <w:rPrChange w:id="1847" w:author="Sujil Kumar Koottathampathiyil" w:date="2022-06-12T23:40:00Z">
              <w:rPr>
                <w:rFonts w:ascii="Arial" w:eastAsia="Times New Roman" w:hAnsi="Arial" w:cs="Arial"/>
                <w:sz w:val="24"/>
                <w:szCs w:val="24"/>
              </w:rPr>
            </w:rPrChange>
          </w:rPr>
          <w:t xml:space="preserve"> </w:t>
        </w:r>
        <w:r w:rsidR="002F08D4" w:rsidRPr="0052500F">
          <w:rPr>
            <w:rFonts w:ascii="Arial" w:eastAsia="Times New Roman" w:hAnsi="Arial" w:cs="Arial"/>
            <w:i/>
            <w:iCs/>
            <w:sz w:val="24"/>
            <w:szCs w:val="24"/>
            <w:rPrChange w:id="1848" w:author="Sujil Kumar Koottathampathiyil" w:date="2022-06-12T23:40:00Z">
              <w:rPr>
                <w:rFonts w:ascii="Arial" w:eastAsia="Times New Roman" w:hAnsi="Arial" w:cs="Arial"/>
                <w:sz w:val="24"/>
                <w:szCs w:val="24"/>
              </w:rPr>
            </w:rPrChange>
          </w:rPr>
          <w:t>AIC and BIC Score in ascending order</w:t>
        </w:r>
      </w:ins>
      <w:ins w:id="1849" w:author="Sujil Kumar Koottathampathiyil" w:date="2022-06-12T23:43:00Z">
        <w:r w:rsidR="00C6773D">
          <w:rPr>
            <w:rFonts w:ascii="Arial" w:eastAsia="Times New Roman" w:hAnsi="Arial" w:cs="Arial"/>
            <w:i/>
            <w:iCs/>
            <w:sz w:val="24"/>
            <w:szCs w:val="24"/>
          </w:rPr>
          <w:t xml:space="preserve"> on Russian data</w:t>
        </w:r>
      </w:ins>
    </w:p>
    <w:p w14:paraId="34F8D7D6" w14:textId="2752A0F0" w:rsidR="006761EF" w:rsidRPr="006C1800" w:rsidDel="00E23E7D" w:rsidRDefault="006761EF" w:rsidP="005D4B76">
      <w:pPr>
        <w:spacing w:line="360" w:lineRule="auto"/>
        <w:jc w:val="center"/>
        <w:rPr>
          <w:del w:id="1850" w:author="Sujil Kumar Koottathampathiyil" w:date="2022-06-09T09:53:00Z"/>
          <w:rFonts w:ascii="Arial" w:hAnsi="Arial" w:cs="Arial"/>
          <w:noProof/>
          <w:sz w:val="24"/>
          <w:szCs w:val="24"/>
          <w:rPrChange w:id="1851" w:author="Sujil Kumar Koottathampathiyil" w:date="2022-06-09T11:29:00Z">
            <w:rPr>
              <w:del w:id="1852"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853"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854" w:author="Sujil Kumar Koottathampathiyil" w:date="2022-06-09T11:29:00Z">
            <w:rPr>
              <w:rFonts w:ascii="Arial" w:hAnsi="Arial" w:cs="Arial"/>
              <w:noProof/>
            </w:rPr>
          </w:rPrChange>
        </w:rPr>
        <w:pPrChange w:id="1855" w:author="Sujil Kumar Koottathampathiyil" w:date="2022-06-09T09:54:00Z">
          <w:pPr>
            <w:spacing w:line="360" w:lineRule="auto"/>
            <w:jc w:val="center"/>
          </w:pPr>
        </w:pPrChange>
      </w:pPr>
      <w:ins w:id="1856" w:author="Sujil Kumar Koottathampathiyil" w:date="2022-06-09T09:54:00Z">
        <w:r w:rsidRPr="006C1800">
          <w:rPr>
            <w:rFonts w:ascii="Arial" w:hAnsi="Arial" w:cs="Arial"/>
            <w:noProof/>
            <w:sz w:val="24"/>
            <w:szCs w:val="24"/>
            <w:rPrChange w:id="1857" w:author="Sujil Kumar Koottathampathiyil" w:date="2022-06-09T11:29:00Z">
              <w:rPr>
                <w:rFonts w:ascii="Arial" w:hAnsi="Arial" w:cs="Arial"/>
                <w:noProof/>
              </w:rPr>
            </w:rPrChange>
          </w:rPr>
          <w:t>Here Fig</w:t>
        </w:r>
      </w:ins>
      <w:ins w:id="1858" w:author="Sujil Kumar Koottathampathiyil" w:date="2022-06-09T09:55:00Z">
        <w:r w:rsidRPr="006C1800">
          <w:rPr>
            <w:rFonts w:ascii="Arial" w:hAnsi="Arial" w:cs="Arial"/>
            <w:noProof/>
            <w:sz w:val="24"/>
            <w:szCs w:val="24"/>
            <w:rPrChange w:id="1859" w:author="Sujil Kumar Koottathampathiyil" w:date="2022-06-09T11:29:00Z">
              <w:rPr>
                <w:rFonts w:ascii="Arial" w:hAnsi="Arial" w:cs="Arial"/>
                <w:noProof/>
              </w:rPr>
            </w:rPrChange>
          </w:rPr>
          <w:t xml:space="preserve"> 4.12,</w:t>
        </w:r>
      </w:ins>
      <w:ins w:id="1860" w:author="Sujil Kumar Koottathampathiyil" w:date="2022-06-09T09:54:00Z">
        <w:r w:rsidRPr="006C1800">
          <w:rPr>
            <w:rFonts w:ascii="Arial" w:hAnsi="Arial" w:cs="Arial"/>
            <w:noProof/>
            <w:sz w:val="24"/>
            <w:szCs w:val="24"/>
            <w:rPrChange w:id="1861" w:author="Sujil Kumar Koottathampathiyil" w:date="2022-06-09T11:29:00Z">
              <w:rPr>
                <w:rFonts w:ascii="Arial" w:hAnsi="Arial" w:cs="Arial"/>
                <w:noProof/>
              </w:rPr>
            </w:rPrChange>
          </w:rPr>
          <w:t xml:space="preserve"> I am looking at a better predicting model so, I will be choosing AIC with </w:t>
        </w:r>
      </w:ins>
      <w:ins w:id="1862" w:author="Sujil Kumar Koottathampathiyil" w:date="2022-06-09T10:24:00Z">
        <w:r w:rsidR="00AB21DB" w:rsidRPr="006C1800">
          <w:rPr>
            <w:rFonts w:ascii="Arial" w:hAnsi="Arial" w:cs="Arial"/>
            <w:noProof/>
            <w:sz w:val="24"/>
            <w:szCs w:val="24"/>
            <w:rPrChange w:id="1863" w:author="Sujil Kumar Koottathampathiyil" w:date="2022-06-09T11:29:00Z">
              <w:rPr>
                <w:rFonts w:ascii="Arial" w:hAnsi="Arial" w:cs="Arial"/>
                <w:noProof/>
              </w:rPr>
            </w:rPrChange>
          </w:rPr>
          <w:t>the</w:t>
        </w:r>
      </w:ins>
      <w:ins w:id="1864" w:author="Sujil Kumar Koottathampathiyil" w:date="2022-06-09T09:54:00Z">
        <w:r w:rsidRPr="006C1800">
          <w:rPr>
            <w:rFonts w:ascii="Arial" w:hAnsi="Arial" w:cs="Arial"/>
            <w:noProof/>
            <w:sz w:val="24"/>
            <w:szCs w:val="24"/>
            <w:rPrChange w:id="1865" w:author="Sujil Kumar Koottathampathiyil" w:date="2022-06-09T11:29:00Z">
              <w:rPr>
                <w:rFonts w:ascii="Arial" w:hAnsi="Arial" w:cs="Arial"/>
                <w:noProof/>
              </w:rPr>
            </w:rPrChange>
          </w:rPr>
          <w:t xml:space="preserve"> least score. This is a</w:t>
        </w:r>
      </w:ins>
      <w:ins w:id="1866" w:author="Sujil Kumar Koottathampathiyil" w:date="2022-06-09T10:24:00Z">
        <w:r w:rsidR="00B3094D" w:rsidRPr="006C1800">
          <w:rPr>
            <w:rFonts w:ascii="Arial" w:hAnsi="Arial" w:cs="Arial"/>
            <w:noProof/>
            <w:sz w:val="24"/>
            <w:szCs w:val="24"/>
            <w:rPrChange w:id="1867" w:author="Sujil Kumar Koottathampathiyil" w:date="2022-06-09T11:29:00Z">
              <w:rPr>
                <w:rFonts w:ascii="Arial" w:hAnsi="Arial" w:cs="Arial"/>
                <w:noProof/>
              </w:rPr>
            </w:rPrChange>
          </w:rPr>
          <w:t>n</w:t>
        </w:r>
      </w:ins>
      <w:ins w:id="1868" w:author="Sujil Kumar Koottathampathiyil" w:date="2022-06-09T09:54:00Z">
        <w:r w:rsidRPr="006C1800">
          <w:rPr>
            <w:rFonts w:ascii="Arial" w:hAnsi="Arial" w:cs="Arial"/>
            <w:noProof/>
            <w:sz w:val="24"/>
            <w:szCs w:val="24"/>
            <w:rPrChange w:id="1869" w:author="Sujil Kumar Koottathampathiyil" w:date="2022-06-09T11:29:00Z">
              <w:rPr>
                <w:rFonts w:ascii="Arial" w:hAnsi="Arial" w:cs="Arial"/>
                <w:noProof/>
              </w:rPr>
            </w:rPrChange>
          </w:rPr>
          <w:t xml:space="preserve"> </w:t>
        </w:r>
      </w:ins>
      <w:ins w:id="1870" w:author="Sujil Kumar Koottathampathiyil" w:date="2022-06-09T10:15:00Z">
        <w:r w:rsidR="0039745A" w:rsidRPr="006C1800">
          <w:rPr>
            <w:rFonts w:ascii="Arial" w:hAnsi="Arial" w:cs="Arial"/>
            <w:noProof/>
            <w:sz w:val="24"/>
            <w:szCs w:val="24"/>
            <w:rPrChange w:id="1871" w:author="Sujil Kumar Koottathampathiyil" w:date="2022-06-09T11:29:00Z">
              <w:rPr>
                <w:rFonts w:ascii="Arial" w:hAnsi="Arial" w:cs="Arial"/>
                <w:noProof/>
              </w:rPr>
            </w:rPrChange>
          </w:rPr>
          <w:t>ARMA</w:t>
        </w:r>
      </w:ins>
      <w:ins w:id="1872" w:author="Sujil Kumar Koottathampathiyil" w:date="2022-06-09T09:54:00Z">
        <w:r w:rsidRPr="006C1800">
          <w:rPr>
            <w:rFonts w:ascii="Arial" w:hAnsi="Arial" w:cs="Arial"/>
            <w:noProof/>
            <w:sz w:val="24"/>
            <w:szCs w:val="24"/>
            <w:rPrChange w:id="1873"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874" w:author="Sujil Kumar Koottathampathiyil" w:date="2022-06-09T09:55:00Z"/>
          <w:rFonts w:ascii="Arial" w:hAnsi="Arial" w:cs="Arial"/>
          <w:color w:val="000000"/>
          <w:sz w:val="24"/>
          <w:szCs w:val="24"/>
          <w:rPrChange w:id="1875" w:author="Sujil Kumar Koottathampathiyil" w:date="2022-06-09T11:29:00Z">
            <w:rPr>
              <w:ins w:id="1876" w:author="Sujil Kumar Koottathampathiyil" w:date="2022-06-09T09:55:00Z"/>
              <w:rFonts w:ascii="Arial" w:hAnsi="Arial" w:cs="Arial"/>
              <w:color w:val="000000"/>
            </w:rPr>
          </w:rPrChange>
        </w:rPr>
      </w:pPr>
      <w:r w:rsidRPr="006C1800">
        <w:rPr>
          <w:rFonts w:ascii="Arial" w:hAnsi="Arial" w:cs="Arial"/>
          <w:noProof/>
          <w:sz w:val="24"/>
          <w:szCs w:val="24"/>
          <w:rPrChange w:id="1877"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7C35945F" w:rsidR="008A4009" w:rsidRPr="007C26EB" w:rsidRDefault="008A4009" w:rsidP="008A4009">
      <w:pPr>
        <w:spacing w:line="360" w:lineRule="auto"/>
        <w:jc w:val="center"/>
        <w:rPr>
          <w:ins w:id="1878" w:author="Sujil Kumar Koottathampathiyil" w:date="2022-06-09T09:55:00Z"/>
          <w:rFonts w:ascii="Arial" w:eastAsia="Times New Roman" w:hAnsi="Arial" w:cs="Arial"/>
          <w:i/>
          <w:iCs/>
          <w:sz w:val="24"/>
          <w:szCs w:val="24"/>
          <w:rPrChange w:id="1879" w:author="Sujil Kumar Koottathampathiyil" w:date="2022-06-12T23:40:00Z">
            <w:rPr>
              <w:ins w:id="1880" w:author="Sujil Kumar Koottathampathiyil" w:date="2022-06-09T09:55:00Z"/>
              <w:rFonts w:ascii="Arial" w:eastAsia="Times New Roman" w:hAnsi="Arial" w:cs="Arial"/>
              <w:sz w:val="24"/>
              <w:szCs w:val="24"/>
            </w:rPr>
          </w:rPrChange>
        </w:rPr>
      </w:pPr>
      <w:ins w:id="1881" w:author="Sujil Kumar Koottathampathiyil" w:date="2022-06-09T09:55:00Z">
        <w:r w:rsidRPr="007C26EB">
          <w:rPr>
            <w:rFonts w:ascii="Arial" w:eastAsia="Times New Roman" w:hAnsi="Arial" w:cs="Arial"/>
            <w:b/>
            <w:bCs/>
            <w:i/>
            <w:iCs/>
            <w:sz w:val="24"/>
            <w:szCs w:val="24"/>
            <w:rPrChange w:id="1882" w:author="Sujil Kumar Koottathampathiyil" w:date="2022-06-12T23:40:00Z">
              <w:rPr>
                <w:rFonts w:ascii="Arial" w:eastAsia="Times New Roman" w:hAnsi="Arial" w:cs="Arial"/>
                <w:b/>
                <w:bCs/>
                <w:sz w:val="24"/>
                <w:szCs w:val="24"/>
              </w:rPr>
            </w:rPrChange>
          </w:rPr>
          <w:t>Fig. 4.1</w:t>
        </w:r>
      </w:ins>
      <w:ins w:id="1883" w:author="Sujil Kumar Koottathampathiyil" w:date="2022-06-09T09:56:00Z">
        <w:r w:rsidR="00217C1C" w:rsidRPr="007C26EB">
          <w:rPr>
            <w:rFonts w:ascii="Arial" w:eastAsia="Times New Roman" w:hAnsi="Arial" w:cs="Arial"/>
            <w:b/>
            <w:bCs/>
            <w:i/>
            <w:iCs/>
            <w:sz w:val="24"/>
            <w:szCs w:val="24"/>
            <w:rPrChange w:id="1884" w:author="Sujil Kumar Koottathampathiyil" w:date="2022-06-12T23:40:00Z">
              <w:rPr>
                <w:rFonts w:ascii="Arial" w:eastAsia="Times New Roman" w:hAnsi="Arial" w:cs="Arial"/>
                <w:b/>
                <w:bCs/>
                <w:sz w:val="24"/>
                <w:szCs w:val="24"/>
              </w:rPr>
            </w:rPrChange>
          </w:rPr>
          <w:t>3</w:t>
        </w:r>
      </w:ins>
      <w:ins w:id="1885" w:author="Sujil Kumar Koottathampathiyil" w:date="2022-06-09T09:55:00Z">
        <w:r w:rsidRPr="007C26EB">
          <w:rPr>
            <w:rFonts w:ascii="Arial" w:eastAsia="Times New Roman" w:hAnsi="Arial" w:cs="Arial"/>
            <w:b/>
            <w:bCs/>
            <w:i/>
            <w:iCs/>
            <w:sz w:val="24"/>
            <w:szCs w:val="24"/>
            <w:rPrChange w:id="1886" w:author="Sujil Kumar Koottathampathiyil" w:date="2022-06-12T23:40:00Z">
              <w:rPr>
                <w:rFonts w:ascii="Arial" w:eastAsia="Times New Roman" w:hAnsi="Arial" w:cs="Arial"/>
                <w:b/>
                <w:bCs/>
                <w:sz w:val="24"/>
                <w:szCs w:val="24"/>
              </w:rPr>
            </w:rPrChange>
          </w:rPr>
          <w:t>:</w:t>
        </w:r>
        <w:r w:rsidRPr="007C26EB">
          <w:rPr>
            <w:rFonts w:ascii="Arial" w:eastAsia="Times New Roman" w:hAnsi="Arial" w:cs="Arial"/>
            <w:i/>
            <w:iCs/>
            <w:sz w:val="24"/>
            <w:szCs w:val="24"/>
            <w:rPrChange w:id="1887" w:author="Sujil Kumar Koottathampathiyil" w:date="2022-06-12T23:40:00Z">
              <w:rPr>
                <w:rFonts w:ascii="Arial" w:eastAsia="Times New Roman" w:hAnsi="Arial" w:cs="Arial"/>
                <w:sz w:val="24"/>
                <w:szCs w:val="24"/>
              </w:rPr>
            </w:rPrChange>
          </w:rPr>
          <w:t xml:space="preserve"> </w:t>
        </w:r>
      </w:ins>
      <w:ins w:id="1888" w:author="Sujil Kumar Koottathampathiyil" w:date="2022-06-09T09:56:00Z">
        <w:r w:rsidRPr="007C26EB">
          <w:rPr>
            <w:rFonts w:ascii="Arial" w:eastAsia="Times New Roman" w:hAnsi="Arial" w:cs="Arial"/>
            <w:i/>
            <w:iCs/>
            <w:sz w:val="24"/>
            <w:szCs w:val="24"/>
            <w:rPrChange w:id="1889" w:author="Sujil Kumar Koottathampathiyil" w:date="2022-06-12T23:40:00Z">
              <w:rPr>
                <w:rFonts w:ascii="Arial" w:eastAsia="Times New Roman" w:hAnsi="Arial" w:cs="Arial"/>
                <w:sz w:val="24"/>
                <w:szCs w:val="24"/>
              </w:rPr>
            </w:rPrChange>
          </w:rPr>
          <w:t>ACF and PACF</w:t>
        </w:r>
        <w:r w:rsidR="000A0273" w:rsidRPr="007C26EB">
          <w:rPr>
            <w:rFonts w:ascii="Arial" w:eastAsia="Times New Roman" w:hAnsi="Arial" w:cs="Arial"/>
            <w:i/>
            <w:iCs/>
            <w:sz w:val="24"/>
            <w:szCs w:val="24"/>
            <w:rPrChange w:id="1890" w:author="Sujil Kumar Koottathampathiyil" w:date="2022-06-12T23:40:00Z">
              <w:rPr>
                <w:rFonts w:ascii="Arial" w:eastAsia="Times New Roman" w:hAnsi="Arial" w:cs="Arial"/>
                <w:sz w:val="24"/>
                <w:szCs w:val="24"/>
              </w:rPr>
            </w:rPrChange>
          </w:rPr>
          <w:t xml:space="preserve"> to choose the model in ARIMA</w:t>
        </w:r>
      </w:ins>
      <w:ins w:id="1891" w:author="Sujil Kumar Koottathampathiyil" w:date="2022-06-12T23:43:00Z">
        <w:r w:rsidR="001B14F1">
          <w:rPr>
            <w:rFonts w:ascii="Arial" w:eastAsia="Times New Roman" w:hAnsi="Arial" w:cs="Arial"/>
            <w:i/>
            <w:iCs/>
            <w:sz w:val="24"/>
            <w:szCs w:val="24"/>
          </w:rPr>
          <w:t xml:space="preserve"> on </w:t>
        </w:r>
      </w:ins>
      <w:ins w:id="1892" w:author="Sujil Kumar Koottathampathiyil" w:date="2022-06-12T23:44:00Z">
        <w:r w:rsidR="001B14F1">
          <w:rPr>
            <w:rFonts w:ascii="Arial" w:eastAsia="Times New Roman" w:hAnsi="Arial" w:cs="Arial"/>
            <w:i/>
            <w:iCs/>
            <w:sz w:val="24"/>
            <w:szCs w:val="24"/>
          </w:rPr>
          <w:t>Russian data</w:t>
        </w:r>
      </w:ins>
    </w:p>
    <w:p w14:paraId="5ABF8D06" w14:textId="77777777" w:rsidR="008A4009" w:rsidRPr="006C1800" w:rsidRDefault="008A4009" w:rsidP="005D4B76">
      <w:pPr>
        <w:spacing w:line="360" w:lineRule="auto"/>
        <w:jc w:val="center"/>
        <w:rPr>
          <w:rFonts w:ascii="Arial" w:hAnsi="Arial" w:cs="Arial"/>
          <w:color w:val="000000"/>
          <w:sz w:val="24"/>
          <w:szCs w:val="24"/>
          <w:rPrChange w:id="1893"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1894" w:author="Sujil Kumar Koottathampathiyil" w:date="2022-06-09T11:29:00Z">
            <w:rPr>
              <w:rFonts w:ascii="Arial" w:hAnsi="Arial" w:cs="Arial"/>
              <w:noProof/>
            </w:rPr>
          </w:rPrChange>
        </w:rPr>
      </w:pPr>
      <w:del w:id="1895" w:author="Sujil Kumar Koottathampathiyil" w:date="2022-06-09T09:49:00Z">
        <w:r w:rsidRPr="006C1800" w:rsidDel="006431B2">
          <w:rPr>
            <w:rFonts w:ascii="Arial" w:hAnsi="Arial" w:cs="Arial"/>
            <w:color w:val="000000"/>
            <w:sz w:val="24"/>
            <w:szCs w:val="24"/>
            <w:rPrChange w:id="1896" w:author="Sujil Kumar Koottathampathiyil" w:date="2022-06-09T11:29:00Z">
              <w:rPr>
                <w:rFonts w:ascii="Arial" w:hAnsi="Arial" w:cs="Arial"/>
                <w:color w:val="000000"/>
              </w:rPr>
            </w:rPrChange>
          </w:rPr>
          <w:lastRenderedPageBreak/>
          <w:delText xml:space="preserve">AIC and BIC graphs made for checking the order of ARIMA </w:delText>
        </w:r>
      </w:del>
      <w:del w:id="1897" w:author="Sujil Kumar Koottathampathiyil" w:date="2022-06-09T08:29:00Z">
        <w:r w:rsidRPr="006C1800" w:rsidDel="00D25BE4">
          <w:rPr>
            <w:rFonts w:ascii="Arial" w:hAnsi="Arial" w:cs="Arial"/>
            <w:color w:val="000000"/>
            <w:sz w:val="24"/>
            <w:szCs w:val="24"/>
            <w:rPrChange w:id="1898" w:author="Sujil Kumar Koottathampathiyil" w:date="2022-06-09T11:29:00Z">
              <w:rPr>
                <w:rFonts w:ascii="Arial" w:hAnsi="Arial" w:cs="Arial"/>
                <w:color w:val="000000"/>
              </w:rPr>
            </w:rPrChange>
          </w:rPr>
          <w:delText>Model</w:delText>
        </w:r>
      </w:del>
      <w:del w:id="1899" w:author="Sujil Kumar Koottathampathiyil" w:date="2022-06-09T09:49:00Z">
        <w:r w:rsidRPr="006C1800" w:rsidDel="006431B2">
          <w:rPr>
            <w:rFonts w:ascii="Arial" w:hAnsi="Arial" w:cs="Arial"/>
            <w:color w:val="000000"/>
            <w:sz w:val="24"/>
            <w:szCs w:val="24"/>
            <w:rPrChange w:id="1900"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901" w:author="Sujil Kumar Koottathampathiyil" w:date="2022-06-09T11:29:00Z">
            <w:rPr>
              <w:rFonts w:ascii="Arial" w:hAnsi="Arial" w:cs="Arial"/>
              <w:color w:val="000000"/>
            </w:rPr>
          </w:rPrChange>
        </w:rPr>
        <w:t xml:space="preserve">From </w:t>
      </w:r>
      <w:del w:id="1902" w:author="Sujil Kumar Koottathampathiyil" w:date="2022-06-09T10:16:00Z">
        <w:r w:rsidRPr="006C1800" w:rsidDel="0039745A">
          <w:rPr>
            <w:rFonts w:ascii="Arial" w:hAnsi="Arial" w:cs="Arial"/>
            <w:color w:val="000000"/>
            <w:sz w:val="24"/>
            <w:szCs w:val="24"/>
            <w:rPrChange w:id="1903" w:author="Sujil Kumar Koottathampathiyil" w:date="2022-06-09T11:29:00Z">
              <w:rPr>
                <w:rFonts w:ascii="Arial" w:hAnsi="Arial" w:cs="Arial"/>
                <w:color w:val="000000"/>
              </w:rPr>
            </w:rPrChange>
          </w:rPr>
          <w:delText xml:space="preserve">the </w:delText>
        </w:r>
      </w:del>
      <w:del w:id="1904" w:author="Sujil Kumar Koottathampathiyil" w:date="2022-06-09T09:56:00Z">
        <w:r w:rsidRPr="006C1800" w:rsidDel="0013001C">
          <w:rPr>
            <w:rFonts w:ascii="Arial" w:hAnsi="Arial" w:cs="Arial"/>
            <w:color w:val="000000"/>
            <w:sz w:val="24"/>
            <w:szCs w:val="24"/>
            <w:rPrChange w:id="1905" w:author="Sujil Kumar Koottathampathiyil" w:date="2022-06-09T11:29:00Z">
              <w:rPr>
                <w:rFonts w:ascii="Arial" w:hAnsi="Arial" w:cs="Arial"/>
                <w:color w:val="000000"/>
              </w:rPr>
            </w:rPrChange>
          </w:rPr>
          <w:delText>graph</w:delText>
        </w:r>
      </w:del>
      <w:ins w:id="1906" w:author="Sujil Kumar Koottathampathiyil" w:date="2022-06-09T09:56:00Z">
        <w:r w:rsidR="0013001C" w:rsidRPr="006C1800">
          <w:rPr>
            <w:rFonts w:ascii="Arial" w:hAnsi="Arial" w:cs="Arial"/>
            <w:color w:val="000000"/>
            <w:sz w:val="24"/>
            <w:szCs w:val="24"/>
            <w:rPrChange w:id="1907"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1908" w:author="Sujil Kumar Koottathampathiyil" w:date="2022-06-09T11:29:00Z">
              <w:rPr>
                <w:rFonts w:ascii="Arial" w:hAnsi="Arial" w:cs="Arial"/>
                <w:color w:val="000000"/>
              </w:rPr>
            </w:rPrChange>
          </w:rPr>
          <w:t>3</w:t>
        </w:r>
      </w:ins>
      <w:ins w:id="1909" w:author="Sujil Kumar Koottathampathiyil" w:date="2022-06-09T08:29:00Z">
        <w:r w:rsidR="00D25BE4" w:rsidRPr="006C1800">
          <w:rPr>
            <w:rFonts w:ascii="Arial" w:hAnsi="Arial" w:cs="Arial"/>
            <w:color w:val="000000"/>
            <w:sz w:val="24"/>
            <w:szCs w:val="24"/>
            <w:rPrChange w:id="1910"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1911" w:author="Sujil Kumar Koottathampathiyil" w:date="2022-06-09T11:29:00Z">
            <w:rPr>
              <w:rFonts w:ascii="Arial" w:hAnsi="Arial" w:cs="Arial"/>
              <w:color w:val="000000"/>
            </w:rPr>
          </w:rPrChange>
        </w:rPr>
        <w:t xml:space="preserve"> </w:t>
      </w:r>
      <w:ins w:id="1912" w:author="Sujil Kumar Koottathampathiyil" w:date="2022-06-09T09:47:00Z">
        <w:r w:rsidR="00F734EC" w:rsidRPr="006C1800">
          <w:rPr>
            <w:rFonts w:ascii="Arial" w:hAnsi="Arial" w:cs="Arial"/>
            <w:color w:val="000000"/>
            <w:sz w:val="24"/>
            <w:szCs w:val="24"/>
            <w:rPrChange w:id="1913" w:author="Sujil Kumar Koottathampathiyil" w:date="2022-06-09T11:29:00Z">
              <w:rPr>
                <w:rFonts w:ascii="Arial" w:hAnsi="Arial" w:cs="Arial"/>
                <w:color w:val="000000"/>
              </w:rPr>
            </w:rPrChange>
          </w:rPr>
          <w:t xml:space="preserve">In the above ACF and PACF, we can see ACF </w:t>
        </w:r>
      </w:ins>
      <w:ins w:id="1914" w:author="Sujil Kumar Koottathampathiyil" w:date="2022-06-09T09:49:00Z">
        <w:r w:rsidR="003C1EB7" w:rsidRPr="006C1800">
          <w:rPr>
            <w:rFonts w:ascii="Arial" w:hAnsi="Arial" w:cs="Arial"/>
            <w:color w:val="000000"/>
            <w:sz w:val="24"/>
            <w:szCs w:val="24"/>
            <w:rPrChange w:id="1915" w:author="Sujil Kumar Koottathampathiyil" w:date="2022-06-09T11:29:00Z">
              <w:rPr>
                <w:rFonts w:ascii="Arial" w:hAnsi="Arial" w:cs="Arial"/>
                <w:color w:val="000000"/>
              </w:rPr>
            </w:rPrChange>
          </w:rPr>
          <w:t>tails</w:t>
        </w:r>
      </w:ins>
      <w:ins w:id="1916" w:author="Sujil Kumar Koottathampathiyil" w:date="2022-06-09T09:47:00Z">
        <w:r w:rsidR="00F734EC" w:rsidRPr="006C1800">
          <w:rPr>
            <w:rFonts w:ascii="Arial" w:hAnsi="Arial" w:cs="Arial"/>
            <w:color w:val="000000"/>
            <w:sz w:val="24"/>
            <w:szCs w:val="24"/>
            <w:rPrChange w:id="1917" w:author="Sujil Kumar Koottathampathiyil" w:date="2022-06-09T11:29:00Z">
              <w:rPr>
                <w:rFonts w:ascii="Arial" w:hAnsi="Arial" w:cs="Arial"/>
                <w:color w:val="000000"/>
              </w:rPr>
            </w:rPrChange>
          </w:rPr>
          <w:t xml:space="preserve"> of</w:t>
        </w:r>
      </w:ins>
      <w:ins w:id="1918" w:author="Sujil Kumar Koottathampathiyil" w:date="2022-06-09T10:16:00Z">
        <w:r w:rsidR="002C009B" w:rsidRPr="006C1800">
          <w:rPr>
            <w:rFonts w:ascii="Arial" w:hAnsi="Arial" w:cs="Arial"/>
            <w:color w:val="000000"/>
            <w:sz w:val="24"/>
            <w:szCs w:val="24"/>
            <w:rPrChange w:id="1919" w:author="Sujil Kumar Koottathampathiyil" w:date="2022-06-09T11:29:00Z">
              <w:rPr>
                <w:rFonts w:ascii="Arial" w:hAnsi="Arial" w:cs="Arial"/>
                <w:color w:val="000000"/>
              </w:rPr>
            </w:rPrChange>
          </w:rPr>
          <w:t>f</w:t>
        </w:r>
      </w:ins>
      <w:ins w:id="1920" w:author="Sujil Kumar Koottathampathiyil" w:date="2022-06-09T09:47:00Z">
        <w:r w:rsidR="00F734EC" w:rsidRPr="006C1800">
          <w:rPr>
            <w:rFonts w:ascii="Arial" w:hAnsi="Arial" w:cs="Arial"/>
            <w:color w:val="000000"/>
            <w:sz w:val="24"/>
            <w:szCs w:val="24"/>
            <w:rPrChange w:id="1921" w:author="Sujil Kumar Koottathampathiyil" w:date="2022-06-09T11:29:00Z">
              <w:rPr>
                <w:rFonts w:ascii="Arial" w:hAnsi="Arial" w:cs="Arial"/>
                <w:color w:val="000000"/>
              </w:rPr>
            </w:rPrChange>
          </w:rPr>
          <w:t xml:space="preserve"> and PACF </w:t>
        </w:r>
      </w:ins>
      <w:ins w:id="1922" w:author="Sujil Kumar Koottathampathiyil" w:date="2022-06-09T09:49:00Z">
        <w:r w:rsidR="003C1EB7" w:rsidRPr="006C1800">
          <w:rPr>
            <w:rFonts w:ascii="Arial" w:hAnsi="Arial" w:cs="Arial"/>
            <w:color w:val="000000"/>
            <w:sz w:val="24"/>
            <w:szCs w:val="24"/>
            <w:rPrChange w:id="1923" w:author="Sujil Kumar Koottathampathiyil" w:date="2022-06-09T11:29:00Z">
              <w:rPr>
                <w:rFonts w:ascii="Arial" w:hAnsi="Arial" w:cs="Arial"/>
                <w:color w:val="000000"/>
              </w:rPr>
            </w:rPrChange>
          </w:rPr>
          <w:t>cuts</w:t>
        </w:r>
      </w:ins>
      <w:ins w:id="1924" w:author="Sujil Kumar Koottathampathiyil" w:date="2022-06-09T09:47:00Z">
        <w:r w:rsidR="00F734EC" w:rsidRPr="006C1800">
          <w:rPr>
            <w:rFonts w:ascii="Arial" w:hAnsi="Arial" w:cs="Arial"/>
            <w:color w:val="000000"/>
            <w:sz w:val="24"/>
            <w:szCs w:val="24"/>
            <w:rPrChange w:id="1925" w:author="Sujil Kumar Koottathampathiyil" w:date="2022-06-09T11:29:00Z">
              <w:rPr>
                <w:rFonts w:ascii="Arial" w:hAnsi="Arial" w:cs="Arial"/>
                <w:color w:val="000000"/>
              </w:rPr>
            </w:rPrChange>
          </w:rPr>
          <w:t xml:space="preserve"> off since we have a MA(q) model. So this is a</w:t>
        </w:r>
      </w:ins>
      <w:ins w:id="1926" w:author="Sujil Kumar Koottathampathiyil" w:date="2022-06-09T10:16:00Z">
        <w:r w:rsidR="0039745A" w:rsidRPr="006C1800">
          <w:rPr>
            <w:rFonts w:ascii="Arial" w:hAnsi="Arial" w:cs="Arial"/>
            <w:color w:val="000000"/>
            <w:sz w:val="24"/>
            <w:szCs w:val="24"/>
            <w:rPrChange w:id="1927" w:author="Sujil Kumar Koottathampathiyil" w:date="2022-06-09T11:29:00Z">
              <w:rPr>
                <w:rFonts w:ascii="Arial" w:hAnsi="Arial" w:cs="Arial"/>
                <w:color w:val="000000"/>
              </w:rPr>
            </w:rPrChange>
          </w:rPr>
          <w:t>n</w:t>
        </w:r>
      </w:ins>
      <w:ins w:id="1928" w:author="Sujil Kumar Koottathampathiyil" w:date="2022-06-09T09:47:00Z">
        <w:r w:rsidR="00F734EC" w:rsidRPr="006C1800">
          <w:rPr>
            <w:rFonts w:ascii="Arial" w:hAnsi="Arial" w:cs="Arial"/>
            <w:color w:val="000000"/>
            <w:sz w:val="24"/>
            <w:szCs w:val="24"/>
            <w:rPrChange w:id="1929" w:author="Sujil Kumar Koottathampathiyil" w:date="2022-06-09T11:29:00Z">
              <w:rPr>
                <w:rFonts w:ascii="Arial" w:hAnsi="Arial" w:cs="Arial"/>
                <w:color w:val="000000"/>
              </w:rPr>
            </w:rPrChange>
          </w:rPr>
          <w:t xml:space="preserve"> </w:t>
        </w:r>
        <w:proofErr w:type="gramStart"/>
        <w:r w:rsidR="00F734EC" w:rsidRPr="006C1800">
          <w:rPr>
            <w:rFonts w:ascii="Arial" w:hAnsi="Arial" w:cs="Arial"/>
            <w:color w:val="000000"/>
            <w:sz w:val="24"/>
            <w:szCs w:val="24"/>
            <w:rPrChange w:id="1930" w:author="Sujil Kumar Koottathampathiyil" w:date="2022-06-09T11:29:00Z">
              <w:rPr>
                <w:rFonts w:ascii="Arial" w:hAnsi="Arial" w:cs="Arial"/>
                <w:color w:val="000000"/>
              </w:rPr>
            </w:rPrChange>
          </w:rPr>
          <w:t>AR(</w:t>
        </w:r>
        <w:proofErr w:type="gramEnd"/>
        <w:r w:rsidR="00F734EC" w:rsidRPr="006C1800">
          <w:rPr>
            <w:rFonts w:ascii="Arial" w:hAnsi="Arial" w:cs="Arial"/>
            <w:color w:val="000000"/>
            <w:sz w:val="24"/>
            <w:szCs w:val="24"/>
            <w:rPrChange w:id="1931" w:author="Sujil Kumar Koottathampathiyil" w:date="2022-06-09T11:29:00Z">
              <w:rPr>
                <w:rFonts w:ascii="Arial" w:hAnsi="Arial" w:cs="Arial"/>
                <w:color w:val="000000"/>
              </w:rPr>
            </w:rPrChange>
          </w:rPr>
          <w:t>1) Model</w:t>
        </w:r>
      </w:ins>
      <w:del w:id="1932" w:author="Sujil Kumar Koottathampathiyil" w:date="2022-06-09T09:47:00Z">
        <w:r w:rsidRPr="006C1800" w:rsidDel="00F734EC">
          <w:rPr>
            <w:rFonts w:ascii="Arial" w:hAnsi="Arial" w:cs="Arial"/>
            <w:color w:val="000000"/>
            <w:sz w:val="24"/>
            <w:szCs w:val="24"/>
            <w:rPrChange w:id="1933"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1934"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1935" w:author="Sujil Kumar Koottathampathiyil" w:date="2022-06-09T11:29:00Z">
            <w:rPr>
              <w:rFonts w:ascii="Arial" w:hAnsi="Arial" w:cs="Arial"/>
              <w:color w:val="000000"/>
            </w:rPr>
          </w:rPrChange>
        </w:rPr>
      </w:pPr>
      <w:r w:rsidRPr="006C1800">
        <w:rPr>
          <w:rFonts w:ascii="Arial" w:hAnsi="Arial" w:cs="Arial"/>
          <w:noProof/>
          <w:sz w:val="24"/>
          <w:szCs w:val="24"/>
          <w:rPrChange w:id="1936"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7E37B990" w:rsidR="00E110ED" w:rsidRPr="003311BE" w:rsidDel="001B2B66" w:rsidRDefault="0096131C" w:rsidP="0096131C">
      <w:pPr>
        <w:spacing w:line="360" w:lineRule="auto"/>
        <w:jc w:val="center"/>
        <w:rPr>
          <w:del w:id="1937" w:author="Sujil Kumar Koottathampathiyil" w:date="2022-06-12T23:40:00Z"/>
          <w:rFonts w:ascii="Arial" w:eastAsia="Times New Roman" w:hAnsi="Arial" w:cs="Arial"/>
          <w:i/>
          <w:iCs/>
          <w:sz w:val="24"/>
          <w:szCs w:val="24"/>
          <w:rPrChange w:id="1938" w:author="Sujil Kumar Koottathampathiyil" w:date="2022-06-12T23:40:00Z">
            <w:rPr>
              <w:del w:id="1939" w:author="Sujil Kumar Koottathampathiyil" w:date="2022-06-12T23:40:00Z"/>
              <w:rFonts w:ascii="Arial" w:hAnsi="Arial" w:cs="Arial"/>
              <w:color w:val="000000"/>
            </w:rPr>
          </w:rPrChange>
        </w:rPr>
      </w:pPr>
      <w:ins w:id="1940" w:author="Sujil Kumar Koottathampathiyil" w:date="2022-06-09T09:57:00Z">
        <w:r w:rsidRPr="003311BE">
          <w:rPr>
            <w:rFonts w:ascii="Arial" w:eastAsia="Times New Roman" w:hAnsi="Arial" w:cs="Arial"/>
            <w:b/>
            <w:bCs/>
            <w:i/>
            <w:iCs/>
            <w:sz w:val="24"/>
            <w:szCs w:val="24"/>
            <w:rPrChange w:id="1941" w:author="Sujil Kumar Koottathampathiyil" w:date="2022-06-12T23:40:00Z">
              <w:rPr>
                <w:rFonts w:ascii="Arial" w:eastAsia="Times New Roman" w:hAnsi="Arial" w:cs="Arial"/>
                <w:b/>
                <w:bCs/>
                <w:sz w:val="24"/>
                <w:szCs w:val="24"/>
              </w:rPr>
            </w:rPrChange>
          </w:rPr>
          <w:t>Fig. 4.13:</w:t>
        </w:r>
        <w:r w:rsidRPr="003311BE">
          <w:rPr>
            <w:rFonts w:ascii="Arial" w:eastAsia="Times New Roman" w:hAnsi="Arial" w:cs="Arial"/>
            <w:i/>
            <w:iCs/>
            <w:sz w:val="24"/>
            <w:szCs w:val="24"/>
            <w:rPrChange w:id="1942" w:author="Sujil Kumar Koottathampathiyil" w:date="2022-06-12T23:40:00Z">
              <w:rPr>
                <w:rFonts w:ascii="Arial" w:eastAsia="Times New Roman" w:hAnsi="Arial" w:cs="Arial"/>
                <w:sz w:val="24"/>
                <w:szCs w:val="24"/>
              </w:rPr>
            </w:rPrChange>
          </w:rPr>
          <w:t xml:space="preserve"> </w:t>
        </w:r>
      </w:ins>
      <w:proofErr w:type="spellStart"/>
      <w:ins w:id="1943" w:author="Sujil Kumar Koottathampathiyil" w:date="2022-06-09T10:07:00Z">
        <w:r w:rsidR="00775B5F" w:rsidRPr="003311BE">
          <w:rPr>
            <w:rFonts w:ascii="Arial" w:eastAsia="Times New Roman" w:hAnsi="Arial" w:cs="Arial"/>
            <w:i/>
            <w:iCs/>
            <w:sz w:val="24"/>
            <w:szCs w:val="24"/>
            <w:rPrChange w:id="1944" w:author="Sujil Kumar Koottathampathiyil" w:date="2022-06-12T23:40:00Z">
              <w:rPr>
                <w:rFonts w:ascii="Arial" w:eastAsia="Times New Roman" w:hAnsi="Arial" w:cs="Arial"/>
                <w:sz w:val="24"/>
                <w:szCs w:val="24"/>
              </w:rPr>
            </w:rPrChange>
          </w:rPr>
          <w:t>Sarimax</w:t>
        </w:r>
        <w:proofErr w:type="spellEnd"/>
        <w:r w:rsidR="00775B5F" w:rsidRPr="003311BE">
          <w:rPr>
            <w:rFonts w:ascii="Arial" w:eastAsia="Times New Roman" w:hAnsi="Arial" w:cs="Arial"/>
            <w:i/>
            <w:iCs/>
            <w:sz w:val="24"/>
            <w:szCs w:val="24"/>
            <w:rPrChange w:id="1945" w:author="Sujil Kumar Koottathampathiyil" w:date="2022-06-12T23:40:00Z">
              <w:rPr>
                <w:rFonts w:ascii="Arial" w:eastAsia="Times New Roman" w:hAnsi="Arial" w:cs="Arial"/>
                <w:sz w:val="24"/>
                <w:szCs w:val="24"/>
              </w:rPr>
            </w:rPrChange>
          </w:rPr>
          <w:t xml:space="preserve"> Model</w:t>
        </w:r>
        <w:r w:rsidR="00D63BF2" w:rsidRPr="003311BE">
          <w:rPr>
            <w:rFonts w:ascii="Arial" w:eastAsia="Times New Roman" w:hAnsi="Arial" w:cs="Arial"/>
            <w:i/>
            <w:iCs/>
            <w:sz w:val="24"/>
            <w:szCs w:val="24"/>
            <w:rPrChange w:id="1946" w:author="Sujil Kumar Koottathampathiyil" w:date="2022-06-12T23:40:00Z">
              <w:rPr>
                <w:rFonts w:ascii="Arial" w:eastAsia="Times New Roman" w:hAnsi="Arial" w:cs="Arial"/>
                <w:sz w:val="24"/>
                <w:szCs w:val="24"/>
              </w:rPr>
            </w:rPrChange>
          </w:rPr>
          <w:t xml:space="preserve"> Results</w:t>
        </w:r>
      </w:ins>
      <w:ins w:id="1947" w:author="Sujil Kumar Koottathampathiyil" w:date="2022-06-09T10:08:00Z">
        <w:r w:rsidR="00525D52" w:rsidRPr="003311BE">
          <w:rPr>
            <w:rFonts w:ascii="Arial" w:eastAsia="Times New Roman" w:hAnsi="Arial" w:cs="Arial"/>
            <w:i/>
            <w:iCs/>
            <w:sz w:val="24"/>
            <w:szCs w:val="24"/>
            <w:rPrChange w:id="1948" w:author="Sujil Kumar Koottathampathiyil" w:date="2022-06-12T23:40:00Z">
              <w:rPr>
                <w:rFonts w:ascii="Arial" w:eastAsia="Times New Roman" w:hAnsi="Arial" w:cs="Arial"/>
                <w:sz w:val="24"/>
                <w:szCs w:val="24"/>
              </w:rPr>
            </w:rPrChange>
          </w:rPr>
          <w:t xml:space="preserve"> with order </w:t>
        </w:r>
        <w:r w:rsidR="00BC4853" w:rsidRPr="003311BE">
          <w:rPr>
            <w:rFonts w:ascii="Arial" w:eastAsia="Times New Roman" w:hAnsi="Arial" w:cs="Arial"/>
            <w:i/>
            <w:iCs/>
            <w:sz w:val="24"/>
            <w:szCs w:val="24"/>
            <w:rPrChange w:id="1949" w:author="Sujil Kumar Koottathampathiyil" w:date="2022-06-12T23:40:00Z">
              <w:rPr>
                <w:rFonts w:ascii="Arial" w:eastAsia="Times New Roman" w:hAnsi="Arial" w:cs="Arial"/>
                <w:sz w:val="24"/>
                <w:szCs w:val="24"/>
              </w:rPr>
            </w:rPrChange>
          </w:rPr>
          <w:t>(</w:t>
        </w:r>
        <w:r w:rsidR="00525D52" w:rsidRPr="003311BE">
          <w:rPr>
            <w:rFonts w:ascii="Arial" w:eastAsia="Times New Roman" w:hAnsi="Arial" w:cs="Arial"/>
            <w:i/>
            <w:iCs/>
            <w:sz w:val="24"/>
            <w:szCs w:val="24"/>
            <w:rPrChange w:id="1950" w:author="Sujil Kumar Koottathampathiyil" w:date="2022-06-12T23:40:00Z">
              <w:rPr>
                <w:rFonts w:ascii="Arial" w:eastAsia="Times New Roman" w:hAnsi="Arial" w:cs="Arial"/>
                <w:sz w:val="24"/>
                <w:szCs w:val="24"/>
              </w:rPr>
            </w:rPrChange>
          </w:rPr>
          <w:t>1,0,0</w:t>
        </w:r>
        <w:r w:rsidR="00BC4853" w:rsidRPr="003311BE">
          <w:rPr>
            <w:rFonts w:ascii="Arial" w:eastAsia="Times New Roman" w:hAnsi="Arial" w:cs="Arial"/>
            <w:i/>
            <w:iCs/>
            <w:sz w:val="24"/>
            <w:szCs w:val="24"/>
            <w:rPrChange w:id="1951" w:author="Sujil Kumar Koottathampathiyil" w:date="2022-06-12T23:40:00Z">
              <w:rPr>
                <w:rFonts w:ascii="Arial" w:eastAsia="Times New Roman" w:hAnsi="Arial" w:cs="Arial"/>
                <w:sz w:val="24"/>
                <w:szCs w:val="24"/>
              </w:rPr>
            </w:rPrChange>
          </w:rPr>
          <w:t>)</w:t>
        </w:r>
      </w:ins>
      <w:ins w:id="1952" w:author="Sujil Kumar Koottathampathiyil" w:date="2022-06-12T23:44:00Z">
        <w:r w:rsidR="00500B3D">
          <w:rPr>
            <w:rFonts w:ascii="Arial" w:eastAsia="Times New Roman" w:hAnsi="Arial" w:cs="Arial"/>
            <w:i/>
            <w:iCs/>
            <w:sz w:val="24"/>
            <w:szCs w:val="24"/>
          </w:rPr>
          <w:t xml:space="preserve"> on Russian data</w:t>
        </w:r>
      </w:ins>
    </w:p>
    <w:p w14:paraId="42443203" w14:textId="77777777" w:rsidR="00E110ED" w:rsidRPr="00CB1C7A" w:rsidRDefault="00E110ED" w:rsidP="001508B9">
      <w:pPr>
        <w:spacing w:line="360" w:lineRule="auto"/>
        <w:jc w:val="center"/>
        <w:rPr>
          <w:rFonts w:ascii="Arial" w:hAnsi="Arial" w:cs="Arial"/>
          <w:color w:val="000000"/>
        </w:rPr>
      </w:pPr>
    </w:p>
    <w:p w14:paraId="16564FB5" w14:textId="48EDC70D" w:rsidR="00080E85" w:rsidDel="009F37ED" w:rsidRDefault="00637E9E" w:rsidP="0096131C">
      <w:pPr>
        <w:spacing w:line="360" w:lineRule="auto"/>
        <w:rPr>
          <w:del w:id="1953" w:author="Sujil Kumar Koottathampathiyil" w:date="2022-06-09T09:57:00Z"/>
          <w:rFonts w:ascii="Arial" w:hAnsi="Arial" w:cs="Arial"/>
          <w:b/>
          <w:bCs/>
          <w:sz w:val="24"/>
          <w:szCs w:val="24"/>
        </w:rPr>
      </w:pPr>
      <w:ins w:id="1954" w:author="Sujil Kumar Koottathampathiyil" w:date="2022-06-09T08:20:00Z">
        <w:r>
          <w:rPr>
            <w:rFonts w:ascii="Arial" w:hAnsi="Arial" w:cs="Arial"/>
            <w:b/>
            <w:bCs/>
            <w:sz w:val="24"/>
            <w:szCs w:val="24"/>
          </w:rPr>
          <w:t>4</w:t>
        </w:r>
      </w:ins>
      <w:del w:id="1955"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1956" w:author="Sujil Kumar Koottathampathiyil" w:date="2022-06-09T08:20:00Z">
        <w:r>
          <w:rPr>
            <w:rFonts w:ascii="Arial" w:hAnsi="Arial" w:cs="Arial"/>
            <w:b/>
            <w:bCs/>
            <w:sz w:val="24"/>
            <w:szCs w:val="24"/>
          </w:rPr>
          <w:t>4</w:t>
        </w:r>
      </w:ins>
      <w:del w:id="1957"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1958"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1959" w:author="Sujil Kumar Koottathampathiyil" w:date="2022-06-09T11:29:00Z">
            <w:rPr>
              <w:rFonts w:ascii="Arial" w:hAnsi="Arial" w:cs="Arial"/>
              <w:color w:val="000000"/>
            </w:rPr>
          </w:rPrChange>
        </w:rPr>
        <w:pPrChange w:id="1960" w:author="Sujil Kumar Koottathampathiyil" w:date="2022-06-09T09:57:00Z">
          <w:pPr>
            <w:spacing w:line="360" w:lineRule="auto"/>
            <w:jc w:val="center"/>
          </w:pPr>
        </w:pPrChange>
      </w:pPr>
      <w:ins w:id="1961" w:author="Sujil Kumar Koottathampathiyil" w:date="2022-06-09T10:03:00Z">
        <w:r w:rsidRPr="00996C49">
          <w:rPr>
            <w:rFonts w:ascii="Arial" w:hAnsi="Arial" w:cs="Arial"/>
            <w:color w:val="000000"/>
            <w:sz w:val="24"/>
            <w:szCs w:val="24"/>
            <w:rPrChange w:id="1962"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1963" w:author="Sujil Kumar Koottathampathiyil" w:date="2022-06-09T11:29:00Z">
              <w:rPr>
                <w:rFonts w:ascii="Arial" w:hAnsi="Arial" w:cs="Arial"/>
                <w:color w:val="000000"/>
              </w:rPr>
            </w:rPrChange>
          </w:rPr>
          <w:t xml:space="preserve"> automate the process of training and evaluating the A</w:t>
        </w:r>
      </w:ins>
      <w:ins w:id="1964" w:author="Sujil Kumar Koottathampathiyil" w:date="2022-06-09T10:04:00Z">
        <w:r w:rsidRPr="00996C49">
          <w:rPr>
            <w:rFonts w:ascii="Arial" w:hAnsi="Arial" w:cs="Arial"/>
            <w:color w:val="000000"/>
            <w:sz w:val="24"/>
            <w:szCs w:val="24"/>
            <w:rPrChange w:id="1965" w:author="Sujil Kumar Koottathampathiyil" w:date="2022-06-09T11:29:00Z">
              <w:rPr>
                <w:rFonts w:ascii="Arial" w:hAnsi="Arial" w:cs="Arial"/>
                <w:color w:val="000000"/>
              </w:rPr>
            </w:rPrChange>
          </w:rPr>
          <w:t>RIMA Models on different combinations of model hyperparameters. In machine learning</w:t>
        </w:r>
      </w:ins>
      <w:ins w:id="1966" w:author="Sujil Kumar Koottathampathiyil" w:date="2022-06-09T10:12:00Z">
        <w:r w:rsidR="00E83305" w:rsidRPr="00996C49">
          <w:rPr>
            <w:rFonts w:ascii="Arial" w:hAnsi="Arial" w:cs="Arial"/>
            <w:color w:val="000000"/>
            <w:sz w:val="24"/>
            <w:szCs w:val="24"/>
            <w:rPrChange w:id="1967" w:author="Sujil Kumar Koottathampathiyil" w:date="2022-06-09T11:29:00Z">
              <w:rPr>
                <w:rFonts w:ascii="Arial" w:hAnsi="Arial" w:cs="Arial"/>
                <w:color w:val="000000"/>
              </w:rPr>
            </w:rPrChange>
          </w:rPr>
          <w:t>,</w:t>
        </w:r>
      </w:ins>
      <w:ins w:id="1968" w:author="Sujil Kumar Koottathampathiyil" w:date="2022-06-09T10:04:00Z">
        <w:r w:rsidRPr="00996C49">
          <w:rPr>
            <w:rFonts w:ascii="Arial" w:hAnsi="Arial" w:cs="Arial"/>
            <w:color w:val="000000"/>
            <w:sz w:val="24"/>
            <w:szCs w:val="24"/>
            <w:rPrChange w:id="1969"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1970" w:author="Sujil Kumar Koottathampathiyil" w:date="2022-06-09T09:59:00Z"/>
          <w:rFonts w:ascii="Arial" w:hAnsi="Arial" w:cs="Arial"/>
          <w:color w:val="000000"/>
          <w:sz w:val="24"/>
          <w:szCs w:val="24"/>
          <w:rPrChange w:id="1971" w:author="Sujil Kumar Koottathampathiyil" w:date="2022-06-09T11:29:00Z">
            <w:rPr>
              <w:ins w:id="1972" w:author="Sujil Kumar Koottathampathiyil" w:date="2022-06-09T09:59:00Z"/>
              <w:rFonts w:ascii="Arial" w:hAnsi="Arial" w:cs="Arial"/>
              <w:color w:val="000000"/>
            </w:rPr>
          </w:rPrChange>
        </w:rPr>
      </w:pPr>
      <w:r w:rsidRPr="00996C49">
        <w:rPr>
          <w:rFonts w:ascii="Arial" w:hAnsi="Arial" w:cs="Arial"/>
          <w:noProof/>
          <w:sz w:val="24"/>
          <w:szCs w:val="24"/>
          <w:rPrChange w:id="1973"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09CF0F14" w:rsidR="00080C10" w:rsidRPr="001508B9" w:rsidRDefault="00080C10" w:rsidP="00080C10">
      <w:pPr>
        <w:spacing w:line="360" w:lineRule="auto"/>
        <w:jc w:val="center"/>
        <w:rPr>
          <w:ins w:id="1974" w:author="Sujil Kumar Koottathampathiyil" w:date="2022-06-09T09:59:00Z"/>
          <w:rFonts w:ascii="Arial" w:eastAsia="Times New Roman" w:hAnsi="Arial" w:cs="Arial"/>
          <w:i/>
          <w:iCs/>
          <w:sz w:val="24"/>
          <w:szCs w:val="24"/>
          <w:rPrChange w:id="1975" w:author="Sujil Kumar Koottathampathiyil" w:date="2022-06-12T23:40:00Z">
            <w:rPr>
              <w:ins w:id="1976" w:author="Sujil Kumar Koottathampathiyil" w:date="2022-06-09T09:59:00Z"/>
              <w:rFonts w:ascii="Arial" w:eastAsia="Times New Roman" w:hAnsi="Arial" w:cs="Arial"/>
              <w:sz w:val="24"/>
              <w:szCs w:val="24"/>
            </w:rPr>
          </w:rPrChange>
        </w:rPr>
      </w:pPr>
      <w:ins w:id="1977" w:author="Sujil Kumar Koottathampathiyil" w:date="2022-06-09T09:59:00Z">
        <w:r w:rsidRPr="001508B9">
          <w:rPr>
            <w:rFonts w:ascii="Arial" w:eastAsia="Times New Roman" w:hAnsi="Arial" w:cs="Arial"/>
            <w:b/>
            <w:bCs/>
            <w:i/>
            <w:iCs/>
            <w:sz w:val="24"/>
            <w:szCs w:val="24"/>
            <w:rPrChange w:id="1978" w:author="Sujil Kumar Koottathampathiyil" w:date="2022-06-12T23:40:00Z">
              <w:rPr>
                <w:rFonts w:ascii="Arial" w:eastAsia="Times New Roman" w:hAnsi="Arial" w:cs="Arial"/>
                <w:b/>
                <w:bCs/>
                <w:sz w:val="24"/>
                <w:szCs w:val="24"/>
              </w:rPr>
            </w:rPrChange>
          </w:rPr>
          <w:t>Fig. 4.1</w:t>
        </w:r>
      </w:ins>
      <w:ins w:id="1979" w:author="Sujil Kumar Koottathampathiyil" w:date="2022-06-09T10:01:00Z">
        <w:r w:rsidR="00394A50" w:rsidRPr="001508B9">
          <w:rPr>
            <w:rFonts w:ascii="Arial" w:eastAsia="Times New Roman" w:hAnsi="Arial" w:cs="Arial"/>
            <w:b/>
            <w:bCs/>
            <w:i/>
            <w:iCs/>
            <w:sz w:val="24"/>
            <w:szCs w:val="24"/>
            <w:rPrChange w:id="1980" w:author="Sujil Kumar Koottathampathiyil" w:date="2022-06-12T23:40:00Z">
              <w:rPr>
                <w:rFonts w:ascii="Arial" w:eastAsia="Times New Roman" w:hAnsi="Arial" w:cs="Arial"/>
                <w:b/>
                <w:bCs/>
                <w:sz w:val="24"/>
                <w:szCs w:val="24"/>
              </w:rPr>
            </w:rPrChange>
          </w:rPr>
          <w:t>4</w:t>
        </w:r>
      </w:ins>
      <w:ins w:id="1981" w:author="Sujil Kumar Koottathampathiyil" w:date="2022-06-09T09:59:00Z">
        <w:r w:rsidRPr="001508B9">
          <w:rPr>
            <w:rFonts w:ascii="Arial" w:eastAsia="Times New Roman" w:hAnsi="Arial" w:cs="Arial"/>
            <w:b/>
            <w:bCs/>
            <w:i/>
            <w:iCs/>
            <w:sz w:val="24"/>
            <w:szCs w:val="24"/>
            <w:rPrChange w:id="1982" w:author="Sujil Kumar Koottathampathiyil" w:date="2022-06-12T23:40:00Z">
              <w:rPr>
                <w:rFonts w:ascii="Arial" w:eastAsia="Times New Roman" w:hAnsi="Arial" w:cs="Arial"/>
                <w:b/>
                <w:bCs/>
                <w:sz w:val="24"/>
                <w:szCs w:val="24"/>
              </w:rPr>
            </w:rPrChange>
          </w:rPr>
          <w:t>:</w:t>
        </w:r>
        <w:r w:rsidRPr="001508B9">
          <w:rPr>
            <w:rFonts w:ascii="Arial" w:eastAsia="Times New Roman" w:hAnsi="Arial" w:cs="Arial"/>
            <w:i/>
            <w:iCs/>
            <w:sz w:val="24"/>
            <w:szCs w:val="24"/>
            <w:rPrChange w:id="1983" w:author="Sujil Kumar Koottathampathiyil" w:date="2022-06-12T23:40:00Z">
              <w:rPr>
                <w:rFonts w:ascii="Arial" w:eastAsia="Times New Roman" w:hAnsi="Arial" w:cs="Arial"/>
                <w:sz w:val="24"/>
                <w:szCs w:val="24"/>
              </w:rPr>
            </w:rPrChange>
          </w:rPr>
          <w:t xml:space="preserve"> </w:t>
        </w:r>
      </w:ins>
      <w:ins w:id="1984" w:author="Sujil Kumar Koottathampathiyil" w:date="2022-06-09T10:00:00Z">
        <w:r w:rsidR="003E6CED" w:rsidRPr="001508B9">
          <w:rPr>
            <w:rFonts w:ascii="Arial" w:eastAsia="Times New Roman" w:hAnsi="Arial" w:cs="Arial"/>
            <w:i/>
            <w:iCs/>
            <w:sz w:val="24"/>
            <w:szCs w:val="24"/>
            <w:rPrChange w:id="1985" w:author="Sujil Kumar Koottathampathiyil" w:date="2022-06-12T23:40:00Z">
              <w:rPr>
                <w:rFonts w:ascii="Arial" w:eastAsia="Times New Roman" w:hAnsi="Arial" w:cs="Arial"/>
                <w:sz w:val="24"/>
                <w:szCs w:val="24"/>
              </w:rPr>
            </w:rPrChange>
          </w:rPr>
          <w:t>grid search result from ARIMA Model</w:t>
        </w:r>
      </w:ins>
      <w:ins w:id="1986" w:author="Sujil Kumar Koottathampathiyil" w:date="2022-06-12T23:44:00Z">
        <w:r w:rsidR="005C2093">
          <w:rPr>
            <w:rFonts w:ascii="Arial" w:eastAsia="Times New Roman" w:hAnsi="Arial" w:cs="Arial"/>
            <w:i/>
            <w:iCs/>
            <w:sz w:val="24"/>
            <w:szCs w:val="24"/>
          </w:rPr>
          <w:t xml:space="preserve"> on Russian data</w:t>
        </w:r>
      </w:ins>
    </w:p>
    <w:p w14:paraId="1B3DC8DB" w14:textId="47DAC2F5" w:rsidR="00080C10" w:rsidRPr="00996C49" w:rsidRDefault="00416671">
      <w:pPr>
        <w:spacing w:line="360" w:lineRule="auto"/>
        <w:jc w:val="both"/>
        <w:rPr>
          <w:rFonts w:ascii="Arial" w:hAnsi="Arial" w:cs="Arial"/>
          <w:color w:val="000000"/>
          <w:sz w:val="24"/>
          <w:szCs w:val="24"/>
          <w:rPrChange w:id="1987" w:author="Sujil Kumar Koottathampathiyil" w:date="2022-06-09T11:29:00Z">
            <w:rPr>
              <w:rFonts w:ascii="Arial" w:hAnsi="Arial" w:cs="Arial"/>
              <w:color w:val="000000"/>
            </w:rPr>
          </w:rPrChange>
        </w:rPr>
        <w:pPrChange w:id="1988" w:author="Sujil Kumar Koottathampathiyil" w:date="2022-06-09T10:04:00Z">
          <w:pPr>
            <w:spacing w:line="360" w:lineRule="auto"/>
            <w:jc w:val="center"/>
          </w:pPr>
        </w:pPrChange>
      </w:pPr>
      <w:ins w:id="1989" w:author="Sujil Kumar Koottathampathiyil" w:date="2022-06-09T10:05:00Z">
        <w:r w:rsidRPr="00996C49">
          <w:rPr>
            <w:rFonts w:ascii="Arial" w:hAnsi="Arial" w:cs="Arial"/>
            <w:color w:val="000000"/>
            <w:sz w:val="24"/>
            <w:szCs w:val="24"/>
            <w:rPrChange w:id="1990" w:author="Sujil Kumar Koottathampathiyil" w:date="2022-06-09T11:29:00Z">
              <w:rPr>
                <w:rFonts w:ascii="Arial" w:hAnsi="Arial" w:cs="Arial"/>
                <w:color w:val="000000"/>
              </w:rPr>
            </w:rPrChange>
          </w:rPr>
          <w:lastRenderedPageBreak/>
          <w:t>In fig 4.14, we can see I have implemented the grid search and evaluated the ARIMA Model. Also</w:t>
        </w:r>
      </w:ins>
      <w:ins w:id="1991" w:author="Sujil Kumar Koottathampathiyil" w:date="2022-06-09T10:12:00Z">
        <w:r w:rsidR="00623948" w:rsidRPr="00996C49">
          <w:rPr>
            <w:rFonts w:ascii="Arial" w:hAnsi="Arial" w:cs="Arial"/>
            <w:color w:val="000000"/>
            <w:sz w:val="24"/>
            <w:szCs w:val="24"/>
            <w:rPrChange w:id="1992" w:author="Sujil Kumar Koottathampathiyil" w:date="2022-06-09T11:29:00Z">
              <w:rPr>
                <w:rFonts w:ascii="Arial" w:hAnsi="Arial" w:cs="Arial"/>
                <w:color w:val="000000"/>
              </w:rPr>
            </w:rPrChange>
          </w:rPr>
          <w:t>,</w:t>
        </w:r>
      </w:ins>
      <w:ins w:id="1993" w:author="Sujil Kumar Koottathampathiyil" w:date="2022-06-09T10:05:00Z">
        <w:r w:rsidRPr="00996C49">
          <w:rPr>
            <w:rFonts w:ascii="Arial" w:hAnsi="Arial" w:cs="Arial"/>
            <w:color w:val="000000"/>
            <w:sz w:val="24"/>
            <w:szCs w:val="24"/>
            <w:rPrChange w:id="1994" w:author="Sujil Kumar Koottathampathiyil" w:date="2022-06-09T11:29:00Z">
              <w:rPr>
                <w:rFonts w:ascii="Arial" w:hAnsi="Arial" w:cs="Arial"/>
                <w:color w:val="000000"/>
              </w:rPr>
            </w:rPrChange>
          </w:rPr>
          <w:t xml:space="preserve"> I have </w:t>
        </w:r>
      </w:ins>
      <w:ins w:id="1995" w:author="Sujil Kumar Koottathampathiyil" w:date="2022-06-09T10:12:00Z">
        <w:r w:rsidR="00623948" w:rsidRPr="00996C49">
          <w:rPr>
            <w:rFonts w:ascii="Arial" w:hAnsi="Arial" w:cs="Arial"/>
            <w:color w:val="000000"/>
            <w:sz w:val="24"/>
            <w:szCs w:val="24"/>
            <w:rPrChange w:id="1996" w:author="Sujil Kumar Koottathampathiyil" w:date="2022-06-09T11:29:00Z">
              <w:rPr>
                <w:rFonts w:ascii="Arial" w:hAnsi="Arial" w:cs="Arial"/>
                <w:color w:val="000000"/>
              </w:rPr>
            </w:rPrChange>
          </w:rPr>
          <w:t>evaluated</w:t>
        </w:r>
      </w:ins>
      <w:ins w:id="1997" w:author="Sujil Kumar Koottathampathiyil" w:date="2022-06-09T10:05:00Z">
        <w:r w:rsidRPr="00996C49">
          <w:rPr>
            <w:rFonts w:ascii="Arial" w:hAnsi="Arial" w:cs="Arial"/>
            <w:color w:val="000000"/>
            <w:sz w:val="24"/>
            <w:szCs w:val="24"/>
            <w:rPrChange w:id="1998" w:author="Sujil Kumar Koottathampathiyil" w:date="2022-06-09T11:29:00Z">
              <w:rPr>
                <w:rFonts w:ascii="Arial" w:hAnsi="Arial" w:cs="Arial"/>
                <w:color w:val="000000"/>
              </w:rPr>
            </w:rPrChange>
          </w:rPr>
          <w:t xml:space="preserve"> </w:t>
        </w:r>
      </w:ins>
      <w:ins w:id="1999" w:author="Sujil Kumar Koottathampathiyil" w:date="2022-06-09T10:12:00Z">
        <w:r w:rsidR="00623948" w:rsidRPr="00996C49">
          <w:rPr>
            <w:rFonts w:ascii="Arial" w:hAnsi="Arial" w:cs="Arial"/>
            <w:color w:val="000000"/>
            <w:sz w:val="24"/>
            <w:szCs w:val="24"/>
            <w:rPrChange w:id="2000" w:author="Sujil Kumar Koottathampathiyil" w:date="2022-06-09T11:29:00Z">
              <w:rPr>
                <w:rFonts w:ascii="Arial" w:hAnsi="Arial" w:cs="Arial"/>
                <w:color w:val="000000"/>
              </w:rPr>
            </w:rPrChange>
          </w:rPr>
          <w:t xml:space="preserve">a </w:t>
        </w:r>
      </w:ins>
      <w:ins w:id="2001" w:author="Sujil Kumar Koottathampathiyil" w:date="2022-06-09T10:05:00Z">
        <w:r w:rsidRPr="00996C49">
          <w:rPr>
            <w:rFonts w:ascii="Arial" w:hAnsi="Arial" w:cs="Arial"/>
            <w:color w:val="000000"/>
            <w:sz w:val="24"/>
            <w:szCs w:val="24"/>
            <w:rPrChange w:id="2002"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003" w:author="Sujil Kumar Koottathampathiyil" w:date="2022-06-09T10:38:00Z"/>
          <w:rFonts w:ascii="Arial" w:eastAsia="Times New Roman" w:hAnsi="Arial" w:cs="Arial"/>
          <w:color w:val="BAC6DB"/>
          <w:sz w:val="24"/>
          <w:szCs w:val="24"/>
        </w:rPr>
      </w:pPr>
      <w:del w:id="2004" w:author="Sujil Kumar Koottathampathiyil" w:date="2022-06-09T08:20:00Z">
        <w:r w:rsidRPr="00BC0780" w:rsidDel="00637E9E">
          <w:rPr>
            <w:rFonts w:ascii="Arial" w:hAnsi="Arial" w:cs="Arial"/>
            <w:b/>
            <w:bCs/>
            <w:sz w:val="24"/>
            <w:szCs w:val="24"/>
          </w:rPr>
          <w:delText>3</w:delText>
        </w:r>
      </w:del>
      <w:ins w:id="2005"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006" w:author="Sujil Kumar Koottathampathiyil" w:date="2022-06-09T08:20:00Z">
        <w:r w:rsidRPr="00BC0780" w:rsidDel="00637E9E">
          <w:rPr>
            <w:rFonts w:ascii="Arial" w:hAnsi="Arial" w:cs="Arial"/>
            <w:b/>
            <w:bCs/>
            <w:sz w:val="24"/>
            <w:szCs w:val="24"/>
          </w:rPr>
          <w:delText>3</w:delText>
        </w:r>
      </w:del>
      <w:ins w:id="2007"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008"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009" w:author="Sujil Kumar Koottathampathiyil" w:date="2022-06-09T11:29:00Z">
            <w:rPr>
              <w:rFonts w:ascii="Arial" w:eastAsia="Times New Roman" w:hAnsi="Arial" w:cs="Arial"/>
              <w:color w:val="BAC6DB"/>
              <w:sz w:val="6"/>
              <w:szCs w:val="6"/>
            </w:rPr>
          </w:rPrChange>
        </w:rPr>
      </w:pPr>
    </w:p>
    <w:p w14:paraId="307A1176" w14:textId="7FE00060" w:rsidR="00E84DCF" w:rsidRPr="00996C49" w:rsidRDefault="00E84DCF" w:rsidP="005D4B76">
      <w:pPr>
        <w:spacing w:line="360" w:lineRule="auto"/>
        <w:jc w:val="both"/>
        <w:rPr>
          <w:rFonts w:ascii="Arial" w:hAnsi="Arial" w:cs="Arial"/>
          <w:color w:val="000000"/>
          <w:sz w:val="24"/>
          <w:szCs w:val="24"/>
          <w:rPrChange w:id="2010" w:author="Sujil Kumar Koottathampathiyil" w:date="2022-06-09T11:29:00Z">
            <w:rPr>
              <w:rFonts w:ascii="Arial" w:hAnsi="Arial" w:cs="Arial"/>
              <w:color w:val="000000"/>
            </w:rPr>
          </w:rPrChange>
        </w:rPr>
      </w:pPr>
      <w:r w:rsidRPr="00996C49">
        <w:rPr>
          <w:rFonts w:ascii="Arial" w:hAnsi="Arial" w:cs="Arial"/>
          <w:color w:val="000000"/>
          <w:sz w:val="24"/>
          <w:szCs w:val="24"/>
          <w:rPrChange w:id="2011" w:author="Sujil Kumar Koottathampathiyil" w:date="2022-06-09T11:29:00Z">
            <w:rPr>
              <w:rFonts w:ascii="Arial" w:hAnsi="Arial" w:cs="Arial"/>
              <w:color w:val="000000"/>
            </w:rPr>
          </w:rPrChange>
        </w:rPr>
        <w:t xml:space="preserve">Another Model used for the time series data is </w:t>
      </w:r>
      <w:ins w:id="2012" w:author="Sujil Kumar Koottathampathiyil" w:date="2022-06-09T08:29:00Z">
        <w:r w:rsidR="00257C2C" w:rsidRPr="00996C49">
          <w:rPr>
            <w:rFonts w:ascii="Arial" w:hAnsi="Arial" w:cs="Arial"/>
            <w:color w:val="000000"/>
            <w:sz w:val="24"/>
            <w:szCs w:val="24"/>
            <w:rPrChange w:id="2013"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014" w:author="Sujil Kumar Koottathampathiyil" w:date="2022-06-09T11:29:00Z">
            <w:rPr>
              <w:rFonts w:ascii="Arial" w:hAnsi="Arial" w:cs="Arial"/>
              <w:color w:val="000000"/>
            </w:rPr>
          </w:rPrChange>
        </w:rPr>
        <w:t>VAR model</w:t>
      </w:r>
      <w:ins w:id="2015" w:author="Sujil Kumar Koottathampathiyil" w:date="2022-06-12T23:21:00Z">
        <w:r w:rsidR="00843DC9">
          <w:rPr>
            <w:rFonts w:ascii="Arial" w:hAnsi="Arial" w:cs="Arial"/>
            <w:color w:val="000000"/>
            <w:sz w:val="24"/>
            <w:szCs w:val="24"/>
          </w:rPr>
          <w:t xml:space="preserve"> (</w:t>
        </w:r>
      </w:ins>
      <w:del w:id="2016" w:author="Sujil Kumar Koottathampathiyil" w:date="2022-06-12T23:21:00Z">
        <w:r w:rsidRPr="00996C49" w:rsidDel="00843DC9">
          <w:rPr>
            <w:rFonts w:ascii="Arial" w:hAnsi="Arial" w:cs="Arial"/>
            <w:color w:val="000000"/>
            <w:sz w:val="24"/>
            <w:szCs w:val="24"/>
            <w:rPrChange w:id="2017" w:author="Sujil Kumar Koottathampathiyil" w:date="2022-06-09T11:29:00Z">
              <w:rPr>
                <w:rFonts w:ascii="Arial" w:hAnsi="Arial" w:cs="Arial"/>
                <w:color w:val="000000"/>
              </w:rPr>
            </w:rPrChange>
          </w:rPr>
          <w:delText xml:space="preserve">. </w:delText>
        </w:r>
      </w:del>
      <w:r w:rsidRPr="00996C49">
        <w:rPr>
          <w:rFonts w:ascii="Arial" w:hAnsi="Arial" w:cs="Arial"/>
          <w:color w:val="000000"/>
          <w:sz w:val="24"/>
          <w:szCs w:val="24"/>
          <w:rPrChange w:id="2018" w:author="Sujil Kumar Koottathampathiyil" w:date="2022-06-09T11:29:00Z">
            <w:rPr>
              <w:rFonts w:ascii="Arial" w:hAnsi="Arial" w:cs="Arial"/>
              <w:color w:val="000000"/>
            </w:rPr>
          </w:rPrChange>
        </w:rPr>
        <w:t>Vector Auto Regression</w:t>
      </w:r>
      <w:ins w:id="2019" w:author="Sujil Kumar Koottathampathiyil" w:date="2022-06-12T23:21:00Z">
        <w:r w:rsidR="00843DC9">
          <w:rPr>
            <w:rFonts w:ascii="Arial" w:hAnsi="Arial" w:cs="Arial"/>
            <w:color w:val="000000"/>
            <w:sz w:val="24"/>
            <w:szCs w:val="24"/>
          </w:rPr>
          <w:t>)</w:t>
        </w:r>
      </w:ins>
      <w:r w:rsidRPr="00996C49">
        <w:rPr>
          <w:rFonts w:ascii="Arial" w:hAnsi="Arial" w:cs="Arial"/>
          <w:color w:val="000000"/>
          <w:sz w:val="24"/>
          <w:szCs w:val="24"/>
          <w:rPrChange w:id="2020" w:author="Sujil Kumar Koottathampathiyil" w:date="2022-06-09T11:29:00Z">
            <w:rPr>
              <w:rFonts w:ascii="Arial" w:hAnsi="Arial" w:cs="Arial"/>
              <w:color w:val="000000"/>
            </w:rPr>
          </w:rPrChange>
        </w:rPr>
        <w:t>.</w:t>
      </w:r>
      <w:r w:rsidR="00C84050" w:rsidRPr="00996C49">
        <w:rPr>
          <w:rFonts w:ascii="Arial" w:hAnsi="Arial" w:cs="Arial"/>
          <w:color w:val="000000"/>
          <w:sz w:val="24"/>
          <w:szCs w:val="24"/>
          <w:rPrChange w:id="2021"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022"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023"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024"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025" w:author="Sujil Kumar Koottathampathiyil" w:date="2022-06-09T11:29:00Z">
            <w:rPr>
              <w:rFonts w:ascii="Arial" w:hAnsi="Arial" w:cs="Arial"/>
              <w:color w:val="000000"/>
            </w:rPr>
          </w:rPrChange>
        </w:rPr>
        <w:t xml:space="preserve"> we use single variable and sequential time for time series </w:t>
      </w:r>
      <w:del w:id="2026" w:author="Sujil Kumar Koottathampathiyil" w:date="2022-06-09T08:07:00Z">
        <w:r w:rsidR="00C84050" w:rsidRPr="00996C49" w:rsidDel="005E1219">
          <w:rPr>
            <w:rFonts w:ascii="Arial" w:hAnsi="Arial" w:cs="Arial"/>
            <w:color w:val="000000"/>
            <w:sz w:val="24"/>
            <w:szCs w:val="24"/>
            <w:rPrChange w:id="2027" w:author="Sujil Kumar Koottathampathiyil" w:date="2022-06-09T11:29:00Z">
              <w:rPr>
                <w:rFonts w:ascii="Arial" w:hAnsi="Arial" w:cs="Arial"/>
                <w:color w:val="000000"/>
              </w:rPr>
            </w:rPrChange>
          </w:rPr>
          <w:delText>Analysis</w:delText>
        </w:r>
      </w:del>
      <w:ins w:id="2028" w:author="Sujil Kumar Koottathampathiyil" w:date="2022-06-09T08:07:00Z">
        <w:r w:rsidR="005E1219" w:rsidRPr="00996C49">
          <w:rPr>
            <w:rFonts w:ascii="Arial" w:hAnsi="Arial" w:cs="Arial"/>
            <w:color w:val="000000"/>
            <w:sz w:val="24"/>
            <w:szCs w:val="24"/>
            <w:rPrChange w:id="2029"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2030"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031"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Content>
          <w:ins w:id="2032" w:author="Sujil Kumar Koottathampathiyil" w:date="2022-06-11T23:58:00Z">
            <w:r w:rsidR="004E08F8" w:rsidRPr="004E08F8">
              <w:rPr>
                <w:rFonts w:ascii="Arial" w:hAnsi="Arial" w:cs="Arial"/>
                <w:color w:val="000000"/>
                <w:sz w:val="24"/>
                <w:szCs w:val="24"/>
              </w:rPr>
              <w:t>Vector Autoregressive Models</w:t>
            </w:r>
          </w:ins>
          <w:del w:id="2033" w:author="Sujil Kumar Koottathampathiyil" w:date="2022-06-08T19:46:00Z">
            <w:r w:rsidR="00770ACD" w:rsidRPr="004E08F8" w:rsidDel="00C518DB">
              <w:rPr>
                <w:rFonts w:ascii="Arial" w:hAnsi="Arial" w:cs="Arial"/>
                <w:color w:val="000000"/>
                <w:sz w:val="24"/>
                <w:szCs w:val="24"/>
                <w:rPrChange w:id="2034" w:author="Sujil Kumar Koottathampathiyil" w:date="2022-06-11T23:58: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035" w:author="Sujil Kumar Koottathampathiyil" w:date="2022-06-09T11:29:00Z">
            <w:rPr>
              <w:rFonts w:ascii="Arial" w:hAnsi="Arial" w:cs="Arial"/>
              <w:color w:val="000000"/>
            </w:rPr>
          </w:rPrChange>
        </w:rPr>
        <w:t xml:space="preserve"> are one of the best models we could use </w:t>
      </w:r>
      <w:ins w:id="2036" w:author="Sujil Kumar Koottathampathiyil" w:date="2022-06-09T08:07:00Z">
        <w:r w:rsidR="005E1219" w:rsidRPr="00996C49">
          <w:rPr>
            <w:rFonts w:ascii="Arial" w:hAnsi="Arial" w:cs="Arial"/>
            <w:color w:val="000000"/>
            <w:sz w:val="24"/>
            <w:szCs w:val="24"/>
            <w:rPrChange w:id="2037"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038"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039" w:author="Sujil Kumar Koottathampathiyil" w:date="2022-06-09T10:26:00Z"/>
          <w:rFonts w:ascii="Arial" w:hAnsi="Arial" w:cs="Arial"/>
          <w:color w:val="000000"/>
          <w:sz w:val="24"/>
          <w:szCs w:val="24"/>
          <w:rPrChange w:id="2040" w:author="Sujil Kumar Koottathampathiyil" w:date="2022-06-09T11:29:00Z">
            <w:rPr>
              <w:ins w:id="2041" w:author="Sujil Kumar Koottathampathiyil" w:date="2022-06-09T10:26:00Z"/>
              <w:rFonts w:ascii="Arial" w:hAnsi="Arial" w:cs="Arial"/>
              <w:color w:val="000000"/>
            </w:rPr>
          </w:rPrChange>
        </w:rPr>
      </w:pPr>
      <w:r w:rsidRPr="00996C49">
        <w:rPr>
          <w:rFonts w:ascii="Arial" w:hAnsi="Arial" w:cs="Arial"/>
          <w:noProof/>
          <w:sz w:val="24"/>
          <w:szCs w:val="24"/>
          <w:rPrChange w:id="2042"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160467FC" w:rsidR="003F3DEE" w:rsidRPr="008F7D64" w:rsidRDefault="003F3DEE">
      <w:pPr>
        <w:spacing w:line="360" w:lineRule="auto"/>
        <w:jc w:val="center"/>
        <w:rPr>
          <w:rFonts w:ascii="Arial" w:eastAsia="Times New Roman" w:hAnsi="Arial" w:cs="Arial"/>
          <w:i/>
          <w:iCs/>
          <w:sz w:val="24"/>
          <w:szCs w:val="24"/>
          <w:rPrChange w:id="2043" w:author="Sujil Kumar Koottathampathiyil" w:date="2022-06-12T23:40:00Z">
            <w:rPr>
              <w:rFonts w:ascii="Arial" w:hAnsi="Arial" w:cs="Arial"/>
              <w:color w:val="000000"/>
            </w:rPr>
          </w:rPrChange>
        </w:rPr>
        <w:pPrChange w:id="2044" w:author="Sujil Kumar Koottathampathiyil" w:date="2022-06-09T10:26:00Z">
          <w:pPr>
            <w:spacing w:line="360" w:lineRule="auto"/>
            <w:jc w:val="both"/>
          </w:pPr>
        </w:pPrChange>
      </w:pPr>
      <w:ins w:id="2045" w:author="Sujil Kumar Koottathampathiyil" w:date="2022-06-09T10:26:00Z">
        <w:r w:rsidRPr="008F7D64">
          <w:rPr>
            <w:rFonts w:ascii="Arial" w:eastAsia="Times New Roman" w:hAnsi="Arial" w:cs="Arial"/>
            <w:b/>
            <w:bCs/>
            <w:i/>
            <w:iCs/>
            <w:sz w:val="24"/>
            <w:szCs w:val="24"/>
            <w:rPrChange w:id="2046" w:author="Sujil Kumar Koottathampathiyil" w:date="2022-06-12T23:40:00Z">
              <w:rPr>
                <w:rFonts w:ascii="Arial" w:eastAsia="Times New Roman" w:hAnsi="Arial" w:cs="Arial"/>
                <w:b/>
                <w:bCs/>
                <w:sz w:val="24"/>
                <w:szCs w:val="24"/>
              </w:rPr>
            </w:rPrChange>
          </w:rPr>
          <w:t>Fig. 4.15:</w:t>
        </w:r>
        <w:r w:rsidRPr="008F7D64">
          <w:rPr>
            <w:rFonts w:ascii="Arial" w:eastAsia="Times New Roman" w:hAnsi="Arial" w:cs="Arial"/>
            <w:i/>
            <w:iCs/>
            <w:sz w:val="24"/>
            <w:szCs w:val="24"/>
            <w:rPrChange w:id="2047" w:author="Sujil Kumar Koottathampathiyil" w:date="2022-06-12T23:40:00Z">
              <w:rPr>
                <w:rFonts w:ascii="Arial" w:eastAsia="Times New Roman" w:hAnsi="Arial" w:cs="Arial"/>
                <w:sz w:val="24"/>
                <w:szCs w:val="24"/>
              </w:rPr>
            </w:rPrChange>
          </w:rPr>
          <w:t xml:space="preserve"> predic</w:t>
        </w:r>
      </w:ins>
      <w:ins w:id="2048" w:author="Sujil Kumar Koottathampathiyil" w:date="2022-06-09T10:27:00Z">
        <w:r w:rsidR="009705CE" w:rsidRPr="008F7D64">
          <w:rPr>
            <w:rFonts w:ascii="Arial" w:eastAsia="Times New Roman" w:hAnsi="Arial" w:cs="Arial"/>
            <w:i/>
            <w:iCs/>
            <w:sz w:val="24"/>
            <w:szCs w:val="24"/>
            <w:rPrChange w:id="2049" w:author="Sujil Kumar Koottathampathiyil" w:date="2022-06-12T23:40:00Z">
              <w:rPr>
                <w:rFonts w:ascii="Arial" w:eastAsia="Times New Roman" w:hAnsi="Arial" w:cs="Arial"/>
                <w:sz w:val="24"/>
                <w:szCs w:val="24"/>
              </w:rPr>
            </w:rPrChange>
          </w:rPr>
          <w:t>t</w:t>
        </w:r>
      </w:ins>
      <w:ins w:id="2050" w:author="Sujil Kumar Koottathampathiyil" w:date="2022-06-09T10:26:00Z">
        <w:r w:rsidRPr="008F7D64">
          <w:rPr>
            <w:rFonts w:ascii="Arial" w:eastAsia="Times New Roman" w:hAnsi="Arial" w:cs="Arial"/>
            <w:i/>
            <w:iCs/>
            <w:sz w:val="24"/>
            <w:szCs w:val="24"/>
            <w:rPrChange w:id="2051" w:author="Sujil Kumar Koottathampathiyil" w:date="2022-06-12T23:40:00Z">
              <w:rPr>
                <w:rFonts w:ascii="Arial" w:eastAsia="Times New Roman" w:hAnsi="Arial" w:cs="Arial"/>
                <w:sz w:val="24"/>
                <w:szCs w:val="24"/>
              </w:rPr>
            </w:rPrChange>
          </w:rPr>
          <w:t>ing</w:t>
        </w:r>
      </w:ins>
      <w:ins w:id="2052" w:author="Sujil Kumar Koottathampathiyil" w:date="2022-06-09T10:27:00Z">
        <w:r w:rsidRPr="008F7D64">
          <w:rPr>
            <w:rFonts w:ascii="Arial" w:eastAsia="Times New Roman" w:hAnsi="Arial" w:cs="Arial"/>
            <w:i/>
            <w:iCs/>
            <w:sz w:val="24"/>
            <w:szCs w:val="24"/>
            <w:rPrChange w:id="2053" w:author="Sujil Kumar Koottathampathiyil" w:date="2022-06-12T23:40:00Z">
              <w:rPr>
                <w:rFonts w:ascii="Arial" w:eastAsia="Times New Roman" w:hAnsi="Arial" w:cs="Arial"/>
                <w:sz w:val="24"/>
                <w:szCs w:val="24"/>
              </w:rPr>
            </w:rPrChange>
          </w:rPr>
          <w:t xml:space="preserve"> future values in </w:t>
        </w:r>
      </w:ins>
      <w:ins w:id="2054" w:author="Sujil Kumar Koottathampathiyil" w:date="2022-06-09T10:28:00Z">
        <w:r w:rsidR="002279B4" w:rsidRPr="008F7D64">
          <w:rPr>
            <w:rFonts w:ascii="Arial" w:eastAsia="Times New Roman" w:hAnsi="Arial" w:cs="Arial"/>
            <w:i/>
            <w:iCs/>
            <w:sz w:val="24"/>
            <w:szCs w:val="24"/>
            <w:rPrChange w:id="2055" w:author="Sujil Kumar Koottathampathiyil" w:date="2022-06-12T23:40:00Z">
              <w:rPr>
                <w:rFonts w:ascii="Arial" w:eastAsia="Times New Roman" w:hAnsi="Arial" w:cs="Arial"/>
                <w:sz w:val="24"/>
                <w:szCs w:val="24"/>
              </w:rPr>
            </w:rPrChange>
          </w:rPr>
          <w:t>VAR Model</w:t>
        </w:r>
      </w:ins>
      <w:ins w:id="2056" w:author="Sujil Kumar Koottathampathiyil" w:date="2022-06-12T23:44:00Z">
        <w:r w:rsidR="0047591A">
          <w:rPr>
            <w:rFonts w:ascii="Arial" w:eastAsia="Times New Roman" w:hAnsi="Arial" w:cs="Arial"/>
            <w:i/>
            <w:iCs/>
            <w:sz w:val="24"/>
            <w:szCs w:val="24"/>
          </w:rPr>
          <w:t xml:space="preserve"> on Russian data</w:t>
        </w:r>
      </w:ins>
    </w:p>
    <w:p w14:paraId="0B3CD6D5" w14:textId="224BBB07" w:rsidR="00C6602E" w:rsidRPr="00996C49" w:rsidRDefault="00C6602E" w:rsidP="005D4B76">
      <w:pPr>
        <w:spacing w:line="360" w:lineRule="auto"/>
        <w:jc w:val="both"/>
        <w:rPr>
          <w:ins w:id="2057" w:author="Sujil Kumar Koottathampathiyil" w:date="2022-06-09T10:31:00Z"/>
          <w:rFonts w:ascii="Arial" w:hAnsi="Arial" w:cs="Arial"/>
          <w:color w:val="000000"/>
          <w:sz w:val="24"/>
          <w:szCs w:val="24"/>
          <w:rPrChange w:id="2058" w:author="Sujil Kumar Koottathampathiyil" w:date="2022-06-09T11:29:00Z">
            <w:rPr>
              <w:ins w:id="2059" w:author="Sujil Kumar Koottathampathiyil" w:date="2022-06-09T10:31:00Z"/>
              <w:rFonts w:ascii="Arial" w:hAnsi="Arial" w:cs="Arial"/>
              <w:color w:val="000000"/>
            </w:rPr>
          </w:rPrChange>
        </w:rPr>
      </w:pPr>
      <w:r w:rsidRPr="00996C49">
        <w:rPr>
          <w:rFonts w:ascii="Arial" w:hAnsi="Arial" w:cs="Arial"/>
          <w:color w:val="000000"/>
          <w:sz w:val="24"/>
          <w:szCs w:val="24"/>
          <w:rPrChange w:id="2060" w:author="Sujil Kumar Koottathampathiyil" w:date="2022-06-09T11:29:00Z">
            <w:rPr>
              <w:rFonts w:ascii="Arial" w:hAnsi="Arial" w:cs="Arial"/>
              <w:color w:val="000000"/>
            </w:rPr>
          </w:rPrChange>
        </w:rPr>
        <w:t xml:space="preserve">You can see in </w:t>
      </w:r>
      <w:del w:id="2061" w:author="Sujil Kumar Koottathampathiyil" w:date="2022-06-09T10:28:00Z">
        <w:r w:rsidRPr="00996C49" w:rsidDel="004D4E43">
          <w:rPr>
            <w:rFonts w:ascii="Arial" w:hAnsi="Arial" w:cs="Arial"/>
            <w:color w:val="000000"/>
            <w:sz w:val="24"/>
            <w:szCs w:val="24"/>
            <w:rPrChange w:id="2062" w:author="Sujil Kumar Koottathampathiyil" w:date="2022-06-09T11:29:00Z">
              <w:rPr>
                <w:rFonts w:ascii="Arial" w:hAnsi="Arial" w:cs="Arial"/>
                <w:color w:val="000000"/>
              </w:rPr>
            </w:rPrChange>
          </w:rPr>
          <w:delText xml:space="preserve">the </w:delText>
        </w:r>
      </w:del>
      <w:del w:id="2063" w:author="Sujil Kumar Koottathampathiyil" w:date="2022-06-09T10:27:00Z">
        <w:r w:rsidRPr="00996C49" w:rsidDel="00C70663">
          <w:rPr>
            <w:rFonts w:ascii="Arial" w:hAnsi="Arial" w:cs="Arial"/>
            <w:color w:val="000000"/>
            <w:sz w:val="24"/>
            <w:szCs w:val="24"/>
            <w:rPrChange w:id="2064" w:author="Sujil Kumar Koottathampathiyil" w:date="2022-06-09T11:29:00Z">
              <w:rPr>
                <w:rFonts w:ascii="Arial" w:hAnsi="Arial" w:cs="Arial"/>
                <w:color w:val="000000"/>
              </w:rPr>
            </w:rPrChange>
          </w:rPr>
          <w:delText xml:space="preserve">above example </w:delText>
        </w:r>
      </w:del>
      <w:ins w:id="2065" w:author="Sujil Kumar Koottathampathiyil" w:date="2022-06-09T10:27:00Z">
        <w:r w:rsidR="00C70663" w:rsidRPr="00996C49">
          <w:rPr>
            <w:rFonts w:ascii="Arial" w:hAnsi="Arial" w:cs="Arial"/>
            <w:color w:val="000000"/>
            <w:sz w:val="24"/>
            <w:szCs w:val="24"/>
            <w:rPrChange w:id="2066" w:author="Sujil Kumar Koottathampathiyil" w:date="2022-06-09T11:29:00Z">
              <w:rPr>
                <w:rFonts w:ascii="Arial" w:hAnsi="Arial" w:cs="Arial"/>
                <w:color w:val="000000"/>
              </w:rPr>
            </w:rPrChange>
          </w:rPr>
          <w:t>fig 4.15</w:t>
        </w:r>
      </w:ins>
      <w:ins w:id="2067" w:author="Sujil Kumar Koottathampathiyil" w:date="2022-06-09T10:28:00Z">
        <w:r w:rsidR="00C70663" w:rsidRPr="00996C49">
          <w:rPr>
            <w:rFonts w:ascii="Arial" w:hAnsi="Arial" w:cs="Arial"/>
            <w:color w:val="000000"/>
            <w:sz w:val="24"/>
            <w:szCs w:val="24"/>
            <w:rPrChange w:id="2068" w:author="Sujil Kumar Koottathampathiyil" w:date="2022-06-09T11:29:00Z">
              <w:rPr>
                <w:rFonts w:ascii="Arial" w:hAnsi="Arial" w:cs="Arial"/>
                <w:color w:val="000000"/>
              </w:rPr>
            </w:rPrChange>
          </w:rPr>
          <w:t>,</w:t>
        </w:r>
      </w:ins>
      <w:ins w:id="2069" w:author="Sujil Kumar Koottathampathiyil" w:date="2022-06-09T10:27:00Z">
        <w:r w:rsidR="00C70663" w:rsidRPr="00996C49">
          <w:rPr>
            <w:rFonts w:ascii="Arial" w:hAnsi="Arial" w:cs="Arial"/>
            <w:color w:val="000000"/>
            <w:sz w:val="24"/>
            <w:szCs w:val="24"/>
            <w:rPrChange w:id="2070" w:author="Sujil Kumar Koottathampathiyil" w:date="2022-06-09T11:29:00Z">
              <w:rPr>
                <w:rFonts w:ascii="Arial" w:hAnsi="Arial" w:cs="Arial"/>
                <w:color w:val="000000"/>
              </w:rPr>
            </w:rPrChange>
          </w:rPr>
          <w:t xml:space="preserve"> </w:t>
        </w:r>
      </w:ins>
      <w:ins w:id="2071" w:author="Sujil Kumar Koottathampathiyil" w:date="2022-06-09T10:28:00Z">
        <w:r w:rsidR="004D4E43" w:rsidRPr="00996C49">
          <w:rPr>
            <w:rFonts w:ascii="Arial" w:hAnsi="Arial" w:cs="Arial"/>
            <w:color w:val="000000"/>
            <w:sz w:val="24"/>
            <w:szCs w:val="24"/>
            <w:rPrChange w:id="2072"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073"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074" w:author="Sujil Kumar Koottathampathiyil" w:date="2022-06-09T10:31:00Z"/>
          <w:rFonts w:ascii="Arial" w:hAnsi="Arial" w:cs="Arial"/>
          <w:color w:val="000000"/>
          <w:sz w:val="24"/>
          <w:szCs w:val="24"/>
          <w:rPrChange w:id="2075" w:author="Sujil Kumar Koottathampathiyil" w:date="2022-06-09T11:29:00Z">
            <w:rPr>
              <w:ins w:id="2076" w:author="Sujil Kumar Koottathampathiyil" w:date="2022-06-09T10:31:00Z"/>
              <w:rFonts w:ascii="Arial" w:hAnsi="Arial" w:cs="Arial"/>
              <w:color w:val="000000"/>
            </w:rPr>
          </w:rPrChange>
        </w:rPr>
      </w:pPr>
      <w:ins w:id="2077" w:author="Sujil Kumar Koottathampathiyil" w:date="2022-06-09T10:31:00Z">
        <w:r w:rsidRPr="00996C49">
          <w:rPr>
            <w:noProof/>
            <w:sz w:val="24"/>
            <w:szCs w:val="24"/>
            <w:rPrChange w:id="2078" w:author="Sujil Kumar Koottathampathiyil" w:date="2022-06-09T11:29:00Z">
              <w:rPr>
                <w:noProof/>
              </w:rPr>
            </w:rPrChange>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707629D0" w:rsidR="0007241E" w:rsidRPr="002C465E" w:rsidRDefault="0007241E" w:rsidP="0007241E">
      <w:pPr>
        <w:spacing w:line="360" w:lineRule="auto"/>
        <w:jc w:val="center"/>
        <w:rPr>
          <w:ins w:id="2079" w:author="Sujil Kumar Koottathampathiyil" w:date="2022-06-09T10:34:00Z"/>
          <w:rFonts w:ascii="Arial" w:eastAsia="Times New Roman" w:hAnsi="Arial" w:cs="Arial"/>
          <w:i/>
          <w:iCs/>
          <w:sz w:val="24"/>
          <w:szCs w:val="24"/>
          <w:rPrChange w:id="2080" w:author="Sujil Kumar Koottathampathiyil" w:date="2022-06-12T23:40:00Z">
            <w:rPr>
              <w:ins w:id="2081" w:author="Sujil Kumar Koottathampathiyil" w:date="2022-06-09T10:34:00Z"/>
              <w:rFonts w:ascii="Arial" w:eastAsia="Times New Roman" w:hAnsi="Arial" w:cs="Arial"/>
              <w:sz w:val="24"/>
              <w:szCs w:val="24"/>
            </w:rPr>
          </w:rPrChange>
        </w:rPr>
      </w:pPr>
      <w:ins w:id="2082" w:author="Sujil Kumar Koottathampathiyil" w:date="2022-06-09T10:31:00Z">
        <w:r w:rsidRPr="002C465E">
          <w:rPr>
            <w:rFonts w:ascii="Arial" w:eastAsia="Times New Roman" w:hAnsi="Arial" w:cs="Arial"/>
            <w:b/>
            <w:bCs/>
            <w:i/>
            <w:iCs/>
            <w:sz w:val="24"/>
            <w:szCs w:val="24"/>
            <w:rPrChange w:id="2083" w:author="Sujil Kumar Koottathampathiyil" w:date="2022-06-12T23:40:00Z">
              <w:rPr>
                <w:rFonts w:ascii="Arial" w:eastAsia="Times New Roman" w:hAnsi="Arial" w:cs="Arial"/>
                <w:b/>
                <w:bCs/>
                <w:sz w:val="24"/>
                <w:szCs w:val="24"/>
              </w:rPr>
            </w:rPrChange>
          </w:rPr>
          <w:t>Fig. 4.1</w:t>
        </w:r>
        <w:r w:rsidR="00A37D5F" w:rsidRPr="002C465E">
          <w:rPr>
            <w:rFonts w:ascii="Arial" w:eastAsia="Times New Roman" w:hAnsi="Arial" w:cs="Arial"/>
            <w:b/>
            <w:bCs/>
            <w:i/>
            <w:iCs/>
            <w:sz w:val="24"/>
            <w:szCs w:val="24"/>
            <w:rPrChange w:id="2084" w:author="Sujil Kumar Koottathampathiyil" w:date="2022-06-12T23:40:00Z">
              <w:rPr>
                <w:rFonts w:ascii="Arial" w:eastAsia="Times New Roman" w:hAnsi="Arial" w:cs="Arial"/>
                <w:b/>
                <w:bCs/>
                <w:sz w:val="24"/>
                <w:szCs w:val="24"/>
              </w:rPr>
            </w:rPrChange>
          </w:rPr>
          <w:t>6</w:t>
        </w:r>
        <w:r w:rsidRPr="002C465E">
          <w:rPr>
            <w:rFonts w:ascii="Arial" w:eastAsia="Times New Roman" w:hAnsi="Arial" w:cs="Arial"/>
            <w:b/>
            <w:bCs/>
            <w:i/>
            <w:iCs/>
            <w:sz w:val="24"/>
            <w:szCs w:val="24"/>
            <w:rPrChange w:id="2085" w:author="Sujil Kumar Koottathampathiyil" w:date="2022-06-12T23:40:00Z">
              <w:rPr>
                <w:rFonts w:ascii="Arial" w:eastAsia="Times New Roman" w:hAnsi="Arial" w:cs="Arial"/>
                <w:b/>
                <w:bCs/>
                <w:sz w:val="24"/>
                <w:szCs w:val="24"/>
              </w:rPr>
            </w:rPrChange>
          </w:rPr>
          <w:t>:</w:t>
        </w:r>
        <w:r w:rsidRPr="002C465E">
          <w:rPr>
            <w:rFonts w:ascii="Arial" w:eastAsia="Times New Roman" w:hAnsi="Arial" w:cs="Arial"/>
            <w:i/>
            <w:iCs/>
            <w:sz w:val="24"/>
            <w:szCs w:val="24"/>
            <w:rPrChange w:id="2086" w:author="Sujil Kumar Koottathampathiyil" w:date="2022-06-12T23:40:00Z">
              <w:rPr>
                <w:rFonts w:ascii="Arial" w:eastAsia="Times New Roman" w:hAnsi="Arial" w:cs="Arial"/>
                <w:sz w:val="24"/>
                <w:szCs w:val="24"/>
              </w:rPr>
            </w:rPrChange>
          </w:rPr>
          <w:t xml:space="preserve"> </w:t>
        </w:r>
      </w:ins>
      <w:ins w:id="2087" w:author="Sujil Kumar Koottathampathiyil" w:date="2022-06-09T10:32:00Z">
        <w:r w:rsidR="00A57FEB" w:rsidRPr="002C465E">
          <w:rPr>
            <w:rFonts w:ascii="Arial" w:eastAsia="Times New Roman" w:hAnsi="Arial" w:cs="Arial"/>
            <w:i/>
            <w:iCs/>
            <w:sz w:val="24"/>
            <w:szCs w:val="24"/>
            <w:rPrChange w:id="2088" w:author="Sujil Kumar Koottathampathiyil" w:date="2022-06-12T23:40:00Z">
              <w:rPr>
                <w:rFonts w:ascii="Arial" w:eastAsia="Times New Roman" w:hAnsi="Arial" w:cs="Arial"/>
                <w:sz w:val="24"/>
                <w:szCs w:val="24"/>
              </w:rPr>
            </w:rPrChange>
          </w:rPr>
          <w:t>Regression result summary from VAR Models</w:t>
        </w:r>
      </w:ins>
      <w:ins w:id="2089" w:author="Sujil Kumar Koottathampathiyil" w:date="2022-06-12T23:44:00Z">
        <w:r w:rsidR="00C72046">
          <w:rPr>
            <w:rFonts w:ascii="Arial" w:eastAsia="Times New Roman" w:hAnsi="Arial" w:cs="Arial"/>
            <w:i/>
            <w:iCs/>
            <w:sz w:val="24"/>
            <w:szCs w:val="24"/>
          </w:rPr>
          <w:t xml:space="preserve"> on Russian data</w:t>
        </w:r>
      </w:ins>
    </w:p>
    <w:p w14:paraId="712420AA" w14:textId="77777777" w:rsidR="00604BA3" w:rsidRDefault="00880F12" w:rsidP="005D4B76">
      <w:pPr>
        <w:spacing w:line="360" w:lineRule="auto"/>
        <w:jc w:val="both"/>
        <w:rPr>
          <w:rFonts w:ascii="Arial" w:eastAsia="Times New Roman" w:hAnsi="Arial" w:cs="Arial"/>
          <w:sz w:val="24"/>
          <w:szCs w:val="24"/>
        </w:rPr>
      </w:pPr>
      <w:r w:rsidRPr="00880F12">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43127F9C" w14:textId="029A365C" w:rsidR="0007241E" w:rsidRPr="00996C49" w:rsidRDefault="003F2D9C" w:rsidP="005D4B76">
      <w:pPr>
        <w:spacing w:line="360" w:lineRule="auto"/>
        <w:jc w:val="both"/>
        <w:rPr>
          <w:rFonts w:ascii="Arial" w:hAnsi="Arial" w:cs="Arial"/>
          <w:color w:val="000000"/>
          <w:sz w:val="24"/>
          <w:szCs w:val="24"/>
          <w:rPrChange w:id="2090" w:author="Sujil Kumar Koottathampathiyil" w:date="2022-06-09T11:29:00Z">
            <w:rPr>
              <w:rFonts w:ascii="Arial" w:hAnsi="Arial" w:cs="Arial"/>
              <w:color w:val="000000"/>
            </w:rPr>
          </w:rPrChange>
        </w:rPr>
      </w:pPr>
      <w:r w:rsidRPr="003F2D9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2E1A5E5D" w14:textId="1819DCAD" w:rsidR="00D227B8" w:rsidRPr="00996C49" w:rsidRDefault="00D227B8" w:rsidP="005D4B76">
      <w:pPr>
        <w:spacing w:line="360" w:lineRule="auto"/>
        <w:jc w:val="center"/>
        <w:rPr>
          <w:ins w:id="2091" w:author="Sujil Kumar Koottathampathiyil" w:date="2022-06-09T10:33:00Z"/>
          <w:rFonts w:ascii="Arial" w:hAnsi="Arial" w:cs="Arial"/>
          <w:color w:val="000000"/>
          <w:sz w:val="24"/>
          <w:szCs w:val="24"/>
          <w:rPrChange w:id="2092" w:author="Sujil Kumar Koottathampathiyil" w:date="2022-06-09T11:29:00Z">
            <w:rPr>
              <w:ins w:id="2093" w:author="Sujil Kumar Koottathampathiyil" w:date="2022-06-09T10:33:00Z"/>
              <w:rFonts w:ascii="Arial" w:hAnsi="Arial" w:cs="Arial"/>
              <w:color w:val="000000"/>
            </w:rPr>
          </w:rPrChange>
        </w:rPr>
      </w:pPr>
      <w:r w:rsidRPr="00996C49">
        <w:rPr>
          <w:rFonts w:ascii="Arial" w:hAnsi="Arial" w:cs="Arial"/>
          <w:noProof/>
          <w:sz w:val="24"/>
          <w:szCs w:val="24"/>
          <w:rPrChange w:id="2094" w:author="Sujil Kumar Koottathampathiyil" w:date="2022-06-09T11:29: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68A31280" w:rsidR="00662623" w:rsidRPr="00410054" w:rsidRDefault="00662623" w:rsidP="00CA4EBD">
      <w:pPr>
        <w:spacing w:line="360" w:lineRule="auto"/>
        <w:jc w:val="center"/>
        <w:rPr>
          <w:rFonts w:ascii="Arial" w:eastAsia="Times New Roman" w:hAnsi="Arial" w:cs="Arial"/>
          <w:i/>
          <w:iCs/>
          <w:sz w:val="24"/>
          <w:szCs w:val="24"/>
          <w:rPrChange w:id="2095" w:author="Sujil Kumar Koottathampathiyil" w:date="2022-06-12T23:40:00Z">
            <w:rPr>
              <w:rFonts w:ascii="Arial" w:hAnsi="Arial" w:cs="Arial"/>
              <w:color w:val="000000"/>
            </w:rPr>
          </w:rPrChange>
        </w:rPr>
      </w:pPr>
      <w:ins w:id="2096" w:author="Sujil Kumar Koottathampathiyil" w:date="2022-06-09T10:33:00Z">
        <w:r w:rsidRPr="00410054">
          <w:rPr>
            <w:rFonts w:ascii="Arial" w:eastAsia="Times New Roman" w:hAnsi="Arial" w:cs="Arial"/>
            <w:b/>
            <w:bCs/>
            <w:i/>
            <w:iCs/>
            <w:sz w:val="24"/>
            <w:szCs w:val="24"/>
            <w:rPrChange w:id="2097" w:author="Sujil Kumar Koottathampathiyil" w:date="2022-06-12T23:40:00Z">
              <w:rPr>
                <w:rFonts w:ascii="Arial" w:eastAsia="Times New Roman" w:hAnsi="Arial" w:cs="Arial"/>
                <w:b/>
                <w:bCs/>
                <w:sz w:val="24"/>
                <w:szCs w:val="24"/>
              </w:rPr>
            </w:rPrChange>
          </w:rPr>
          <w:t>Fig. 4.1</w:t>
        </w:r>
      </w:ins>
      <w:ins w:id="2098" w:author="Sujil Kumar Koottathampathiyil" w:date="2022-06-09T10:36:00Z">
        <w:r w:rsidR="001475F1" w:rsidRPr="00410054">
          <w:rPr>
            <w:rFonts w:ascii="Arial" w:eastAsia="Times New Roman" w:hAnsi="Arial" w:cs="Arial"/>
            <w:b/>
            <w:bCs/>
            <w:i/>
            <w:iCs/>
            <w:sz w:val="24"/>
            <w:szCs w:val="24"/>
            <w:rPrChange w:id="2099" w:author="Sujil Kumar Koottathampathiyil" w:date="2022-06-12T23:40:00Z">
              <w:rPr>
                <w:rFonts w:ascii="Arial" w:eastAsia="Times New Roman" w:hAnsi="Arial" w:cs="Arial"/>
                <w:b/>
                <w:bCs/>
                <w:sz w:val="24"/>
                <w:szCs w:val="24"/>
              </w:rPr>
            </w:rPrChange>
          </w:rPr>
          <w:t>7</w:t>
        </w:r>
      </w:ins>
      <w:ins w:id="2100" w:author="Sujil Kumar Koottathampathiyil" w:date="2022-06-09T10:33:00Z">
        <w:r w:rsidR="00B50267" w:rsidRPr="00410054">
          <w:rPr>
            <w:i/>
            <w:iCs/>
            <w:sz w:val="24"/>
            <w:szCs w:val="24"/>
            <w:rPrChange w:id="2101" w:author="Sujil Kumar Koottathampathiyil" w:date="2022-06-12T23:40:00Z">
              <w:rPr/>
            </w:rPrChange>
          </w:rPr>
          <w:t xml:space="preserve"> </w:t>
        </w:r>
        <w:r w:rsidR="00B50267" w:rsidRPr="00410054">
          <w:rPr>
            <w:rFonts w:ascii="Arial" w:eastAsia="Times New Roman" w:hAnsi="Arial" w:cs="Arial"/>
            <w:i/>
            <w:iCs/>
            <w:sz w:val="24"/>
            <w:szCs w:val="24"/>
            <w:rPrChange w:id="2102" w:author="Sujil Kumar Koottathampathiyil" w:date="2022-06-12T23:40:00Z">
              <w:rPr>
                <w:rFonts w:ascii="Arial" w:eastAsia="Times New Roman" w:hAnsi="Arial" w:cs="Arial"/>
                <w:b/>
                <w:bCs/>
                <w:sz w:val="24"/>
                <w:szCs w:val="24"/>
              </w:rPr>
            </w:rPrChange>
          </w:rPr>
          <w:t>Plot of Forecast vs Actuals</w:t>
        </w:r>
        <w:r w:rsidRPr="00410054">
          <w:rPr>
            <w:rFonts w:ascii="Arial" w:eastAsia="Times New Roman" w:hAnsi="Arial" w:cs="Arial"/>
            <w:i/>
            <w:iCs/>
            <w:sz w:val="24"/>
            <w:szCs w:val="24"/>
            <w:rPrChange w:id="2103" w:author="Sujil Kumar Koottathampathiyil" w:date="2022-06-12T23:40:00Z">
              <w:rPr>
                <w:rFonts w:ascii="Arial" w:eastAsia="Times New Roman" w:hAnsi="Arial" w:cs="Arial"/>
                <w:sz w:val="24"/>
                <w:szCs w:val="24"/>
              </w:rPr>
            </w:rPrChange>
          </w:rPr>
          <w:t xml:space="preserve"> from VAR Models</w:t>
        </w:r>
      </w:ins>
      <w:ins w:id="2104" w:author="Sujil Kumar Koottathampathiyil" w:date="2022-06-12T23:44:00Z">
        <w:r w:rsidR="00762BAB">
          <w:rPr>
            <w:rFonts w:ascii="Arial" w:eastAsia="Times New Roman" w:hAnsi="Arial" w:cs="Arial"/>
            <w:i/>
            <w:iCs/>
            <w:sz w:val="24"/>
            <w:szCs w:val="24"/>
          </w:rPr>
          <w:t xml:space="preserve"> on Russian data</w:t>
        </w:r>
      </w:ins>
    </w:p>
    <w:p w14:paraId="0C19149D" w14:textId="4FFB0DDB" w:rsidR="00F763EA" w:rsidRPr="00996C49" w:rsidDel="00150356" w:rsidRDefault="0063708E" w:rsidP="005D4B76">
      <w:pPr>
        <w:spacing w:line="360" w:lineRule="auto"/>
        <w:jc w:val="both"/>
        <w:rPr>
          <w:del w:id="2105" w:author="Sujil Kumar Koottathampathiyil" w:date="2022-06-09T10:41:00Z"/>
          <w:rFonts w:ascii="Arial" w:hAnsi="Arial" w:cs="Arial"/>
          <w:color w:val="000000"/>
          <w:sz w:val="24"/>
          <w:szCs w:val="24"/>
          <w:rPrChange w:id="2106" w:author="Sujil Kumar Koottathampathiyil" w:date="2022-06-09T11:29:00Z">
            <w:rPr>
              <w:del w:id="2107" w:author="Sujil Kumar Koottathampathiyil" w:date="2022-06-09T10:41:00Z"/>
              <w:rFonts w:ascii="Arial" w:hAnsi="Arial" w:cs="Arial"/>
              <w:color w:val="000000"/>
            </w:rPr>
          </w:rPrChange>
        </w:rPr>
      </w:pPr>
      <w:ins w:id="2108" w:author="Sujil Kumar Koottathampathiyil" w:date="2022-06-09T10:40:00Z">
        <w:r w:rsidRPr="00996C49">
          <w:rPr>
            <w:rFonts w:ascii="Arial" w:hAnsi="Arial" w:cs="Arial"/>
            <w:color w:val="000000"/>
            <w:sz w:val="24"/>
            <w:szCs w:val="24"/>
            <w:rPrChange w:id="2109" w:author="Sujil Kumar Koottathampathiyil" w:date="2022-06-09T11:29:00Z">
              <w:rPr>
                <w:rFonts w:ascii="Arial" w:hAnsi="Arial" w:cs="Arial"/>
                <w:color w:val="000000"/>
              </w:rPr>
            </w:rPrChange>
          </w:rPr>
          <w:t>From fig 4.17 you can see how the model for</w:t>
        </w:r>
      </w:ins>
      <w:ins w:id="2110" w:author="Sujil Kumar Koottathampathiyil" w:date="2022-06-09T10:41:00Z">
        <w:r w:rsidRPr="00996C49">
          <w:rPr>
            <w:rFonts w:ascii="Arial" w:hAnsi="Arial" w:cs="Arial"/>
            <w:color w:val="000000"/>
            <w:sz w:val="24"/>
            <w:szCs w:val="24"/>
            <w:rPrChange w:id="2111" w:author="Sujil Kumar Koottathampathiyil" w:date="2022-06-09T11:29:00Z">
              <w:rPr>
                <w:rFonts w:ascii="Arial" w:hAnsi="Arial" w:cs="Arial"/>
                <w:color w:val="000000"/>
              </w:rPr>
            </w:rPrChange>
          </w:rPr>
          <w:t>e</w:t>
        </w:r>
      </w:ins>
      <w:ins w:id="2112" w:author="Sujil Kumar Koottathampathiyil" w:date="2022-06-09T10:40:00Z">
        <w:r w:rsidRPr="00996C49">
          <w:rPr>
            <w:rFonts w:ascii="Arial" w:hAnsi="Arial" w:cs="Arial"/>
            <w:color w:val="000000"/>
            <w:sz w:val="24"/>
            <w:szCs w:val="24"/>
            <w:rPrChange w:id="2113" w:author="Sujil Kumar Koottathampathiyil" w:date="2022-06-09T11:29:00Z">
              <w:rPr>
                <w:rFonts w:ascii="Arial" w:hAnsi="Arial" w:cs="Arial"/>
                <w:color w:val="000000"/>
              </w:rPr>
            </w:rPrChange>
          </w:rPr>
          <w:t xml:space="preserve">casted different variables in the </w:t>
        </w:r>
      </w:ins>
      <w:ins w:id="2114" w:author="Sujil Kumar Koottathampathiyil" w:date="2022-06-09T10:41:00Z">
        <w:r w:rsidRPr="00996C49">
          <w:rPr>
            <w:rFonts w:ascii="Arial" w:hAnsi="Arial" w:cs="Arial"/>
            <w:color w:val="000000"/>
            <w:sz w:val="24"/>
            <w:szCs w:val="24"/>
            <w:rPrChange w:id="2115" w:author="Sujil Kumar Koottathampathiyil" w:date="2022-06-09T11:29:00Z">
              <w:rPr>
                <w:rFonts w:ascii="Arial" w:hAnsi="Arial" w:cs="Arial"/>
                <w:color w:val="000000"/>
              </w:rPr>
            </w:rPrChange>
          </w:rPr>
          <w:t>R</w:t>
        </w:r>
      </w:ins>
      <w:ins w:id="2116" w:author="Sujil Kumar Koottathampathiyil" w:date="2022-06-09T10:40:00Z">
        <w:r w:rsidRPr="00996C49">
          <w:rPr>
            <w:rFonts w:ascii="Arial" w:hAnsi="Arial" w:cs="Arial"/>
            <w:color w:val="000000"/>
            <w:sz w:val="24"/>
            <w:szCs w:val="24"/>
            <w:rPrChange w:id="2117" w:author="Sujil Kumar Koottathampathiyil" w:date="2022-06-09T11:29:00Z">
              <w:rPr>
                <w:rFonts w:ascii="Arial" w:hAnsi="Arial" w:cs="Arial"/>
                <w:color w:val="000000"/>
              </w:rPr>
            </w:rPrChange>
          </w:rPr>
          <w:t>ussian suicide datas</w:t>
        </w:r>
      </w:ins>
      <w:ins w:id="2118" w:author="Sujil Kumar Koottathampathiyil" w:date="2022-06-09T10:41:00Z">
        <w:r w:rsidRPr="00996C49">
          <w:rPr>
            <w:rFonts w:ascii="Arial" w:hAnsi="Arial" w:cs="Arial"/>
            <w:color w:val="000000"/>
            <w:sz w:val="24"/>
            <w:szCs w:val="24"/>
            <w:rPrChange w:id="2119" w:author="Sujil Kumar Koottathampathiyil" w:date="2022-06-09T11:29:00Z">
              <w:rPr>
                <w:rFonts w:ascii="Arial" w:hAnsi="Arial" w:cs="Arial"/>
                <w:color w:val="000000"/>
              </w:rPr>
            </w:rPrChange>
          </w:rPr>
          <w:t xml:space="preserve">et </w:t>
        </w:r>
      </w:ins>
      <w:ins w:id="2120" w:author="Sujil Kumar Koottathampathiyil" w:date="2022-06-09T10:56:00Z">
        <w:r w:rsidR="00772583" w:rsidRPr="00996C49">
          <w:rPr>
            <w:rFonts w:ascii="Arial" w:hAnsi="Arial" w:cs="Arial"/>
            <w:color w:val="000000"/>
            <w:sz w:val="24"/>
            <w:szCs w:val="24"/>
            <w:rPrChange w:id="2121" w:author="Sujil Kumar Koottathampathiyil" w:date="2022-06-09T11:29:00Z">
              <w:rPr>
                <w:rFonts w:ascii="Arial" w:hAnsi="Arial" w:cs="Arial"/>
                <w:color w:val="000000"/>
              </w:rPr>
            </w:rPrChange>
          </w:rPr>
          <w:t>concerning</w:t>
        </w:r>
      </w:ins>
      <w:ins w:id="2122" w:author="Sujil Kumar Koottathampathiyil" w:date="2022-06-09T10:41:00Z">
        <w:r w:rsidRPr="00996C49">
          <w:rPr>
            <w:rFonts w:ascii="Arial" w:hAnsi="Arial" w:cs="Arial"/>
            <w:color w:val="000000"/>
            <w:sz w:val="24"/>
            <w:szCs w:val="24"/>
            <w:rPrChange w:id="2123" w:author="Sujil Kumar Koottathampathiyil" w:date="2022-06-09T11:29:00Z">
              <w:rPr>
                <w:rFonts w:ascii="Arial" w:hAnsi="Arial" w:cs="Arial"/>
                <w:color w:val="000000"/>
              </w:rPr>
            </w:rPrChange>
          </w:rPr>
          <w:t xml:space="preserve"> ac</w:t>
        </w:r>
      </w:ins>
      <w:ins w:id="2124" w:author="Sujil Kumar Koottathampathiyil" w:date="2022-06-09T10:56:00Z">
        <w:r w:rsidR="00772583" w:rsidRPr="00996C49">
          <w:rPr>
            <w:rFonts w:ascii="Arial" w:hAnsi="Arial" w:cs="Arial"/>
            <w:color w:val="000000"/>
            <w:sz w:val="24"/>
            <w:szCs w:val="24"/>
            <w:rPrChange w:id="2125" w:author="Sujil Kumar Koottathampathiyil" w:date="2022-06-09T11:29:00Z">
              <w:rPr>
                <w:rFonts w:ascii="Arial" w:hAnsi="Arial" w:cs="Arial"/>
                <w:color w:val="000000"/>
              </w:rPr>
            </w:rPrChange>
          </w:rPr>
          <w:t>t</w:t>
        </w:r>
      </w:ins>
      <w:ins w:id="2126" w:author="Sujil Kumar Koottathampathiyil" w:date="2022-06-09T10:41:00Z">
        <w:r w:rsidRPr="00996C49">
          <w:rPr>
            <w:rFonts w:ascii="Arial" w:hAnsi="Arial" w:cs="Arial"/>
            <w:color w:val="000000"/>
            <w:sz w:val="24"/>
            <w:szCs w:val="24"/>
            <w:rPrChange w:id="2127" w:author="Sujil Kumar Koottathampathiyil" w:date="2022-06-09T11:29:00Z">
              <w:rPr>
                <w:rFonts w:ascii="Arial" w:hAnsi="Arial" w:cs="Arial"/>
                <w:color w:val="000000"/>
              </w:rPr>
            </w:rPrChange>
          </w:rPr>
          <w:t>ual values.</w:t>
        </w:r>
      </w:ins>
      <w:ins w:id="2128" w:author="Sujil Kumar Koottathampathiyil" w:date="2022-06-09T10:59:00Z">
        <w:r w:rsidR="004C3109" w:rsidRPr="00BC0780" w:rsidDel="00F763EA">
          <w:rPr>
            <w:rFonts w:ascii="Arial" w:hAnsi="Arial" w:cs="Arial"/>
            <w:noProof/>
            <w:sz w:val="24"/>
            <w:szCs w:val="24"/>
          </w:rPr>
          <w:t xml:space="preserve"> </w:t>
        </w:r>
      </w:ins>
      <w:del w:id="2129" w:author="Sujil Kumar Koottathampathiyil" w:date="2022-06-09T10:37:00Z">
        <w:r w:rsidR="003B52F5" w:rsidRPr="00996C49" w:rsidDel="00F763EA">
          <w:rPr>
            <w:rFonts w:ascii="Arial" w:hAnsi="Arial" w:cs="Arial"/>
            <w:noProof/>
            <w:sz w:val="24"/>
            <w:szCs w:val="24"/>
            <w:rPrChange w:id="2130"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131" w:author="Sujil Kumar Koottathampathiyil" w:date="2022-06-09T10:57:00Z"/>
          <w:rFonts w:ascii="Arial" w:hAnsi="Arial" w:cs="Arial"/>
          <w:color w:val="000000"/>
          <w:sz w:val="24"/>
          <w:szCs w:val="24"/>
          <w:rPrChange w:id="2132" w:author="Sujil Kumar Koottathampathiyil" w:date="2022-06-09T11:29:00Z">
            <w:rPr>
              <w:ins w:id="2133" w:author="Sujil Kumar Koottathampathiyil" w:date="2022-06-09T10:57:00Z"/>
              <w:rFonts w:ascii="Arial" w:hAnsi="Arial" w:cs="Arial"/>
              <w:color w:val="000000"/>
            </w:rPr>
          </w:rPrChange>
        </w:rPr>
        <w:pPrChange w:id="2134"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135" w:author="Sujil Kumar Koottathampathiyil" w:date="2022-06-09T10:41:00Z"/>
          <w:rFonts w:ascii="Arial" w:hAnsi="Arial" w:cs="Arial"/>
          <w:color w:val="000000"/>
          <w:sz w:val="24"/>
          <w:szCs w:val="24"/>
          <w:rPrChange w:id="2136" w:author="Sujil Kumar Koottathampathiyil" w:date="2022-06-09T11:29:00Z">
            <w:rPr>
              <w:del w:id="2137" w:author="Sujil Kumar Koottathampathiyil" w:date="2022-06-09T10:41:00Z"/>
              <w:rFonts w:ascii="Arial" w:hAnsi="Arial" w:cs="Arial"/>
              <w:color w:val="000000"/>
            </w:rPr>
          </w:rPrChange>
        </w:rPr>
        <w:pPrChange w:id="2138"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139" w:author="Sujil Kumar Koottathampathiyil" w:date="2022-06-09T10:38:00Z"/>
          <w:rFonts w:ascii="Arial" w:hAnsi="Arial" w:cs="Arial"/>
          <w:color w:val="000000"/>
          <w:sz w:val="24"/>
          <w:szCs w:val="24"/>
          <w:rPrChange w:id="2140" w:author="Sujil Kumar Koottathampathiyil" w:date="2022-06-09T11:29:00Z">
            <w:rPr>
              <w:moveFrom w:id="2141" w:author="Sujil Kumar Koottathampathiyil" w:date="2022-06-09T10:38:00Z"/>
              <w:rFonts w:ascii="Arial" w:hAnsi="Arial" w:cs="Arial"/>
              <w:color w:val="000000"/>
            </w:rPr>
          </w:rPrChange>
        </w:rPr>
      </w:pPr>
      <w:moveFromRangeStart w:id="2142" w:author="Sujil Kumar Koottathampathiyil" w:date="2022-06-09T10:38:00Z" w:name="move105663521"/>
      <w:moveFrom w:id="2143" w:author="Sujil Kumar Koottathampathiyil" w:date="2022-06-09T10:38:00Z">
        <w:r w:rsidRPr="00996C49" w:rsidDel="00D234E8">
          <w:rPr>
            <w:rFonts w:ascii="Arial" w:hAnsi="Arial" w:cs="Arial"/>
            <w:color w:val="000000"/>
            <w:sz w:val="24"/>
            <w:szCs w:val="24"/>
            <w:rPrChange w:id="2144"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145" w:author="Sujil Kumar Koottathampathiyil" w:date="2022-06-09T11:29:00Z">
              <w:rPr>
                <w:rFonts w:ascii="Arial" w:hAnsi="Arial" w:cs="Arial"/>
                <w:color w:val="000000"/>
              </w:rPr>
            </w:rPrChange>
          </w:rPr>
          <w:t xml:space="preserve"> This helps us understand how well our model is performing.</w:t>
        </w:r>
      </w:moveFrom>
    </w:p>
    <w:moveFromRangeEnd w:id="2142"/>
    <w:p w14:paraId="2401EA9B" w14:textId="7892037D" w:rsidR="00E502E7" w:rsidRPr="00996C49" w:rsidRDefault="00E502E7" w:rsidP="005D4B76">
      <w:pPr>
        <w:spacing w:line="360" w:lineRule="auto"/>
        <w:jc w:val="both"/>
        <w:rPr>
          <w:rFonts w:ascii="Arial" w:hAnsi="Arial" w:cs="Arial"/>
          <w:color w:val="000000"/>
          <w:sz w:val="24"/>
          <w:szCs w:val="24"/>
          <w:rPrChange w:id="2146"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147" w:author="Sujil Kumar Koottathampathiyil" w:date="2022-06-09T08:21:00Z">
        <w:r>
          <w:rPr>
            <w:rFonts w:ascii="Arial" w:hAnsi="Arial" w:cs="Arial"/>
            <w:b/>
            <w:bCs/>
            <w:sz w:val="24"/>
            <w:szCs w:val="24"/>
          </w:rPr>
          <w:t>4</w:t>
        </w:r>
      </w:ins>
      <w:del w:id="2148"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149" w:author="Sujil Kumar Koottathampathiyil" w:date="2022-06-09T08:21:00Z">
        <w:r w:rsidR="00E502E7" w:rsidRPr="00CB1C7A" w:rsidDel="00637E9E">
          <w:rPr>
            <w:rFonts w:ascii="Arial" w:hAnsi="Arial" w:cs="Arial"/>
            <w:b/>
            <w:bCs/>
            <w:sz w:val="24"/>
            <w:szCs w:val="24"/>
          </w:rPr>
          <w:delText>3</w:delText>
        </w:r>
      </w:del>
      <w:ins w:id="2150"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151" w:author="Sujil Kumar Koottathampathiyil" w:date="2022-06-09T11:29:00Z">
          <w:pPr>
            <w:spacing w:line="360" w:lineRule="auto"/>
          </w:pPr>
        </w:pPrChange>
      </w:pPr>
      <w:del w:id="2152" w:author="Sujil Kumar Koottathampathiyil" w:date="2022-06-09T08:06:00Z">
        <w:r w:rsidRPr="00CB1C7A" w:rsidDel="005E1219">
          <w:rPr>
            <w:rFonts w:ascii="Arial" w:hAnsi="Arial" w:cs="Arial"/>
            <w:sz w:val="24"/>
            <w:szCs w:val="24"/>
          </w:rPr>
          <w:delText xml:space="preserve">Next </w:delText>
        </w:r>
      </w:del>
      <w:ins w:id="2153"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154"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proofErr w:type="gramStart"/>
      <w:r w:rsidR="00E62BD5" w:rsidRPr="00CB1C7A">
        <w:rPr>
          <w:rFonts w:ascii="Arial" w:hAnsi="Arial" w:cs="Arial"/>
          <w:sz w:val="24"/>
          <w:szCs w:val="24"/>
        </w:rPr>
        <w:t>Train</w:t>
      </w:r>
      <w:proofErr w:type="gramEnd"/>
      <w:r w:rsidR="00E62BD5" w:rsidRPr="00CB1C7A">
        <w:rPr>
          <w:rFonts w:ascii="Arial" w:hAnsi="Arial" w:cs="Arial"/>
          <w:sz w:val="24"/>
          <w:szCs w:val="24"/>
        </w:rPr>
        <w:t xml:space="preserve"> and Test </w:t>
      </w:r>
      <w:del w:id="2155" w:author="Sujil Kumar Koottathampathiyil" w:date="2022-06-09T08:07:00Z">
        <w:r w:rsidR="00E62BD5" w:rsidRPr="00CB1C7A" w:rsidDel="005E1219">
          <w:rPr>
            <w:rFonts w:ascii="Arial" w:hAnsi="Arial" w:cs="Arial"/>
            <w:sz w:val="24"/>
            <w:szCs w:val="24"/>
          </w:rPr>
          <w:delText xml:space="preserve">was </w:delText>
        </w:r>
      </w:del>
      <w:ins w:id="2156"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157"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158" w:author="Sujil Kumar Koottathampathiyil" w:date="2022-06-09T08:07:00Z">
        <w:r w:rsidR="00E62BD5" w:rsidRPr="00CB1C7A" w:rsidDel="005E1219">
          <w:rPr>
            <w:rFonts w:ascii="Arial" w:hAnsi="Arial" w:cs="Arial"/>
            <w:sz w:val="24"/>
            <w:szCs w:val="24"/>
          </w:rPr>
          <w:delText>percentages</w:delText>
        </w:r>
      </w:del>
      <w:ins w:id="2159"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160"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161"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162"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163" w:author="Sujil Kumar Koottathampathiyil" w:date="2022-06-09T08:07:00Z">
        <w:r w:rsidR="00E62BD5" w:rsidRPr="00CB1C7A" w:rsidDel="005E1219">
          <w:rPr>
            <w:rFonts w:ascii="Arial" w:hAnsi="Arial" w:cs="Arial"/>
            <w:sz w:val="24"/>
            <w:szCs w:val="24"/>
          </w:rPr>
          <w:delText xml:space="preserve">percentage </w:delText>
        </w:r>
      </w:del>
      <w:ins w:id="2164"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165"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166" w:author="Sujil Kumar Koottathampathiyil" w:date="2022-06-09T10:45:00Z"/>
          <w:rFonts w:ascii="Arial" w:hAnsi="Arial" w:cs="Arial"/>
          <w:b/>
          <w:bCs/>
          <w:sz w:val="24"/>
          <w:szCs w:val="24"/>
        </w:rPr>
      </w:pPr>
      <w:r w:rsidRPr="00CB1C7A">
        <w:rPr>
          <w:rFonts w:ascii="Arial" w:hAnsi="Arial" w:cs="Arial"/>
          <w:noProof/>
          <w:rPrChange w:id="2167"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32CB1780" w:rsidR="00E46A6A" w:rsidRPr="00043DBD" w:rsidRDefault="00E46A6A" w:rsidP="00E46A6A">
      <w:pPr>
        <w:spacing w:line="360" w:lineRule="auto"/>
        <w:jc w:val="center"/>
        <w:rPr>
          <w:rFonts w:ascii="Arial" w:eastAsia="Times New Roman" w:hAnsi="Arial" w:cs="Arial"/>
          <w:i/>
          <w:iCs/>
          <w:sz w:val="24"/>
          <w:szCs w:val="24"/>
          <w:rPrChange w:id="2168" w:author="Sujil Kumar Koottathampathiyil" w:date="2022-06-12T23:40:00Z">
            <w:rPr>
              <w:rFonts w:ascii="Arial" w:hAnsi="Arial" w:cs="Arial"/>
              <w:b/>
              <w:bCs/>
              <w:sz w:val="24"/>
              <w:szCs w:val="24"/>
            </w:rPr>
          </w:rPrChange>
        </w:rPr>
      </w:pPr>
      <w:ins w:id="2169" w:author="Sujil Kumar Koottathampathiyil" w:date="2022-06-09T10:45:00Z">
        <w:r w:rsidRPr="00043DBD">
          <w:rPr>
            <w:rFonts w:ascii="Arial" w:eastAsia="Times New Roman" w:hAnsi="Arial" w:cs="Arial"/>
            <w:b/>
            <w:bCs/>
            <w:i/>
            <w:iCs/>
            <w:sz w:val="24"/>
            <w:szCs w:val="24"/>
            <w:rPrChange w:id="2170" w:author="Sujil Kumar Koottathampathiyil" w:date="2022-06-12T23:40:00Z">
              <w:rPr>
                <w:rFonts w:ascii="Arial" w:eastAsia="Times New Roman" w:hAnsi="Arial" w:cs="Arial"/>
                <w:b/>
                <w:bCs/>
                <w:sz w:val="24"/>
                <w:szCs w:val="24"/>
              </w:rPr>
            </w:rPrChange>
          </w:rPr>
          <w:t>Fig. 4.18</w:t>
        </w:r>
        <w:r w:rsidRPr="00043DBD">
          <w:rPr>
            <w:i/>
            <w:iCs/>
            <w:sz w:val="24"/>
            <w:szCs w:val="24"/>
            <w:rPrChange w:id="2171" w:author="Sujil Kumar Koottathampathiyil" w:date="2022-06-12T23:40:00Z">
              <w:rPr/>
            </w:rPrChange>
          </w:rPr>
          <w:t xml:space="preserve"> </w:t>
        </w:r>
        <w:r w:rsidRPr="00043DBD">
          <w:rPr>
            <w:rFonts w:ascii="Arial" w:eastAsia="Times New Roman" w:hAnsi="Arial" w:cs="Arial"/>
            <w:i/>
            <w:iCs/>
            <w:sz w:val="24"/>
            <w:szCs w:val="24"/>
            <w:rPrChange w:id="2172" w:author="Sujil Kumar Koottathampathiyil" w:date="2022-06-12T23:40:00Z">
              <w:rPr>
                <w:rFonts w:ascii="Arial" w:eastAsia="Times New Roman" w:hAnsi="Arial" w:cs="Arial"/>
                <w:sz w:val="24"/>
                <w:szCs w:val="24"/>
              </w:rPr>
            </w:rPrChange>
          </w:rPr>
          <w:t>Plot of Forecast vs Actuals from VAR Models</w:t>
        </w:r>
      </w:ins>
      <w:ins w:id="2173" w:author="Sujil Kumar Koottathampathiyil" w:date="2022-06-12T23:44:00Z">
        <w:r w:rsidR="00D20E23">
          <w:rPr>
            <w:rFonts w:ascii="Arial" w:eastAsia="Times New Roman" w:hAnsi="Arial" w:cs="Arial"/>
            <w:i/>
            <w:iCs/>
            <w:sz w:val="24"/>
            <w:szCs w:val="24"/>
          </w:rPr>
          <w:t xml:space="preserve"> on Russian data</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174" w:author="Sujil Kumar Koottathampathiyil" w:date="2022-06-09T10:12:00Z">
        <w:r w:rsidRPr="00182A7A" w:rsidDel="009C2033">
          <w:rPr>
            <w:rFonts w:ascii="Arial" w:hAnsi="Arial" w:cs="Arial"/>
            <w:sz w:val="24"/>
            <w:szCs w:val="24"/>
          </w:rPr>
          <w:delText xml:space="preserve">is </w:delText>
        </w:r>
      </w:del>
      <w:ins w:id="2175"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176" w:author="Sujil Kumar Koottathampathiyil" w:date="2022-06-09T10:44:00Z">
        <w:r w:rsidR="00530FEE" w:rsidRPr="00182A7A">
          <w:rPr>
            <w:rFonts w:ascii="Arial" w:hAnsi="Arial" w:cs="Arial"/>
            <w:sz w:val="24"/>
            <w:szCs w:val="24"/>
          </w:rPr>
          <w:t xml:space="preserve">in </w:t>
        </w:r>
      </w:ins>
      <w:ins w:id="2177" w:author="Sujil Kumar Koottathampathiyil" w:date="2022-06-09T10:45:00Z">
        <w:r w:rsidR="00530FEE" w:rsidRPr="00182A7A">
          <w:rPr>
            <w:rFonts w:ascii="Arial" w:hAnsi="Arial" w:cs="Arial"/>
            <w:sz w:val="24"/>
            <w:szCs w:val="24"/>
          </w:rPr>
          <w:t>‘</w:t>
        </w:r>
      </w:ins>
      <w:ins w:id="2178" w:author="Sujil Kumar Koottathampathiyil" w:date="2022-06-09T10:44:00Z">
        <w:r w:rsidR="00530FEE" w:rsidRPr="00182A7A">
          <w:rPr>
            <w:rFonts w:ascii="Arial" w:hAnsi="Arial" w:cs="Arial"/>
            <w:sz w:val="24"/>
            <w:szCs w:val="24"/>
          </w:rPr>
          <w:t>Russian Fed</w:t>
        </w:r>
      </w:ins>
      <w:ins w:id="2179"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180" w:author="Sujil Kumar Koottathampathiyil" w:date="2022-06-09T10:46:00Z"/>
          <w:rFonts w:ascii="Arial" w:eastAsia="Times New Roman" w:hAnsi="Arial" w:cs="Arial"/>
          <w:color w:val="BAC6DB"/>
          <w:sz w:val="24"/>
          <w:szCs w:val="24"/>
        </w:rPr>
      </w:pPr>
      <w:r w:rsidRPr="00CB1C7A">
        <w:rPr>
          <w:rFonts w:ascii="Arial" w:hAnsi="Arial" w:cs="Arial"/>
          <w:noProof/>
          <w:rPrChange w:id="2181"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22B61740" w:rsidR="00C679E8" w:rsidRPr="004B30AD" w:rsidRDefault="00C679E8" w:rsidP="00C679E8">
      <w:pPr>
        <w:spacing w:line="360" w:lineRule="auto"/>
        <w:jc w:val="center"/>
        <w:rPr>
          <w:rFonts w:ascii="Arial" w:eastAsia="Times New Roman" w:hAnsi="Arial" w:cs="Arial"/>
          <w:i/>
          <w:iCs/>
          <w:sz w:val="24"/>
          <w:szCs w:val="24"/>
          <w:rPrChange w:id="2182" w:author="Sujil Kumar Koottathampathiyil" w:date="2022-06-12T23:40:00Z">
            <w:rPr>
              <w:rFonts w:ascii="Arial" w:eastAsia="Times New Roman" w:hAnsi="Arial" w:cs="Arial"/>
              <w:color w:val="BAC6DB"/>
              <w:sz w:val="24"/>
              <w:szCs w:val="24"/>
            </w:rPr>
          </w:rPrChange>
        </w:rPr>
      </w:pPr>
      <w:ins w:id="2183" w:author="Sujil Kumar Koottathampathiyil" w:date="2022-06-09T10:46:00Z">
        <w:r w:rsidRPr="004B30AD">
          <w:rPr>
            <w:rFonts w:ascii="Arial" w:eastAsia="Times New Roman" w:hAnsi="Arial" w:cs="Arial"/>
            <w:b/>
            <w:bCs/>
            <w:i/>
            <w:iCs/>
            <w:sz w:val="24"/>
            <w:szCs w:val="24"/>
            <w:rPrChange w:id="2184" w:author="Sujil Kumar Koottathampathiyil" w:date="2022-06-12T23:40:00Z">
              <w:rPr>
                <w:rFonts w:ascii="Arial" w:eastAsia="Times New Roman" w:hAnsi="Arial" w:cs="Arial"/>
                <w:b/>
                <w:bCs/>
                <w:sz w:val="23"/>
                <w:szCs w:val="23"/>
              </w:rPr>
            </w:rPrChange>
          </w:rPr>
          <w:t>Fig. 4.1</w:t>
        </w:r>
      </w:ins>
      <w:ins w:id="2185" w:author="Sujil Kumar Koottathampathiyil" w:date="2022-06-09T10:47:00Z">
        <w:r w:rsidR="00F30CCA" w:rsidRPr="004B30AD">
          <w:rPr>
            <w:rFonts w:ascii="Arial" w:eastAsia="Times New Roman" w:hAnsi="Arial" w:cs="Arial"/>
            <w:b/>
            <w:bCs/>
            <w:i/>
            <w:iCs/>
            <w:sz w:val="24"/>
            <w:szCs w:val="24"/>
            <w:rPrChange w:id="2186" w:author="Sujil Kumar Koottathampathiyil" w:date="2022-06-12T23:40:00Z">
              <w:rPr>
                <w:rFonts w:ascii="Arial" w:eastAsia="Times New Roman" w:hAnsi="Arial" w:cs="Arial"/>
                <w:b/>
                <w:bCs/>
                <w:sz w:val="23"/>
                <w:szCs w:val="23"/>
              </w:rPr>
            </w:rPrChange>
          </w:rPr>
          <w:t>9</w:t>
        </w:r>
      </w:ins>
      <w:ins w:id="2187" w:author="Sujil Kumar Koottathampathiyil" w:date="2022-06-09T10:46:00Z">
        <w:r w:rsidRPr="004B30AD">
          <w:rPr>
            <w:i/>
            <w:iCs/>
            <w:sz w:val="24"/>
            <w:szCs w:val="24"/>
            <w:rPrChange w:id="2188" w:author="Sujil Kumar Koottathampathiyil" w:date="2022-06-12T23:40:00Z">
              <w:rPr>
                <w:sz w:val="23"/>
                <w:szCs w:val="23"/>
              </w:rPr>
            </w:rPrChange>
          </w:rPr>
          <w:t xml:space="preserve"> </w:t>
        </w:r>
        <w:r w:rsidRPr="004B30AD">
          <w:rPr>
            <w:rFonts w:ascii="Arial" w:eastAsia="Times New Roman" w:hAnsi="Arial" w:cs="Arial"/>
            <w:i/>
            <w:iCs/>
            <w:sz w:val="24"/>
            <w:szCs w:val="24"/>
            <w:rPrChange w:id="2189" w:author="Sujil Kumar Koottathampathiyil" w:date="2022-06-12T23:40:00Z">
              <w:rPr>
                <w:rFonts w:ascii="Arial" w:eastAsia="Times New Roman" w:hAnsi="Arial" w:cs="Arial"/>
                <w:sz w:val="23"/>
                <w:szCs w:val="23"/>
              </w:rPr>
            </w:rPrChange>
          </w:rPr>
          <w:t>Plot of Forecast vs Actuals from AR Models</w:t>
        </w:r>
      </w:ins>
      <w:ins w:id="2190" w:author="Sujil Kumar Koottathampathiyil" w:date="2022-06-12T23:44:00Z">
        <w:r w:rsidR="00C4275C">
          <w:rPr>
            <w:rFonts w:ascii="Arial" w:eastAsia="Times New Roman" w:hAnsi="Arial" w:cs="Arial"/>
            <w:i/>
            <w:iCs/>
            <w:sz w:val="24"/>
            <w:szCs w:val="24"/>
          </w:rPr>
          <w:t xml:space="preserve"> on Russian data</w:t>
        </w:r>
      </w:ins>
    </w:p>
    <w:p w14:paraId="149CC1AF" w14:textId="24B2C8E2" w:rsidR="00E502E7" w:rsidRPr="00C0457E" w:rsidRDefault="0003300E" w:rsidP="005D4B76">
      <w:pPr>
        <w:spacing w:line="360" w:lineRule="auto"/>
        <w:jc w:val="both"/>
        <w:rPr>
          <w:rFonts w:ascii="Arial" w:hAnsi="Arial" w:cs="Arial"/>
          <w:color w:val="000000"/>
          <w:sz w:val="24"/>
          <w:szCs w:val="24"/>
          <w:rPrChange w:id="2191" w:author="Sujil Kumar Koottathampathiyil" w:date="2022-06-09T10:58:00Z">
            <w:rPr>
              <w:rFonts w:ascii="Arial" w:hAnsi="Arial" w:cs="Arial"/>
              <w:color w:val="000000"/>
            </w:rPr>
          </w:rPrChange>
        </w:rPr>
      </w:pPr>
      <w:r w:rsidRPr="00C0457E">
        <w:rPr>
          <w:rFonts w:ascii="Arial" w:hAnsi="Arial" w:cs="Arial"/>
          <w:color w:val="000000"/>
          <w:sz w:val="24"/>
          <w:szCs w:val="24"/>
          <w:rPrChange w:id="2192" w:author="Sujil Kumar Koottathampathiyil" w:date="2022-06-09T10:58:00Z">
            <w:rPr>
              <w:rFonts w:ascii="Arial" w:hAnsi="Arial" w:cs="Arial"/>
              <w:color w:val="000000"/>
            </w:rPr>
          </w:rPrChange>
        </w:rPr>
        <w:t>In this fig</w:t>
      </w:r>
      <w:ins w:id="2193" w:author="Sujil Kumar Koottathampathiyil" w:date="2022-06-09T10:46:00Z">
        <w:r w:rsidR="0000491C" w:rsidRPr="00C0457E">
          <w:rPr>
            <w:rFonts w:ascii="Arial" w:hAnsi="Arial" w:cs="Arial"/>
            <w:color w:val="000000"/>
            <w:sz w:val="24"/>
            <w:szCs w:val="24"/>
            <w:rPrChange w:id="2194"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195" w:author="Sujil Kumar Koottathampathiyil" w:date="2022-06-09T10:58:00Z">
            <w:rPr>
              <w:rFonts w:ascii="Arial" w:hAnsi="Arial" w:cs="Arial"/>
              <w:color w:val="000000"/>
            </w:rPr>
          </w:rPrChange>
        </w:rPr>
        <w:t xml:space="preserve">, the blue line is the test </w:t>
      </w:r>
      <w:proofErr w:type="gramStart"/>
      <w:r w:rsidRPr="00C0457E">
        <w:rPr>
          <w:rFonts w:ascii="Arial" w:hAnsi="Arial" w:cs="Arial"/>
          <w:color w:val="000000"/>
          <w:sz w:val="24"/>
          <w:szCs w:val="24"/>
          <w:rPrChange w:id="2196" w:author="Sujil Kumar Koottathampathiyil" w:date="2022-06-09T10:58:00Z">
            <w:rPr>
              <w:rFonts w:ascii="Arial" w:hAnsi="Arial" w:cs="Arial"/>
              <w:color w:val="000000"/>
            </w:rPr>
          </w:rPrChange>
        </w:rPr>
        <w:t>data</w:t>
      </w:r>
      <w:proofErr w:type="gramEnd"/>
      <w:r w:rsidRPr="00C0457E">
        <w:rPr>
          <w:rFonts w:ascii="Arial" w:hAnsi="Arial" w:cs="Arial"/>
          <w:color w:val="000000"/>
          <w:sz w:val="24"/>
          <w:szCs w:val="24"/>
          <w:rPrChange w:id="2197" w:author="Sujil Kumar Koottathampathiyil" w:date="2022-06-09T10:58:00Z">
            <w:rPr>
              <w:rFonts w:ascii="Arial" w:hAnsi="Arial" w:cs="Arial"/>
              <w:color w:val="000000"/>
            </w:rPr>
          </w:rPrChange>
        </w:rPr>
        <w:t xml:space="preserve"> and </w:t>
      </w:r>
      <w:ins w:id="2198" w:author="Sujil Kumar Koottathampathiyil" w:date="2022-06-09T10:12:00Z">
        <w:r w:rsidR="00E8169A" w:rsidRPr="00C0457E">
          <w:rPr>
            <w:rFonts w:ascii="Arial" w:hAnsi="Arial" w:cs="Arial"/>
            <w:color w:val="000000"/>
            <w:sz w:val="24"/>
            <w:szCs w:val="24"/>
            <w:rPrChange w:id="2199"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200" w:author="Sujil Kumar Koottathampathiyil" w:date="2022-06-09T10:58:00Z">
            <w:rPr>
              <w:rFonts w:ascii="Arial" w:hAnsi="Arial" w:cs="Arial"/>
              <w:color w:val="000000"/>
            </w:rPr>
          </w:rPrChange>
        </w:rPr>
        <w:t xml:space="preserve">red line is the predicted </w:t>
      </w:r>
      <w:del w:id="2201" w:author="Sujil Kumar Koottathampathiyil" w:date="2022-06-09T10:46:00Z">
        <w:r w:rsidRPr="00C0457E" w:rsidDel="00DC2844">
          <w:rPr>
            <w:rFonts w:ascii="Arial" w:hAnsi="Arial" w:cs="Arial"/>
            <w:color w:val="000000"/>
            <w:sz w:val="24"/>
            <w:szCs w:val="24"/>
            <w:rPrChange w:id="2202" w:author="Sujil Kumar Koottathampathiyil" w:date="2022-06-09T10:58:00Z">
              <w:rPr>
                <w:rFonts w:ascii="Arial" w:hAnsi="Arial" w:cs="Arial"/>
                <w:color w:val="000000"/>
              </w:rPr>
            </w:rPrChange>
          </w:rPr>
          <w:delText>data</w:delText>
        </w:r>
      </w:del>
      <w:ins w:id="2203" w:author="Sujil Kumar Koottathampathiyil" w:date="2022-06-09T10:46:00Z">
        <w:r w:rsidR="00DC2844" w:rsidRPr="00C0457E">
          <w:rPr>
            <w:rFonts w:ascii="Arial" w:hAnsi="Arial" w:cs="Arial"/>
            <w:color w:val="000000"/>
            <w:sz w:val="24"/>
            <w:szCs w:val="24"/>
            <w:rPrChange w:id="2204"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205"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206"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207"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208"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209" w:author="Sujil Kumar Koottathampathiyil" w:date="2022-06-09T08:21:00Z">
        <w:r w:rsidRPr="00CB1C7A" w:rsidDel="00637E9E">
          <w:rPr>
            <w:rFonts w:ascii="Arial" w:hAnsi="Arial" w:cs="Arial"/>
            <w:b/>
            <w:bCs/>
            <w:sz w:val="24"/>
            <w:szCs w:val="24"/>
          </w:rPr>
          <w:delText>3</w:delText>
        </w:r>
      </w:del>
      <w:ins w:id="2210"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211" w:author="Sujil Kumar Koottathampathiyil" w:date="2022-06-09T08:21:00Z">
        <w:r w:rsidRPr="00CB1C7A" w:rsidDel="00637E9E">
          <w:rPr>
            <w:rFonts w:ascii="Arial" w:hAnsi="Arial" w:cs="Arial"/>
            <w:b/>
            <w:bCs/>
            <w:sz w:val="24"/>
            <w:szCs w:val="24"/>
          </w:rPr>
          <w:delText>3</w:delText>
        </w:r>
      </w:del>
      <w:ins w:id="2212"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213"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214"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215"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19AA4601" w:rsidR="000C37D5" w:rsidRPr="0022273C" w:rsidRDefault="000C37D5" w:rsidP="000C37D5">
      <w:pPr>
        <w:spacing w:line="360" w:lineRule="auto"/>
        <w:jc w:val="center"/>
        <w:rPr>
          <w:ins w:id="2216" w:author="Sujil Kumar Koottathampathiyil" w:date="2022-06-09T10:48:00Z"/>
          <w:rFonts w:ascii="Arial" w:eastAsia="Times New Roman" w:hAnsi="Arial" w:cs="Arial"/>
          <w:i/>
          <w:iCs/>
          <w:sz w:val="24"/>
          <w:szCs w:val="24"/>
          <w:rPrChange w:id="2217" w:author="Sujil Kumar Koottathampathiyil" w:date="2022-06-12T23:40:00Z">
            <w:rPr>
              <w:ins w:id="2218" w:author="Sujil Kumar Koottathampathiyil" w:date="2022-06-09T10:48:00Z"/>
              <w:rFonts w:ascii="Arial" w:eastAsia="Times New Roman" w:hAnsi="Arial" w:cs="Arial"/>
              <w:sz w:val="23"/>
              <w:szCs w:val="23"/>
            </w:rPr>
          </w:rPrChange>
        </w:rPr>
      </w:pPr>
      <w:ins w:id="2219" w:author="Sujil Kumar Koottathampathiyil" w:date="2022-06-09T10:48:00Z">
        <w:r w:rsidRPr="0022273C">
          <w:rPr>
            <w:rFonts w:ascii="Arial" w:eastAsia="Times New Roman" w:hAnsi="Arial" w:cs="Arial"/>
            <w:b/>
            <w:bCs/>
            <w:i/>
            <w:iCs/>
            <w:sz w:val="24"/>
            <w:szCs w:val="24"/>
            <w:rPrChange w:id="2220" w:author="Sujil Kumar Koottathampathiyil" w:date="2022-06-12T23:40:00Z">
              <w:rPr>
                <w:rFonts w:ascii="Arial" w:eastAsia="Times New Roman" w:hAnsi="Arial" w:cs="Arial"/>
                <w:b/>
                <w:bCs/>
                <w:sz w:val="23"/>
                <w:szCs w:val="23"/>
              </w:rPr>
            </w:rPrChange>
          </w:rPr>
          <w:t>Fig. 4.20</w:t>
        </w:r>
        <w:r w:rsidRPr="0022273C">
          <w:rPr>
            <w:i/>
            <w:iCs/>
            <w:sz w:val="24"/>
            <w:szCs w:val="24"/>
            <w:rPrChange w:id="2221" w:author="Sujil Kumar Koottathampathiyil" w:date="2022-06-12T23:40:00Z">
              <w:rPr>
                <w:sz w:val="23"/>
                <w:szCs w:val="23"/>
              </w:rPr>
            </w:rPrChange>
          </w:rPr>
          <w:t xml:space="preserve"> </w:t>
        </w:r>
        <w:r w:rsidRPr="0022273C">
          <w:rPr>
            <w:rFonts w:ascii="Arial" w:eastAsia="Times New Roman" w:hAnsi="Arial" w:cs="Arial"/>
            <w:i/>
            <w:iCs/>
            <w:sz w:val="24"/>
            <w:szCs w:val="24"/>
            <w:rPrChange w:id="2222" w:author="Sujil Kumar Koottathampathiyil" w:date="2022-06-12T23:40:00Z">
              <w:rPr>
                <w:rFonts w:ascii="Arial" w:eastAsia="Times New Roman" w:hAnsi="Arial" w:cs="Arial"/>
                <w:sz w:val="23"/>
                <w:szCs w:val="23"/>
              </w:rPr>
            </w:rPrChange>
          </w:rPr>
          <w:t>Plot of Forecast vs Actuals from AR Models</w:t>
        </w:r>
      </w:ins>
      <w:ins w:id="2223" w:author="Sujil Kumar Koottathampathiyil" w:date="2022-06-12T23:44:00Z">
        <w:r w:rsidR="009A6707">
          <w:rPr>
            <w:rFonts w:ascii="Arial" w:eastAsia="Times New Roman" w:hAnsi="Arial" w:cs="Arial"/>
            <w:i/>
            <w:iCs/>
            <w:sz w:val="24"/>
            <w:szCs w:val="24"/>
          </w:rPr>
          <w:t xml:space="preserve"> on Russian data</w:t>
        </w:r>
      </w:ins>
    </w:p>
    <w:p w14:paraId="46345069" w14:textId="3EA7BEB1" w:rsidR="008917BB" w:rsidRPr="00C0457E" w:rsidRDefault="009E447A" w:rsidP="005D4B76">
      <w:pPr>
        <w:spacing w:line="360" w:lineRule="auto"/>
        <w:rPr>
          <w:sz w:val="24"/>
          <w:szCs w:val="24"/>
          <w:rPrChange w:id="2224" w:author="Sujil Kumar Koottathampathiyil" w:date="2022-06-09T10:58:00Z">
            <w:rPr>
              <w:rFonts w:ascii="Arial" w:hAnsi="Arial" w:cs="Arial"/>
              <w:b/>
              <w:bCs/>
              <w:sz w:val="32"/>
              <w:szCs w:val="32"/>
            </w:rPr>
          </w:rPrChange>
        </w:rPr>
      </w:pPr>
      <w:ins w:id="2225" w:author="Sujil Kumar Koottathampathiyil" w:date="2022-06-09T10:48:00Z">
        <w:r w:rsidRPr="00C0457E">
          <w:rPr>
            <w:rFonts w:ascii="Arial" w:hAnsi="Arial" w:cs="Arial"/>
            <w:sz w:val="24"/>
            <w:szCs w:val="24"/>
            <w:rPrChange w:id="2226"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227"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228"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229" w:author="Sujil Kumar Koottathampathiyil" w:date="2022-06-09T10:58:00Z">
              <w:rPr>
                <w:rFonts w:ascii="Arial" w:hAnsi="Arial" w:cs="Arial"/>
                <w:sz w:val="23"/>
                <w:szCs w:val="23"/>
              </w:rPr>
            </w:rPrChange>
          </w:rPr>
          <w:t xml:space="preserve"> </w:t>
        </w:r>
      </w:ins>
      <w:ins w:id="2230" w:author="Sujil Kumar Koottathampathiyil" w:date="2022-06-09T10:59:00Z">
        <w:r w:rsidR="004C3109" w:rsidRPr="00344779">
          <w:rPr>
            <w:rFonts w:ascii="Arial" w:hAnsi="Arial" w:cs="Arial"/>
            <w:color w:val="000000"/>
            <w:sz w:val="24"/>
            <w:szCs w:val="24"/>
          </w:rPr>
          <w:t xml:space="preserve">Lee and </w:t>
        </w:r>
        <w:proofErr w:type="gramStart"/>
        <w:r w:rsidR="004C3109" w:rsidRPr="00344779">
          <w:rPr>
            <w:rFonts w:ascii="Arial" w:hAnsi="Arial" w:cs="Arial"/>
            <w:color w:val="000000"/>
            <w:sz w:val="24"/>
            <w:szCs w:val="24"/>
          </w:rPr>
          <w:t>Oh</w:t>
        </w:r>
        <w:proofErr w:type="gramEnd"/>
        <w:r w:rsidR="004C3109" w:rsidRPr="00344779">
          <w:rPr>
            <w:rFonts w:ascii="Arial" w:hAnsi="Arial" w:cs="Arial"/>
            <w:color w:val="000000"/>
            <w:sz w:val="24"/>
            <w:szCs w:val="24"/>
          </w:rPr>
          <w:t xml:space="preserve"> </w:t>
        </w:r>
      </w:ins>
      <w:customXmlInsRangeStart w:id="2231"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Content>
          <w:customXmlInsRangeEnd w:id="2231"/>
          <w:ins w:id="2232" w:author="Sujil Kumar Koottathampathiyil" w:date="2022-06-11T23:58:00Z">
            <w:r w:rsidR="004E08F8" w:rsidRPr="004E08F8">
              <w:rPr>
                <w:rFonts w:ascii="Arial" w:hAnsi="Arial" w:cs="Arial"/>
                <w:color w:val="000000"/>
                <w:sz w:val="24"/>
                <w:szCs w:val="24"/>
              </w:rPr>
              <w:t>(1996)</w:t>
            </w:r>
          </w:ins>
          <w:customXmlInsRangeStart w:id="2233" w:author="Sujil Kumar Koottathampathiyil" w:date="2022-06-09T10:59:00Z"/>
        </w:sdtContent>
      </w:sdt>
      <w:customXmlInsRangeEnd w:id="2233"/>
      <w:ins w:id="2234"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w:t>
        </w:r>
      </w:ins>
      <w:proofErr w:type="gramStart"/>
      <w:ins w:id="2235" w:author="Sujil Kumar Koottathampathiyil" w:date="2022-06-12T23:47:00Z">
        <w:r w:rsidR="008A07D6">
          <w:rPr>
            <w:rFonts w:ascii="Arial" w:hAnsi="Arial" w:cs="Arial"/>
            <w:color w:val="000000"/>
            <w:sz w:val="24"/>
            <w:szCs w:val="24"/>
          </w:rPr>
          <w:t>this</w:t>
        </w:r>
      </w:ins>
      <w:ins w:id="2236" w:author="Sujil Kumar Koottathampathiyil" w:date="2022-06-09T10:59:00Z">
        <w:r w:rsidR="004C3109" w:rsidRPr="00344779">
          <w:rPr>
            <w:rFonts w:ascii="Arial" w:hAnsi="Arial" w:cs="Arial"/>
            <w:color w:val="000000"/>
            <w:sz w:val="24"/>
            <w:szCs w:val="24"/>
          </w:rPr>
          <w:t xml:space="preserve"> go</w:t>
        </w:r>
      </w:ins>
      <w:ins w:id="2237" w:author="Sujil Kumar Koottathampathiyil" w:date="2022-06-09T11:31:00Z">
        <w:r w:rsidR="0072488B">
          <w:rPr>
            <w:rFonts w:ascii="Arial" w:hAnsi="Arial" w:cs="Arial"/>
            <w:color w:val="000000"/>
            <w:sz w:val="24"/>
            <w:szCs w:val="24"/>
          </w:rPr>
          <w:t>a</w:t>
        </w:r>
      </w:ins>
      <w:ins w:id="2238" w:author="Sujil Kumar Koottathampathiyil" w:date="2022-06-09T10:59:00Z">
        <w:r w:rsidR="004C3109" w:rsidRPr="00344779">
          <w:rPr>
            <w:rFonts w:ascii="Arial" w:hAnsi="Arial" w:cs="Arial"/>
            <w:color w:val="000000"/>
            <w:sz w:val="24"/>
            <w:szCs w:val="24"/>
          </w:rPr>
          <w:t>ls</w:t>
        </w:r>
        <w:proofErr w:type="gramEnd"/>
        <w:r w:rsidR="004C3109" w:rsidRPr="00344779">
          <w:rPr>
            <w:rFonts w:ascii="Arial" w:hAnsi="Arial" w:cs="Arial"/>
            <w:color w:val="000000"/>
            <w:sz w:val="24"/>
            <w:szCs w:val="24"/>
          </w:rPr>
          <w:t xml:space="preserve">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239"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240" w:author="Sujil Kumar Koottathampathiyil" w:date="2022-06-09T10:59:00Z">
        <w:r w:rsidR="00162991">
          <w:rPr>
            <w:rFonts w:ascii="Arial" w:hAnsi="Arial" w:cs="Arial"/>
            <w:color w:val="000000"/>
            <w:sz w:val="24"/>
            <w:szCs w:val="24"/>
          </w:rPr>
          <w:t xml:space="preserve">testing </w:t>
        </w:r>
      </w:ins>
      <w:ins w:id="2241"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242" w:author="Sujil Kumar Koottathampathiyil" w:date="2022-06-09T08:21:00Z">
        <w:r>
          <w:rPr>
            <w:rFonts w:ascii="Arial" w:hAnsi="Arial" w:cs="Arial"/>
            <w:b/>
            <w:bCs/>
            <w:sz w:val="32"/>
            <w:szCs w:val="32"/>
          </w:rPr>
          <w:t>4</w:t>
        </w:r>
      </w:ins>
      <w:del w:id="2243"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65275D0E" w14:textId="444B574E" w:rsidR="00754564" w:rsidRPr="00CB1C7A" w:rsidRDefault="00EF4E92" w:rsidP="00754564">
      <w:pPr>
        <w:spacing w:line="360" w:lineRule="auto"/>
        <w:rPr>
          <w:ins w:id="2244" w:author="Sujil Kumar Koottathampathiyil" w:date="2022-06-12T23:37:00Z"/>
          <w:rFonts w:ascii="Arial" w:hAnsi="Arial" w:cs="Arial"/>
          <w:noProof/>
        </w:rPr>
      </w:pPr>
      <w:r w:rsidRPr="00CB1C7A">
        <w:rPr>
          <w:rFonts w:ascii="Arial" w:hAnsi="Arial" w:cs="Arial"/>
          <w:sz w:val="24"/>
          <w:szCs w:val="24"/>
        </w:rPr>
        <w:t xml:space="preserve">Evaluation of </w:t>
      </w:r>
      <w:ins w:id="2245"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246"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247"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 xml:space="preserve">also calculated to understand how efficient and precise </w:t>
      </w:r>
      <w:del w:id="2248" w:author="Sujil Kumar Koottathampathiyil" w:date="2022-06-12T23:47:00Z">
        <w:r w:rsidR="00D6362E" w:rsidRPr="00CB1C7A" w:rsidDel="008A07D6">
          <w:rPr>
            <w:rFonts w:ascii="Arial" w:hAnsi="Arial" w:cs="Arial"/>
            <w:sz w:val="24"/>
            <w:szCs w:val="24"/>
          </w:rPr>
          <w:delText>my</w:delText>
        </w:r>
      </w:del>
      <w:ins w:id="2249" w:author="Sujil Kumar Koottathampathiyil" w:date="2022-06-12T23:47:00Z">
        <w:r w:rsidR="008A07D6">
          <w:rPr>
            <w:rFonts w:ascii="Arial" w:hAnsi="Arial" w:cs="Arial"/>
            <w:sz w:val="24"/>
            <w:szCs w:val="24"/>
          </w:rPr>
          <w:t>this</w:t>
        </w:r>
      </w:ins>
      <w:r w:rsidR="00D6362E" w:rsidRPr="00CB1C7A">
        <w:rPr>
          <w:rFonts w:ascii="Arial" w:hAnsi="Arial" w:cs="Arial"/>
          <w:sz w:val="24"/>
          <w:szCs w:val="24"/>
        </w:rPr>
        <w:t xml:space="preserve">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ins w:id="2250" w:author="Sujil Kumar Koottathampathiyil" w:date="2022-06-12T23:37:00Z">
        <w:r w:rsidR="00754564" w:rsidRPr="009B4666">
          <w:rPr>
            <w:rFonts w:ascii="Arial" w:hAnsi="Arial" w:cs="Arial"/>
            <w:sz w:val="24"/>
            <w:szCs w:val="24"/>
          </w:rPr>
          <w:lastRenderedPageBreak/>
          <w:t>Despite the fact that the model below was constructed using a Russian dataset. The live dashboard and modeling for the final product will be based on the whole country's master dataset.</w:t>
        </w:r>
      </w:ins>
    </w:p>
    <w:p w14:paraId="36886264" w14:textId="3229D121" w:rsidR="004831B7" w:rsidRPr="00CB1C7A" w:rsidRDefault="00E85768" w:rsidP="005D4B76">
      <w:pPr>
        <w:spacing w:line="360" w:lineRule="auto"/>
        <w:rPr>
          <w:rFonts w:ascii="Arial" w:hAnsi="Arial" w:cs="Arial"/>
          <w:noProof/>
        </w:rPr>
      </w:pPr>
      <w:del w:id="2251" w:author="Sujil Kumar Koottathampathiyil" w:date="2022-06-12T23:37:00Z">
        <w:r w:rsidRPr="00CB1C7A" w:rsidDel="00754564">
          <w:rPr>
            <w:rFonts w:ascii="Arial" w:hAnsi="Arial" w:cs="Arial"/>
            <w:sz w:val="24"/>
            <w:szCs w:val="24"/>
          </w:rPr>
          <w:delText>Initial modeling was done on time series of “</w:delText>
        </w:r>
      </w:del>
      <w:del w:id="2252" w:author="Sujil Kumar Koottathampathiyil" w:date="2022-06-09T08:04:00Z">
        <w:r w:rsidRPr="00CB1C7A" w:rsidDel="002A0352">
          <w:rPr>
            <w:rFonts w:ascii="Arial" w:hAnsi="Arial" w:cs="Arial"/>
            <w:sz w:val="24"/>
            <w:szCs w:val="24"/>
          </w:rPr>
          <w:delText xml:space="preserve">Republic of </w:delText>
        </w:r>
      </w:del>
      <w:del w:id="2253" w:author="Sujil Kumar Koottathampathiyil" w:date="2022-06-12T23:37:00Z">
        <w:r w:rsidRPr="00CB1C7A" w:rsidDel="00754564">
          <w:rPr>
            <w:rFonts w:ascii="Arial" w:hAnsi="Arial" w:cs="Arial"/>
            <w:sz w:val="24"/>
            <w:szCs w:val="24"/>
          </w:rPr>
          <w:delText xml:space="preserve">Russia”. Final modeling </w:delText>
        </w:r>
        <w:r w:rsidR="00582654" w:rsidRPr="00CB1C7A" w:rsidDel="00754564">
          <w:rPr>
            <w:rFonts w:ascii="Arial" w:hAnsi="Arial" w:cs="Arial"/>
            <w:sz w:val="24"/>
            <w:szCs w:val="24"/>
          </w:rPr>
          <w:delText>will</w:delText>
        </w:r>
        <w:r w:rsidRPr="00CB1C7A" w:rsidDel="00754564">
          <w:rPr>
            <w:rFonts w:ascii="Arial" w:hAnsi="Arial" w:cs="Arial"/>
            <w:sz w:val="24"/>
            <w:szCs w:val="24"/>
          </w:rPr>
          <w:delText xml:space="preserve"> be done on live website using python Dash or Streamlit.</w:delText>
        </w:r>
      </w:del>
    </w:p>
    <w:p w14:paraId="029ABBD0" w14:textId="4FECB1A9" w:rsidR="00EF4E92" w:rsidRDefault="008B5A9E" w:rsidP="005D4B76">
      <w:pPr>
        <w:spacing w:line="360" w:lineRule="auto"/>
        <w:jc w:val="center"/>
        <w:rPr>
          <w:ins w:id="2254"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3EC15087" w:rsidR="00D01975" w:rsidRPr="00F7198C" w:rsidRDefault="00D01975" w:rsidP="00D01975">
      <w:pPr>
        <w:spacing w:line="360" w:lineRule="auto"/>
        <w:jc w:val="center"/>
        <w:rPr>
          <w:rFonts w:ascii="Arial" w:eastAsia="Times New Roman" w:hAnsi="Arial" w:cs="Arial"/>
          <w:i/>
          <w:iCs/>
          <w:sz w:val="24"/>
          <w:szCs w:val="24"/>
          <w:rPrChange w:id="2255" w:author="Sujil Kumar Koottathampathiyil" w:date="2022-06-12T23:37:00Z">
            <w:rPr>
              <w:rFonts w:ascii="Arial" w:hAnsi="Arial" w:cs="Arial"/>
              <w:sz w:val="24"/>
              <w:szCs w:val="24"/>
            </w:rPr>
          </w:rPrChange>
        </w:rPr>
      </w:pPr>
      <w:ins w:id="2256" w:author="Sujil Kumar Koottathampathiyil" w:date="2022-06-09T11:00:00Z">
        <w:r w:rsidRPr="00F7198C">
          <w:rPr>
            <w:rFonts w:ascii="Arial" w:eastAsia="Times New Roman" w:hAnsi="Arial" w:cs="Arial"/>
            <w:b/>
            <w:bCs/>
            <w:i/>
            <w:iCs/>
            <w:sz w:val="24"/>
            <w:szCs w:val="24"/>
            <w:rPrChange w:id="2257" w:author="Sujil Kumar Koottathampathiyil" w:date="2022-06-12T23:37:00Z">
              <w:rPr>
                <w:rFonts w:ascii="Arial" w:eastAsia="Times New Roman" w:hAnsi="Arial" w:cs="Arial"/>
                <w:b/>
                <w:bCs/>
                <w:sz w:val="24"/>
                <w:szCs w:val="24"/>
              </w:rPr>
            </w:rPrChange>
          </w:rPr>
          <w:t>Fig. 4.21</w:t>
        </w:r>
        <w:r w:rsidRPr="00F7198C">
          <w:rPr>
            <w:i/>
            <w:iCs/>
            <w:sz w:val="24"/>
            <w:szCs w:val="24"/>
            <w:rPrChange w:id="2258" w:author="Sujil Kumar Koottathampathiyil" w:date="2022-06-12T23:37:00Z">
              <w:rPr>
                <w:sz w:val="24"/>
                <w:szCs w:val="24"/>
              </w:rPr>
            </w:rPrChange>
          </w:rPr>
          <w:t xml:space="preserve"> </w:t>
        </w:r>
      </w:ins>
      <w:ins w:id="2259" w:author="Sujil Kumar Koottathampathiyil" w:date="2022-06-09T11:01:00Z">
        <w:r w:rsidR="00191DC0" w:rsidRPr="00F7198C">
          <w:rPr>
            <w:rFonts w:ascii="Arial" w:eastAsia="Times New Roman" w:hAnsi="Arial" w:cs="Arial"/>
            <w:i/>
            <w:iCs/>
            <w:sz w:val="24"/>
            <w:szCs w:val="24"/>
            <w:rPrChange w:id="2260" w:author="Sujil Kumar Koottathampathiyil" w:date="2022-06-12T23:37:00Z">
              <w:rPr>
                <w:rFonts w:ascii="Arial" w:eastAsia="Times New Roman" w:hAnsi="Arial" w:cs="Arial"/>
                <w:sz w:val="24"/>
                <w:szCs w:val="24"/>
              </w:rPr>
            </w:rPrChange>
          </w:rPr>
          <w:t>ARIMA Diagnostic plots</w:t>
        </w:r>
      </w:ins>
      <w:ins w:id="2261" w:author="Sujil Kumar Koottathampathiyil" w:date="2022-06-12T23:45:00Z">
        <w:r w:rsidR="006759FC">
          <w:rPr>
            <w:rFonts w:ascii="Arial" w:eastAsia="Times New Roman" w:hAnsi="Arial" w:cs="Arial"/>
            <w:i/>
            <w:iCs/>
            <w:sz w:val="24"/>
            <w:szCs w:val="24"/>
          </w:rPr>
          <w:t xml:space="preserve"> on Russian data</w:t>
        </w:r>
      </w:ins>
    </w:p>
    <w:p w14:paraId="2F4A56DC" w14:textId="19611E5C" w:rsidR="005A77D6" w:rsidRDefault="00B21476" w:rsidP="005D4B76">
      <w:pPr>
        <w:spacing w:line="360" w:lineRule="auto"/>
        <w:rPr>
          <w:ins w:id="2262" w:author="Sujil Kumar Koottathampathiyil" w:date="2022-06-09T10:37:00Z"/>
          <w:rFonts w:ascii="Arial" w:hAnsi="Arial" w:cs="Arial"/>
        </w:rPr>
      </w:pPr>
      <w:del w:id="2263" w:author="Sujil Kumar Koottathampathiyil" w:date="2022-06-09T08:03:00Z">
        <w:r w:rsidRPr="00CB1C7A" w:rsidDel="002A0352">
          <w:rPr>
            <w:rFonts w:ascii="Arial" w:hAnsi="Arial" w:cs="Arial"/>
          </w:rPr>
          <w:delText xml:space="preserve">Finalizing </w:delText>
        </w:r>
      </w:del>
      <w:ins w:id="2264" w:author="Sujil Kumar Koottathampathiyil" w:date="2022-06-09T08:03:00Z">
        <w:r w:rsidR="002A0352">
          <w:rPr>
            <w:rFonts w:ascii="Arial" w:hAnsi="Arial" w:cs="Arial"/>
          </w:rPr>
          <w:t>After f</w:t>
        </w:r>
        <w:r w:rsidR="002A0352" w:rsidRPr="00CB1C7A">
          <w:rPr>
            <w:rFonts w:ascii="Arial" w:hAnsi="Arial" w:cs="Arial"/>
          </w:rPr>
          <w:t xml:space="preserve">inalizing </w:t>
        </w:r>
      </w:ins>
      <w:del w:id="2265" w:author="Sujil Kumar Koottathampathiyil" w:date="2022-06-12T23:47:00Z">
        <w:r w:rsidRPr="00CB1C7A" w:rsidDel="008A07D6">
          <w:rPr>
            <w:rFonts w:ascii="Arial" w:hAnsi="Arial" w:cs="Arial"/>
          </w:rPr>
          <w:delText>my</w:delText>
        </w:r>
      </w:del>
      <w:proofErr w:type="gramStart"/>
      <w:ins w:id="2266" w:author="Sujil Kumar Koottathampathiyil" w:date="2022-06-12T23:47:00Z">
        <w:r w:rsidR="008A07D6">
          <w:rPr>
            <w:rFonts w:ascii="Arial" w:hAnsi="Arial" w:cs="Arial"/>
          </w:rPr>
          <w:t>this</w:t>
        </w:r>
      </w:ins>
      <w:r w:rsidRPr="00CB1C7A">
        <w:rPr>
          <w:rFonts w:ascii="Arial" w:hAnsi="Arial" w:cs="Arial"/>
        </w:rPr>
        <w:t xml:space="preserve"> models</w:t>
      </w:r>
      <w:proofErr w:type="gramEnd"/>
      <w:r w:rsidRPr="00CB1C7A">
        <w:rPr>
          <w:rFonts w:ascii="Arial" w:hAnsi="Arial" w:cs="Arial"/>
        </w:rPr>
        <w:t xml:space="preserve">,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267" w:author="Sujil Kumar Koottathampathiyil" w:date="2022-06-09T08:03:00Z">
        <w:r w:rsidRPr="00CB1C7A" w:rsidDel="002A0352">
          <w:rPr>
            <w:rFonts w:ascii="Arial" w:hAnsi="Arial" w:cs="Arial"/>
          </w:rPr>
          <w:delText xml:space="preserve">gaussian </w:delText>
        </w:r>
      </w:del>
      <w:ins w:id="2268"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269"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270"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271"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272" w:author="Sujil Kumar Koottathampathiyil" w:date="2022-06-09T10:37:00Z"/>
          <w:rFonts w:ascii="Arial" w:hAnsi="Arial" w:cs="Arial"/>
          <w:color w:val="000000"/>
        </w:rPr>
      </w:pPr>
      <w:ins w:id="2273"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36B16669" w:rsidR="00F763EA" w:rsidRPr="008A1374" w:rsidRDefault="00F763EA" w:rsidP="00F763EA">
      <w:pPr>
        <w:spacing w:line="360" w:lineRule="auto"/>
        <w:jc w:val="center"/>
        <w:rPr>
          <w:ins w:id="2274" w:author="Sujil Kumar Koottathampathiyil" w:date="2022-06-09T10:37:00Z"/>
          <w:rFonts w:ascii="Arial" w:eastAsia="Times New Roman" w:hAnsi="Arial" w:cs="Arial"/>
          <w:i/>
          <w:iCs/>
          <w:sz w:val="24"/>
          <w:szCs w:val="24"/>
          <w:rPrChange w:id="2275" w:author="Sujil Kumar Koottathampathiyil" w:date="2022-06-12T23:37:00Z">
            <w:rPr>
              <w:ins w:id="2276" w:author="Sujil Kumar Koottathampathiyil" w:date="2022-06-09T10:37:00Z"/>
              <w:rFonts w:ascii="Arial" w:eastAsia="Times New Roman" w:hAnsi="Arial" w:cs="Arial"/>
              <w:sz w:val="24"/>
              <w:szCs w:val="24"/>
            </w:rPr>
          </w:rPrChange>
        </w:rPr>
      </w:pPr>
      <w:ins w:id="2277" w:author="Sujil Kumar Koottathampathiyil" w:date="2022-06-09T10:37:00Z">
        <w:r w:rsidRPr="008A1374">
          <w:rPr>
            <w:rFonts w:ascii="Arial" w:eastAsia="Times New Roman" w:hAnsi="Arial" w:cs="Arial"/>
            <w:b/>
            <w:bCs/>
            <w:i/>
            <w:iCs/>
            <w:sz w:val="24"/>
            <w:szCs w:val="24"/>
            <w:rPrChange w:id="2278" w:author="Sujil Kumar Koottathampathiyil" w:date="2022-06-12T23:37:00Z">
              <w:rPr>
                <w:rFonts w:ascii="Arial" w:eastAsia="Times New Roman" w:hAnsi="Arial" w:cs="Arial"/>
                <w:b/>
                <w:bCs/>
                <w:sz w:val="24"/>
                <w:szCs w:val="24"/>
              </w:rPr>
            </w:rPrChange>
          </w:rPr>
          <w:t>Fig. 4.</w:t>
        </w:r>
      </w:ins>
      <w:ins w:id="2279" w:author="Sujil Kumar Koottathampathiyil" w:date="2022-06-09T11:01:00Z">
        <w:r w:rsidR="008F5983" w:rsidRPr="008A1374">
          <w:rPr>
            <w:rFonts w:ascii="Arial" w:eastAsia="Times New Roman" w:hAnsi="Arial" w:cs="Arial"/>
            <w:b/>
            <w:bCs/>
            <w:i/>
            <w:iCs/>
            <w:sz w:val="24"/>
            <w:szCs w:val="24"/>
            <w:rPrChange w:id="2280" w:author="Sujil Kumar Koottathampathiyil" w:date="2022-06-12T23:37:00Z">
              <w:rPr>
                <w:rFonts w:ascii="Arial" w:eastAsia="Times New Roman" w:hAnsi="Arial" w:cs="Arial"/>
                <w:b/>
                <w:bCs/>
                <w:sz w:val="24"/>
                <w:szCs w:val="24"/>
              </w:rPr>
            </w:rPrChange>
          </w:rPr>
          <w:t>22</w:t>
        </w:r>
      </w:ins>
      <w:ins w:id="2281" w:author="Sujil Kumar Koottathampathiyil" w:date="2022-06-09T10:37:00Z">
        <w:r w:rsidRPr="008A1374">
          <w:rPr>
            <w:i/>
            <w:iCs/>
            <w:rPrChange w:id="2282" w:author="Sujil Kumar Koottathampathiyil" w:date="2022-06-12T23:37:00Z">
              <w:rPr/>
            </w:rPrChange>
          </w:rPr>
          <w:t xml:space="preserve"> </w:t>
        </w:r>
        <w:r w:rsidRPr="008A1374">
          <w:rPr>
            <w:rFonts w:ascii="Arial" w:eastAsia="Times New Roman" w:hAnsi="Arial" w:cs="Arial"/>
            <w:i/>
            <w:iCs/>
            <w:sz w:val="24"/>
            <w:szCs w:val="24"/>
            <w:rPrChange w:id="2283" w:author="Sujil Kumar Koottathampathiyil" w:date="2022-06-12T23:37:00Z">
              <w:rPr>
                <w:rFonts w:ascii="Arial" w:eastAsia="Times New Roman" w:hAnsi="Arial" w:cs="Arial"/>
                <w:sz w:val="24"/>
                <w:szCs w:val="24"/>
              </w:rPr>
            </w:rPrChange>
          </w:rPr>
          <w:t>Plot of Forecast vs Actuals from VAR Models</w:t>
        </w:r>
      </w:ins>
      <w:ins w:id="2284" w:author="Sujil Kumar Koottathampathiyil" w:date="2022-06-12T23:45:00Z">
        <w:r w:rsidR="00DB5339">
          <w:rPr>
            <w:rFonts w:ascii="Arial" w:eastAsia="Times New Roman" w:hAnsi="Arial" w:cs="Arial"/>
            <w:i/>
            <w:iCs/>
            <w:sz w:val="24"/>
            <w:szCs w:val="24"/>
          </w:rPr>
          <w:t xml:space="preserve"> on Russian data</w:t>
        </w:r>
      </w:ins>
    </w:p>
    <w:p w14:paraId="597210B3" w14:textId="73E961AC" w:rsidR="00D234E8" w:rsidRPr="00CB1C7A" w:rsidRDefault="00D234E8" w:rsidP="00D234E8">
      <w:pPr>
        <w:spacing w:line="360" w:lineRule="auto"/>
        <w:jc w:val="both"/>
        <w:rPr>
          <w:moveTo w:id="2285" w:author="Sujil Kumar Koottathampathiyil" w:date="2022-06-09T10:38:00Z"/>
          <w:rFonts w:ascii="Arial" w:hAnsi="Arial" w:cs="Arial"/>
          <w:color w:val="000000"/>
        </w:rPr>
      </w:pPr>
      <w:moveToRangeStart w:id="2286" w:author="Sujil Kumar Koottathampathiyil" w:date="2022-06-09T10:38:00Z" w:name="move105663521"/>
      <w:moveTo w:id="2287" w:author="Sujil Kumar Koottathampathiyil" w:date="2022-06-09T10:38:00Z">
        <w:r w:rsidRPr="00CB1C7A">
          <w:rPr>
            <w:rFonts w:ascii="Arial" w:hAnsi="Arial" w:cs="Arial"/>
            <w:color w:val="000000"/>
          </w:rPr>
          <w:t xml:space="preserve">As you can see in </w:t>
        </w:r>
        <w:del w:id="2288"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289" w:author="Sujil Kumar Koottathampathiyil" w:date="2022-06-09T10:38:00Z">
        <w:r>
          <w:rPr>
            <w:rFonts w:ascii="Arial" w:hAnsi="Arial" w:cs="Arial"/>
            <w:color w:val="000000"/>
          </w:rPr>
          <w:t xml:space="preserve"> </w:t>
        </w:r>
      </w:ins>
      <w:ins w:id="2290" w:author="Sujil Kumar Koottathampathiyil" w:date="2022-06-09T11:01:00Z">
        <w:r w:rsidR="008F5983">
          <w:rPr>
            <w:rFonts w:ascii="Arial" w:hAnsi="Arial" w:cs="Arial"/>
            <w:color w:val="000000"/>
          </w:rPr>
          <w:t>4.22</w:t>
        </w:r>
      </w:ins>
      <w:moveTo w:id="2291"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286"/>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292" w:author="Sujil Kumar Koottathampathiyil" w:date="2022-06-09T08:21:00Z">
        <w:r>
          <w:rPr>
            <w:rFonts w:ascii="Arial" w:hAnsi="Arial" w:cs="Arial"/>
            <w:b/>
            <w:bCs/>
            <w:sz w:val="32"/>
            <w:szCs w:val="32"/>
          </w:rPr>
          <w:t>4</w:t>
        </w:r>
      </w:ins>
      <w:del w:id="2293"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E149B07" w:rsidR="00DD6D67" w:rsidRPr="00CB1C7A" w:rsidDel="002A0352" w:rsidRDefault="00DD6D67" w:rsidP="005D4B76">
      <w:pPr>
        <w:spacing w:line="360" w:lineRule="auto"/>
        <w:jc w:val="both"/>
        <w:rPr>
          <w:del w:id="2294"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w:t>
      </w:r>
      <w:del w:id="2295" w:author="Sujil Kumar Koottathampathiyil" w:date="2022-06-12T23:47:00Z">
        <w:r w:rsidRPr="00CB1C7A" w:rsidDel="008A07D6">
          <w:rPr>
            <w:rFonts w:ascii="Arial" w:hAnsi="Arial" w:cs="Arial"/>
          </w:rPr>
          <w:delText>My</w:delText>
        </w:r>
      </w:del>
      <w:proofErr w:type="spellStart"/>
      <w:ins w:id="2296" w:author="Sujil Kumar Koottathampathiyil" w:date="2022-06-12T23:47:00Z">
        <w:r w:rsidR="008A07D6">
          <w:rPr>
            <w:rFonts w:ascii="Arial" w:hAnsi="Arial" w:cs="Arial"/>
          </w:rPr>
          <w:t>This</w:t>
        </w:r>
      </w:ins>
      <w:r w:rsidRPr="00CB1C7A">
        <w:rPr>
          <w:rFonts w:ascii="Arial" w:hAnsi="Arial" w:cs="Arial"/>
        </w:rPr>
        <w:t>SQL</w:t>
      </w:r>
      <w:proofErr w:type="spellEnd"/>
      <w:r w:rsidRPr="00CB1C7A">
        <w:rPr>
          <w:rFonts w:ascii="Arial" w:hAnsi="Arial" w:cs="Arial"/>
        </w:rPr>
        <w:t xml:space="preserve"> servers for data storage and management. I want the data in </w:t>
      </w:r>
      <w:del w:id="2297" w:author="Sujil Kumar Koottathampathiyil" w:date="2022-06-12T23:47:00Z">
        <w:r w:rsidRPr="00CB1C7A" w:rsidDel="008A07D6">
          <w:rPr>
            <w:rFonts w:ascii="Arial" w:hAnsi="Arial" w:cs="Arial"/>
          </w:rPr>
          <w:delText>my</w:delText>
        </w:r>
      </w:del>
      <w:ins w:id="2298" w:author="Sujil Kumar Koottathampathiyil" w:date="2022-06-12T23:47:00Z">
        <w:r w:rsidR="008A07D6">
          <w:rPr>
            <w:rFonts w:ascii="Arial" w:hAnsi="Arial" w:cs="Arial"/>
          </w:rPr>
          <w:t>this</w:t>
        </w:r>
      </w:ins>
      <w:r w:rsidRPr="00CB1C7A">
        <w:rPr>
          <w:rFonts w:ascii="Arial" w:hAnsi="Arial" w:cs="Arial"/>
        </w:rPr>
        <w:t xml:space="preserve"> DB to be updated </w:t>
      </w:r>
      <w:ins w:id="2299" w:author="Sujil Kumar Koottathampathiyil" w:date="2022-06-09T08:03:00Z">
        <w:r w:rsidR="002A0352">
          <w:rPr>
            <w:rFonts w:ascii="Arial" w:hAnsi="Arial" w:cs="Arial"/>
          </w:rPr>
          <w:t xml:space="preserve">from </w:t>
        </w:r>
      </w:ins>
      <w:r w:rsidRPr="00CB1C7A">
        <w:rPr>
          <w:rFonts w:ascii="Arial" w:hAnsi="Arial" w:cs="Arial"/>
        </w:rPr>
        <w:t xml:space="preserve">time to time and </w:t>
      </w:r>
      <w:del w:id="2300" w:author="Sujil Kumar Koottathampathiyil" w:date="2022-06-12T23:47:00Z">
        <w:r w:rsidRPr="00CB1C7A" w:rsidDel="008A07D6">
          <w:rPr>
            <w:rFonts w:ascii="Arial" w:hAnsi="Arial" w:cs="Arial"/>
          </w:rPr>
          <w:delText>my</w:delText>
        </w:r>
      </w:del>
      <w:ins w:id="2301" w:author="Sujil Kumar Koottathampathiyil" w:date="2022-06-12T23:47:00Z">
        <w:r w:rsidR="008A07D6">
          <w:rPr>
            <w:rFonts w:ascii="Arial" w:hAnsi="Arial" w:cs="Arial"/>
          </w:rPr>
          <w:t>this</w:t>
        </w:r>
      </w:ins>
      <w:r w:rsidRPr="00CB1C7A">
        <w:rPr>
          <w:rFonts w:ascii="Arial" w:hAnsi="Arial" w:cs="Arial"/>
        </w:rPr>
        <w:t xml:space="preserve">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302" w:author="Sujil Kumar Koottathampathiyil" w:date="2022-06-09T08:03:00Z">
        <w:r w:rsidR="002A0352">
          <w:rPr>
            <w:rFonts w:ascii="Arial" w:hAnsi="Arial" w:cs="Arial"/>
          </w:rPr>
          <w:t>,</w:t>
        </w:r>
      </w:ins>
      <w:r w:rsidRPr="00CB1C7A">
        <w:rPr>
          <w:rFonts w:ascii="Arial" w:hAnsi="Arial" w:cs="Arial"/>
        </w:rPr>
        <w:t xml:space="preserve"> data was stored in the </w:t>
      </w:r>
      <w:del w:id="2303" w:author="Sujil Kumar Koottathampathiyil" w:date="2022-06-09T08:03:00Z">
        <w:r w:rsidRPr="00CB1C7A" w:rsidDel="002A0352">
          <w:rPr>
            <w:rFonts w:ascii="Arial" w:hAnsi="Arial" w:cs="Arial"/>
          </w:rPr>
          <w:delText xml:space="preserve">csv </w:delText>
        </w:r>
      </w:del>
      <w:ins w:id="2304"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305"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306" w:author="Sujil Kumar Koottathampathiyil" w:date="2022-06-09T08:21:00Z">
        <w:r>
          <w:rPr>
            <w:rFonts w:ascii="Arial" w:hAnsi="Arial" w:cs="Arial"/>
            <w:b/>
            <w:bCs/>
            <w:sz w:val="32"/>
            <w:szCs w:val="32"/>
          </w:rPr>
          <w:lastRenderedPageBreak/>
          <w:t>4</w:t>
        </w:r>
      </w:ins>
      <w:del w:id="2307"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42C68A2A" w:rsidR="004B44DB" w:rsidRPr="00CB1C7A" w:rsidDel="002A0352" w:rsidRDefault="006942E7" w:rsidP="005D4B76">
      <w:pPr>
        <w:spacing w:line="360" w:lineRule="auto"/>
        <w:jc w:val="both"/>
        <w:rPr>
          <w:del w:id="2308"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Content>
          <w:ins w:id="2309" w:author="Sujil Kumar Koottathampathiyil" w:date="2022-06-11T23:58:00Z">
            <w:r w:rsidR="004E08F8" w:rsidRPr="004E08F8">
              <w:rPr>
                <w:rFonts w:ascii="Arial" w:hAnsi="Arial" w:cs="Arial"/>
                <w:color w:val="000000"/>
              </w:rPr>
              <w:t xml:space="preserve">Mochahost </w:t>
            </w:r>
          </w:ins>
          <w:del w:id="2310" w:author="Sujil Kumar Koottathampathiyil" w:date="2022-06-08T19:46:00Z">
            <w:r w:rsidR="00770ACD" w:rsidRPr="004E08F8" w:rsidDel="00C518DB">
              <w:rPr>
                <w:rFonts w:ascii="Arial" w:hAnsi="Arial" w:cs="Arial"/>
                <w:color w:val="000000"/>
              </w:rPr>
              <w:delText xml:space="preserve">Mochahost </w:delText>
            </w:r>
          </w:del>
        </w:sdtContent>
      </w:sdt>
    </w:p>
    <w:p w14:paraId="568DD4F1" w14:textId="28D4A32E" w:rsidR="00480A32" w:rsidRPr="00CB1C7A" w:rsidRDefault="002A0352" w:rsidP="005D4B76">
      <w:pPr>
        <w:spacing w:line="360" w:lineRule="auto"/>
        <w:jc w:val="both"/>
        <w:rPr>
          <w:rFonts w:ascii="Arial" w:hAnsi="Arial" w:cs="Arial"/>
        </w:rPr>
      </w:pPr>
      <w:ins w:id="2311"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312"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313" w:author="Sujil Kumar Koottathampathiyil" w:date="2022-06-09T08:02:00Z">
        <w:r>
          <w:rPr>
            <w:rFonts w:ascii="Arial" w:hAnsi="Arial" w:cs="Arial"/>
          </w:rPr>
          <w:t>s</w:t>
        </w:r>
      </w:ins>
      <w:r w:rsidR="006942E7" w:rsidRPr="00CB1C7A">
        <w:rPr>
          <w:rFonts w:ascii="Arial" w:hAnsi="Arial" w:cs="Arial"/>
        </w:rPr>
        <w:t xml:space="preserve">. </w:t>
      </w:r>
      <w:del w:id="2314" w:author="Sujil Kumar Koottathampathiyil" w:date="2022-06-12T23:47:00Z">
        <w:r w:rsidR="006942E7" w:rsidRPr="00CB1C7A" w:rsidDel="008A07D6">
          <w:rPr>
            <w:rFonts w:ascii="Arial" w:hAnsi="Arial" w:cs="Arial"/>
          </w:rPr>
          <w:delText>My</w:delText>
        </w:r>
      </w:del>
      <w:ins w:id="2315" w:author="Sujil Kumar Koottathampathiyil" w:date="2022-06-12T23:47:00Z">
        <w:r w:rsidR="008A07D6">
          <w:rPr>
            <w:rFonts w:ascii="Arial" w:hAnsi="Arial" w:cs="Arial"/>
          </w:rPr>
          <w:t>This</w:t>
        </w:r>
      </w:ins>
      <w:r w:rsidR="006942E7" w:rsidRPr="00CB1C7A">
        <w:rPr>
          <w:rFonts w:ascii="Arial" w:hAnsi="Arial" w:cs="Arial"/>
        </w:rPr>
        <w:t xml:space="preserve"> goal is to make </w:t>
      </w:r>
      <w:ins w:id="2316"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317" w:author="Sujil Kumar Koottathampathiyil" w:date="2022-06-09T08:02:00Z">
        <w:r w:rsidR="006942E7" w:rsidRPr="00CB1C7A" w:rsidDel="002A0352">
          <w:rPr>
            <w:rFonts w:ascii="Arial" w:hAnsi="Arial" w:cs="Arial"/>
          </w:rPr>
          <w:delText>to run</w:delText>
        </w:r>
      </w:del>
      <w:ins w:id="2318"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319" w:author="Sujil Kumar Koottathampathiyil" w:date="2022-06-09T08:02:00Z">
        <w:r w:rsidR="00480A32" w:rsidRPr="00CB1C7A" w:rsidDel="002A0352">
          <w:rPr>
            <w:rFonts w:ascii="Arial" w:hAnsi="Arial" w:cs="Arial"/>
          </w:rPr>
          <w:delText xml:space="preserve">github </w:delText>
        </w:r>
      </w:del>
      <w:proofErr w:type="spellStart"/>
      <w:ins w:id="2320" w:author="Sujil Kumar Koottathampathiyil" w:date="2022-06-09T08:02:00Z">
        <w:r>
          <w:rPr>
            <w:rFonts w:ascii="Arial" w:hAnsi="Arial" w:cs="Arial"/>
          </w:rPr>
          <w:t>G</w:t>
        </w:r>
        <w:r w:rsidRPr="00CB1C7A">
          <w:rPr>
            <w:rFonts w:ascii="Arial" w:hAnsi="Arial" w:cs="Arial"/>
          </w:rPr>
          <w:t>ithub</w:t>
        </w:r>
        <w:proofErr w:type="spellEnd"/>
        <w:r w:rsidRPr="00CB1C7A">
          <w:rPr>
            <w:rFonts w:ascii="Arial" w:hAnsi="Arial" w:cs="Arial"/>
          </w:rPr>
          <w:t xml:space="preserve"> </w:t>
        </w:r>
      </w:ins>
      <w:r w:rsidR="00480A32" w:rsidRPr="00CB1C7A">
        <w:rPr>
          <w:rFonts w:ascii="Arial" w:hAnsi="Arial" w:cs="Arial"/>
        </w:rPr>
        <w:t xml:space="preserve">repository where </w:t>
      </w:r>
      <w:del w:id="2321" w:author="Sujil Kumar Koottathampathiyil" w:date="2022-06-12T23:47:00Z">
        <w:r w:rsidR="00480A32" w:rsidRPr="00CB1C7A" w:rsidDel="008A07D6">
          <w:rPr>
            <w:rFonts w:ascii="Arial" w:hAnsi="Arial" w:cs="Arial"/>
          </w:rPr>
          <w:delText>my</w:delText>
        </w:r>
      </w:del>
      <w:ins w:id="2322" w:author="Sujil Kumar Koottathampathiyil" w:date="2022-06-12T23:47:00Z">
        <w:r w:rsidR="008A07D6">
          <w:rPr>
            <w:rFonts w:ascii="Arial" w:hAnsi="Arial" w:cs="Arial"/>
          </w:rPr>
          <w:t>this</w:t>
        </w:r>
      </w:ins>
      <w:r w:rsidR="00480A32" w:rsidRPr="00CB1C7A">
        <w:rPr>
          <w:rFonts w:ascii="Arial" w:hAnsi="Arial" w:cs="Arial"/>
        </w:rPr>
        <w:t xml:space="preserve"> application </w:t>
      </w:r>
      <w:del w:id="2323" w:author="Sujil Kumar Koottathampathiyil" w:date="2022-06-09T08:02:00Z">
        <w:r w:rsidR="00480A32" w:rsidRPr="00CB1C7A" w:rsidDel="002A0352">
          <w:rPr>
            <w:rFonts w:ascii="Arial" w:hAnsi="Arial" w:cs="Arial"/>
          </w:rPr>
          <w:delText xml:space="preserve">wll be </w:delText>
        </w:r>
      </w:del>
      <w:ins w:id="2324"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325"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326" w:author="Sujil Kumar Koottathampathiyil" w:date="2022-06-09T08:02:00Z">
        <w:r w:rsidR="00480A32" w:rsidRPr="00CB1C7A" w:rsidDel="002A0352">
          <w:rPr>
            <w:rFonts w:ascii="Arial" w:hAnsi="Arial" w:cs="Arial"/>
          </w:rPr>
          <w:delText xml:space="preserve">making </w:delText>
        </w:r>
      </w:del>
      <w:ins w:id="2327"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328" w:author="Sujil Kumar Koottathampathiyil" w:date="2022-06-09T08:21:00Z">
        <w:r w:rsidRPr="00CB1C7A" w:rsidDel="00637E9E">
          <w:rPr>
            <w:rFonts w:ascii="Arial" w:hAnsi="Arial" w:cs="Arial"/>
            <w:b/>
            <w:bCs/>
            <w:sz w:val="32"/>
            <w:szCs w:val="32"/>
          </w:rPr>
          <w:delText>3</w:delText>
        </w:r>
      </w:del>
      <w:ins w:id="2329"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330" w:author="Sujil Kumar Koottathampathiyil" w:date="2022-06-09T08:01:00Z">
        <w:r w:rsidR="00CF49B2" w:rsidRPr="00CB1C7A" w:rsidDel="002A0352">
          <w:rPr>
            <w:rFonts w:ascii="Arial" w:hAnsi="Arial" w:cs="Arial"/>
            <w:sz w:val="24"/>
            <w:szCs w:val="24"/>
          </w:rPr>
          <w:delText xml:space="preserve">Important </w:delText>
        </w:r>
      </w:del>
      <w:ins w:id="2331"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332"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333"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334"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335"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336"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337" w:author="Sujil Kumar Koottathampathiyil" w:date="2022-06-09T08:21:00Z">
        <w:r w:rsidRPr="00CB1C7A" w:rsidDel="00637E9E">
          <w:rPr>
            <w:rFonts w:ascii="Arial" w:hAnsi="Arial" w:cs="Arial"/>
            <w:b/>
            <w:bCs/>
            <w:sz w:val="32"/>
            <w:szCs w:val="32"/>
          </w:rPr>
          <w:delText>3</w:delText>
        </w:r>
      </w:del>
      <w:ins w:id="2338"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339" w:author="Sujil Kumar Koottathampathiyil" w:date="2022-06-09T08:02:00Z">
        <w:r w:rsidR="00433C54" w:rsidRPr="00CB1C7A" w:rsidDel="002A0352">
          <w:rPr>
            <w:rFonts w:ascii="Arial" w:hAnsi="Arial" w:cs="Arial"/>
            <w:b/>
            <w:bCs/>
            <w:sz w:val="32"/>
            <w:szCs w:val="32"/>
          </w:rPr>
          <w:delText>’s</w:delText>
        </w:r>
      </w:del>
    </w:p>
    <w:p w14:paraId="0B5EBE6D" w14:textId="32E07CCD" w:rsidR="00191DBD" w:rsidRPr="005B0CCA" w:rsidRDefault="004C04E4">
      <w:pPr>
        <w:spacing w:line="360" w:lineRule="auto"/>
        <w:jc w:val="both"/>
        <w:rPr>
          <w:rFonts w:ascii="Arial" w:hAnsi="Arial" w:cs="Arial"/>
          <w:sz w:val="24"/>
          <w:szCs w:val="24"/>
          <w:rPrChange w:id="2340" w:author="Sujil Kumar Koottathampathiyil" w:date="2022-06-12T23:29:00Z">
            <w:rPr/>
          </w:rPrChange>
        </w:rPr>
        <w:pPrChange w:id="2341" w:author="Sujil Kumar Koottathampathiyil" w:date="2022-06-12T23:29:00Z">
          <w:pPr>
            <w:spacing w:line="360" w:lineRule="auto"/>
          </w:pPr>
        </w:pPrChange>
      </w:pPr>
      <w:ins w:id="2342" w:author="Sujil Kumar Koottathampathiyil" w:date="2022-06-12T23:30:00Z">
        <w:r w:rsidRPr="004C04E4">
          <w:rPr>
            <w:rFonts w:ascii="Arial" w:hAnsi="Arial" w:cs="Arial"/>
            <w:sz w:val="24"/>
            <w:szCs w:val="24"/>
          </w:rPr>
          <w:t xml:space="preserve">The most popular IDE for coding is Microsoft Visual Studio. I've been using </w:t>
        </w:r>
        <w:proofErr w:type="spellStart"/>
        <w:r w:rsidRPr="004C04E4">
          <w:rPr>
            <w:rFonts w:ascii="Arial" w:hAnsi="Arial" w:cs="Arial"/>
            <w:sz w:val="24"/>
            <w:szCs w:val="24"/>
          </w:rPr>
          <w:t>Github</w:t>
        </w:r>
        <w:proofErr w:type="spellEnd"/>
        <w:r w:rsidRPr="004C04E4">
          <w:rPr>
            <w:rFonts w:ascii="Arial" w:hAnsi="Arial" w:cs="Arial"/>
            <w:sz w:val="24"/>
            <w:szCs w:val="24"/>
          </w:rPr>
          <w:t xml:space="preserve"> for version control. In addition to Jupyter Notebook, Spyder, and Atom, I've used various coding tools such as Jupyter Notebook, Spyder, and Atom. All of the testing is done in the Anaconda environment on the local machine. For the whole study, Python version 3.8.8 was employed. The PIP package is needed to set up the IDE. Minor csv </w:t>
        </w:r>
        <w:proofErr w:type="spellStart"/>
        <w:r w:rsidRPr="004C04E4">
          <w:rPr>
            <w:rFonts w:ascii="Arial" w:hAnsi="Arial" w:cs="Arial"/>
            <w:sz w:val="24"/>
            <w:szCs w:val="24"/>
          </w:rPr>
          <w:t>CSV</w:t>
        </w:r>
        <w:proofErr w:type="spellEnd"/>
        <w:r w:rsidRPr="004C04E4">
          <w:rPr>
            <w:rFonts w:ascii="Arial" w:hAnsi="Arial" w:cs="Arial"/>
            <w:sz w:val="24"/>
            <w:szCs w:val="24"/>
          </w:rPr>
          <w:t xml:space="preserve"> file checks are also performed using Microsoft Excel. The </w:t>
        </w:r>
        <w:r w:rsidRPr="004C04E4">
          <w:rPr>
            <w:rFonts w:ascii="Arial" w:hAnsi="Arial" w:cs="Arial"/>
            <w:sz w:val="24"/>
            <w:szCs w:val="24"/>
          </w:rPr>
          <w:lastRenderedPageBreak/>
          <w:t>built-in git version control facilities in Visual Studio are occasionally used to manage the repository's branches.</w:t>
        </w:r>
      </w:ins>
      <w:del w:id="2343" w:author="Sujil Kumar Koottathampathiyil" w:date="2022-06-12T23:30:00Z">
        <w:r w:rsidR="00A51F3E" w:rsidRPr="005B0CCA" w:rsidDel="004C04E4">
          <w:rPr>
            <w:rFonts w:ascii="Arial" w:hAnsi="Arial" w:cs="Arial"/>
            <w:sz w:val="24"/>
            <w:szCs w:val="24"/>
            <w:rPrChange w:id="2344"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2345" w:author="Sujil Kumar Koottathampathiyil" w:date="2022-06-09T08:01:00Z">
        <w:r w:rsidR="00A51F3E" w:rsidRPr="005B0CCA" w:rsidDel="002A0352">
          <w:rPr>
            <w:rFonts w:ascii="Arial" w:hAnsi="Arial" w:cs="Arial"/>
            <w:sz w:val="24"/>
            <w:szCs w:val="24"/>
            <w:rPrChange w:id="2346" w:author="Sujil Kumar Koottathampathiyil" w:date="2022-06-12T23:29:00Z">
              <w:rPr/>
            </w:rPrChange>
          </w:rPr>
          <w:delText xml:space="preserve">are </w:delText>
        </w:r>
      </w:del>
      <w:del w:id="2347" w:author="Sujil Kumar Koottathampathiyil" w:date="2022-06-12T23:30:00Z">
        <w:r w:rsidR="00A51F3E" w:rsidRPr="005B0CCA" w:rsidDel="004C04E4">
          <w:rPr>
            <w:rFonts w:ascii="Arial" w:hAnsi="Arial" w:cs="Arial"/>
            <w:sz w:val="24"/>
            <w:szCs w:val="24"/>
            <w:rPrChange w:id="2348" w:author="Sujil Kumar Koottathampathiyil" w:date="2022-06-12T23:29:00Z">
              <w:rPr/>
            </w:rPrChange>
          </w:rPr>
          <w:delText xml:space="preserve">done </w:delText>
        </w:r>
      </w:del>
      <w:del w:id="2349" w:author="Sujil Kumar Koottathampathiyil" w:date="2022-06-09T08:01:00Z">
        <w:r w:rsidR="00A51F3E" w:rsidRPr="005B0CCA" w:rsidDel="002A0352">
          <w:rPr>
            <w:rFonts w:ascii="Arial" w:hAnsi="Arial" w:cs="Arial"/>
            <w:sz w:val="24"/>
            <w:szCs w:val="24"/>
            <w:rPrChange w:id="2350" w:author="Sujil Kumar Koottathampathiyil" w:date="2022-06-12T23:29:00Z">
              <w:rPr/>
            </w:rPrChange>
          </w:rPr>
          <w:delText xml:space="preserve">with </w:delText>
        </w:r>
      </w:del>
      <w:del w:id="2351" w:author="Sujil Kumar Koottathampathiyil" w:date="2022-06-12T23:30:00Z">
        <w:r w:rsidR="00A51F3E" w:rsidRPr="005B0CCA" w:rsidDel="004C04E4">
          <w:rPr>
            <w:rFonts w:ascii="Arial" w:hAnsi="Arial" w:cs="Arial"/>
            <w:sz w:val="24"/>
            <w:szCs w:val="24"/>
            <w:rPrChange w:id="2352" w:author="Sujil Kumar Koottathampathiyil" w:date="2022-06-12T23:29:00Z">
              <w:rPr/>
            </w:rPrChange>
          </w:rPr>
          <w:delText>the local Anaconda environment. Python version 3.8.8 is used for the whole research. PIP package is used for configuring the IDE.</w:delText>
        </w:r>
        <w:r w:rsidR="003D7E98" w:rsidRPr="005B0CCA" w:rsidDel="004C04E4">
          <w:rPr>
            <w:rFonts w:ascii="Arial" w:hAnsi="Arial" w:cs="Arial"/>
            <w:sz w:val="24"/>
            <w:szCs w:val="24"/>
            <w:rPrChange w:id="2353" w:author="Sujil Kumar Koottathampathiyil" w:date="2022-06-12T23:29:00Z">
              <w:rPr/>
            </w:rPrChange>
          </w:rPr>
          <w:delText xml:space="preserve"> Microsoft </w:delText>
        </w:r>
      </w:del>
      <w:del w:id="2354" w:author="Sujil Kumar Koottathampathiyil" w:date="2022-06-09T08:01:00Z">
        <w:r w:rsidR="003D7E98" w:rsidRPr="005B0CCA" w:rsidDel="002A0352">
          <w:rPr>
            <w:rFonts w:ascii="Arial" w:hAnsi="Arial" w:cs="Arial"/>
            <w:sz w:val="24"/>
            <w:szCs w:val="24"/>
            <w:rPrChange w:id="2355" w:author="Sujil Kumar Koottathampathiyil" w:date="2022-06-12T23:29:00Z">
              <w:rPr/>
            </w:rPrChange>
          </w:rPr>
          <w:delText xml:space="preserve">excel </w:delText>
        </w:r>
      </w:del>
      <w:del w:id="2356" w:author="Sujil Kumar Koottathampathiyil" w:date="2022-06-12T23:30:00Z">
        <w:r w:rsidR="003D7E98" w:rsidRPr="005B0CCA" w:rsidDel="004C04E4">
          <w:rPr>
            <w:rFonts w:ascii="Arial" w:hAnsi="Arial" w:cs="Arial"/>
            <w:sz w:val="24"/>
            <w:szCs w:val="24"/>
            <w:rPrChange w:id="2357" w:author="Sujil Kumar Koottathampathiyil" w:date="2022-06-12T23:29:00Z">
              <w:rPr/>
            </w:rPrChange>
          </w:rPr>
          <w:delText xml:space="preserve">is also used for minor </w:delText>
        </w:r>
      </w:del>
      <w:del w:id="2358" w:author="Sujil Kumar Koottathampathiyil" w:date="2022-06-09T08:01:00Z">
        <w:r w:rsidR="003D7E98" w:rsidRPr="005B0CCA" w:rsidDel="002A0352">
          <w:rPr>
            <w:rFonts w:ascii="Arial" w:hAnsi="Arial" w:cs="Arial"/>
            <w:sz w:val="24"/>
            <w:szCs w:val="24"/>
            <w:rPrChange w:id="2359" w:author="Sujil Kumar Koottathampathiyil" w:date="2022-06-12T23:29:00Z">
              <w:rPr/>
            </w:rPrChange>
          </w:rPr>
          <w:delText xml:space="preserve">csv </w:delText>
        </w:r>
      </w:del>
      <w:del w:id="2360" w:author="Sujil Kumar Koottathampathiyil" w:date="2022-06-12T23:30:00Z">
        <w:r w:rsidR="003D7E98" w:rsidRPr="005B0CCA" w:rsidDel="004C04E4">
          <w:rPr>
            <w:rFonts w:ascii="Arial" w:hAnsi="Arial" w:cs="Arial"/>
            <w:sz w:val="24"/>
            <w:szCs w:val="24"/>
            <w:rPrChange w:id="2361" w:author="Sujil Kumar Koottathampathiyil" w:date="2022-06-12T23:29:00Z">
              <w:rPr/>
            </w:rPrChange>
          </w:rPr>
          <w:delText>file inspections.</w:delText>
        </w:r>
        <w:r w:rsidR="00E26111" w:rsidRPr="005B0CCA" w:rsidDel="004C04E4">
          <w:rPr>
            <w:rFonts w:ascii="Arial" w:hAnsi="Arial" w:cs="Arial"/>
            <w:sz w:val="24"/>
            <w:szCs w:val="24"/>
            <w:rPrChange w:id="2362" w:author="Sujil Kumar Koottathampathiyil" w:date="2022-06-12T23:29:00Z">
              <w:rPr/>
            </w:rPrChange>
          </w:rPr>
          <w:delText xml:space="preserve"> Visual Studio’s inbuilt git version control features are used time to time for managing the branches in the repository.</w:delText>
        </w:r>
      </w:del>
      <w:r w:rsidR="00DD123F" w:rsidRPr="005B0CCA">
        <w:rPr>
          <w:rFonts w:ascii="Arial" w:hAnsi="Arial" w:cs="Arial"/>
          <w:sz w:val="24"/>
          <w:szCs w:val="24"/>
          <w:rPrChange w:id="2363" w:author="Sujil Kumar Koottathampathiyil" w:date="2022-06-12T23:29:00Z">
            <w:rPr/>
          </w:rPrChange>
        </w:rPr>
        <w:t xml:space="preserve"> </w:t>
      </w:r>
    </w:p>
    <w:p w14:paraId="6F555AEC" w14:textId="02F839A9" w:rsidR="00A51F3E" w:rsidDel="00E34C0B" w:rsidRDefault="00E34C0B" w:rsidP="005D4B76">
      <w:pPr>
        <w:spacing w:line="360" w:lineRule="auto"/>
        <w:rPr>
          <w:del w:id="2364" w:author="Sujil Kumar Koottathampathiyil" w:date="2022-06-12T23:31:00Z"/>
          <w:rFonts w:ascii="Arial" w:hAnsi="Arial" w:cs="Arial"/>
          <w:sz w:val="24"/>
          <w:szCs w:val="24"/>
        </w:rPr>
      </w:pPr>
      <w:ins w:id="2365" w:author="Sujil Kumar Koottathampathiyil" w:date="2022-06-12T23:31:00Z">
        <w:r w:rsidRPr="00E34C0B">
          <w:rPr>
            <w:rFonts w:ascii="Arial" w:hAnsi="Arial" w:cs="Arial"/>
            <w:sz w:val="24"/>
            <w:szCs w:val="24"/>
          </w:rPr>
          <w:t xml:space="preserve">MS Word and notepad are used for reporting and notes. PowerPoint is a presentation software that allows you to create slides. PDF files are managed with Adobe Acrobat DC. </w:t>
        </w:r>
        <w:r w:rsidR="00CA3E87">
          <w:rPr>
            <w:rFonts w:ascii="Arial" w:hAnsi="Arial" w:cs="Arial"/>
            <w:sz w:val="24"/>
            <w:szCs w:val="24"/>
          </w:rPr>
          <w:t>!pip</w:t>
        </w:r>
        <w:r w:rsidRPr="00E34C0B">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ins>
      <w:del w:id="2366" w:author="Sujil Kumar Koottathampathiyil" w:date="2022-06-12T23:31:00Z">
        <w:r w:rsidR="00DD123F" w:rsidRPr="00CB1C7A" w:rsidDel="00E34C0B">
          <w:rPr>
            <w:rFonts w:ascii="Arial" w:hAnsi="Arial" w:cs="Arial"/>
            <w:sz w:val="24"/>
            <w:szCs w:val="24"/>
          </w:rPr>
          <w:delText xml:space="preserve">For reports and notes, MS Word and notepad are used. </w:delText>
        </w:r>
        <w:r w:rsidR="00423662" w:rsidRPr="00CB1C7A" w:rsidDel="00E34C0B">
          <w:rPr>
            <w:rFonts w:ascii="Arial" w:hAnsi="Arial" w:cs="Arial"/>
            <w:sz w:val="24"/>
            <w:szCs w:val="24"/>
          </w:rPr>
          <w:delText>PowerPoint</w:delText>
        </w:r>
        <w:r w:rsidR="00DD123F" w:rsidRPr="00CB1C7A" w:rsidDel="00E34C0B">
          <w:rPr>
            <w:rFonts w:ascii="Arial" w:hAnsi="Arial" w:cs="Arial"/>
            <w:sz w:val="24"/>
            <w:szCs w:val="24"/>
          </w:rPr>
          <w:delText xml:space="preserve"> is used to create slides for presentation.</w:delText>
        </w:r>
        <w:r w:rsidR="00423662" w:rsidRPr="00CB1C7A" w:rsidDel="00E34C0B">
          <w:rPr>
            <w:rFonts w:ascii="Arial" w:hAnsi="Arial" w:cs="Arial"/>
            <w:sz w:val="24"/>
            <w:szCs w:val="24"/>
          </w:rPr>
          <w:delText xml:space="preserve"> Adobe Acrobat DC is used for managing PDF Files.</w:delText>
        </w:r>
        <w:r w:rsidR="00F8270E" w:rsidRPr="00CB1C7A" w:rsidDel="00E34C0B">
          <w:rPr>
            <w:rFonts w:ascii="Arial" w:hAnsi="Arial" w:cs="Arial"/>
            <w:sz w:val="24"/>
            <w:szCs w:val="24"/>
          </w:rPr>
          <w:delText xml:space="preserve"> Visual Studio in-built terminal, Anaconda Prompt and windows terminal are used for running PIP and git commands.</w:delText>
        </w:r>
        <w:r w:rsidR="0070649E" w:rsidRPr="00CB1C7A" w:rsidDel="00E34C0B">
          <w:rPr>
            <w:rFonts w:ascii="Arial" w:hAnsi="Arial" w:cs="Arial"/>
            <w:sz w:val="24"/>
            <w:szCs w:val="24"/>
          </w:rPr>
          <w:delText xml:space="preserve"> Windows O</w:delText>
        </w:r>
        <w:r w:rsidR="00DC778B" w:rsidRPr="00CB1C7A" w:rsidDel="00E34C0B">
          <w:rPr>
            <w:rFonts w:ascii="Arial" w:hAnsi="Arial" w:cs="Arial"/>
            <w:sz w:val="24"/>
            <w:szCs w:val="24"/>
          </w:rPr>
          <w:delText xml:space="preserve">perating </w:delText>
        </w:r>
        <w:r w:rsidR="0070649E" w:rsidRPr="00CB1C7A" w:rsidDel="00E34C0B">
          <w:rPr>
            <w:rFonts w:ascii="Arial" w:hAnsi="Arial" w:cs="Arial"/>
            <w:sz w:val="24"/>
            <w:szCs w:val="24"/>
          </w:rPr>
          <w:delText>S</w:delText>
        </w:r>
        <w:r w:rsidR="00DC778B" w:rsidRPr="00CB1C7A" w:rsidDel="00E34C0B">
          <w:rPr>
            <w:rFonts w:ascii="Arial" w:hAnsi="Arial" w:cs="Arial"/>
            <w:sz w:val="24"/>
            <w:szCs w:val="24"/>
          </w:rPr>
          <w:delText>ystem</w:delText>
        </w:r>
        <w:r w:rsidR="0070649E" w:rsidRPr="00CB1C7A" w:rsidDel="00E34C0B">
          <w:rPr>
            <w:rFonts w:ascii="Arial" w:hAnsi="Arial" w:cs="Arial"/>
            <w:sz w:val="24"/>
            <w:szCs w:val="24"/>
          </w:rPr>
          <w:delText xml:space="preserve"> is used for the </w:delText>
        </w:r>
        <w:r w:rsidR="00E40A22" w:rsidRPr="00CB1C7A" w:rsidDel="00E34C0B">
          <w:rPr>
            <w:rFonts w:ascii="Arial" w:hAnsi="Arial" w:cs="Arial"/>
            <w:sz w:val="24"/>
            <w:szCs w:val="24"/>
          </w:rPr>
          <w:delText xml:space="preserve">whole </w:delText>
        </w:r>
        <w:r w:rsidR="0070649E" w:rsidRPr="00CB1C7A" w:rsidDel="00E34C0B">
          <w:rPr>
            <w:rFonts w:ascii="Arial" w:hAnsi="Arial" w:cs="Arial"/>
            <w:sz w:val="24"/>
            <w:szCs w:val="24"/>
          </w:rPr>
          <w:delText>work.</w:delText>
        </w:r>
        <w:r w:rsidR="009756D0" w:rsidRPr="00CB1C7A" w:rsidDel="00E34C0B">
          <w:rPr>
            <w:rFonts w:ascii="Arial" w:hAnsi="Arial" w:cs="Arial"/>
            <w:sz w:val="24"/>
            <w:szCs w:val="24"/>
          </w:rPr>
          <w:delText xml:space="preserve"> Google Chrome and Mozilla </w:delText>
        </w:r>
        <w:r w:rsidR="00D13DA0" w:rsidRPr="00CB1C7A" w:rsidDel="00E34C0B">
          <w:rPr>
            <w:rFonts w:ascii="Arial" w:hAnsi="Arial" w:cs="Arial"/>
            <w:sz w:val="24"/>
            <w:szCs w:val="24"/>
          </w:rPr>
          <w:delText>Firefox</w:delText>
        </w:r>
        <w:r w:rsidR="009756D0" w:rsidRPr="00CB1C7A" w:rsidDel="00E34C0B">
          <w:rPr>
            <w:rFonts w:ascii="Arial" w:hAnsi="Arial" w:cs="Arial"/>
            <w:sz w:val="24"/>
            <w:szCs w:val="24"/>
          </w:rPr>
          <w:delText xml:space="preserve"> are the two browsers used in this project.</w:delText>
        </w:r>
      </w:del>
    </w:p>
    <w:p w14:paraId="7CBD0EA0" w14:textId="77777777" w:rsidR="00E34C0B" w:rsidRPr="00CB1C7A" w:rsidRDefault="00E34C0B" w:rsidP="005D4B76">
      <w:pPr>
        <w:spacing w:line="360" w:lineRule="auto"/>
        <w:rPr>
          <w:ins w:id="2367" w:author="Sujil Kumar Koottathampathiyil" w:date="2022-06-12T23:31:00Z"/>
          <w:rFonts w:ascii="Arial" w:hAnsi="Arial" w:cs="Arial"/>
          <w:sz w:val="24"/>
          <w:szCs w:val="24"/>
        </w:rPr>
      </w:pPr>
    </w:p>
    <w:p w14:paraId="28C61F6A" w14:textId="3D7B5D1E" w:rsidR="00FE47BF" w:rsidRPr="00CB1C7A" w:rsidRDefault="00637E9E" w:rsidP="005D4B76">
      <w:pPr>
        <w:spacing w:line="360" w:lineRule="auto"/>
        <w:rPr>
          <w:rFonts w:ascii="Arial" w:hAnsi="Arial" w:cs="Arial"/>
          <w:b/>
          <w:bCs/>
          <w:sz w:val="32"/>
          <w:szCs w:val="32"/>
        </w:rPr>
      </w:pPr>
      <w:ins w:id="2368" w:author="Sujil Kumar Koottathampathiyil" w:date="2022-06-09T08:21:00Z">
        <w:r>
          <w:rPr>
            <w:rFonts w:ascii="Arial" w:hAnsi="Arial" w:cs="Arial"/>
            <w:b/>
            <w:bCs/>
            <w:sz w:val="32"/>
            <w:szCs w:val="32"/>
          </w:rPr>
          <w:t>5</w:t>
        </w:r>
      </w:ins>
      <w:ins w:id="2369" w:author="Sujil Kumar Koottathampathiyil" w:date="2022-06-09T08:14:00Z">
        <w:r w:rsidR="00182AEF">
          <w:rPr>
            <w:rFonts w:ascii="Arial" w:hAnsi="Arial" w:cs="Arial"/>
            <w:b/>
            <w:bCs/>
            <w:sz w:val="32"/>
            <w:szCs w:val="32"/>
          </w:rPr>
          <w:t xml:space="preserve">.0 </w:t>
        </w:r>
      </w:ins>
      <w:r w:rsidR="00FE47BF" w:rsidRPr="00CB1C7A">
        <w:rPr>
          <w:rFonts w:ascii="Arial" w:hAnsi="Arial" w:cs="Arial"/>
          <w:b/>
          <w:bCs/>
          <w:sz w:val="32"/>
          <w:szCs w:val="32"/>
        </w:rPr>
        <w:t>Ethical Considerations</w:t>
      </w:r>
    </w:p>
    <w:p w14:paraId="3D53F632" w14:textId="77777777" w:rsidR="007620C8" w:rsidRPr="00335765" w:rsidRDefault="007620C8" w:rsidP="007620C8">
      <w:pPr>
        <w:pStyle w:val="Default"/>
        <w:numPr>
          <w:ilvl w:val="2"/>
          <w:numId w:val="2"/>
        </w:numPr>
        <w:spacing w:after="22" w:line="360" w:lineRule="auto"/>
        <w:jc w:val="both"/>
        <w:rPr>
          <w:ins w:id="2370" w:author="Sujil Kumar Koottathampathiyil" w:date="2022-06-12T23:27:00Z"/>
          <w:rFonts w:ascii="Arial" w:hAnsi="Arial" w:cs="Arial"/>
          <w:rPrChange w:id="2371" w:author="Sujil Kumar Koottathampathiyil" w:date="2022-06-12T23:41:00Z">
            <w:rPr>
              <w:ins w:id="2372" w:author="Sujil Kumar Koottathampathiyil" w:date="2022-06-12T23:27:00Z"/>
              <w:rFonts w:ascii="Arial" w:hAnsi="Arial" w:cs="Arial"/>
              <w:sz w:val="23"/>
              <w:szCs w:val="23"/>
            </w:rPr>
          </w:rPrChange>
        </w:rPr>
      </w:pPr>
      <w:ins w:id="2373" w:author="Sujil Kumar Koottathampathiyil" w:date="2022-06-12T23:27:00Z">
        <w:r w:rsidRPr="00335765">
          <w:rPr>
            <w:rFonts w:ascii="Arial" w:hAnsi="Arial" w:cs="Arial"/>
            <w:rPrChange w:id="2374"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ins>
      <w:customXmlInsRangeStart w:id="2375" w:author="Sujil Kumar Koottathampathiyil" w:date="2022-06-12T23:27:00Z"/>
      <w:sdt>
        <w:sdtPr>
          <w:rPr>
            <w:rFonts w:ascii="Arial" w:hAnsi="Arial" w:cs="Arial"/>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153761962"/>
          <w:placeholder>
            <w:docPart w:val="2DAF66A043B74BF48E2B1E2DAB286268"/>
          </w:placeholder>
        </w:sdtPr>
        <w:sdtContent>
          <w:customXmlInsRangeEnd w:id="2375"/>
          <w:ins w:id="2376" w:author="Sujil Kumar Koottathampathiyil" w:date="2022-06-12T23:27:00Z">
            <w:r w:rsidRPr="00335765">
              <w:rPr>
                <w:rFonts w:ascii="Arial" w:hAnsi="Arial" w:cs="Arial"/>
                <w:rPrChange w:id="2377" w:author="Sujil Kumar Koottathampathiyil" w:date="2022-06-12T23:41:00Z">
                  <w:rPr>
                    <w:rFonts w:ascii="Arial" w:hAnsi="Arial" w:cs="Arial"/>
                    <w:sz w:val="23"/>
                    <w:szCs w:val="23"/>
                  </w:rPr>
                </w:rPrChange>
              </w:rPr>
              <w:t>(2017)</w:t>
            </w:r>
          </w:ins>
          <w:customXmlInsRangeStart w:id="2378" w:author="Sujil Kumar Koottathampathiyil" w:date="2022-06-12T23:27:00Z"/>
        </w:sdtContent>
      </w:sdt>
      <w:customXmlInsRangeEnd w:id="2378"/>
      <w:ins w:id="2379" w:author="Sujil Kumar Koottathampathiyil" w:date="2022-06-12T23:27:00Z">
        <w:r w:rsidRPr="00335765">
          <w:rPr>
            <w:rFonts w:ascii="Arial" w:hAnsi="Arial" w:cs="Arial"/>
            <w:rPrChange w:id="2380"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customXmlInsRangeStart w:id="2381" w:author="Sujil Kumar Koottathampathiyil" w:date="2022-06-12T23:27:00Z"/>
      <w:sdt>
        <w:sdtPr>
          <w:rPr>
            <w:rFonts w:ascii="Arial" w:hAnsi="Arial" w:cs="Arial"/>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8FE57A96AB874FD3849EC4D6D9C6A7E7"/>
          </w:placeholder>
        </w:sdtPr>
        <w:sdtContent>
          <w:customXmlInsRangeEnd w:id="2381"/>
          <w:ins w:id="2382" w:author="Sujil Kumar Koottathampathiyil" w:date="2022-06-12T23:27:00Z">
            <w:r w:rsidRPr="00335765">
              <w:rPr>
                <w:rFonts w:ascii="Arial" w:hAnsi="Arial" w:cs="Arial"/>
                <w:rPrChange w:id="2383" w:author="Sujil Kumar Koottathampathiyil" w:date="2022-06-12T23:41:00Z">
                  <w:rPr>
                    <w:rFonts w:ascii="Arial" w:hAnsi="Arial" w:cs="Arial"/>
                    <w:sz w:val="23"/>
                    <w:szCs w:val="23"/>
                  </w:rPr>
                </w:rPrChange>
              </w:rPr>
              <w:t>Quaker Oats</w:t>
            </w:r>
          </w:ins>
          <w:customXmlInsRangeStart w:id="2384" w:author="Sujil Kumar Koottathampathiyil" w:date="2022-06-12T23:27:00Z"/>
        </w:sdtContent>
      </w:sdt>
      <w:customXmlInsRangeEnd w:id="2384"/>
      <w:ins w:id="2385" w:author="Sujil Kumar Koottathampathiyil" w:date="2022-06-12T23:27:00Z">
        <w:r w:rsidRPr="00335765">
          <w:rPr>
            <w:rFonts w:ascii="Arial" w:hAnsi="Arial" w:cs="Arial"/>
            <w:rPrChange w:id="2386"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918B4A7" w14:textId="012D8FE3" w:rsidR="007620C8" w:rsidRPr="00335765" w:rsidRDefault="007620C8" w:rsidP="007620C8">
      <w:pPr>
        <w:pStyle w:val="Default"/>
        <w:numPr>
          <w:ilvl w:val="2"/>
          <w:numId w:val="2"/>
        </w:numPr>
        <w:spacing w:after="22" w:line="360" w:lineRule="auto"/>
        <w:jc w:val="both"/>
        <w:rPr>
          <w:ins w:id="2387" w:author="Sujil Kumar Koottathampathiyil" w:date="2022-06-12T23:27:00Z"/>
          <w:rFonts w:ascii="Arial" w:hAnsi="Arial" w:cs="Arial"/>
          <w:rPrChange w:id="2388" w:author="Sujil Kumar Koottathampathiyil" w:date="2022-06-12T23:41:00Z">
            <w:rPr>
              <w:ins w:id="2389" w:author="Sujil Kumar Koottathampathiyil" w:date="2022-06-12T23:27:00Z"/>
              <w:rFonts w:ascii="Arial" w:hAnsi="Arial" w:cs="Arial"/>
              <w:sz w:val="23"/>
              <w:szCs w:val="23"/>
            </w:rPr>
          </w:rPrChange>
        </w:rPr>
      </w:pPr>
      <w:ins w:id="2390" w:author="Sujil Kumar Koottathampathiyil" w:date="2022-06-12T23:27:00Z">
        <w:r w:rsidRPr="00335765">
          <w:rPr>
            <w:rFonts w:ascii="Arial" w:hAnsi="Arial" w:cs="Arial"/>
            <w:rPrChange w:id="2391" w:author="Sujil Kumar Koottathampathiyil" w:date="2022-06-12T23:41:00Z">
              <w:rPr>
                <w:rFonts w:ascii="Arial" w:hAnsi="Arial" w:cs="Arial"/>
                <w:sz w:val="23"/>
                <w:szCs w:val="23"/>
              </w:rPr>
            </w:rPrChange>
          </w:rPr>
          <w:t xml:space="preserve">In </w:t>
        </w:r>
      </w:ins>
      <w:ins w:id="2392" w:author="Sujil Kumar Koottathampathiyil" w:date="2022-06-12T23:47:00Z">
        <w:r w:rsidR="008A07D6">
          <w:rPr>
            <w:rFonts w:ascii="Arial" w:hAnsi="Arial" w:cs="Arial"/>
          </w:rPr>
          <w:t>this</w:t>
        </w:r>
      </w:ins>
      <w:ins w:id="2393" w:author="Sujil Kumar Koottathampathiyil" w:date="2022-06-12T23:27:00Z">
        <w:r w:rsidRPr="00335765">
          <w:rPr>
            <w:rFonts w:ascii="Arial" w:hAnsi="Arial" w:cs="Arial"/>
            <w:rPrChange w:id="2394"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E44504">
          <w:t xml:space="preserve"> </w:t>
        </w:r>
        <w:r w:rsidRPr="00335765">
          <w:rPr>
            <w:rFonts w:ascii="Arial" w:hAnsi="Arial" w:cs="Arial"/>
            <w:rPrChange w:id="2395" w:author="Sujil Kumar Koottathampathiyil" w:date="2022-06-12T23:41:00Z">
              <w:rPr>
                <w:rFonts w:ascii="Arial" w:hAnsi="Arial" w:cs="Arial"/>
                <w:sz w:val="23"/>
                <w:szCs w:val="23"/>
              </w:rPr>
            </w:rPrChange>
          </w:rPr>
          <w:t xml:space="preserve">Study of Benefits of Electric Cars </w:t>
        </w:r>
      </w:ins>
      <w:customXmlInsRangeStart w:id="2396" w:author="Sujil Kumar Koottathampathiyil" w:date="2022-06-12T23:27:00Z"/>
      <w:sdt>
        <w:sdtPr>
          <w:rPr>
            <w:rFonts w:ascii="Arial" w:hAnsi="Arial" w:cs="Arial"/>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961953661"/>
          <w:placeholder>
            <w:docPart w:val="2DAF66A043B74BF48E2B1E2DAB286268"/>
          </w:placeholder>
        </w:sdtPr>
        <w:sdtContent>
          <w:customXmlInsRangeEnd w:id="2396"/>
          <w:ins w:id="2397" w:author="Sujil Kumar Koottathampathiyil" w:date="2022-06-12T23:27:00Z">
            <w:r w:rsidRPr="00335765">
              <w:rPr>
                <w:rFonts w:ascii="Arial" w:hAnsi="Arial" w:cs="Arial"/>
                <w:rPrChange w:id="2398" w:author="Sujil Kumar Koottathampathiyil" w:date="2022-06-12T23:41:00Z">
                  <w:rPr>
                    <w:rFonts w:ascii="Arial" w:hAnsi="Arial" w:cs="Arial"/>
                    <w:sz w:val="23"/>
                    <w:szCs w:val="23"/>
                  </w:rPr>
                </w:rPrChange>
              </w:rPr>
              <w:t>(2016)</w:t>
            </w:r>
          </w:ins>
          <w:customXmlInsRangeStart w:id="2399" w:author="Sujil Kumar Koottathampathiyil" w:date="2022-06-12T23:27:00Z"/>
        </w:sdtContent>
      </w:sdt>
      <w:customXmlInsRangeEnd w:id="2399"/>
      <w:ins w:id="2400" w:author="Sujil Kumar Koottathampathiyil" w:date="2022-06-12T23:27:00Z">
        <w:r w:rsidRPr="00335765">
          <w:rPr>
            <w:rFonts w:ascii="Arial" w:hAnsi="Arial" w:cs="Arial"/>
            <w:rPrChange w:id="2401"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w:t>
        </w:r>
        <w:r w:rsidRPr="00335765">
          <w:rPr>
            <w:rFonts w:ascii="Arial" w:hAnsi="Arial" w:cs="Arial"/>
            <w:rPrChange w:id="2402" w:author="Sujil Kumar Koottathampathiyil" w:date="2022-06-12T23:41:00Z">
              <w:rPr>
                <w:rFonts w:ascii="Arial" w:hAnsi="Arial" w:cs="Arial"/>
                <w:sz w:val="23"/>
                <w:szCs w:val="23"/>
              </w:rPr>
            </w:rPrChange>
          </w:rPr>
          <w:lastRenderedPageBreak/>
          <w:t xml:space="preserve">make use of data to leverage suicide attempts by helping the </w:t>
        </w:r>
      </w:ins>
      <w:ins w:id="2403" w:author="Sujil Kumar Koottathampathiyil" w:date="2022-06-12T23:46:00Z">
        <w:r w:rsidR="002D5F92">
          <w:rPr>
            <w:rFonts w:ascii="Arial" w:hAnsi="Arial" w:cs="Arial"/>
          </w:rPr>
          <w:t>go</w:t>
        </w:r>
      </w:ins>
      <w:ins w:id="2404" w:author="Sujil Kumar Koottathampathiyil" w:date="2022-06-12T23:47:00Z">
        <w:r w:rsidR="002D5F92">
          <w:rPr>
            <w:rFonts w:ascii="Arial" w:hAnsi="Arial" w:cs="Arial"/>
          </w:rPr>
          <w:t xml:space="preserve">vernment </w:t>
        </w:r>
      </w:ins>
      <w:ins w:id="2405" w:author="Sujil Kumar Koottathampathiyil" w:date="2022-06-12T23:27:00Z">
        <w:r w:rsidRPr="00335765">
          <w:rPr>
            <w:rFonts w:ascii="Arial" w:hAnsi="Arial" w:cs="Arial"/>
            <w:rPrChange w:id="2406" w:author="Sujil Kumar Koottathampathiyil" w:date="2022-06-12T23:41:00Z">
              <w:rPr>
                <w:rFonts w:ascii="Arial" w:hAnsi="Arial" w:cs="Arial"/>
                <w:sz w:val="23"/>
                <w:szCs w:val="23"/>
              </w:rPr>
            </w:rPrChange>
          </w:rPr>
          <w:t xml:space="preserve">to take measures or policies from the outcome of </w:t>
        </w:r>
      </w:ins>
      <w:ins w:id="2407" w:author="Sujil Kumar Koottathampathiyil" w:date="2022-06-12T23:47:00Z">
        <w:r w:rsidR="008A07D6">
          <w:rPr>
            <w:rFonts w:ascii="Arial" w:hAnsi="Arial" w:cs="Arial"/>
          </w:rPr>
          <w:t>this</w:t>
        </w:r>
      </w:ins>
      <w:ins w:id="2408" w:author="Sujil Kumar Koottathampathiyil" w:date="2022-06-12T23:27:00Z">
        <w:r w:rsidRPr="00335765">
          <w:rPr>
            <w:rFonts w:ascii="Arial" w:hAnsi="Arial" w:cs="Arial"/>
            <w:rPrChange w:id="2409" w:author="Sujil Kumar Koottathampathiyil" w:date="2022-06-12T23:41:00Z">
              <w:rPr>
                <w:rFonts w:ascii="Arial" w:hAnsi="Arial" w:cs="Arial"/>
                <w:sz w:val="23"/>
                <w:szCs w:val="23"/>
              </w:rPr>
            </w:rPrChange>
          </w:rPr>
          <w:t xml:space="preserve"> study it’s going to help create plans to tackle such acts in coming years.</w:t>
        </w:r>
      </w:ins>
    </w:p>
    <w:p w14:paraId="3502E12E" w14:textId="06466B7C" w:rsidR="004C41EA" w:rsidRPr="00C87FBB" w:rsidDel="007620C8" w:rsidRDefault="00AD1DB3" w:rsidP="004C41EA">
      <w:pPr>
        <w:pStyle w:val="Default"/>
        <w:numPr>
          <w:ilvl w:val="2"/>
          <w:numId w:val="2"/>
        </w:numPr>
        <w:spacing w:after="22" w:line="360" w:lineRule="auto"/>
        <w:jc w:val="both"/>
        <w:rPr>
          <w:del w:id="2410" w:author="Sujil Kumar Koottathampathiyil" w:date="2022-06-12T23:27:00Z"/>
          <w:rFonts w:ascii="Arial" w:hAnsi="Arial" w:cs="Arial"/>
        </w:rPr>
      </w:pPr>
      <w:r w:rsidRPr="00C87FBB">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2411" w:author="Sujil Kumar Koottathampathiyil" w:date="2022-06-09T08:00:00Z">
        <w:r w:rsidR="00470EF0" w:rsidRPr="00C87FBB" w:rsidDel="002A0352">
          <w:rPr>
            <w:rFonts w:ascii="Arial" w:hAnsi="Arial" w:cs="Arial"/>
          </w:rPr>
          <w:delText>A h</w:delText>
        </w:r>
      </w:del>
      <w:del w:id="2412" w:author="Sujil Kumar Koottathampathiyil" w:date="2022-06-12T23:27:00Z">
        <w:r w:rsidR="00470EF0" w:rsidRPr="00C87FBB" w:rsidDel="007620C8">
          <w:rPr>
            <w:rFonts w:ascii="Arial" w:hAnsi="Arial" w:cs="Arial"/>
          </w:rPr>
          <w:delText xml:space="preserve">arm is inflicted when an action of a researcher affects the participants or society. There are several reasons behind the actions of researchers that create huge trouble for society or individuals Furthermore </w:delText>
        </w:r>
      </w:del>
      <w:customXmlDelRangeStart w:id="2413" w:author="Sujil Kumar Koottathampathiyil" w:date="2022-06-12T23:27:00Z"/>
      <w:sdt>
        <w:sdtPr>
          <w:rPr>
            <w:rFonts w:ascii="Arial" w:hAnsi="Arial" w:cs="Arial"/>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Content>
          <w:customXmlDelRangeEnd w:id="2413"/>
          <w:del w:id="2414" w:author="Sujil Kumar Koottathampathiyil" w:date="2022-06-08T19:46:00Z">
            <w:r w:rsidR="00770ACD" w:rsidRPr="00C87FBB" w:rsidDel="00C518DB">
              <w:rPr>
                <w:rFonts w:ascii="Arial" w:hAnsi="Arial" w:cs="Arial"/>
              </w:rPr>
              <w:delText>(Human Radiation Experiments | Atomic Heritage Foundation n.d.)</w:delText>
            </w:r>
          </w:del>
          <w:customXmlDelRangeStart w:id="2415" w:author="Sujil Kumar Koottathampathiyil" w:date="2022-06-12T23:27:00Z"/>
        </w:sdtContent>
      </w:sdt>
      <w:customXmlDelRangeEnd w:id="2415"/>
      <w:del w:id="2416" w:author="Sujil Kumar Koottathampathiyil" w:date="2022-06-12T23:27:00Z">
        <w:r w:rsidR="00470EF0" w:rsidRPr="00C87FBB" w:rsidDel="007620C8">
          <w:rPr>
            <w:rFonts w:ascii="Arial" w:hAnsi="Arial" w:cs="Arial"/>
          </w:rPr>
          <w:delText xml:space="preserve"> was one of the biggest example</w:delText>
        </w:r>
      </w:del>
      <w:del w:id="2417" w:author="Sujil Kumar Koottathampathiyil" w:date="2022-06-09T11:05:00Z">
        <w:r w:rsidR="00470EF0" w:rsidRPr="00C87FBB" w:rsidDel="00A24B81">
          <w:rPr>
            <w:rFonts w:ascii="Arial" w:hAnsi="Arial" w:cs="Arial"/>
          </w:rPr>
          <w:delText>s</w:delText>
        </w:r>
      </w:del>
      <w:del w:id="2418" w:author="Sujil Kumar Koottathampathiyil" w:date="2022-06-12T23:27:00Z">
        <w:r w:rsidR="00470EF0" w:rsidRPr="00C87FBB" w:rsidDel="007620C8">
          <w:rPr>
            <w:rFonts w:ascii="Arial" w:hAnsi="Arial" w:cs="Arial"/>
          </w:rPr>
          <w:delText xml:space="preserve"> of </w:delText>
        </w:r>
      </w:del>
      <w:del w:id="2419" w:author="Sujil Kumar Koottathampathiyil" w:date="2022-06-09T11:05:00Z">
        <w:r w:rsidR="00470EF0" w:rsidRPr="00C87FBB" w:rsidDel="00051B10">
          <w:rPr>
            <w:rFonts w:ascii="Arial" w:hAnsi="Arial" w:cs="Arial"/>
          </w:rPr>
          <w:delText>this</w:delText>
        </w:r>
      </w:del>
      <w:del w:id="2420" w:author="Sujil Kumar Koottathampathiyil" w:date="2022-06-12T23:27:00Z">
        <w:r w:rsidR="00470EF0" w:rsidRPr="00C87FBB"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2421" w:author="Sujil Kumar Koottathampathiyil" w:date="2022-06-09T08:24:00Z">
        <w:r w:rsidR="00470EF0" w:rsidRPr="00C87FBB" w:rsidDel="00637E9E">
          <w:rPr>
            <w:rFonts w:ascii="Arial" w:hAnsi="Arial" w:cs="Arial"/>
          </w:rPr>
          <w:delText>Quaker</w:delText>
        </w:r>
      </w:del>
      <w:del w:id="2422" w:author="Sujil Kumar Koottathampathiyil" w:date="2022-06-12T23:27:00Z">
        <w:r w:rsidR="00470EF0" w:rsidRPr="00C87FBB" w:rsidDel="007620C8">
          <w:rPr>
            <w:rFonts w:ascii="Arial" w:hAnsi="Arial" w:cs="Arial"/>
          </w:rPr>
          <w:delText xml:space="preserve"> </w:delText>
        </w:r>
      </w:del>
      <w:del w:id="2423" w:author="Sujil Kumar Koottathampathiyil" w:date="2022-06-09T08:24:00Z">
        <w:r w:rsidR="00470EF0" w:rsidRPr="00C87FBB" w:rsidDel="00637E9E">
          <w:rPr>
            <w:rFonts w:ascii="Arial" w:hAnsi="Arial" w:cs="Arial"/>
          </w:rPr>
          <w:delText xml:space="preserve">Oats </w:delText>
        </w:r>
      </w:del>
      <w:del w:id="2424" w:author="Sujil Kumar Koottathampathiyil" w:date="2022-06-12T23:27:00Z">
        <w:r w:rsidR="00470EF0" w:rsidRPr="00C87FBB" w:rsidDel="007620C8">
          <w:rPr>
            <w:rFonts w:ascii="Arial" w:hAnsi="Arial" w:cs="Arial"/>
          </w:rPr>
          <w:delText xml:space="preserve">which is also part of this study included radioactive components in oatmeal and were unknowingly fed to the children. </w:delText>
        </w:r>
      </w:del>
    </w:p>
    <w:p w14:paraId="2D02A06B" w14:textId="364A9186" w:rsidR="00ED6A33" w:rsidRPr="00C87FBB" w:rsidDel="007620C8" w:rsidRDefault="00470EF0" w:rsidP="002967AC">
      <w:pPr>
        <w:pStyle w:val="Default"/>
        <w:numPr>
          <w:ilvl w:val="2"/>
          <w:numId w:val="2"/>
        </w:numPr>
        <w:spacing w:after="22" w:line="360" w:lineRule="auto"/>
        <w:jc w:val="both"/>
        <w:rPr>
          <w:del w:id="2425" w:author="Sujil Kumar Koottathampathiyil" w:date="2022-06-12T23:27:00Z"/>
          <w:rFonts w:ascii="Arial" w:hAnsi="Arial" w:cs="Arial"/>
        </w:rPr>
      </w:pPr>
      <w:del w:id="2426" w:author="Sujil Kumar Koottathampathiyil" w:date="2022-06-12T23:27:00Z">
        <w:r w:rsidRPr="00C87FBB" w:rsidDel="007620C8">
          <w:rPr>
            <w:rFonts w:ascii="Arial" w:hAnsi="Arial" w:cs="Arial"/>
          </w:rPr>
          <w:delText xml:space="preserve">In my study, no </w:delText>
        </w:r>
        <w:r w:rsidR="00524F0C" w:rsidRPr="00C87FBB" w:rsidDel="007620C8">
          <w:rPr>
            <w:rFonts w:ascii="Arial" w:hAnsi="Arial" w:cs="Arial"/>
          </w:rPr>
          <w:delText xml:space="preserve">such </w:delText>
        </w:r>
        <w:r w:rsidRPr="00C87FBB" w:rsidDel="007620C8">
          <w:rPr>
            <w:rFonts w:ascii="Arial" w:hAnsi="Arial" w:cs="Arial"/>
          </w:rPr>
          <w:delText xml:space="preserve">experiment is done on humans in the process of data collection or analysis. An aggregated suicide dataset only provides information about the country's general </w:delText>
        </w:r>
        <w:r w:rsidR="00767BCF" w:rsidRPr="00C87FBB" w:rsidDel="007620C8">
          <w:rPr>
            <w:rFonts w:ascii="Arial" w:hAnsi="Arial" w:cs="Arial"/>
          </w:rPr>
          <w:delText>population is</w:delText>
        </w:r>
        <w:r w:rsidR="00FA0B87" w:rsidRPr="00C87FBB" w:rsidDel="007620C8">
          <w:rPr>
            <w:rFonts w:ascii="Arial" w:hAnsi="Arial" w:cs="Arial"/>
          </w:rPr>
          <w:delText xml:space="preserve"> used </w:delText>
        </w:r>
        <w:r w:rsidR="003F5494" w:rsidRPr="00C87FBB" w:rsidDel="007620C8">
          <w:rPr>
            <w:rFonts w:ascii="Arial" w:hAnsi="Arial" w:cs="Arial"/>
          </w:rPr>
          <w:delText>throughout</w:delText>
        </w:r>
        <w:r w:rsidR="00FA0B87" w:rsidRPr="00C87FBB" w:rsidDel="007620C8">
          <w:rPr>
            <w:rFonts w:ascii="Arial" w:hAnsi="Arial" w:cs="Arial"/>
          </w:rPr>
          <w:delText xml:space="preserve"> the research</w:delText>
        </w:r>
        <w:r w:rsidRPr="00C87FBB" w:rsidDel="007620C8">
          <w:rPr>
            <w:rFonts w:ascii="Arial" w:hAnsi="Arial" w:cs="Arial"/>
          </w:rPr>
          <w:delText>. No prior experiment is conducted to gather data for this research. No harm is made to any subject in this regard.</w:delText>
        </w:r>
        <w:r w:rsidR="00483AC5" w:rsidRPr="00C87FBB" w:rsidDel="007620C8">
          <w:rPr>
            <w:rFonts w:ascii="Arial" w:hAnsi="Arial" w:cs="Arial"/>
          </w:rPr>
          <w:delText xml:space="preserve"> </w:delText>
        </w:r>
        <w:r w:rsidRPr="00C87FBB" w:rsidDel="007620C8">
          <w:rPr>
            <w:rFonts w:ascii="Arial" w:hAnsi="Arial" w:cs="Arial"/>
          </w:rPr>
          <w:delText xml:space="preserve">There are several benefits related to the data. Data provides an overview of how many suicides are happening from time to time. Talking about the societal impact of this research is enormous. For example, </w:delText>
        </w:r>
      </w:del>
      <w:customXmlDelRangeStart w:id="2427" w:author="Sujil Kumar Koottathampathiyil" w:date="2022-06-12T23:27:00Z"/>
      <w:sdt>
        <w:sdtPr>
          <w:rPr>
            <w:rFonts w:ascii="Arial" w:hAnsi="Arial" w:cs="Arial"/>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Content>
          <w:customXmlDelRangeEnd w:id="2427"/>
          <w:del w:id="2428" w:author="Sujil Kumar Koottathampathiyil" w:date="2022-06-08T19:46:00Z">
            <w:r w:rsidR="00770ACD" w:rsidRPr="00C87FBB" w:rsidDel="00C518DB">
              <w:rPr>
                <w:rFonts w:ascii="Arial" w:hAnsi="Arial" w:cs="Arial"/>
              </w:rPr>
              <w:delText>(Study: Benefits of Electric Cars Add Up—in the Billions! | NRDC n.d.)</w:delText>
            </w:r>
          </w:del>
          <w:customXmlDelRangeStart w:id="2429" w:author="Sujil Kumar Koottathampathiyil" w:date="2022-06-12T23:27:00Z"/>
        </w:sdtContent>
      </w:sdt>
      <w:customXmlDelRangeEnd w:id="2429"/>
      <w:del w:id="2430" w:author="Sujil Kumar Koottathampathiyil" w:date="2022-06-12T23:27:00Z">
        <w:r w:rsidRPr="00C87FBB" w:rsidDel="007620C8">
          <w:rPr>
            <w:rFonts w:ascii="Arial" w:hAnsi="Arial" w:cs="Arial"/>
          </w:rPr>
          <w:delText xml:space="preserve"> has created a significant impact on how this research has benefited society to help understand the carbon footprint reduction and cost-saving. In suicide analysis I am trying to make use of data to leverage suicide attempts by</w:delText>
        </w:r>
        <w:r w:rsidR="0028172E" w:rsidRPr="00C87FBB" w:rsidDel="007620C8">
          <w:rPr>
            <w:rFonts w:ascii="Arial" w:hAnsi="Arial" w:cs="Arial"/>
          </w:rPr>
          <w:delText xml:space="preserve"> helping the govt to take measures or </w:delText>
        </w:r>
        <w:r w:rsidRPr="00C87FBB" w:rsidDel="007620C8">
          <w:rPr>
            <w:rFonts w:ascii="Arial" w:hAnsi="Arial" w:cs="Arial"/>
          </w:rPr>
          <w:delText>policies from the outcome of my study it’s going to help create plans to tackle such acts</w:delText>
        </w:r>
        <w:r w:rsidR="0028172E" w:rsidRPr="00C87FBB" w:rsidDel="007620C8">
          <w:rPr>
            <w:rFonts w:ascii="Arial" w:hAnsi="Arial" w:cs="Arial"/>
          </w:rPr>
          <w:delText xml:space="preserve"> in coming years</w:delText>
        </w:r>
        <w:r w:rsidRPr="00C87FBB" w:rsidDel="007620C8">
          <w:rPr>
            <w:rFonts w:ascii="Arial" w:hAnsi="Arial" w:cs="Arial"/>
          </w:rPr>
          <w:delText>.</w:delText>
        </w:r>
      </w:del>
    </w:p>
    <w:p w14:paraId="31C03658" w14:textId="0C5A3337" w:rsidR="00A540E2" w:rsidRPr="00C87FBB" w:rsidDel="007620C8" w:rsidRDefault="00A540E2" w:rsidP="007E55B1">
      <w:pPr>
        <w:numPr>
          <w:ilvl w:val="1"/>
          <w:numId w:val="2"/>
        </w:numPr>
        <w:autoSpaceDE w:val="0"/>
        <w:autoSpaceDN w:val="0"/>
        <w:adjustRightInd w:val="0"/>
        <w:spacing w:after="22" w:line="360" w:lineRule="auto"/>
        <w:jc w:val="both"/>
        <w:rPr>
          <w:del w:id="2431" w:author="Sujil Kumar Koottathampathiyil" w:date="2022-06-12T23:27:00Z"/>
          <w:rFonts w:ascii="Arial" w:hAnsi="Arial" w:cs="Arial"/>
          <w:color w:val="000000"/>
          <w:sz w:val="24"/>
          <w:szCs w:val="24"/>
        </w:rPr>
      </w:pPr>
      <w:del w:id="2432" w:author="Sujil Kumar Koottathampathiyil" w:date="2022-06-12T23:27:00Z">
        <w:r w:rsidRPr="00C87FBB" w:rsidDel="007620C8">
          <w:rPr>
            <w:rFonts w:ascii="Arial" w:hAnsi="Arial" w:cs="Arial"/>
            <w:color w:val="000000"/>
            <w:sz w:val="24"/>
            <w:szCs w:val="24"/>
          </w:rPr>
          <w:delTex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w:delText>
        </w:r>
        <w:r w:rsidR="00C56CB7" w:rsidRPr="00C87FBB" w:rsidDel="007620C8">
          <w:rPr>
            <w:rFonts w:ascii="Arial" w:hAnsi="Arial" w:cs="Arial"/>
            <w:color w:val="000000"/>
            <w:sz w:val="24"/>
            <w:szCs w:val="24"/>
          </w:rPr>
          <w:delText xml:space="preserve">this </w:delText>
        </w:r>
        <w:r w:rsidRPr="00C87FBB" w:rsidDel="007620C8">
          <w:rPr>
            <w:rFonts w:ascii="Arial" w:hAnsi="Arial" w:cs="Arial"/>
            <w:color w:val="000000"/>
            <w:sz w:val="24"/>
            <w:szCs w:val="24"/>
          </w:rPr>
          <w:delText>suicide dataset is not using any confidential information about any individual rather it’s more of a</w:delText>
        </w:r>
        <w:r w:rsidR="000922BA" w:rsidRPr="00C87FBB" w:rsidDel="007620C8">
          <w:rPr>
            <w:rFonts w:ascii="Arial" w:hAnsi="Arial" w:cs="Arial"/>
            <w:color w:val="000000"/>
            <w:sz w:val="24"/>
            <w:szCs w:val="24"/>
          </w:rPr>
          <w:delText xml:space="preserve"> summary </w:delText>
        </w:r>
        <w:r w:rsidRPr="00C87FBB" w:rsidDel="007620C8">
          <w:rPr>
            <w:rFonts w:ascii="Arial" w:hAnsi="Arial" w:cs="Arial"/>
            <w:color w:val="000000"/>
            <w:sz w:val="24"/>
            <w:szCs w:val="24"/>
          </w:rPr>
          <w:delText>dataset providing general information about the country's death</w:delText>
        </w:r>
      </w:del>
      <w:del w:id="2433" w:author="Sujil Kumar Koottathampathiyil" w:date="2022-06-09T07:58:00Z">
        <w:r w:rsidRPr="00C87FBB" w:rsidDel="002A0352">
          <w:rPr>
            <w:rFonts w:ascii="Arial" w:hAnsi="Arial" w:cs="Arial"/>
            <w:color w:val="000000"/>
            <w:sz w:val="24"/>
            <w:szCs w:val="24"/>
          </w:rPr>
          <w:delText>s</w:delText>
        </w:r>
      </w:del>
      <w:del w:id="2434" w:author="Sujil Kumar Koottathampathiyil" w:date="2022-06-12T23:27:00Z">
        <w:r w:rsidRPr="00C87FBB" w:rsidDel="007620C8">
          <w:rPr>
            <w:rFonts w:ascii="Arial" w:hAnsi="Arial" w:cs="Arial"/>
            <w:color w:val="000000"/>
            <w:sz w:val="24"/>
            <w:szCs w:val="24"/>
          </w:rPr>
          <w:delText xml:space="preserve"> rates. Also, information</w:delText>
        </w:r>
        <w:r w:rsidR="006972EA" w:rsidRPr="00C87FBB" w:rsidDel="007620C8">
          <w:rPr>
            <w:rFonts w:ascii="Arial" w:hAnsi="Arial" w:cs="Arial"/>
            <w:color w:val="000000"/>
            <w:sz w:val="24"/>
            <w:szCs w:val="24"/>
          </w:rPr>
          <w:delText xml:space="preserve"> like</w:delText>
        </w:r>
        <w:r w:rsidRPr="00C87FBB" w:rsidDel="007620C8">
          <w:rPr>
            <w:rFonts w:ascii="Arial" w:hAnsi="Arial" w:cs="Arial"/>
            <w:color w:val="000000"/>
            <w:sz w:val="24"/>
            <w:szCs w:val="24"/>
          </w:rPr>
          <w:delText xml:space="preserve"> the age group</w:delText>
        </w:r>
        <w:r w:rsidR="006972EA" w:rsidRPr="00C87FBB" w:rsidDel="007620C8">
          <w:rPr>
            <w:rFonts w:ascii="Arial" w:hAnsi="Arial" w:cs="Arial"/>
            <w:color w:val="000000"/>
            <w:sz w:val="24"/>
            <w:szCs w:val="24"/>
          </w:rPr>
          <w:delText>, internet users, human development index etc</w:delText>
        </w:r>
        <w:r w:rsidRPr="00C87FBB" w:rsidDel="007620C8">
          <w:rPr>
            <w:rFonts w:ascii="Arial" w:hAnsi="Arial" w:cs="Arial"/>
            <w:color w:val="000000"/>
            <w:sz w:val="24"/>
            <w:szCs w:val="24"/>
          </w:rPr>
          <w:delText xml:space="preserve"> who is more likely to commit suicide.</w:delText>
        </w:r>
      </w:del>
    </w:p>
    <w:p w14:paraId="722C8CEF" w14:textId="77777777" w:rsidR="00470EF0" w:rsidRPr="00C87FBB" w:rsidRDefault="00470EF0" w:rsidP="005D4B76">
      <w:pPr>
        <w:pStyle w:val="Default"/>
        <w:numPr>
          <w:ilvl w:val="2"/>
          <w:numId w:val="2"/>
        </w:numPr>
        <w:spacing w:after="22" w:line="360" w:lineRule="auto"/>
        <w:jc w:val="both"/>
        <w:rPr>
          <w:rFonts w:ascii="Arial" w:hAnsi="Arial" w:cs="Arial"/>
        </w:rPr>
      </w:pPr>
    </w:p>
    <w:p w14:paraId="528223C3" w14:textId="77777777" w:rsidR="00F400E0" w:rsidRPr="00F400E0" w:rsidRDefault="00F400E0">
      <w:pPr>
        <w:pStyle w:val="ListParagraph"/>
        <w:numPr>
          <w:ilvl w:val="0"/>
          <w:numId w:val="2"/>
        </w:numPr>
        <w:spacing w:line="360" w:lineRule="auto"/>
        <w:ind w:left="0"/>
        <w:rPr>
          <w:ins w:id="2435" w:author="Sujil Kumar Koottathampathiyil" w:date="2022-06-12T23:09:00Z"/>
          <w:rFonts w:ascii="Arial" w:hAnsi="Arial" w:cs="Arial"/>
          <w:b/>
          <w:bCs/>
          <w:sz w:val="32"/>
          <w:szCs w:val="32"/>
        </w:rPr>
        <w:pPrChange w:id="2436" w:author="Sujil Kumar Koottathampathiyil" w:date="2022-06-12T23:10:00Z">
          <w:pPr>
            <w:pStyle w:val="ListParagraph"/>
            <w:numPr>
              <w:numId w:val="2"/>
            </w:numPr>
            <w:spacing w:line="360" w:lineRule="auto"/>
          </w:pPr>
        </w:pPrChange>
      </w:pPr>
      <w:ins w:id="2437" w:author="Sujil Kumar Koottathampathiyil" w:date="2022-06-12T23:09:00Z">
        <w:r w:rsidRPr="00F400E0">
          <w:rPr>
            <w:rFonts w:ascii="Arial" w:hAnsi="Arial" w:cs="Arial"/>
            <w:b/>
            <w:bCs/>
            <w:sz w:val="32"/>
            <w:szCs w:val="32"/>
          </w:rPr>
          <w:t>5.0.1 SWOT Analysis</w:t>
        </w:r>
      </w:ins>
    </w:p>
    <w:p w14:paraId="65A2C901" w14:textId="77777777" w:rsidR="00F400E0" w:rsidRPr="00E44504" w:rsidRDefault="00F400E0">
      <w:pPr>
        <w:pStyle w:val="ListParagraph"/>
        <w:numPr>
          <w:ilvl w:val="0"/>
          <w:numId w:val="2"/>
        </w:numPr>
        <w:autoSpaceDE w:val="0"/>
        <w:autoSpaceDN w:val="0"/>
        <w:adjustRightInd w:val="0"/>
        <w:spacing w:after="23" w:line="360" w:lineRule="auto"/>
        <w:ind w:left="0"/>
        <w:jc w:val="both"/>
        <w:rPr>
          <w:ins w:id="2438" w:author="Sujil Kumar Koottathampathiyil" w:date="2022-06-12T23:09:00Z"/>
          <w:rFonts w:ascii="Arial" w:hAnsi="Arial" w:cs="Arial"/>
          <w:color w:val="000000"/>
          <w:sz w:val="24"/>
          <w:szCs w:val="24"/>
          <w:rPrChange w:id="2439" w:author="Sujil Kumar Koottathampathiyil" w:date="2022-06-12T23:41:00Z">
            <w:rPr>
              <w:ins w:id="2440" w:author="Sujil Kumar Koottathampathiyil" w:date="2022-06-12T23:09:00Z"/>
              <w:rFonts w:ascii="Arial" w:hAnsi="Arial" w:cs="Arial"/>
              <w:color w:val="000000"/>
              <w:sz w:val="23"/>
              <w:szCs w:val="23"/>
            </w:rPr>
          </w:rPrChange>
        </w:rPr>
        <w:pPrChange w:id="2441" w:author="Sujil Kumar Koottathampathiyil" w:date="2022-06-12T23:10:00Z">
          <w:pPr>
            <w:pStyle w:val="ListParagraph"/>
            <w:numPr>
              <w:numId w:val="2"/>
            </w:numPr>
            <w:autoSpaceDE w:val="0"/>
            <w:autoSpaceDN w:val="0"/>
            <w:adjustRightInd w:val="0"/>
            <w:spacing w:after="23" w:line="360" w:lineRule="auto"/>
            <w:jc w:val="both"/>
          </w:pPr>
        </w:pPrChange>
      </w:pPr>
      <w:ins w:id="2442" w:author="Sujil Kumar Koottathampathiyil" w:date="2022-06-12T23:09:00Z">
        <w:r w:rsidRPr="00E44504">
          <w:rPr>
            <w:rFonts w:ascii="Arial" w:hAnsi="Arial" w:cs="Arial"/>
            <w:color w:val="000000"/>
            <w:sz w:val="24"/>
            <w:szCs w:val="24"/>
            <w:rPrChange w:id="2443"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customXmlInsRangeStart w:id="2444" w:author="Sujil Kumar Koottathampathiyil" w:date="2022-06-12T23:09:00Z"/>
      <w:sdt>
        <w:sdtPr>
          <w:rPr>
            <w:sz w:val="24"/>
            <w:szCs w:val="24"/>
          </w:rPr>
          <w:tag w:val="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
          <w:id w:val="-768316530"/>
          <w:placeholder>
            <w:docPart w:val="5F119655AE334962AE21E0C215F3A887"/>
          </w:placeholder>
        </w:sdtPr>
        <w:sdtContent>
          <w:customXmlInsRangeEnd w:id="2444"/>
          <w:ins w:id="2445" w:author="Sujil Kumar Koottathampathiyil" w:date="2022-06-12T23:09:00Z">
            <w:r w:rsidRPr="00E44504">
              <w:rPr>
                <w:rFonts w:ascii="Arial" w:hAnsi="Arial" w:cs="Arial"/>
                <w:color w:val="000000"/>
                <w:sz w:val="24"/>
                <w:szCs w:val="24"/>
                <w:rPrChange w:id="2446" w:author="Sujil Kumar Koottathampathiyil" w:date="2022-06-12T23:41:00Z">
                  <w:rPr>
                    <w:rFonts w:ascii="Arial" w:hAnsi="Arial" w:cs="Arial"/>
                    <w:color w:val="000000"/>
                    <w:sz w:val="23"/>
                    <w:szCs w:val="23"/>
                  </w:rPr>
                </w:rPrChange>
              </w:rPr>
              <w:t>(Facebook Data Breach BBC)</w:t>
            </w:r>
          </w:ins>
          <w:customXmlInsRangeStart w:id="2447" w:author="Sujil Kumar Koottathampathiyil" w:date="2022-06-12T23:09:00Z"/>
        </w:sdtContent>
      </w:sdt>
      <w:customXmlInsRangeEnd w:id="2447"/>
      <w:ins w:id="2448" w:author="Sujil Kumar Koottathampathiyil" w:date="2022-06-12T23:09:00Z">
        <w:r w:rsidRPr="00E44504">
          <w:rPr>
            <w:rFonts w:ascii="Arial" w:hAnsi="Arial" w:cs="Arial"/>
            <w:color w:val="000000"/>
            <w:sz w:val="24"/>
            <w:szCs w:val="24"/>
            <w:rPrChange w:id="2449"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customXmlInsRangeStart w:id="2450" w:author="Sujil Kumar Koottathampathiyil" w:date="2022-06-12T23:09:00Z"/>
      <w:sdt>
        <w:sdtPr>
          <w:rPr>
            <w:sz w:val="24"/>
            <w:szCs w:val="24"/>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274288573"/>
          <w:placeholder>
            <w:docPart w:val="C116AA46E4D549C58F9CD38107E5C83E"/>
          </w:placeholder>
        </w:sdtPr>
        <w:sdtContent>
          <w:customXmlInsRangeEnd w:id="2450"/>
          <w:ins w:id="2451" w:author="Sujil Kumar Koottathampathiyil" w:date="2022-06-12T23:09:00Z">
            <w:r w:rsidRPr="00E44504">
              <w:rPr>
                <w:rFonts w:ascii="Arial" w:hAnsi="Arial" w:cs="Arial"/>
                <w:color w:val="000000"/>
                <w:sz w:val="24"/>
                <w:szCs w:val="24"/>
                <w:rPrChange w:id="2452" w:author="Sujil Kumar Koottathampathiyil" w:date="2022-06-12T23:41:00Z">
                  <w:rPr>
                    <w:rFonts w:ascii="Arial" w:hAnsi="Arial" w:cs="Arial"/>
                    <w:color w:val="000000"/>
                    <w:sz w:val="23"/>
                    <w:szCs w:val="23"/>
                  </w:rPr>
                </w:rPrChange>
              </w:rPr>
              <w:t>(</w:t>
            </w:r>
            <w:proofErr w:type="spellStart"/>
            <w:r w:rsidRPr="00E44504">
              <w:rPr>
                <w:rFonts w:ascii="Arial" w:hAnsi="Arial" w:cs="Arial"/>
                <w:color w:val="000000"/>
                <w:sz w:val="24"/>
                <w:szCs w:val="24"/>
                <w:rPrChange w:id="2453" w:author="Sujil Kumar Koottathampathiyil" w:date="2022-06-12T23:41:00Z">
                  <w:rPr>
                    <w:rFonts w:ascii="Arial" w:hAnsi="Arial" w:cs="Arial"/>
                    <w:color w:val="000000"/>
                    <w:sz w:val="23"/>
                    <w:szCs w:val="23"/>
                  </w:rPr>
                </w:rPrChange>
              </w:rPr>
              <w:t>Bogod</w:t>
            </w:r>
            <w:proofErr w:type="spellEnd"/>
            <w:r w:rsidRPr="00E44504">
              <w:rPr>
                <w:rFonts w:ascii="Arial" w:hAnsi="Arial" w:cs="Arial"/>
                <w:color w:val="000000"/>
                <w:sz w:val="24"/>
                <w:szCs w:val="24"/>
                <w:rPrChange w:id="2454" w:author="Sujil Kumar Koottathampathiyil" w:date="2022-06-12T23:41:00Z">
                  <w:rPr>
                    <w:rFonts w:ascii="Arial" w:hAnsi="Arial" w:cs="Arial"/>
                    <w:color w:val="000000"/>
                    <w:sz w:val="23"/>
                    <w:szCs w:val="23"/>
                  </w:rPr>
                </w:rPrChange>
              </w:rPr>
              <w:t xml:space="preserve"> 2004)</w:t>
            </w:r>
          </w:ins>
          <w:customXmlInsRangeStart w:id="2455" w:author="Sujil Kumar Koottathampathiyil" w:date="2022-06-12T23:09:00Z"/>
        </w:sdtContent>
      </w:sdt>
      <w:customXmlInsRangeEnd w:id="2455"/>
      <w:ins w:id="2456" w:author="Sujil Kumar Koottathampathiyil" w:date="2022-06-12T23:09:00Z">
        <w:r w:rsidRPr="00E44504">
          <w:rPr>
            <w:rFonts w:ascii="Arial" w:hAnsi="Arial" w:cs="Arial"/>
            <w:color w:val="000000"/>
            <w:sz w:val="24"/>
            <w:szCs w:val="24"/>
            <w:rPrChange w:id="2457"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31060B0C" w14:textId="77777777" w:rsidR="00F400E0" w:rsidRPr="00E44504" w:rsidRDefault="00F400E0">
      <w:pPr>
        <w:pStyle w:val="ListParagraph"/>
        <w:numPr>
          <w:ilvl w:val="0"/>
          <w:numId w:val="2"/>
        </w:numPr>
        <w:autoSpaceDE w:val="0"/>
        <w:autoSpaceDN w:val="0"/>
        <w:adjustRightInd w:val="0"/>
        <w:spacing w:after="23" w:line="360" w:lineRule="auto"/>
        <w:ind w:left="0"/>
        <w:jc w:val="both"/>
        <w:rPr>
          <w:ins w:id="2458" w:author="Sujil Kumar Koottathampathiyil" w:date="2022-06-12T23:09:00Z"/>
          <w:rFonts w:ascii="Arial" w:hAnsi="Arial" w:cs="Arial"/>
          <w:color w:val="000000"/>
          <w:sz w:val="24"/>
          <w:szCs w:val="24"/>
          <w:rPrChange w:id="2459" w:author="Sujil Kumar Koottathampathiyil" w:date="2022-06-12T23:41:00Z">
            <w:rPr>
              <w:ins w:id="2460" w:author="Sujil Kumar Koottathampathiyil" w:date="2022-06-12T23:09:00Z"/>
              <w:rFonts w:ascii="Arial" w:hAnsi="Arial" w:cs="Arial"/>
              <w:color w:val="000000"/>
              <w:sz w:val="23"/>
              <w:szCs w:val="23"/>
            </w:rPr>
          </w:rPrChange>
        </w:rPr>
        <w:pPrChange w:id="2461" w:author="Sujil Kumar Koottathampathiyil" w:date="2022-06-12T23:10:00Z">
          <w:pPr>
            <w:pStyle w:val="ListParagraph"/>
            <w:numPr>
              <w:numId w:val="2"/>
            </w:numPr>
            <w:autoSpaceDE w:val="0"/>
            <w:autoSpaceDN w:val="0"/>
            <w:adjustRightInd w:val="0"/>
            <w:spacing w:after="23" w:line="360" w:lineRule="auto"/>
            <w:jc w:val="both"/>
          </w:pPr>
        </w:pPrChange>
      </w:pPr>
      <w:ins w:id="2462" w:author="Sujil Kumar Koottathampathiyil" w:date="2022-06-12T23:09:00Z">
        <w:r w:rsidRPr="00E44504">
          <w:rPr>
            <w:rFonts w:ascii="Arial" w:hAnsi="Arial" w:cs="Arial"/>
            <w:color w:val="000000"/>
            <w:sz w:val="24"/>
            <w:szCs w:val="24"/>
            <w:rPrChange w:id="2463"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4FE2A379"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464" w:author="Sujil Kumar Koottathampathiyil" w:date="2022-06-12T23:09:00Z"/>
          <w:rFonts w:ascii="Arial" w:hAnsi="Arial" w:cs="Arial"/>
          <w:color w:val="000000"/>
          <w:sz w:val="23"/>
          <w:szCs w:val="23"/>
        </w:rPr>
        <w:pPrChange w:id="2465" w:author="Sujil Kumar Koottathampathiyil" w:date="2022-06-12T23:10:00Z">
          <w:pPr>
            <w:pStyle w:val="ListParagraph"/>
            <w:numPr>
              <w:numId w:val="2"/>
            </w:numPr>
            <w:autoSpaceDE w:val="0"/>
            <w:autoSpaceDN w:val="0"/>
            <w:adjustRightInd w:val="0"/>
            <w:spacing w:after="22" w:line="360" w:lineRule="auto"/>
            <w:jc w:val="both"/>
          </w:pPr>
        </w:pPrChange>
      </w:pPr>
    </w:p>
    <w:p w14:paraId="44A64A2C" w14:textId="6EA90A52" w:rsidR="00F400E0" w:rsidRPr="00996E27" w:rsidRDefault="00F400E0">
      <w:pPr>
        <w:pStyle w:val="ListParagraph"/>
        <w:numPr>
          <w:ilvl w:val="0"/>
          <w:numId w:val="2"/>
        </w:numPr>
        <w:autoSpaceDE w:val="0"/>
        <w:autoSpaceDN w:val="0"/>
        <w:adjustRightInd w:val="0"/>
        <w:spacing w:after="22" w:line="360" w:lineRule="auto"/>
        <w:ind w:left="0"/>
        <w:jc w:val="both"/>
        <w:rPr>
          <w:ins w:id="2466" w:author="Sujil Kumar Koottathampathiyil" w:date="2022-06-12T23:09:00Z"/>
          <w:rFonts w:ascii="Arial" w:hAnsi="Arial" w:cs="Arial"/>
          <w:color w:val="000000"/>
          <w:sz w:val="24"/>
          <w:szCs w:val="24"/>
          <w:rPrChange w:id="2467" w:author="Sujil Kumar Koottathampathiyil" w:date="2022-06-12T23:41:00Z">
            <w:rPr>
              <w:ins w:id="2468" w:author="Sujil Kumar Koottathampathiyil" w:date="2022-06-12T23:09:00Z"/>
              <w:rFonts w:ascii="Arial" w:hAnsi="Arial" w:cs="Arial"/>
              <w:color w:val="000000"/>
              <w:sz w:val="23"/>
              <w:szCs w:val="23"/>
            </w:rPr>
          </w:rPrChange>
        </w:rPr>
        <w:pPrChange w:id="2469" w:author="Sujil Kumar Koottathampathiyil" w:date="2022-06-12T23:10:00Z">
          <w:pPr>
            <w:pStyle w:val="ListParagraph"/>
            <w:numPr>
              <w:numId w:val="2"/>
            </w:numPr>
            <w:autoSpaceDE w:val="0"/>
            <w:autoSpaceDN w:val="0"/>
            <w:adjustRightInd w:val="0"/>
            <w:spacing w:after="22" w:line="360" w:lineRule="auto"/>
            <w:jc w:val="both"/>
          </w:pPr>
        </w:pPrChange>
      </w:pPr>
      <w:ins w:id="2470" w:author="Sujil Kumar Koottathampathiyil" w:date="2022-06-12T23:09:00Z">
        <w:r w:rsidRPr="00996E27">
          <w:rPr>
            <w:rFonts w:ascii="Arial" w:hAnsi="Arial" w:cs="Arial"/>
            <w:b/>
            <w:bCs/>
            <w:color w:val="000000"/>
            <w:sz w:val="24"/>
            <w:szCs w:val="24"/>
            <w:rPrChange w:id="2471" w:author="Sujil Kumar Koottathampathiyil" w:date="2022-06-12T23:41:00Z">
              <w:rPr>
                <w:rFonts w:ascii="Arial" w:hAnsi="Arial" w:cs="Arial"/>
                <w:b/>
                <w:bCs/>
                <w:color w:val="000000"/>
                <w:sz w:val="23"/>
                <w:szCs w:val="23"/>
              </w:rPr>
            </w:rPrChange>
          </w:rPr>
          <w:t>Strength: -</w:t>
        </w:r>
        <w:r w:rsidRPr="00996E27">
          <w:rPr>
            <w:rFonts w:ascii="Arial" w:hAnsi="Arial" w:cs="Arial"/>
            <w:color w:val="000000"/>
            <w:sz w:val="24"/>
            <w:szCs w:val="24"/>
            <w:rPrChange w:id="2472" w:author="Sujil Kumar Koottathampathiyil" w:date="2022-06-12T23:41:00Z">
              <w:rPr>
                <w:rFonts w:ascii="Arial" w:hAnsi="Arial" w:cs="Arial"/>
                <w:color w:val="000000"/>
                <w:sz w:val="23"/>
                <w:szCs w:val="23"/>
              </w:rPr>
            </w:rPrChange>
          </w:rPr>
          <w:t xml:space="preserve"> In </w:t>
        </w:r>
      </w:ins>
      <w:ins w:id="2473" w:author="Sujil Kumar Koottathampathiyil" w:date="2022-06-12T23:47:00Z">
        <w:r w:rsidR="008A07D6">
          <w:rPr>
            <w:rFonts w:ascii="Arial" w:hAnsi="Arial" w:cs="Arial"/>
            <w:color w:val="000000"/>
            <w:sz w:val="24"/>
            <w:szCs w:val="24"/>
          </w:rPr>
          <w:t>this</w:t>
        </w:r>
      </w:ins>
      <w:ins w:id="2474" w:author="Sujil Kumar Koottathampathiyil" w:date="2022-06-12T23:09:00Z">
        <w:r w:rsidRPr="00996E27">
          <w:rPr>
            <w:rFonts w:ascii="Arial" w:hAnsi="Arial" w:cs="Arial"/>
            <w:color w:val="000000"/>
            <w:sz w:val="24"/>
            <w:szCs w:val="24"/>
            <w:rPrChange w:id="2475"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2476" w:author="Sujil Kumar Koottathampathiyil" w:date="2022-06-12T23:47:00Z">
        <w:r w:rsidR="008A07D6">
          <w:rPr>
            <w:rFonts w:ascii="Arial" w:hAnsi="Arial" w:cs="Arial"/>
            <w:color w:val="000000"/>
            <w:sz w:val="24"/>
            <w:szCs w:val="24"/>
          </w:rPr>
          <w:t>This</w:t>
        </w:r>
      </w:ins>
      <w:ins w:id="2477" w:author="Sujil Kumar Koottathampathiyil" w:date="2022-06-12T23:09:00Z">
        <w:r w:rsidRPr="00996E27">
          <w:rPr>
            <w:rFonts w:ascii="Arial" w:hAnsi="Arial" w:cs="Arial"/>
            <w:color w:val="000000"/>
            <w:sz w:val="24"/>
            <w:szCs w:val="24"/>
            <w:rPrChange w:id="2478" w:author="Sujil Kumar Koottathampathiyil" w:date="2022-06-12T23:41:00Z">
              <w:rPr>
                <w:rFonts w:ascii="Arial" w:hAnsi="Arial" w:cs="Arial"/>
                <w:color w:val="000000"/>
                <w:sz w:val="23"/>
                <w:szCs w:val="23"/>
              </w:rPr>
            </w:rPrChange>
          </w:rPr>
          <w:t xml:space="preserve"> research strength is its dynamic nature. Similar weather forecast </w:t>
        </w:r>
        <w:r w:rsidRPr="00996E27">
          <w:rPr>
            <w:rFonts w:ascii="Arial" w:hAnsi="Arial" w:cs="Arial"/>
            <w:color w:val="000000"/>
            <w:sz w:val="24"/>
            <w:szCs w:val="24"/>
            <w:rPrChange w:id="2479" w:author="Sujil Kumar Koottathampathiyil" w:date="2022-06-12T23:41:00Z">
              <w:rPr>
                <w:rFonts w:ascii="Arial" w:hAnsi="Arial" w:cs="Arial"/>
                <w:color w:val="000000"/>
                <w:sz w:val="23"/>
                <w:szCs w:val="23"/>
              </w:rPr>
            </w:rPrChange>
          </w:rPr>
          <w:lastRenderedPageBreak/>
          <w:t xml:space="preserve">of google or Microsoft, </w:t>
        </w:r>
      </w:ins>
      <w:ins w:id="2480" w:author="Sujil Kumar Koottathampathiyil" w:date="2022-06-12T23:47:00Z">
        <w:r w:rsidR="008A07D6">
          <w:rPr>
            <w:rFonts w:ascii="Arial" w:hAnsi="Arial" w:cs="Arial"/>
            <w:color w:val="000000"/>
            <w:sz w:val="24"/>
            <w:szCs w:val="24"/>
          </w:rPr>
          <w:t>this</w:t>
        </w:r>
      </w:ins>
      <w:ins w:id="2481" w:author="Sujil Kumar Koottathampathiyil" w:date="2022-06-12T23:09:00Z">
        <w:r w:rsidRPr="00996E27">
          <w:rPr>
            <w:rFonts w:ascii="Arial" w:hAnsi="Arial" w:cs="Arial"/>
            <w:color w:val="000000"/>
            <w:sz w:val="24"/>
            <w:szCs w:val="24"/>
            <w:rPrChange w:id="2482"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2483" w:author="Sujil Kumar Koottathampathiyil" w:date="2022-06-12T23:47:00Z">
        <w:r w:rsidR="008A07D6">
          <w:rPr>
            <w:rFonts w:ascii="Arial" w:hAnsi="Arial" w:cs="Arial"/>
            <w:color w:val="000000"/>
            <w:sz w:val="24"/>
            <w:szCs w:val="24"/>
          </w:rPr>
          <w:t>This</w:t>
        </w:r>
      </w:ins>
      <w:ins w:id="2484" w:author="Sujil Kumar Koottathampathiyil" w:date="2022-06-12T23:09:00Z">
        <w:r w:rsidRPr="00996E27">
          <w:rPr>
            <w:rFonts w:ascii="Arial" w:hAnsi="Arial" w:cs="Arial"/>
            <w:color w:val="000000"/>
            <w:sz w:val="24"/>
            <w:szCs w:val="24"/>
            <w:rPrChange w:id="2485"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w:t>
        </w:r>
      </w:ins>
      <w:ins w:id="2486" w:author="Sujil Kumar Koottathampathiyil" w:date="2022-06-12T23:47:00Z">
        <w:r w:rsidR="008A07D6">
          <w:rPr>
            <w:rFonts w:ascii="Arial" w:hAnsi="Arial" w:cs="Arial"/>
            <w:color w:val="000000"/>
            <w:sz w:val="24"/>
            <w:szCs w:val="24"/>
          </w:rPr>
          <w:t>this</w:t>
        </w:r>
      </w:ins>
      <w:ins w:id="2487" w:author="Sujil Kumar Koottathampathiyil" w:date="2022-06-12T23:09:00Z">
        <w:r w:rsidRPr="00996E27">
          <w:rPr>
            <w:rFonts w:ascii="Arial" w:hAnsi="Arial" w:cs="Arial"/>
            <w:color w:val="000000"/>
            <w:sz w:val="24"/>
            <w:szCs w:val="24"/>
            <w:rPrChange w:id="2488"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3A78656F"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489" w:author="Sujil Kumar Koottathampathiyil" w:date="2022-06-12T23:09:00Z"/>
          <w:rFonts w:ascii="Arial" w:hAnsi="Arial" w:cs="Arial"/>
          <w:color w:val="000000"/>
          <w:sz w:val="24"/>
          <w:szCs w:val="24"/>
          <w:rPrChange w:id="2490" w:author="Sujil Kumar Koottathampathiyil" w:date="2022-06-12T23:41:00Z">
            <w:rPr>
              <w:ins w:id="2491" w:author="Sujil Kumar Koottathampathiyil" w:date="2022-06-12T23:09:00Z"/>
              <w:rFonts w:ascii="Arial" w:hAnsi="Arial" w:cs="Arial"/>
              <w:color w:val="000000"/>
              <w:sz w:val="23"/>
              <w:szCs w:val="23"/>
            </w:rPr>
          </w:rPrChange>
        </w:rPr>
        <w:pPrChange w:id="2492" w:author="Sujil Kumar Koottathampathiyil" w:date="2022-06-12T23:10:00Z">
          <w:pPr>
            <w:pStyle w:val="ListParagraph"/>
            <w:numPr>
              <w:numId w:val="2"/>
            </w:numPr>
            <w:autoSpaceDE w:val="0"/>
            <w:autoSpaceDN w:val="0"/>
            <w:adjustRightInd w:val="0"/>
            <w:spacing w:after="22" w:line="360" w:lineRule="auto"/>
            <w:jc w:val="both"/>
          </w:pPr>
        </w:pPrChange>
      </w:pPr>
    </w:p>
    <w:p w14:paraId="37D818EF" w14:textId="057B4AC2" w:rsidR="00F400E0" w:rsidRPr="003660AD" w:rsidRDefault="00F400E0">
      <w:pPr>
        <w:pStyle w:val="ListParagraph"/>
        <w:numPr>
          <w:ilvl w:val="0"/>
          <w:numId w:val="2"/>
        </w:numPr>
        <w:autoSpaceDE w:val="0"/>
        <w:autoSpaceDN w:val="0"/>
        <w:adjustRightInd w:val="0"/>
        <w:spacing w:after="22" w:line="360" w:lineRule="auto"/>
        <w:ind w:left="0"/>
        <w:jc w:val="both"/>
        <w:rPr>
          <w:ins w:id="2493" w:author="Sujil Kumar Koottathampathiyil" w:date="2022-06-12T23:09:00Z"/>
          <w:rFonts w:ascii="Arial" w:hAnsi="Arial" w:cs="Arial"/>
          <w:color w:val="000000"/>
          <w:sz w:val="24"/>
          <w:szCs w:val="24"/>
          <w:rPrChange w:id="2494" w:author="Sujil Kumar Koottathampathiyil" w:date="2022-06-12T23:41:00Z">
            <w:rPr>
              <w:ins w:id="2495" w:author="Sujil Kumar Koottathampathiyil" w:date="2022-06-12T23:09:00Z"/>
              <w:rFonts w:ascii="Arial" w:hAnsi="Arial" w:cs="Arial"/>
              <w:color w:val="000000"/>
              <w:sz w:val="23"/>
              <w:szCs w:val="23"/>
            </w:rPr>
          </w:rPrChange>
        </w:rPr>
        <w:pPrChange w:id="2496" w:author="Sujil Kumar Koottathampathiyil" w:date="2022-06-12T23:10:00Z">
          <w:pPr>
            <w:pStyle w:val="ListParagraph"/>
            <w:numPr>
              <w:numId w:val="2"/>
            </w:numPr>
            <w:autoSpaceDE w:val="0"/>
            <w:autoSpaceDN w:val="0"/>
            <w:adjustRightInd w:val="0"/>
            <w:spacing w:after="22" w:line="360" w:lineRule="auto"/>
            <w:jc w:val="both"/>
          </w:pPr>
        </w:pPrChange>
      </w:pPr>
      <w:ins w:id="2497" w:author="Sujil Kumar Koottathampathiyil" w:date="2022-06-12T23:09:00Z">
        <w:r w:rsidRPr="003660AD">
          <w:rPr>
            <w:rFonts w:ascii="Arial" w:hAnsi="Arial" w:cs="Arial"/>
            <w:b/>
            <w:bCs/>
            <w:color w:val="000000"/>
            <w:sz w:val="24"/>
            <w:szCs w:val="24"/>
            <w:rPrChange w:id="2498" w:author="Sujil Kumar Koottathampathiyil" w:date="2022-06-12T23:41:00Z">
              <w:rPr>
                <w:rFonts w:ascii="Arial" w:hAnsi="Arial" w:cs="Arial"/>
                <w:b/>
                <w:bCs/>
                <w:color w:val="000000"/>
                <w:sz w:val="23"/>
                <w:szCs w:val="23"/>
              </w:rPr>
            </w:rPrChange>
          </w:rPr>
          <w:t>Weakness: -</w:t>
        </w:r>
        <w:r w:rsidRPr="003660AD">
          <w:rPr>
            <w:rFonts w:ascii="Arial" w:hAnsi="Arial" w:cs="Arial"/>
            <w:color w:val="000000"/>
            <w:sz w:val="24"/>
            <w:szCs w:val="24"/>
            <w:rPrChange w:id="2499" w:author="Sujil Kumar Koottathampathiyil" w:date="2022-06-12T23:41:00Z">
              <w:rPr>
                <w:rFonts w:ascii="Arial" w:hAnsi="Arial" w:cs="Arial"/>
                <w:color w:val="000000"/>
                <w:sz w:val="23"/>
                <w:szCs w:val="23"/>
              </w:rPr>
            </w:rPrChange>
          </w:rPr>
          <w:t xml:space="preserve"> </w:t>
        </w:r>
      </w:ins>
      <w:r w:rsidR="003660AD" w:rsidRPr="003660AD">
        <w:rPr>
          <w:rFonts w:ascii="Arial" w:hAnsi="Arial" w:cs="Arial"/>
          <w:color w:val="000000"/>
          <w:sz w:val="24"/>
          <w:szCs w:val="24"/>
        </w:rPr>
        <w:t>For forecasting, the data is aggregated, and no unique information about individuals is provided. As a result, I believe the data must have more precise traits that may be used to create reliable suicide predictions. However, if additional particular characteristics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784158D8"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500" w:author="Sujil Kumar Koottathampathiyil" w:date="2022-06-12T23:09:00Z"/>
          <w:rFonts w:ascii="Arial" w:hAnsi="Arial" w:cs="Arial"/>
          <w:color w:val="000000"/>
          <w:sz w:val="24"/>
          <w:szCs w:val="24"/>
          <w:rPrChange w:id="2501" w:author="Sujil Kumar Koottathampathiyil" w:date="2022-06-12T23:41:00Z">
            <w:rPr>
              <w:ins w:id="2502" w:author="Sujil Kumar Koottathampathiyil" w:date="2022-06-12T23:09:00Z"/>
              <w:rFonts w:ascii="Arial" w:hAnsi="Arial" w:cs="Arial"/>
              <w:color w:val="000000"/>
              <w:sz w:val="23"/>
              <w:szCs w:val="23"/>
            </w:rPr>
          </w:rPrChange>
        </w:rPr>
        <w:pPrChange w:id="2503" w:author="Sujil Kumar Koottathampathiyil" w:date="2022-06-12T23:10:00Z">
          <w:pPr>
            <w:pStyle w:val="ListParagraph"/>
            <w:numPr>
              <w:numId w:val="2"/>
            </w:numPr>
            <w:autoSpaceDE w:val="0"/>
            <w:autoSpaceDN w:val="0"/>
            <w:adjustRightInd w:val="0"/>
            <w:spacing w:after="22" w:line="360" w:lineRule="auto"/>
            <w:jc w:val="both"/>
          </w:pPr>
        </w:pPrChange>
      </w:pPr>
    </w:p>
    <w:p w14:paraId="7DFA565E" w14:textId="45A72440" w:rsidR="00F400E0" w:rsidRPr="00996E27" w:rsidRDefault="00F400E0">
      <w:pPr>
        <w:pStyle w:val="ListParagraph"/>
        <w:numPr>
          <w:ilvl w:val="0"/>
          <w:numId w:val="2"/>
        </w:numPr>
        <w:autoSpaceDE w:val="0"/>
        <w:autoSpaceDN w:val="0"/>
        <w:adjustRightInd w:val="0"/>
        <w:spacing w:after="22" w:line="360" w:lineRule="auto"/>
        <w:ind w:left="0"/>
        <w:jc w:val="both"/>
        <w:rPr>
          <w:ins w:id="2504" w:author="Sujil Kumar Koottathampathiyil" w:date="2022-06-12T23:09:00Z"/>
          <w:rFonts w:ascii="Arial" w:hAnsi="Arial" w:cs="Arial"/>
          <w:color w:val="000000"/>
          <w:sz w:val="24"/>
          <w:szCs w:val="24"/>
          <w:rPrChange w:id="2505" w:author="Sujil Kumar Koottathampathiyil" w:date="2022-06-12T23:41:00Z">
            <w:rPr>
              <w:ins w:id="2506" w:author="Sujil Kumar Koottathampathiyil" w:date="2022-06-12T23:09:00Z"/>
              <w:rFonts w:ascii="Arial" w:hAnsi="Arial" w:cs="Arial"/>
              <w:color w:val="000000"/>
              <w:sz w:val="23"/>
              <w:szCs w:val="23"/>
            </w:rPr>
          </w:rPrChange>
        </w:rPr>
        <w:pPrChange w:id="2507" w:author="Sujil Kumar Koottathampathiyil" w:date="2022-06-12T23:10:00Z">
          <w:pPr>
            <w:pStyle w:val="ListParagraph"/>
            <w:numPr>
              <w:numId w:val="2"/>
            </w:numPr>
            <w:autoSpaceDE w:val="0"/>
            <w:autoSpaceDN w:val="0"/>
            <w:adjustRightInd w:val="0"/>
            <w:spacing w:after="22" w:line="360" w:lineRule="auto"/>
            <w:jc w:val="both"/>
          </w:pPr>
        </w:pPrChange>
      </w:pPr>
      <w:ins w:id="2508" w:author="Sujil Kumar Koottathampathiyil" w:date="2022-06-12T23:09:00Z">
        <w:r w:rsidRPr="00996E27">
          <w:rPr>
            <w:rFonts w:ascii="Arial" w:hAnsi="Arial" w:cs="Arial"/>
            <w:b/>
            <w:bCs/>
            <w:color w:val="000000"/>
            <w:sz w:val="24"/>
            <w:szCs w:val="24"/>
            <w:rPrChange w:id="2509" w:author="Sujil Kumar Koottathampathiyil" w:date="2022-06-12T23:41:00Z">
              <w:rPr>
                <w:rFonts w:ascii="Arial" w:hAnsi="Arial" w:cs="Arial"/>
                <w:b/>
                <w:bCs/>
                <w:color w:val="000000"/>
                <w:sz w:val="23"/>
                <w:szCs w:val="23"/>
              </w:rPr>
            </w:rPrChange>
          </w:rPr>
          <w:t>Opportunity: -</w:t>
        </w:r>
        <w:r w:rsidRPr="00996E27">
          <w:rPr>
            <w:rFonts w:ascii="Arial" w:hAnsi="Arial" w:cs="Arial"/>
            <w:color w:val="000000"/>
            <w:sz w:val="24"/>
            <w:szCs w:val="24"/>
            <w:rPrChange w:id="2510" w:author="Sujil Kumar Koottathampathiyil" w:date="2022-06-12T23:41:00Z">
              <w:rPr>
                <w:rFonts w:ascii="Arial" w:hAnsi="Arial" w:cs="Arial"/>
                <w:color w:val="000000"/>
                <w:sz w:val="23"/>
                <w:szCs w:val="23"/>
              </w:rPr>
            </w:rPrChange>
          </w:rPr>
          <w:t xml:space="preserve"> </w:t>
        </w:r>
      </w:ins>
      <w:r w:rsidR="001B1255">
        <w:rPr>
          <w:rFonts w:ascii="Arial" w:hAnsi="Arial" w:cs="Arial"/>
          <w:color w:val="000000"/>
          <w:sz w:val="24"/>
          <w:szCs w:val="24"/>
        </w:rPr>
        <w:t>I</w:t>
      </w:r>
      <w:r w:rsidR="00D97ED8" w:rsidRPr="00D97ED8">
        <w:rPr>
          <w:rFonts w:ascii="Arial" w:hAnsi="Arial" w:cs="Arial"/>
          <w:color w:val="000000"/>
          <w:sz w:val="24"/>
          <w:szCs w:val="24"/>
        </w:rPr>
        <w:t>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07D056C1"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511" w:author="Sujil Kumar Koottathampathiyil" w:date="2022-06-12T23:09:00Z"/>
          <w:rFonts w:ascii="Arial" w:hAnsi="Arial" w:cs="Arial"/>
          <w:color w:val="000000"/>
          <w:sz w:val="24"/>
          <w:szCs w:val="24"/>
          <w:rPrChange w:id="2512" w:author="Sujil Kumar Koottathampathiyil" w:date="2022-06-12T23:41:00Z">
            <w:rPr>
              <w:ins w:id="2513" w:author="Sujil Kumar Koottathampathiyil" w:date="2022-06-12T23:09:00Z"/>
              <w:rFonts w:ascii="Arial" w:hAnsi="Arial" w:cs="Arial"/>
              <w:color w:val="000000"/>
              <w:sz w:val="23"/>
              <w:szCs w:val="23"/>
            </w:rPr>
          </w:rPrChange>
        </w:rPr>
        <w:pPrChange w:id="2514" w:author="Sujil Kumar Koottathampathiyil" w:date="2022-06-12T23:10:00Z">
          <w:pPr>
            <w:pStyle w:val="ListParagraph"/>
            <w:numPr>
              <w:numId w:val="2"/>
            </w:numPr>
            <w:autoSpaceDE w:val="0"/>
            <w:autoSpaceDN w:val="0"/>
            <w:adjustRightInd w:val="0"/>
            <w:spacing w:after="22" w:line="360" w:lineRule="auto"/>
            <w:jc w:val="both"/>
          </w:pPr>
        </w:pPrChange>
      </w:pPr>
    </w:p>
    <w:p w14:paraId="5E9CCE4D" w14:textId="17F090BD" w:rsidR="00F400E0" w:rsidRPr="00996E27" w:rsidRDefault="00F400E0">
      <w:pPr>
        <w:pStyle w:val="ListParagraph"/>
        <w:numPr>
          <w:ilvl w:val="0"/>
          <w:numId w:val="2"/>
        </w:numPr>
        <w:autoSpaceDE w:val="0"/>
        <w:autoSpaceDN w:val="0"/>
        <w:adjustRightInd w:val="0"/>
        <w:spacing w:after="22" w:line="360" w:lineRule="auto"/>
        <w:ind w:left="0"/>
        <w:jc w:val="both"/>
        <w:rPr>
          <w:ins w:id="2515" w:author="Sujil Kumar Koottathampathiyil" w:date="2022-06-12T23:09:00Z"/>
          <w:rFonts w:ascii="Arial" w:hAnsi="Arial" w:cs="Arial"/>
          <w:color w:val="000000"/>
          <w:sz w:val="24"/>
          <w:szCs w:val="24"/>
          <w:rPrChange w:id="2516" w:author="Sujil Kumar Koottathampathiyil" w:date="2022-06-12T23:41:00Z">
            <w:rPr>
              <w:ins w:id="2517" w:author="Sujil Kumar Koottathampathiyil" w:date="2022-06-12T23:09:00Z"/>
              <w:rFonts w:ascii="Arial" w:hAnsi="Arial" w:cs="Arial"/>
              <w:color w:val="000000"/>
              <w:sz w:val="23"/>
              <w:szCs w:val="23"/>
            </w:rPr>
          </w:rPrChange>
        </w:rPr>
        <w:pPrChange w:id="2518" w:author="Sujil Kumar Koottathampathiyil" w:date="2022-06-12T23:10:00Z">
          <w:pPr>
            <w:pStyle w:val="ListParagraph"/>
            <w:numPr>
              <w:numId w:val="2"/>
            </w:numPr>
            <w:autoSpaceDE w:val="0"/>
            <w:autoSpaceDN w:val="0"/>
            <w:adjustRightInd w:val="0"/>
            <w:spacing w:after="22" w:line="360" w:lineRule="auto"/>
            <w:jc w:val="both"/>
          </w:pPr>
        </w:pPrChange>
      </w:pPr>
      <w:ins w:id="2519" w:author="Sujil Kumar Koottathampathiyil" w:date="2022-06-12T23:09:00Z">
        <w:r w:rsidRPr="00996E27">
          <w:rPr>
            <w:rFonts w:ascii="Arial" w:hAnsi="Arial" w:cs="Arial"/>
            <w:color w:val="000000"/>
            <w:sz w:val="24"/>
            <w:szCs w:val="24"/>
            <w:rPrChange w:id="2520" w:author="Sujil Kumar Koottathampathiyil" w:date="2022-06-12T23:41:00Z">
              <w:rPr>
                <w:rFonts w:ascii="Arial" w:hAnsi="Arial" w:cs="Arial"/>
                <w:color w:val="000000"/>
                <w:sz w:val="23"/>
                <w:szCs w:val="23"/>
              </w:rPr>
            </w:rPrChange>
          </w:rPr>
          <w:t xml:space="preserve">Now let’s look at </w:t>
        </w:r>
      </w:ins>
      <w:ins w:id="2521" w:author="Sujil Kumar Koottathampathiyil" w:date="2022-06-12T23:47:00Z">
        <w:r w:rsidR="008A07D6">
          <w:rPr>
            <w:rFonts w:ascii="Arial" w:hAnsi="Arial" w:cs="Arial"/>
            <w:color w:val="000000"/>
            <w:sz w:val="24"/>
            <w:szCs w:val="24"/>
          </w:rPr>
          <w:t>this</w:t>
        </w:r>
      </w:ins>
      <w:ins w:id="2522" w:author="Sujil Kumar Koottathampathiyil" w:date="2022-06-12T23:09:00Z">
        <w:r w:rsidRPr="00996E27">
          <w:rPr>
            <w:rFonts w:ascii="Arial" w:hAnsi="Arial" w:cs="Arial"/>
            <w:color w:val="000000"/>
            <w:sz w:val="24"/>
            <w:szCs w:val="24"/>
            <w:rPrChange w:id="2523"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sidR="0031183C">
        <w:rPr>
          <w:rFonts w:ascii="Arial" w:hAnsi="Arial" w:cs="Arial"/>
          <w:color w:val="000000"/>
          <w:sz w:val="24"/>
          <w:szCs w:val="24"/>
        </w:rPr>
        <w:t>Machine Learning</w:t>
      </w:r>
      <w:ins w:id="2524" w:author="Sujil Kumar Koottathampathiyil" w:date="2022-06-12T23:09:00Z">
        <w:r w:rsidRPr="00996E27">
          <w:rPr>
            <w:rFonts w:ascii="Arial" w:hAnsi="Arial" w:cs="Arial"/>
            <w:color w:val="000000"/>
            <w:sz w:val="24"/>
            <w:szCs w:val="24"/>
            <w:rPrChange w:id="2525"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w:t>
        </w:r>
        <w:r w:rsidRPr="00996E27">
          <w:rPr>
            <w:rFonts w:ascii="Arial" w:hAnsi="Arial" w:cs="Arial"/>
            <w:color w:val="000000"/>
            <w:sz w:val="24"/>
            <w:szCs w:val="24"/>
            <w:rPrChange w:id="2526" w:author="Sujil Kumar Koottathampathiyil" w:date="2022-06-12T23:41:00Z">
              <w:rPr>
                <w:rFonts w:ascii="Arial" w:hAnsi="Arial" w:cs="Arial"/>
                <w:color w:val="000000"/>
                <w:sz w:val="23"/>
                <w:szCs w:val="23"/>
              </w:rPr>
            </w:rPrChange>
          </w:rPr>
          <w:lastRenderedPageBreak/>
          <w:t>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ins>
    </w:p>
    <w:p w14:paraId="40A355E9"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527" w:author="Sujil Kumar Koottathampathiyil" w:date="2022-06-12T23:09:00Z"/>
          <w:rFonts w:ascii="Arial" w:hAnsi="Arial" w:cs="Arial"/>
          <w:color w:val="000000"/>
          <w:sz w:val="24"/>
          <w:szCs w:val="24"/>
          <w:rPrChange w:id="2528" w:author="Sujil Kumar Koottathampathiyil" w:date="2022-06-12T23:41:00Z">
            <w:rPr>
              <w:ins w:id="2529" w:author="Sujil Kumar Koottathampathiyil" w:date="2022-06-12T23:09:00Z"/>
              <w:rFonts w:ascii="Arial" w:hAnsi="Arial" w:cs="Arial"/>
              <w:color w:val="000000"/>
              <w:sz w:val="23"/>
              <w:szCs w:val="23"/>
            </w:rPr>
          </w:rPrChange>
        </w:rPr>
        <w:pPrChange w:id="2530" w:author="Sujil Kumar Koottathampathiyil" w:date="2022-06-12T23:10:00Z">
          <w:pPr>
            <w:pStyle w:val="ListParagraph"/>
            <w:numPr>
              <w:numId w:val="2"/>
            </w:numPr>
            <w:autoSpaceDE w:val="0"/>
            <w:autoSpaceDN w:val="0"/>
            <w:adjustRightInd w:val="0"/>
            <w:spacing w:after="22" w:line="360" w:lineRule="auto"/>
            <w:jc w:val="both"/>
          </w:pPr>
        </w:pPrChange>
      </w:pPr>
    </w:p>
    <w:p w14:paraId="60FD631F" w14:textId="4BC018FA" w:rsidR="003C16DF" w:rsidRDefault="00F400E0" w:rsidP="003C16DF">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2531" w:author="Sujil Kumar Koottathampathiyil" w:date="2022-06-12T23:09:00Z">
        <w:r w:rsidRPr="00BF129A">
          <w:rPr>
            <w:rFonts w:ascii="Arial" w:hAnsi="Arial" w:cs="Arial"/>
            <w:b/>
            <w:bCs/>
            <w:color w:val="000000"/>
            <w:sz w:val="24"/>
            <w:szCs w:val="24"/>
            <w:rPrChange w:id="2532" w:author="Sujil Kumar Koottathampathiyil" w:date="2022-06-12T23:41:00Z">
              <w:rPr>
                <w:rFonts w:ascii="Arial" w:hAnsi="Arial" w:cs="Arial"/>
                <w:b/>
                <w:bCs/>
                <w:color w:val="000000"/>
                <w:sz w:val="23"/>
                <w:szCs w:val="23"/>
              </w:rPr>
            </w:rPrChange>
          </w:rPr>
          <w:t>Threat</w:t>
        </w:r>
        <w:r w:rsidRPr="00BF129A">
          <w:rPr>
            <w:rFonts w:ascii="Arial" w:hAnsi="Arial" w:cs="Arial"/>
            <w:color w:val="000000"/>
            <w:sz w:val="24"/>
            <w:szCs w:val="24"/>
            <w:rPrChange w:id="2533" w:author="Sujil Kumar Koottathampathiyil" w:date="2022-06-12T23:41:00Z">
              <w:rPr>
                <w:rFonts w:ascii="Arial" w:hAnsi="Arial" w:cs="Arial"/>
                <w:color w:val="000000"/>
                <w:sz w:val="23"/>
                <w:szCs w:val="23"/>
              </w:rPr>
            </w:rPrChange>
          </w:rPr>
          <w:t xml:space="preserve">: - </w:t>
        </w:r>
      </w:ins>
      <w:r w:rsidR="001A1114" w:rsidRPr="001A1114">
        <w:rPr>
          <w:rFonts w:ascii="Arial" w:hAnsi="Arial" w:cs="Arial"/>
          <w:color w:val="000000"/>
          <w:sz w:val="24"/>
          <w:szCs w:val="24"/>
        </w:rPr>
        <w:t xml:space="preserve">Data may be utilized in a variety of ways. Some individuals utilized it for good causes, while others exploited it in a different way. It's possible that the suicide data will be abused in some way. However, from this perspective, they are less likely to occur as long as we do not provide detailed information about people. In this scenario, I'd argue that if new features are added to the model in the future, I'll have to change the model statically and then make it dynamic using </w:t>
      </w:r>
      <w:proofErr w:type="spellStart"/>
      <w:r w:rsidR="001A1114" w:rsidRPr="001A1114">
        <w:rPr>
          <w:rFonts w:ascii="Arial" w:hAnsi="Arial" w:cs="Arial"/>
          <w:color w:val="000000"/>
          <w:sz w:val="24"/>
          <w:szCs w:val="24"/>
        </w:rPr>
        <w:t>cron</w:t>
      </w:r>
      <w:proofErr w:type="spellEnd"/>
      <w:r w:rsidR="001A1114" w:rsidRPr="001A1114">
        <w:rPr>
          <w:rFonts w:ascii="Arial" w:hAnsi="Arial" w:cs="Arial"/>
          <w:color w:val="000000"/>
          <w:sz w:val="24"/>
          <w:szCs w:val="24"/>
        </w:rPr>
        <w:t xml:space="preserve"> tasks. Furthermore, additional storage space may be necessary in the near future when it comes to keeping individual information, and this model may function badly due to server needs.</w:t>
      </w:r>
      <w:r w:rsidR="001A1114">
        <w:rPr>
          <w:rFonts w:ascii="Arial" w:hAnsi="Arial" w:cs="Arial"/>
          <w:color w:val="000000"/>
          <w:sz w:val="24"/>
          <w:szCs w:val="24"/>
        </w:rPr>
        <w:t xml:space="preserve"> </w:t>
      </w:r>
      <w:r w:rsidR="00E87D5D" w:rsidRPr="00E87D5D">
        <w:rPr>
          <w:rFonts w:ascii="Arial" w:hAnsi="Arial" w:cs="Arial"/>
          <w:color w:val="000000"/>
          <w:sz w:val="24"/>
          <w:szCs w:val="24"/>
        </w:rPr>
        <w:t>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38B0477" w14:textId="77777777" w:rsidR="003C16DF" w:rsidRPr="003C16DF" w:rsidRDefault="003C16DF" w:rsidP="00A72B85">
      <w:pPr>
        <w:pStyle w:val="ListParagraph"/>
        <w:autoSpaceDE w:val="0"/>
        <w:autoSpaceDN w:val="0"/>
        <w:adjustRightInd w:val="0"/>
        <w:spacing w:after="22" w:line="360" w:lineRule="auto"/>
        <w:ind w:left="0"/>
        <w:jc w:val="both"/>
        <w:rPr>
          <w:ins w:id="2534" w:author="Sujil Kumar Koottathampathiyil" w:date="2022-06-12T23:09:00Z"/>
          <w:rFonts w:ascii="Arial" w:hAnsi="Arial" w:cs="Arial"/>
          <w:color w:val="000000"/>
          <w:sz w:val="24"/>
          <w:szCs w:val="24"/>
          <w:rPrChange w:id="2535" w:author="Sujil Kumar Koottathampathiyil" w:date="2022-06-12T23:41:00Z">
            <w:rPr>
              <w:ins w:id="2536" w:author="Sujil Kumar Koottathampathiyil" w:date="2022-06-12T23:09:00Z"/>
              <w:rFonts w:ascii="Arial" w:hAnsi="Arial" w:cs="Arial"/>
              <w:color w:val="000000"/>
              <w:sz w:val="23"/>
              <w:szCs w:val="23"/>
            </w:rPr>
          </w:rPrChange>
        </w:rPr>
      </w:pPr>
    </w:p>
    <w:p w14:paraId="6EAA303C" w14:textId="4DCF972D" w:rsidR="001B3C3A" w:rsidRPr="00384426" w:rsidDel="00F400E0" w:rsidRDefault="001B3C3A">
      <w:pPr>
        <w:spacing w:line="360" w:lineRule="auto"/>
        <w:rPr>
          <w:del w:id="2537" w:author="Sujil Kumar Koottathampathiyil" w:date="2022-06-12T23:09:00Z"/>
          <w:rFonts w:ascii="Arial" w:hAnsi="Arial" w:cs="Arial"/>
          <w:b/>
          <w:bCs/>
          <w:sz w:val="32"/>
          <w:szCs w:val="32"/>
          <w:rPrChange w:id="2538" w:author="Sujil Kumar Koottathampathiyil" w:date="2022-06-09T11:06:00Z">
            <w:rPr>
              <w:del w:id="2539" w:author="Sujil Kumar Koottathampathiyil" w:date="2022-06-12T23:09:00Z"/>
              <w:rFonts w:ascii="Arial" w:hAnsi="Arial" w:cs="Arial"/>
              <w:b/>
              <w:bCs/>
              <w:color w:val="000000"/>
              <w:sz w:val="23"/>
              <w:szCs w:val="23"/>
            </w:rPr>
          </w:rPrChange>
        </w:rPr>
        <w:pPrChange w:id="2540" w:author="Sujil Kumar Koottathampathiyil" w:date="2022-06-09T11:06:00Z">
          <w:pPr>
            <w:autoSpaceDE w:val="0"/>
            <w:autoSpaceDN w:val="0"/>
            <w:adjustRightInd w:val="0"/>
            <w:spacing w:after="22" w:line="360" w:lineRule="auto"/>
            <w:jc w:val="both"/>
          </w:pPr>
        </w:pPrChange>
      </w:pPr>
      <w:del w:id="2541" w:author="Sujil Kumar Koottathampathiyil" w:date="2022-06-12T23:09:00Z">
        <w:r w:rsidRPr="00384426" w:rsidDel="00F400E0">
          <w:rPr>
            <w:rFonts w:ascii="Arial" w:hAnsi="Arial" w:cs="Arial"/>
            <w:b/>
            <w:bCs/>
            <w:sz w:val="32"/>
            <w:szCs w:val="32"/>
            <w:rPrChange w:id="2542" w:author="Sujil Kumar Koottathampathiyil" w:date="2022-06-09T11:06:00Z">
              <w:rPr>
                <w:rFonts w:ascii="Arial" w:hAnsi="Arial" w:cs="Arial"/>
                <w:b/>
                <w:bCs/>
                <w:color w:val="000000"/>
                <w:sz w:val="28"/>
                <w:szCs w:val="28"/>
                <w:u w:val="single"/>
              </w:rPr>
            </w:rPrChange>
          </w:rPr>
          <w:delText>SWOT Analysis</w:delText>
        </w:r>
      </w:del>
      <w:del w:id="2543" w:author="Sujil Kumar Koottathampathiyil" w:date="2022-06-09T11:06:00Z">
        <w:r w:rsidR="007D3EF1" w:rsidRPr="00384426" w:rsidDel="00692B2B">
          <w:rPr>
            <w:rFonts w:ascii="Arial" w:hAnsi="Arial" w:cs="Arial"/>
            <w:b/>
            <w:bCs/>
            <w:sz w:val="32"/>
            <w:szCs w:val="32"/>
            <w:rPrChange w:id="2544" w:author="Sujil Kumar Koottathampathiyil" w:date="2022-06-09T11:06:00Z">
              <w:rPr>
                <w:rFonts w:ascii="Arial" w:hAnsi="Arial" w:cs="Arial"/>
                <w:b/>
                <w:bCs/>
                <w:color w:val="000000"/>
                <w:sz w:val="28"/>
                <w:szCs w:val="28"/>
              </w:rPr>
            </w:rPrChange>
          </w:rPr>
          <w:delText xml:space="preserve">: </w:delText>
        </w:r>
      </w:del>
      <w:del w:id="2545" w:author="Sujil Kumar Koottathampathiyil" w:date="2022-06-09T08:25:00Z">
        <w:r w:rsidR="00B6731A" w:rsidRPr="00384426" w:rsidDel="00DD1CA3">
          <w:rPr>
            <w:rFonts w:ascii="Arial" w:hAnsi="Arial" w:cs="Arial"/>
            <w:b/>
            <w:bCs/>
            <w:sz w:val="32"/>
            <w:szCs w:val="32"/>
            <w:rPrChange w:id="2546"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547"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548"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549"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550"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551" w:author="Sujil Kumar Koottathampathiyil" w:date="2022-06-09T11:06:00Z">
              <w:rPr>
                <w:rFonts w:ascii="Arial" w:hAnsi="Arial" w:cs="Arial"/>
                <w:b/>
                <w:bCs/>
                <w:color w:val="000000"/>
                <w:sz w:val="23"/>
                <w:szCs w:val="23"/>
              </w:rPr>
            </w:rPrChange>
          </w:rPr>
          <w:delText>)</w:delText>
        </w:r>
      </w:del>
    </w:p>
    <w:p w14:paraId="3C0ABFC6" w14:textId="773A253E" w:rsidR="00FE47BF" w:rsidRPr="00CB1C7A" w:rsidDel="00F400E0" w:rsidRDefault="00FE47BF" w:rsidP="003C16DF">
      <w:pPr>
        <w:autoSpaceDE w:val="0"/>
        <w:autoSpaceDN w:val="0"/>
        <w:adjustRightInd w:val="0"/>
        <w:spacing w:after="23" w:line="360" w:lineRule="auto"/>
        <w:jc w:val="both"/>
        <w:rPr>
          <w:del w:id="2552" w:author="Sujil Kumar Koottathampathiyil" w:date="2022-06-12T23:09:00Z"/>
          <w:rFonts w:ascii="Arial" w:hAnsi="Arial" w:cs="Arial"/>
          <w:color w:val="000000"/>
          <w:sz w:val="23"/>
          <w:szCs w:val="23"/>
        </w:rPr>
      </w:pPr>
      <w:del w:id="2553" w:author="Sujil Kumar Koottathampathiyil" w:date="2022-06-12T23:09:00Z">
        <w:r w:rsidRPr="00CB1C7A" w:rsidDel="00F400E0">
          <w:rPr>
            <w:rFonts w:ascii="Arial" w:hAnsi="Arial" w:cs="Arial"/>
            <w:color w:val="000000"/>
            <w:sz w:val="23"/>
            <w:szCs w:val="23"/>
          </w:rPr>
          <w:delText xml:space="preserve">As I previously stated, the </w:delText>
        </w:r>
        <w:r w:rsidR="005C454B" w:rsidRPr="00CB1C7A" w:rsidDel="00F400E0">
          <w:rPr>
            <w:rFonts w:ascii="Arial" w:hAnsi="Arial" w:cs="Arial"/>
            <w:color w:val="000000"/>
            <w:sz w:val="23"/>
            <w:szCs w:val="23"/>
          </w:rPr>
          <w:delText>suicide</w:delText>
        </w:r>
        <w:r w:rsidRPr="00CB1C7A" w:rsidDel="00F400E0">
          <w:rPr>
            <w:rFonts w:ascii="Arial" w:hAnsi="Arial" w:cs="Arial"/>
            <w:color w:val="000000"/>
            <w:sz w:val="23"/>
            <w:szCs w:val="23"/>
          </w:rPr>
          <w:delTex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delText>
        </w:r>
      </w:del>
      <w:customXmlDelRangeStart w:id="2554" w:author="Sujil Kumar Koottathampathiyil" w:date="2022-06-12T23:09:00Z"/>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Content>
          <w:customXmlDelRangeEnd w:id="2554"/>
          <w:del w:id="2555" w:author="Sujil Kumar Koottathampathiyil" w:date="2022-06-08T19:46:00Z">
            <w:r w:rsidR="00770ACD" w:rsidRPr="004E08F8" w:rsidDel="00C518DB">
              <w:rPr>
                <w:rFonts w:ascii="Arial" w:hAnsi="Arial" w:cs="Arial"/>
                <w:color w:val="000000"/>
                <w:sz w:val="23"/>
                <w:szCs w:val="23"/>
              </w:rPr>
              <w:delText>(Bogod 2004)</w:delText>
            </w:r>
          </w:del>
          <w:customXmlDelRangeStart w:id="2556" w:author="Sujil Kumar Koottathampathiyil" w:date="2022-06-12T23:09:00Z"/>
        </w:sdtContent>
      </w:sdt>
      <w:customXmlDelRangeEnd w:id="2556"/>
      <w:del w:id="2557" w:author="Sujil Kumar Koottathampathiyil" w:date="2022-06-12T23:09:00Z">
        <w:r w:rsidRPr="00CB1C7A" w:rsidDel="00F400E0">
          <w:rPr>
            <w:rFonts w:ascii="Arial" w:hAnsi="Arial" w:cs="Arial"/>
            <w:color w:val="000000"/>
            <w:sz w:val="23"/>
            <w:szCs w:val="23"/>
          </w:rPr>
          <w:delText xml:space="preserve">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036BF4C3" w14:textId="0CB3AF5E" w:rsidR="00FE47BF" w:rsidRPr="00CB1C7A" w:rsidDel="002D5DCB" w:rsidRDefault="00FE47BF" w:rsidP="003C16DF">
      <w:pPr>
        <w:autoSpaceDE w:val="0"/>
        <w:autoSpaceDN w:val="0"/>
        <w:adjustRightInd w:val="0"/>
        <w:spacing w:after="23" w:line="360" w:lineRule="auto"/>
        <w:jc w:val="both"/>
        <w:rPr>
          <w:del w:id="2558" w:author="Sujil Kumar Koottathampathiyil" w:date="2022-06-09T11:06:00Z"/>
          <w:rFonts w:ascii="Arial" w:hAnsi="Arial" w:cs="Arial"/>
          <w:color w:val="000000"/>
          <w:sz w:val="23"/>
          <w:szCs w:val="23"/>
        </w:rPr>
      </w:pPr>
      <w:del w:id="2559" w:author="Sujil Kumar Koottathampathiyil" w:date="2022-06-12T23:09:00Z">
        <w:r w:rsidRPr="00CB1C7A"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4202F06A" w14:textId="645B55BB" w:rsidR="00FE47BF" w:rsidRPr="00CB1C7A" w:rsidDel="00F400E0" w:rsidRDefault="00FE47BF">
      <w:pPr>
        <w:autoSpaceDE w:val="0"/>
        <w:autoSpaceDN w:val="0"/>
        <w:adjustRightInd w:val="0"/>
        <w:spacing w:after="23" w:line="360" w:lineRule="auto"/>
        <w:jc w:val="both"/>
        <w:rPr>
          <w:del w:id="2560" w:author="Sujil Kumar Koottathampathiyil" w:date="2022-06-12T23:09:00Z"/>
          <w:rFonts w:ascii="Arial" w:hAnsi="Arial" w:cs="Arial"/>
          <w:color w:val="000000"/>
          <w:sz w:val="23"/>
          <w:szCs w:val="23"/>
        </w:rPr>
        <w:pPrChange w:id="2561" w:author="Sujil Kumar Koottathampathiyil" w:date="2022-06-09T11:06:00Z">
          <w:pPr>
            <w:numPr>
              <w:ilvl w:val="1"/>
              <w:numId w:val="1"/>
            </w:numPr>
            <w:autoSpaceDE w:val="0"/>
            <w:autoSpaceDN w:val="0"/>
            <w:adjustRightInd w:val="0"/>
            <w:spacing w:after="0" w:line="360" w:lineRule="auto"/>
            <w:jc w:val="both"/>
          </w:pPr>
        </w:pPrChange>
      </w:pPr>
    </w:p>
    <w:p w14:paraId="05CDEC5A" w14:textId="1EF4C3B2" w:rsidR="00FE47BF" w:rsidRPr="00CB1C7A" w:rsidDel="00F400E0" w:rsidRDefault="00FE47BF" w:rsidP="003C16DF">
      <w:pPr>
        <w:autoSpaceDE w:val="0"/>
        <w:autoSpaceDN w:val="0"/>
        <w:adjustRightInd w:val="0"/>
        <w:spacing w:after="22" w:line="360" w:lineRule="auto"/>
        <w:jc w:val="both"/>
        <w:rPr>
          <w:del w:id="2562" w:author="Sujil Kumar Koottathampathiyil" w:date="2022-06-12T23:09:00Z"/>
          <w:rFonts w:ascii="Arial" w:hAnsi="Arial" w:cs="Arial"/>
          <w:color w:val="000000"/>
          <w:sz w:val="23"/>
          <w:szCs w:val="23"/>
        </w:rPr>
      </w:pPr>
    </w:p>
    <w:p w14:paraId="47F0E401" w14:textId="3D6201AE" w:rsidR="00FE47BF" w:rsidRPr="00CB1C7A" w:rsidDel="00F400E0" w:rsidRDefault="00FE47BF" w:rsidP="003C16DF">
      <w:pPr>
        <w:autoSpaceDE w:val="0"/>
        <w:autoSpaceDN w:val="0"/>
        <w:adjustRightInd w:val="0"/>
        <w:spacing w:after="22" w:line="360" w:lineRule="auto"/>
        <w:jc w:val="both"/>
        <w:rPr>
          <w:del w:id="2563" w:author="Sujil Kumar Koottathampathiyil" w:date="2022-06-12T23:09:00Z"/>
          <w:rFonts w:ascii="Arial" w:hAnsi="Arial" w:cs="Arial"/>
          <w:color w:val="000000"/>
          <w:sz w:val="23"/>
          <w:szCs w:val="23"/>
        </w:rPr>
      </w:pPr>
      <w:del w:id="2564" w:author="Sujil Kumar Koottathampathiyil" w:date="2022-06-12T23:09:00Z">
        <w:r w:rsidRPr="00CB1C7A" w:rsidDel="00F400E0">
          <w:rPr>
            <w:rFonts w:ascii="Arial" w:hAnsi="Arial" w:cs="Arial"/>
            <w:b/>
            <w:bCs/>
            <w:color w:val="000000"/>
            <w:sz w:val="23"/>
            <w:szCs w:val="23"/>
          </w:rPr>
          <w:delText>Strength: -</w:delText>
        </w:r>
        <w:r w:rsidRPr="00CB1C7A"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7F67D3C0" w14:textId="73E74F84" w:rsidR="00FE47BF" w:rsidRPr="00CB1C7A" w:rsidDel="00F400E0" w:rsidRDefault="00FE47BF" w:rsidP="003C16DF">
      <w:pPr>
        <w:autoSpaceDE w:val="0"/>
        <w:autoSpaceDN w:val="0"/>
        <w:adjustRightInd w:val="0"/>
        <w:spacing w:after="22" w:line="360" w:lineRule="auto"/>
        <w:jc w:val="both"/>
        <w:rPr>
          <w:del w:id="2565" w:author="Sujil Kumar Koottathampathiyil" w:date="2022-06-12T23:09:00Z"/>
          <w:rFonts w:ascii="Arial" w:hAnsi="Arial" w:cs="Arial"/>
          <w:color w:val="000000"/>
          <w:sz w:val="23"/>
          <w:szCs w:val="23"/>
        </w:rPr>
      </w:pPr>
    </w:p>
    <w:p w14:paraId="4D336157" w14:textId="30332300" w:rsidR="00FE47BF" w:rsidRPr="00CB1C7A" w:rsidDel="00F400E0" w:rsidRDefault="00FE47BF" w:rsidP="003C16DF">
      <w:pPr>
        <w:autoSpaceDE w:val="0"/>
        <w:autoSpaceDN w:val="0"/>
        <w:adjustRightInd w:val="0"/>
        <w:spacing w:after="22" w:line="360" w:lineRule="auto"/>
        <w:jc w:val="both"/>
        <w:rPr>
          <w:del w:id="2566" w:author="Sujil Kumar Koottathampathiyil" w:date="2022-06-12T23:09:00Z"/>
          <w:rFonts w:ascii="Arial" w:hAnsi="Arial" w:cs="Arial"/>
          <w:color w:val="000000"/>
          <w:sz w:val="23"/>
          <w:szCs w:val="23"/>
        </w:rPr>
      </w:pPr>
      <w:del w:id="2567" w:author="Sujil Kumar Koottathampathiyil" w:date="2022-06-12T23:09:00Z">
        <w:r w:rsidRPr="00CB1C7A" w:rsidDel="00F400E0">
          <w:rPr>
            <w:rFonts w:ascii="Arial" w:hAnsi="Arial" w:cs="Arial"/>
            <w:b/>
            <w:bCs/>
            <w:color w:val="000000"/>
            <w:sz w:val="23"/>
            <w:szCs w:val="23"/>
          </w:rPr>
          <w:delText>Weakness: -</w:delText>
        </w:r>
        <w:r w:rsidRPr="00CB1C7A" w:rsidDel="00F400E0">
          <w:rPr>
            <w:rFonts w:ascii="Arial" w:hAnsi="Arial" w:cs="Arial"/>
            <w:color w:val="000000"/>
            <w:sz w:val="23"/>
            <w:szCs w:val="23"/>
          </w:rPr>
          <w:delText xml:space="preserve"> The data is aggregated and no specific information </w:delText>
        </w:r>
      </w:del>
      <w:del w:id="2568" w:author="Sujil Kumar Koottathampathiyil" w:date="2022-06-09T07:58:00Z">
        <w:r w:rsidRPr="00CB1C7A" w:rsidDel="002A0352">
          <w:rPr>
            <w:rFonts w:ascii="Arial" w:hAnsi="Arial" w:cs="Arial"/>
            <w:color w:val="000000"/>
            <w:sz w:val="23"/>
            <w:szCs w:val="23"/>
          </w:rPr>
          <w:delText xml:space="preserve">of </w:delText>
        </w:r>
      </w:del>
      <w:del w:id="2569" w:author="Sujil Kumar Koottathampathiyil" w:date="2022-06-12T23:09:00Z">
        <w:r w:rsidRPr="00CB1C7A"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570" w:author="Sujil Kumar Koottathampathiyil" w:date="2022-06-09T07:57:00Z">
        <w:r w:rsidRPr="00CB1C7A" w:rsidDel="002A0352">
          <w:rPr>
            <w:rFonts w:ascii="Arial" w:hAnsi="Arial" w:cs="Arial"/>
            <w:color w:val="000000"/>
            <w:sz w:val="23"/>
            <w:szCs w:val="23"/>
          </w:rPr>
          <w:delText xml:space="preserve">about </w:delText>
        </w:r>
      </w:del>
      <w:del w:id="2571" w:author="Sujil Kumar Koottathampathiyil" w:date="2022-06-12T23:09:00Z">
        <w:r w:rsidRPr="00CB1C7A" w:rsidDel="00F400E0">
          <w:rPr>
            <w:rFonts w:ascii="Arial" w:hAnsi="Arial" w:cs="Arial"/>
            <w:color w:val="000000"/>
            <w:sz w:val="23"/>
            <w:szCs w:val="23"/>
          </w:rPr>
          <w:delText>the trends in data.</w:delText>
        </w:r>
      </w:del>
    </w:p>
    <w:p w14:paraId="472A125C" w14:textId="34D27830" w:rsidR="00FE47BF" w:rsidRPr="00CB1C7A" w:rsidDel="00F400E0" w:rsidRDefault="00FE47BF" w:rsidP="003C16DF">
      <w:pPr>
        <w:autoSpaceDE w:val="0"/>
        <w:autoSpaceDN w:val="0"/>
        <w:adjustRightInd w:val="0"/>
        <w:spacing w:after="22" w:line="360" w:lineRule="auto"/>
        <w:jc w:val="both"/>
        <w:rPr>
          <w:del w:id="2572" w:author="Sujil Kumar Koottathampathiyil" w:date="2022-06-12T23:09:00Z"/>
          <w:rFonts w:ascii="Arial" w:hAnsi="Arial" w:cs="Arial"/>
          <w:color w:val="000000"/>
          <w:sz w:val="23"/>
          <w:szCs w:val="23"/>
        </w:rPr>
      </w:pPr>
    </w:p>
    <w:p w14:paraId="340F1F66" w14:textId="0D432C58" w:rsidR="00FE47BF" w:rsidRPr="00CB1C7A" w:rsidDel="00F400E0" w:rsidRDefault="00FE47BF" w:rsidP="003C16DF">
      <w:pPr>
        <w:autoSpaceDE w:val="0"/>
        <w:autoSpaceDN w:val="0"/>
        <w:adjustRightInd w:val="0"/>
        <w:spacing w:after="22" w:line="360" w:lineRule="auto"/>
        <w:jc w:val="both"/>
        <w:rPr>
          <w:del w:id="2573" w:author="Sujil Kumar Koottathampathiyil" w:date="2022-06-12T23:09:00Z"/>
          <w:rFonts w:ascii="Arial" w:hAnsi="Arial" w:cs="Arial"/>
          <w:color w:val="000000"/>
          <w:sz w:val="23"/>
          <w:szCs w:val="23"/>
        </w:rPr>
      </w:pPr>
      <w:del w:id="2574" w:author="Sujil Kumar Koottathampathiyil" w:date="2022-06-12T23:09:00Z">
        <w:r w:rsidRPr="00CB1C7A" w:rsidDel="00F400E0">
          <w:rPr>
            <w:rFonts w:ascii="Arial" w:hAnsi="Arial" w:cs="Arial"/>
            <w:b/>
            <w:bCs/>
            <w:color w:val="000000"/>
            <w:sz w:val="23"/>
            <w:szCs w:val="23"/>
          </w:rPr>
          <w:delText>Opportunity: -</w:delText>
        </w:r>
        <w:r w:rsidRPr="00CB1C7A"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43346CF0" w14:textId="6508F027" w:rsidR="00FE47BF" w:rsidRPr="00CB1C7A" w:rsidDel="00F400E0" w:rsidRDefault="00FE47BF" w:rsidP="003C16DF">
      <w:pPr>
        <w:autoSpaceDE w:val="0"/>
        <w:autoSpaceDN w:val="0"/>
        <w:adjustRightInd w:val="0"/>
        <w:spacing w:after="22" w:line="360" w:lineRule="auto"/>
        <w:jc w:val="both"/>
        <w:rPr>
          <w:del w:id="2575" w:author="Sujil Kumar Koottathampathiyil" w:date="2022-06-12T23:09:00Z"/>
          <w:rFonts w:ascii="Arial" w:hAnsi="Arial" w:cs="Arial"/>
          <w:color w:val="000000"/>
          <w:sz w:val="23"/>
          <w:szCs w:val="23"/>
        </w:rPr>
      </w:pPr>
    </w:p>
    <w:p w14:paraId="4D4407B5" w14:textId="2A667447" w:rsidR="00FE47BF" w:rsidRPr="00CB1C7A" w:rsidDel="00F400E0" w:rsidRDefault="00FE47BF" w:rsidP="003C16DF">
      <w:pPr>
        <w:autoSpaceDE w:val="0"/>
        <w:autoSpaceDN w:val="0"/>
        <w:adjustRightInd w:val="0"/>
        <w:spacing w:after="22" w:line="360" w:lineRule="auto"/>
        <w:jc w:val="both"/>
        <w:rPr>
          <w:del w:id="2576" w:author="Sujil Kumar Koottathampathiyil" w:date="2022-06-12T23:09:00Z"/>
          <w:rFonts w:ascii="Arial" w:hAnsi="Arial" w:cs="Arial"/>
          <w:color w:val="000000"/>
          <w:sz w:val="23"/>
          <w:szCs w:val="23"/>
        </w:rPr>
      </w:pPr>
      <w:del w:id="2577" w:author="Sujil Kumar Koottathampathiyil" w:date="2022-06-12T23:09:00Z">
        <w:r w:rsidRPr="00CB1C7A"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578" w:author="Sujil Kumar Koottathampathiyil" w:date="2022-06-09T07:56:00Z">
        <w:r w:rsidRPr="00CB1C7A" w:rsidDel="002A0352">
          <w:rPr>
            <w:rFonts w:ascii="Arial" w:hAnsi="Arial" w:cs="Arial"/>
            <w:color w:val="000000"/>
            <w:sz w:val="23"/>
            <w:szCs w:val="23"/>
          </w:rPr>
          <w:delText xml:space="preserve">Suicide </w:delText>
        </w:r>
      </w:del>
      <w:del w:id="2579" w:author="Sujil Kumar Koottathampathiyil" w:date="2022-06-12T23:09:00Z">
        <w:r w:rsidRPr="00CB1C7A"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580" w:author="Sujil Kumar Koottathampathiyil" w:date="2022-06-09T07:56:00Z">
        <w:r w:rsidRPr="00CB1C7A" w:rsidDel="002A0352">
          <w:rPr>
            <w:rFonts w:ascii="Arial" w:hAnsi="Arial" w:cs="Arial"/>
            <w:color w:val="000000"/>
            <w:sz w:val="23"/>
            <w:szCs w:val="23"/>
          </w:rPr>
          <w:delText xml:space="preserve">are </w:delText>
        </w:r>
      </w:del>
      <w:del w:id="2581" w:author="Sujil Kumar Koottathampathiyil" w:date="2022-06-12T23:09:00Z">
        <w:r w:rsidRPr="00CB1C7A" w:rsidDel="00F400E0">
          <w:rPr>
            <w:rFonts w:ascii="Arial" w:hAnsi="Arial" w:cs="Arial"/>
            <w:color w:val="000000"/>
            <w:sz w:val="23"/>
            <w:szCs w:val="23"/>
          </w:rPr>
          <w:delText>sold at particular season of a year? or may</w:delText>
        </w:r>
      </w:del>
      <w:del w:id="2582" w:author="Sujil Kumar Koottathampathiyil" w:date="2022-06-09T07:56:00Z">
        <w:r w:rsidRPr="00CB1C7A" w:rsidDel="002A0352">
          <w:rPr>
            <w:rFonts w:ascii="Arial" w:hAnsi="Arial" w:cs="Arial"/>
            <w:color w:val="000000"/>
            <w:sz w:val="23"/>
            <w:szCs w:val="23"/>
          </w:rPr>
          <w:delText xml:space="preserve"> </w:delText>
        </w:r>
      </w:del>
      <w:del w:id="2583" w:author="Sujil Kumar Koottathampathiyil" w:date="2022-06-12T23:09:00Z">
        <w:r w:rsidRPr="00CB1C7A" w:rsidDel="00F400E0">
          <w:rPr>
            <w:rFonts w:ascii="Arial" w:hAnsi="Arial" w:cs="Arial"/>
            <w:color w:val="000000"/>
            <w:sz w:val="23"/>
            <w:szCs w:val="23"/>
          </w:rPr>
          <w:delText xml:space="preserve">be checking </w:delText>
        </w:r>
        <w:r w:rsidR="007619EA" w:rsidRPr="00CB1C7A" w:rsidDel="00F400E0">
          <w:rPr>
            <w:rFonts w:ascii="Arial" w:hAnsi="Arial" w:cs="Arial"/>
            <w:color w:val="000000"/>
            <w:sz w:val="23"/>
            <w:szCs w:val="23"/>
          </w:rPr>
          <w:delText>bestselling</w:delText>
        </w:r>
        <w:r w:rsidRPr="00CB1C7A" w:rsidDel="00F400E0">
          <w:rPr>
            <w:rFonts w:ascii="Arial" w:hAnsi="Arial" w:cs="Arial"/>
            <w:color w:val="000000"/>
            <w:sz w:val="23"/>
            <w:szCs w:val="23"/>
          </w:rPr>
          <w:delText xml:space="preserve"> milk</w:delText>
        </w:r>
      </w:del>
      <w:del w:id="2584" w:author="Sujil Kumar Koottathampathiyil" w:date="2022-06-09T07:57:00Z">
        <w:r w:rsidRPr="00CB1C7A" w:rsidDel="002A0352">
          <w:rPr>
            <w:rFonts w:ascii="Arial" w:hAnsi="Arial" w:cs="Arial"/>
            <w:color w:val="000000"/>
            <w:sz w:val="23"/>
            <w:szCs w:val="23"/>
          </w:rPr>
          <w:delText xml:space="preserve"> </w:delText>
        </w:r>
      </w:del>
      <w:del w:id="2585" w:author="Sujil Kumar Koottathampathiyil" w:date="2022-06-12T23:09:00Z">
        <w:r w:rsidRPr="00CB1C7A" w:rsidDel="00F400E0">
          <w:rPr>
            <w:rFonts w:ascii="Arial" w:hAnsi="Arial" w:cs="Arial"/>
            <w:color w:val="000000"/>
            <w:sz w:val="23"/>
            <w:szCs w:val="23"/>
          </w:rPr>
          <w:delText xml:space="preserve">shakes </w:delText>
        </w:r>
      </w:del>
      <w:del w:id="2586" w:author="Sujil Kumar Koottathampathiyil" w:date="2022-06-09T07:57:00Z">
        <w:r w:rsidRPr="00CB1C7A" w:rsidDel="002A0352">
          <w:rPr>
            <w:rFonts w:ascii="Arial" w:hAnsi="Arial" w:cs="Arial"/>
            <w:color w:val="000000"/>
            <w:sz w:val="23"/>
            <w:szCs w:val="23"/>
          </w:rPr>
          <w:delText xml:space="preserve">in </w:delText>
        </w:r>
      </w:del>
      <w:del w:id="2587" w:author="Sujil Kumar Koottathampathiyil" w:date="2022-06-12T23:09:00Z">
        <w:r w:rsidRPr="00CB1C7A" w:rsidDel="00F400E0">
          <w:rPr>
            <w:rFonts w:ascii="Arial" w:hAnsi="Arial" w:cs="Arial"/>
            <w:color w:val="000000"/>
            <w:sz w:val="23"/>
            <w:szCs w:val="23"/>
          </w:rPr>
          <w:delText xml:space="preserve">each month? Wouldn’t these analyses make them grow? or even predict how </w:delText>
        </w:r>
      </w:del>
      <w:del w:id="2588" w:author="Sujil Kumar Koottathampathiyil" w:date="2022-06-09T07:57:00Z">
        <w:r w:rsidRPr="00CB1C7A" w:rsidDel="002A0352">
          <w:rPr>
            <w:rFonts w:ascii="Arial" w:hAnsi="Arial" w:cs="Arial"/>
            <w:color w:val="000000"/>
            <w:sz w:val="23"/>
            <w:szCs w:val="23"/>
          </w:rPr>
          <w:delText xml:space="preserve">much </w:delText>
        </w:r>
      </w:del>
      <w:del w:id="2589" w:author="Sujil Kumar Koottathampathiyil" w:date="2022-06-12T23:09:00Z">
        <w:r w:rsidRPr="00CB1C7A"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5E88066" w14:textId="378786A9" w:rsidR="00FE47BF" w:rsidRPr="00CB1C7A" w:rsidDel="00F400E0" w:rsidRDefault="00FE47BF" w:rsidP="003C16DF">
      <w:pPr>
        <w:autoSpaceDE w:val="0"/>
        <w:autoSpaceDN w:val="0"/>
        <w:adjustRightInd w:val="0"/>
        <w:spacing w:after="22" w:line="360" w:lineRule="auto"/>
        <w:jc w:val="both"/>
        <w:rPr>
          <w:del w:id="2590" w:author="Sujil Kumar Koottathampathiyil" w:date="2022-06-12T23:09:00Z"/>
          <w:rFonts w:ascii="Arial" w:hAnsi="Arial" w:cs="Arial"/>
          <w:color w:val="000000"/>
          <w:sz w:val="23"/>
          <w:szCs w:val="23"/>
        </w:rPr>
      </w:pPr>
    </w:p>
    <w:p w14:paraId="03929423" w14:textId="6249947C" w:rsidR="00FE47BF" w:rsidRPr="00CB1C7A" w:rsidDel="00F400E0" w:rsidRDefault="00FE47BF" w:rsidP="003C16DF">
      <w:pPr>
        <w:autoSpaceDE w:val="0"/>
        <w:autoSpaceDN w:val="0"/>
        <w:adjustRightInd w:val="0"/>
        <w:spacing w:after="22" w:line="360" w:lineRule="auto"/>
        <w:jc w:val="both"/>
        <w:rPr>
          <w:del w:id="2591" w:author="Sujil Kumar Koottathampathiyil" w:date="2022-06-12T23:09:00Z"/>
          <w:rFonts w:ascii="Arial" w:hAnsi="Arial" w:cs="Arial"/>
          <w:color w:val="000000"/>
          <w:sz w:val="23"/>
          <w:szCs w:val="23"/>
        </w:rPr>
      </w:pPr>
      <w:del w:id="2592" w:author="Sujil Kumar Koottathampathiyil" w:date="2022-06-12T23:09:00Z">
        <w:r w:rsidRPr="00CB1C7A" w:rsidDel="00F400E0">
          <w:rPr>
            <w:rFonts w:ascii="Arial" w:hAnsi="Arial" w:cs="Arial"/>
            <w:b/>
            <w:bCs/>
            <w:color w:val="000000"/>
            <w:sz w:val="23"/>
            <w:szCs w:val="23"/>
          </w:rPr>
          <w:delText>Threat</w:delText>
        </w:r>
        <w:r w:rsidRPr="00CB1C7A" w:rsidDel="00F400E0">
          <w:rPr>
            <w:rFonts w:ascii="Arial" w:hAnsi="Arial" w:cs="Arial"/>
            <w:color w:val="000000"/>
            <w:sz w:val="23"/>
            <w:szCs w:val="23"/>
          </w:rPr>
          <w:delText xml:space="preserve">: - Data can be used in many different ways. Some people have used it for good reasons others did differently as well. </w:delText>
        </w:r>
      </w:del>
      <w:del w:id="2593" w:author="Sujil Kumar Koottathampathiyil" w:date="2022-06-09T07:54:00Z">
        <w:r w:rsidRPr="00CB1C7A" w:rsidDel="002A0352">
          <w:rPr>
            <w:rFonts w:ascii="Arial" w:hAnsi="Arial" w:cs="Arial"/>
            <w:color w:val="000000"/>
            <w:sz w:val="23"/>
            <w:szCs w:val="23"/>
          </w:rPr>
          <w:delText xml:space="preserve">Suicide </w:delText>
        </w:r>
      </w:del>
      <w:del w:id="2594" w:author="Sujil Kumar Koottathampathiyil" w:date="2022-06-12T23:09:00Z">
        <w:r w:rsidRPr="00CB1C7A" w:rsidDel="00F400E0">
          <w:rPr>
            <w:rFonts w:ascii="Arial" w:hAnsi="Arial" w:cs="Arial"/>
            <w:color w:val="000000"/>
            <w:sz w:val="23"/>
            <w:szCs w:val="23"/>
          </w:rPr>
          <w:delText xml:space="preserve">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w:delText>
        </w:r>
        <w:r w:rsidR="006F2CC6" w:rsidRPr="00CB1C7A" w:rsidDel="00F400E0">
          <w:rPr>
            <w:rFonts w:ascii="Arial" w:hAnsi="Arial" w:cs="Arial"/>
            <w:color w:val="000000"/>
            <w:sz w:val="23"/>
            <w:szCs w:val="23"/>
          </w:rPr>
          <w:delText>it</w:delText>
        </w:r>
        <w:r w:rsidRPr="00CB1C7A" w:rsidDel="00F400E0">
          <w:rPr>
            <w:rFonts w:ascii="Arial" w:hAnsi="Arial" w:cs="Arial"/>
            <w:color w:val="000000"/>
            <w:sz w:val="23"/>
            <w:szCs w:val="23"/>
          </w:rPr>
          <w:delText xml:space="preserve"> comes to storing individual </w:delText>
        </w:r>
        <w:r w:rsidR="009D37AD" w:rsidRPr="00CB1C7A" w:rsidDel="00F400E0">
          <w:rPr>
            <w:rFonts w:ascii="Arial" w:hAnsi="Arial" w:cs="Arial"/>
            <w:color w:val="000000"/>
            <w:sz w:val="23"/>
            <w:szCs w:val="23"/>
          </w:rPr>
          <w:delText>information in in</w:delText>
        </w:r>
        <w:r w:rsidR="00DF7695" w:rsidRPr="00CB1C7A" w:rsidDel="00F400E0">
          <w:rPr>
            <w:rFonts w:ascii="Arial" w:hAnsi="Arial" w:cs="Arial"/>
            <w:color w:val="000000"/>
            <w:sz w:val="23"/>
            <w:szCs w:val="23"/>
          </w:rPr>
          <w:delText xml:space="preserve"> near</w:delText>
        </w:r>
        <w:r w:rsidRPr="00CB1C7A" w:rsidDel="00F400E0">
          <w:rPr>
            <w:rFonts w:ascii="Arial" w:hAnsi="Arial" w:cs="Arial"/>
            <w:color w:val="000000"/>
            <w:sz w:val="23"/>
            <w:szCs w:val="23"/>
          </w:rPr>
          <w:delText xml:space="preserve"> future, more storage space might be required as well as my model could perform poor because of the server requirements. Even though we have other options to </w:delText>
        </w:r>
        <w:r w:rsidR="006F2CC6" w:rsidRPr="00CB1C7A" w:rsidDel="00F400E0">
          <w:rPr>
            <w:rFonts w:ascii="Arial" w:hAnsi="Arial" w:cs="Arial"/>
            <w:color w:val="000000"/>
            <w:sz w:val="23"/>
            <w:szCs w:val="23"/>
          </w:rPr>
          <w:delText>buy</w:delText>
        </w:r>
        <w:r w:rsidRPr="00CB1C7A" w:rsidDel="00F400E0">
          <w:rPr>
            <w:rFonts w:ascii="Arial" w:hAnsi="Arial" w:cs="Arial"/>
            <w:color w:val="000000"/>
            <w:sz w:val="23"/>
            <w:szCs w:val="23"/>
          </w:rPr>
          <w:delText xml:space="preserve"> clo</w:delText>
        </w:r>
        <w:r w:rsidR="006F2CC6" w:rsidRPr="00CB1C7A" w:rsidDel="00F400E0">
          <w:rPr>
            <w:rFonts w:ascii="Arial" w:hAnsi="Arial" w:cs="Arial"/>
            <w:color w:val="000000"/>
            <w:sz w:val="23"/>
            <w:szCs w:val="23"/>
          </w:rPr>
          <w:delText>u</w:delText>
        </w:r>
        <w:r w:rsidRPr="00CB1C7A" w:rsidDel="00F400E0">
          <w:rPr>
            <w:rFonts w:ascii="Arial" w:hAnsi="Arial" w:cs="Arial"/>
            <w:color w:val="000000"/>
            <w:sz w:val="23"/>
            <w:szCs w:val="23"/>
          </w:rPr>
          <w:delText>d storage space, it will still be costing more money on the other hand I will have to figure out ways to improve the requirements.</w:delText>
        </w:r>
      </w:del>
    </w:p>
    <w:p w14:paraId="6296DBCF" w14:textId="4DA74B22" w:rsidR="00455E0E" w:rsidRDefault="00FE47BF" w:rsidP="003C16DF">
      <w:pPr>
        <w:spacing w:line="360" w:lineRule="auto"/>
        <w:rPr>
          <w:ins w:id="2595" w:author="Sujil Kumar Koottathampathiyil" w:date="2022-06-12T10:10:00Z"/>
          <w:rFonts w:ascii="Arial" w:hAnsi="Arial" w:cs="Arial"/>
          <w:b/>
          <w:bCs/>
          <w:sz w:val="32"/>
          <w:szCs w:val="32"/>
        </w:rPr>
      </w:pPr>
      <w:del w:id="2596" w:author="Sujil Kumar Koottathampathiyil" w:date="2022-06-12T23:09:00Z">
        <w:r w:rsidRPr="00CB1C7A"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597" w:author="Sujil Kumar Koottathampathiyil" w:date="2022-06-12T10:03:00Z">
        <w:r w:rsidR="00455E0E">
          <w:rPr>
            <w:rFonts w:ascii="Arial" w:hAnsi="Arial" w:cs="Arial"/>
            <w:b/>
            <w:bCs/>
            <w:sz w:val="32"/>
            <w:szCs w:val="32"/>
          </w:rPr>
          <w:t>6.0 Conclusion</w:t>
        </w:r>
      </w:ins>
    </w:p>
    <w:p w14:paraId="7F8C4CEE" w14:textId="772FCB98" w:rsidR="0075626A" w:rsidRPr="00BB1348" w:rsidRDefault="00DE00DC">
      <w:pPr>
        <w:spacing w:line="360" w:lineRule="auto"/>
        <w:rPr>
          <w:ins w:id="2598" w:author="Sujil Kumar Koottathampathiyil" w:date="2022-06-12T10:04:00Z"/>
          <w:rFonts w:ascii="Arial" w:hAnsi="Arial" w:cs="Arial"/>
          <w:color w:val="000000"/>
          <w:sz w:val="24"/>
          <w:szCs w:val="24"/>
        </w:rPr>
        <w:pPrChange w:id="2599" w:author="Sujil Kumar Koottathampathiyil" w:date="2022-06-12T10:10:00Z">
          <w:pPr>
            <w:spacing w:line="360" w:lineRule="auto"/>
            <w:jc w:val="both"/>
          </w:pPr>
        </w:pPrChange>
      </w:pPr>
      <w:ins w:id="2600" w:author="Sujil Kumar Koottathampathiyil" w:date="2022-06-12T10:10:00Z">
        <w:r w:rsidRPr="00BB1348">
          <w:rPr>
            <w:rFonts w:ascii="Arial" w:hAnsi="Arial" w:cs="Arial"/>
            <w:color w:val="000000"/>
            <w:sz w:val="24"/>
            <w:szCs w:val="24"/>
            <w:rPrChange w:id="2601" w:author="Sujil Kumar Koottathampathiyil" w:date="2022-06-12T10:10:00Z">
              <w:rPr>
                <w:rFonts w:ascii="Arial" w:hAnsi="Arial" w:cs="Arial"/>
                <w:b/>
                <w:bCs/>
                <w:sz w:val="32"/>
                <w:szCs w:val="32"/>
              </w:rPr>
            </w:rPrChange>
          </w:rPr>
          <w:t xml:space="preserve">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w:t>
        </w:r>
        <w:r w:rsidRPr="00BB1348">
          <w:rPr>
            <w:rFonts w:ascii="Arial" w:hAnsi="Arial" w:cs="Arial"/>
            <w:color w:val="000000"/>
            <w:sz w:val="24"/>
            <w:szCs w:val="24"/>
            <w:rPrChange w:id="2602" w:author="Sujil Kumar Koottathampathiyil" w:date="2022-06-12T10:10:00Z">
              <w:rPr>
                <w:rFonts w:ascii="Arial" w:hAnsi="Arial" w:cs="Arial"/>
                <w:b/>
                <w:bCs/>
                <w:sz w:val="32"/>
                <w:szCs w:val="32"/>
              </w:rPr>
            </w:rPrChange>
          </w:rPr>
          <w:lastRenderedPageBreak/>
          <w:t>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79A7C42C" w14:textId="65C36882" w:rsidR="00455E0E" w:rsidRPr="00DB0261" w:rsidRDefault="00455E0E" w:rsidP="00455E0E">
      <w:pPr>
        <w:spacing w:line="360" w:lineRule="auto"/>
        <w:rPr>
          <w:ins w:id="2603" w:author="Sujil Kumar Koottathampathiyil" w:date="2022-06-12T10:03:00Z"/>
          <w:rFonts w:ascii="Arial" w:hAnsi="Arial" w:cs="Arial"/>
          <w:b/>
          <w:bCs/>
        </w:rPr>
      </w:pPr>
      <w:ins w:id="2604" w:author="Sujil Kumar Koottathampathiyil" w:date="2022-06-12T10:03:00Z">
        <w:r>
          <w:rPr>
            <w:rFonts w:ascii="Arial" w:hAnsi="Arial" w:cs="Arial"/>
            <w:b/>
            <w:bCs/>
            <w:sz w:val="32"/>
            <w:szCs w:val="32"/>
          </w:rPr>
          <w:t>7</w:t>
        </w:r>
        <w:r w:rsidRPr="00DB0261">
          <w:rPr>
            <w:rFonts w:ascii="Arial" w:hAnsi="Arial" w:cs="Arial"/>
            <w:b/>
            <w:bCs/>
            <w:sz w:val="32"/>
            <w:szCs w:val="32"/>
          </w:rPr>
          <w:t xml:space="preserve">.0 </w:t>
        </w:r>
      </w:ins>
      <w:ins w:id="2605" w:author="Sujil Kumar Koottathampathiyil" w:date="2022-06-12T23:12:00Z">
        <w:r w:rsidR="00DD77DD">
          <w:rPr>
            <w:rFonts w:ascii="Arial" w:hAnsi="Arial" w:cs="Arial"/>
            <w:b/>
            <w:bCs/>
            <w:sz w:val="32"/>
            <w:szCs w:val="32"/>
          </w:rPr>
          <w:t>Proposed Future Analysis</w:t>
        </w:r>
      </w:ins>
    </w:p>
    <w:p w14:paraId="63D0452A" w14:textId="5A3F9F9B" w:rsidR="00455E0E" w:rsidRPr="00552E51" w:rsidRDefault="00000000" w:rsidP="00552E51">
      <w:pPr>
        <w:autoSpaceDE w:val="0"/>
        <w:autoSpaceDN w:val="0"/>
        <w:adjustRightInd w:val="0"/>
        <w:spacing w:after="22" w:line="360" w:lineRule="auto"/>
        <w:jc w:val="both"/>
        <w:rPr>
          <w:rFonts w:ascii="Arial" w:hAnsi="Arial" w:cs="Arial"/>
          <w:color w:val="000000"/>
          <w:sz w:val="24"/>
          <w:szCs w:val="24"/>
          <w:rPrChange w:id="2606" w:author="Sujil Kumar Koottathampathiyil" w:date="2022-06-12T23:42:00Z">
            <w:rPr>
              <w:rFonts w:ascii="Arial" w:hAnsi="Arial" w:cs="Arial"/>
              <w:color w:val="000000"/>
            </w:rPr>
          </w:rPrChange>
        </w:rPr>
      </w:pPr>
      <w:customXmlInsRangeStart w:id="2607" w:author="Sujil Kumar Koottathampathiyil" w:date="2022-06-12T10:03:00Z"/>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380602233"/>
          <w:placeholder>
            <w:docPart w:val="473D29A50C8D46BBB7DA634ACBC0BF6D"/>
          </w:placeholder>
        </w:sdtPr>
        <w:sdtContent>
          <w:customXmlInsRangeEnd w:id="2607"/>
          <w:customXmlInsRangeStart w:id="2608" w:author="Sujil Kumar Koottathampathiyil" w:date="2022-06-12T10:03:00Z"/>
        </w:sdtContent>
      </w:sdt>
      <w:customXmlInsRangeEnd w:id="2608"/>
      <w:customXmlInsRangeStart w:id="2609" w:author="Sujil Kumar Koottathampathiyil" w:date="2022-06-12T10:03:00Z"/>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0296573"/>
          <w:placeholder>
            <w:docPart w:val="473D29A50C8D46BBB7DA634ACBC0BF6D"/>
          </w:placeholder>
        </w:sdtPr>
        <w:sdtContent>
          <w:customXmlInsRangeEnd w:id="2609"/>
          <w:customXmlInsRangeStart w:id="2610" w:author="Sujil Kumar Koottathampathiyil" w:date="2022-06-12T10:03:00Z"/>
        </w:sdtContent>
      </w:sdt>
      <w:customXmlInsRangeEnd w:id="2610"/>
      <w:customXmlInsRangeStart w:id="2611" w:author="Sujil Kumar Koottathampathiyil" w:date="2022-06-12T10:03:00Z"/>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639248913"/>
          <w:placeholder>
            <w:docPart w:val="8EF1A7A717294400AD20F7CC8A76436E"/>
          </w:placeholder>
        </w:sdtPr>
        <w:sdtContent>
          <w:customXmlInsRangeEnd w:id="2611"/>
          <w:customXmlInsRangeStart w:id="2612" w:author="Sujil Kumar Koottathampathiyil" w:date="2022-06-12T10:03:00Z"/>
        </w:sdtContent>
      </w:sdt>
      <w:customXmlInsRangeEnd w:id="2612"/>
      <w:customXmlInsRangeStart w:id="2613" w:author="Sujil Kumar Koottathampathiyil" w:date="2022-06-12T10:03:00Z"/>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303430251"/>
          <w:placeholder>
            <w:docPart w:val="A06015FE044845CAA769717C4DB0E734"/>
          </w:placeholder>
        </w:sdtPr>
        <w:sdtContent>
          <w:customXmlInsRangeEnd w:id="2613"/>
          <w:customXmlInsRangeStart w:id="2614" w:author="Sujil Kumar Koottathampathiyil" w:date="2022-06-12T10:03:00Z"/>
        </w:sdtContent>
      </w:sdt>
      <w:customXmlInsRangeEnd w:id="2614"/>
      <w:customXmlInsRangeStart w:id="2615" w:author="Sujil Kumar Koottathampathiyil" w:date="2022-06-12T10:03:00Z"/>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409412468"/>
          <w:placeholder>
            <w:docPart w:val="473D29A50C8D46BBB7DA634ACBC0BF6D"/>
          </w:placeholder>
        </w:sdtPr>
        <w:sdtContent>
          <w:customXmlInsRangeEnd w:id="2615"/>
          <w:customXmlInsRangeStart w:id="2616" w:author="Sujil Kumar Koottathampathiyil" w:date="2022-06-12T10:03:00Z"/>
        </w:sdtContent>
      </w:sdt>
      <w:customXmlInsRangeEnd w:id="2616"/>
      <w:customXmlInsRangeStart w:id="2617" w:author="Sujil Kumar Koottathampathiyil" w:date="2022-06-12T10:03:00Z"/>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54692865"/>
          <w:placeholder>
            <w:docPart w:val="473D29A50C8D46BBB7DA634ACBC0BF6D"/>
          </w:placeholder>
          <w:showingPlcHdr/>
        </w:sdtPr>
        <w:sdtContent>
          <w:customXmlInsRangeEnd w:id="2617"/>
          <w:r w:rsidR="0023125E" w:rsidRPr="006B6D2E">
            <w:rPr>
              <w:rStyle w:val="PlaceholderText"/>
            </w:rPr>
            <w:t>Click or tap here to enter text.</w:t>
          </w:r>
          <w:customXmlInsRangeStart w:id="2618" w:author="Sujil Kumar Koottathampathiyil" w:date="2022-06-12T10:03:00Z"/>
        </w:sdtContent>
      </w:sdt>
      <w:customXmlInsRangeEnd w:id="2618"/>
      <w:ins w:id="2619" w:author="Sujil Kumar Koottathampathiyil" w:date="2022-06-12T10:03:00Z">
        <w:r w:rsidR="00455E0E" w:rsidRPr="00552E51">
          <w:rPr>
            <w:rFonts w:ascii="Arial" w:hAnsi="Arial" w:cs="Arial"/>
            <w:color w:val="000000"/>
            <w:sz w:val="24"/>
            <w:szCs w:val="24"/>
            <w:rPrChange w:id="2620" w:author="Sujil Kumar Koottathampathiyil" w:date="2022-06-12T23:42:00Z">
              <w:rPr>
                <w:rFonts w:ascii="Arial" w:hAnsi="Arial" w:cs="Arial"/>
                <w:color w:val="000000"/>
              </w:rPr>
            </w:rPrChange>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00455E0E" w:rsidRPr="00552E51" w:rsidDel="00C518DB">
          <w:rPr>
            <w:rFonts w:ascii="Arial" w:hAnsi="Arial" w:cs="Arial"/>
            <w:color w:val="000000"/>
            <w:sz w:val="24"/>
            <w:szCs w:val="24"/>
            <w:rPrChange w:id="2621" w:author="Sujil Kumar Koottathampathiyil" w:date="2022-06-12T23:42:00Z">
              <w:rPr>
                <w:rFonts w:ascii="Arial" w:hAnsi="Arial" w:cs="Arial"/>
                <w:color w:val="000000"/>
              </w:rPr>
            </w:rPrChange>
          </w:rPr>
          <w:t xml:space="preserve"> </w:t>
        </w:r>
        <w:r w:rsidR="00455E0E" w:rsidRPr="00552E51">
          <w:rPr>
            <w:rFonts w:ascii="Arial" w:hAnsi="Arial" w:cs="Arial"/>
            <w:color w:val="000000"/>
            <w:sz w:val="24"/>
            <w:szCs w:val="24"/>
            <w:rPrChange w:id="2622"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00455E0E" w:rsidRPr="00552E51" w:rsidDel="00C518DB">
          <w:rPr>
            <w:rFonts w:ascii="Arial" w:hAnsi="Arial" w:cs="Arial"/>
            <w:color w:val="000000"/>
            <w:sz w:val="24"/>
            <w:szCs w:val="24"/>
            <w:rPrChange w:id="2623" w:author="Sujil Kumar Koottathampathiyil" w:date="2022-06-12T23:42:00Z">
              <w:rPr>
                <w:rFonts w:ascii="Arial" w:hAnsi="Arial" w:cs="Arial"/>
                <w:color w:val="000000"/>
              </w:rPr>
            </w:rPrChange>
          </w:rPr>
          <w:t xml:space="preserve"> </w:t>
        </w:r>
        <w:r w:rsidR="00455E0E" w:rsidRPr="00552E51">
          <w:rPr>
            <w:rFonts w:ascii="Arial" w:hAnsi="Arial" w:cs="Arial"/>
            <w:color w:val="000000"/>
            <w:sz w:val="24"/>
            <w:szCs w:val="24"/>
            <w:rPrChange w:id="2624"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24F4F49C" w14:textId="1CFE6985" w:rsidR="009D37AD" w:rsidRPr="00CB1C7A" w:rsidDel="00B217A8" w:rsidRDefault="009D37AD">
      <w:pPr>
        <w:spacing w:line="360" w:lineRule="auto"/>
        <w:rPr>
          <w:del w:id="2625" w:author="Sujil Kumar Koottathampathiyil" w:date="2022-06-12T10:04:00Z"/>
          <w:rFonts w:ascii="Arial" w:hAnsi="Arial" w:cs="Arial"/>
          <w:b/>
          <w:bCs/>
        </w:rPr>
        <w:pPrChange w:id="2626" w:author="Sujil Kumar Koottathampathiyil" w:date="2022-06-09T08:14:00Z">
          <w:pPr>
            <w:spacing w:line="360" w:lineRule="auto"/>
            <w:jc w:val="both"/>
          </w:pPr>
        </w:pPrChange>
      </w:pPr>
    </w:p>
    <w:p w14:paraId="25966D2C" w14:textId="117A1177" w:rsidR="009A3A86" w:rsidRPr="00CB1C7A" w:rsidDel="00B217A8" w:rsidRDefault="00EF5C20" w:rsidP="005D4B76">
      <w:pPr>
        <w:spacing w:line="360" w:lineRule="auto"/>
        <w:jc w:val="both"/>
        <w:rPr>
          <w:del w:id="2627" w:author="Sujil Kumar Koottathampathiyil" w:date="2022-06-12T10:04:00Z"/>
          <w:moveFrom w:id="2628" w:author="Sujil Kumar Koottathampathiyil" w:date="2022-06-08T19:43:00Z"/>
          <w:rFonts w:ascii="Arial" w:hAnsi="Arial" w:cs="Arial"/>
          <w:b/>
          <w:bCs/>
        </w:rPr>
      </w:pPr>
      <w:moveFromRangeStart w:id="2629" w:author="Sujil Kumar Koottathampathiyil" w:date="2022-06-08T19:43:00Z" w:name="move105609769"/>
      <w:commentRangeStart w:id="2630"/>
      <w:moveFrom w:id="2631" w:author="Sujil Kumar Koottathampathiyil" w:date="2022-06-08T19:43:00Z">
        <w:del w:id="2632" w:author="Sujil Kumar Koottathampathiyil" w:date="2022-06-12T10:04:00Z">
          <w:r w:rsidRPr="00CB1C7A" w:rsidDel="00B217A8">
            <w:rPr>
              <w:rFonts w:ascii="Arial" w:hAnsi="Arial" w:cs="Arial"/>
              <w:b/>
              <w:bCs/>
            </w:rPr>
            <w:delText>Literature Review</w:delText>
          </w:r>
          <w:commentRangeEnd w:id="2630"/>
          <w:r w:rsidR="00FC6EEA" w:rsidRPr="00CB1C7A" w:rsidDel="00B217A8">
            <w:rPr>
              <w:rStyle w:val="CommentReference"/>
              <w:rFonts w:ascii="Arial" w:hAnsi="Arial" w:cs="Arial"/>
              <w:rPrChange w:id="2633" w:author="Sujil Kumar Koottathampathiyil" w:date="2022-06-08T23:07:00Z">
                <w:rPr>
                  <w:rStyle w:val="CommentReference"/>
                </w:rPr>
              </w:rPrChange>
            </w:rPr>
            <w:commentReference w:id="2630"/>
          </w:r>
        </w:del>
      </w:moveFrom>
    </w:p>
    <w:p w14:paraId="11824C43" w14:textId="0F7A0F28" w:rsidR="00F00D66" w:rsidRPr="00CB1C7A" w:rsidDel="00B217A8" w:rsidRDefault="00F00D66" w:rsidP="005D4B76">
      <w:pPr>
        <w:spacing w:line="360" w:lineRule="auto"/>
        <w:jc w:val="both"/>
        <w:rPr>
          <w:del w:id="2634" w:author="Sujil Kumar Koottathampathiyil" w:date="2022-06-12T10:04:00Z"/>
          <w:moveFrom w:id="2635" w:author="Sujil Kumar Koottathampathiyil" w:date="2022-06-08T19:43:00Z"/>
          <w:rFonts w:ascii="Arial" w:hAnsi="Arial" w:cs="Arial"/>
          <w:color w:val="000000"/>
        </w:rPr>
      </w:pPr>
      <w:moveFrom w:id="2636" w:author="Sujil Kumar Koottathampathiyil" w:date="2022-06-08T19:43:00Z">
        <w:del w:id="2637" w:author="Sujil Kumar Koottathampathiyil" w:date="2022-06-12T10:04:00Z">
          <w:r w:rsidRPr="00CB1C7A" w:rsidDel="00B217A8">
            <w:rPr>
              <w:rFonts w:ascii="Arial" w:hAnsi="Arial" w:cs="Arial"/>
            </w:rPr>
            <w:delText xml:space="preserve">ARIMA Model </w:delText>
          </w:r>
          <w:r w:rsidR="00731BEE" w:rsidRPr="00CB1C7A" w:rsidDel="00B217A8">
            <w:rPr>
              <w:rFonts w:ascii="Arial" w:hAnsi="Arial" w:cs="Arial"/>
            </w:rPr>
            <w:delText xml:space="preserve">and </w:delText>
          </w:r>
          <w:r w:rsidR="00731BEE" w:rsidRPr="00CB1C7A" w:rsidDel="00B217A8">
            <w:rPr>
              <w:rFonts w:ascii="Arial" w:hAnsi="Arial" w:cs="Arial"/>
              <w:sz w:val="20"/>
              <w:szCs w:val="20"/>
            </w:rPr>
            <w:delText>FBProphet</w:delText>
          </w:r>
          <w:r w:rsidR="00DF0311" w:rsidRPr="00CB1C7A" w:rsidDel="00B217A8">
            <w:rPr>
              <w:rFonts w:ascii="Arial" w:hAnsi="Arial" w:cs="Arial"/>
              <w:sz w:val="20"/>
              <w:szCs w:val="20"/>
            </w:rPr>
            <w:delText xml:space="preserve"> models</w:delText>
          </w:r>
          <w:r w:rsidR="00731BEE" w:rsidRPr="00CB1C7A" w:rsidDel="00B217A8">
            <w:rPr>
              <w:rFonts w:ascii="Arial" w:hAnsi="Arial" w:cs="Arial"/>
            </w:rPr>
            <w:delText xml:space="preserve"> </w:delText>
          </w:r>
          <w:r w:rsidRPr="00CB1C7A" w:rsidDel="00B217A8">
            <w:rPr>
              <w:rFonts w:ascii="Arial" w:hAnsi="Arial" w:cs="Arial"/>
            </w:rPr>
            <w:delText>used for predicting suicide deaths around the world.</w:delText>
          </w:r>
        </w:del>
      </w:moveFrom>
      <w:customXmlDelRangeStart w:id="2638" w:author="Sujil Kumar Koottathampathiyil" w:date="2022-06-12T10:04:00Z"/>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Content>
          <w:customXmlDelRangeEnd w:id="2638"/>
          <w:moveFrom w:id="2639" w:author="Sujil Kumar Koottathampathiyil" w:date="2022-06-08T19:43:00Z">
            <w:del w:id="2640" w:author="Sujil Kumar Koottathampathiyil" w:date="2022-06-08T19:46:00Z">
              <w:r w:rsidR="00770ACD" w:rsidRPr="004E08F8" w:rsidDel="00C518DB">
                <w:rPr>
                  <w:rFonts w:ascii="Arial" w:hAnsi="Arial" w:cs="Arial"/>
                  <w:color w:val="000000"/>
                </w:rPr>
                <w:delText>(Kumar and Susan 2020)</w:delText>
              </w:r>
            </w:del>
          </w:moveFrom>
          <w:customXmlDelRangeStart w:id="2641" w:author="Sujil Kumar Koottathampathiyil" w:date="2022-06-12T10:04:00Z"/>
        </w:sdtContent>
      </w:sdt>
      <w:customXmlDelRangeEnd w:id="2641"/>
      <w:moveFrom w:id="2642" w:author="Sujil Kumar Koottathampathiyil" w:date="2022-06-08T19:43:00Z">
        <w:del w:id="2643" w:author="Sujil Kumar Koottathampathiyil" w:date="2022-06-12T10:04:00Z">
          <w:r w:rsidR="001B3949" w:rsidRPr="00CB1C7A" w:rsidDel="00B217A8">
            <w:rPr>
              <w:rFonts w:ascii="Arial" w:hAnsi="Arial" w:cs="Arial"/>
              <w:color w:val="000000"/>
            </w:rPr>
            <w:delText xml:space="preserve">. </w:delText>
          </w:r>
          <w:r w:rsidR="00873DBB" w:rsidRPr="00CB1C7A" w:rsidDel="00B217A8">
            <w:rPr>
              <w:rFonts w:ascii="Arial" w:hAnsi="Arial" w:cs="Arial"/>
              <w:color w:val="000000"/>
            </w:rPr>
            <w:delTex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delText>
          </w:r>
          <w:r w:rsidR="00E20445" w:rsidRPr="00CB1C7A" w:rsidDel="00B217A8">
            <w:rPr>
              <w:rFonts w:ascii="Arial" w:hAnsi="Arial" w:cs="Arial"/>
              <w:color w:val="000000"/>
            </w:rPr>
            <w:delText>about countries</w:delText>
          </w:r>
          <w:r w:rsidR="00873DBB" w:rsidRPr="00CB1C7A" w:rsidDel="00B217A8">
            <w:rPr>
              <w:rFonts w:ascii="Arial" w:hAnsi="Arial" w:cs="Arial"/>
              <w:color w:val="000000"/>
            </w:rPr>
            <w:delText xml:space="preserve"> including </w:delText>
          </w:r>
          <w:r w:rsidR="00654BDA" w:rsidRPr="00CB1C7A" w:rsidDel="00B217A8">
            <w:rPr>
              <w:rFonts w:ascii="Arial" w:hAnsi="Arial" w:cs="Arial"/>
              <w:color w:val="000000"/>
            </w:rPr>
            <w:delText>India</w:delText>
          </w:r>
          <w:r w:rsidR="00873DBB" w:rsidRPr="00CB1C7A" w:rsidDel="00B217A8">
            <w:rPr>
              <w:rFonts w:ascii="Arial" w:hAnsi="Arial" w:cs="Arial"/>
              <w:color w:val="000000"/>
            </w:rPr>
            <w:delText xml:space="preserve"> and to understand the patten in deaths happened around the world.</w:delText>
          </w:r>
          <w:r w:rsidR="00605E33" w:rsidRPr="00CB1C7A" w:rsidDel="00B217A8">
            <w:rPr>
              <w:rFonts w:ascii="Arial" w:hAnsi="Arial" w:cs="Arial"/>
              <w:color w:val="000000"/>
            </w:rPr>
            <w:delText xml:space="preserve"> Time series is definitely helped to </w:delText>
          </w:r>
          <w:r w:rsidR="00362CEC" w:rsidRPr="00CB1C7A" w:rsidDel="00B217A8">
            <w:rPr>
              <w:rFonts w:ascii="Arial" w:hAnsi="Arial" w:cs="Arial"/>
              <w:color w:val="000000"/>
            </w:rPr>
            <w:delText>make</w:delText>
          </w:r>
          <w:r w:rsidR="00605E33" w:rsidRPr="00CB1C7A" w:rsidDel="00B217A8">
            <w:rPr>
              <w:rFonts w:ascii="Arial" w:hAnsi="Arial" w:cs="Arial"/>
              <w:color w:val="000000"/>
            </w:rPr>
            <w:delText xml:space="preserve"> predictions about coming years. ARIMA and</w:delText>
          </w:r>
          <w:r w:rsidR="00605E33" w:rsidRPr="00CB1C7A" w:rsidDel="00B217A8">
            <w:rPr>
              <w:rFonts w:ascii="Arial" w:hAnsi="Arial" w:cs="Arial"/>
            </w:rPr>
            <w:delText xml:space="preserve"> </w:delText>
          </w:r>
          <w:r w:rsidR="00605E33" w:rsidRPr="00CB1C7A" w:rsidDel="00B217A8">
            <w:rPr>
              <w:rFonts w:ascii="Arial" w:hAnsi="Arial" w:cs="Arial"/>
              <w:sz w:val="20"/>
              <w:szCs w:val="20"/>
            </w:rPr>
            <w:delText>FBProphet models are used and for analysis data has been split into training and testing.</w:delText>
          </w:r>
        </w:del>
      </w:moveFrom>
    </w:p>
    <w:p w14:paraId="35F5419A" w14:textId="58A43723" w:rsidR="00DA5B80" w:rsidRPr="00CB1C7A" w:rsidDel="00B217A8" w:rsidRDefault="00DA5B80" w:rsidP="005D4B76">
      <w:pPr>
        <w:spacing w:line="360" w:lineRule="auto"/>
        <w:jc w:val="both"/>
        <w:rPr>
          <w:del w:id="2644" w:author="Sujil Kumar Koottathampathiyil" w:date="2022-06-12T10:04:00Z"/>
          <w:moveFrom w:id="2645" w:author="Sujil Kumar Koottathampathiyil" w:date="2022-06-08T19:43:00Z"/>
          <w:rFonts w:ascii="Arial" w:hAnsi="Arial" w:cs="Arial"/>
          <w:color w:val="000000"/>
        </w:rPr>
      </w:pPr>
    </w:p>
    <w:p w14:paraId="088052D0" w14:textId="03162EFD" w:rsidR="00605E33" w:rsidRPr="00CB1C7A" w:rsidDel="00B217A8" w:rsidRDefault="00B87367" w:rsidP="005D4B76">
      <w:pPr>
        <w:spacing w:line="360" w:lineRule="auto"/>
        <w:jc w:val="center"/>
        <w:rPr>
          <w:del w:id="2646" w:author="Sujil Kumar Koottathampathiyil" w:date="2022-06-12T10:04:00Z"/>
          <w:moveFrom w:id="2647" w:author="Sujil Kumar Koottathampathiyil" w:date="2022-06-08T19:43:00Z"/>
          <w:rFonts w:ascii="Arial" w:hAnsi="Arial" w:cs="Arial"/>
          <w:color w:val="000000"/>
        </w:rPr>
      </w:pPr>
      <w:moveFrom w:id="2648" w:author="Sujil Kumar Koottathampathiyil" w:date="2022-06-08T19:43:00Z">
        <w:del w:id="2649" w:author="Sujil Kumar Koottathampathiyil" w:date="2022-06-12T10:04:00Z">
          <w:r w:rsidRPr="00CB1C7A" w:rsidDel="00B217A8">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From>
    </w:p>
    <w:p w14:paraId="4E730761" w14:textId="4DCB7054" w:rsidR="002F00AF" w:rsidRPr="00CB1C7A" w:rsidDel="00B217A8" w:rsidRDefault="002E29FB" w:rsidP="005D4B76">
      <w:pPr>
        <w:spacing w:line="360" w:lineRule="auto"/>
        <w:jc w:val="both"/>
        <w:rPr>
          <w:del w:id="2650" w:author="Sujil Kumar Koottathampathiyil" w:date="2022-06-12T10:04:00Z"/>
          <w:moveFrom w:id="2651" w:author="Sujil Kumar Koottathampathiyil" w:date="2022-06-08T19:43:00Z"/>
          <w:rFonts w:ascii="Arial" w:hAnsi="Arial" w:cs="Arial"/>
          <w:color w:val="000000"/>
        </w:rPr>
      </w:pPr>
      <w:moveFrom w:id="2652" w:author="Sujil Kumar Koottathampathiyil" w:date="2022-06-08T19:43:00Z">
        <w:del w:id="2653" w:author="Sujil Kumar Koottathampathiyil" w:date="2022-06-12T10:04:00Z">
          <w:r w:rsidRPr="00CB1C7A" w:rsidDel="00B217A8">
            <w:rPr>
              <w:rFonts w:ascii="Arial" w:hAnsi="Arial" w:cs="Arial"/>
              <w:color w:val="000000"/>
            </w:rPr>
            <w:delText xml:space="preserve">Another study was done on predicting birth </w:delText>
          </w:r>
        </w:del>
      </w:moveFrom>
      <w:customXmlDelRangeStart w:id="2654" w:author="Sujil Kumar Koottathampathiyil" w:date="2022-06-12T10:04:00Z"/>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Content>
          <w:customXmlDelRangeEnd w:id="2654"/>
          <w:moveFrom w:id="2655" w:author="Sujil Kumar Koottathampathiyil" w:date="2022-06-08T19:43:00Z">
            <w:del w:id="2656" w:author="Sujil Kumar Koottathampathiyil" w:date="2022-06-08T19:46:00Z">
              <w:r w:rsidR="00770ACD" w:rsidRPr="004E08F8" w:rsidDel="00C518DB">
                <w:rPr>
                  <w:rFonts w:ascii="Arial" w:hAnsi="Arial" w:cs="Arial"/>
                  <w:color w:val="000000"/>
                </w:rPr>
                <w:delText>(Włodarczyk et al. 2021)</w:delText>
              </w:r>
            </w:del>
          </w:moveFrom>
          <w:customXmlDelRangeStart w:id="2657" w:author="Sujil Kumar Koottathampathiyil" w:date="2022-06-12T10:04:00Z"/>
        </w:sdtContent>
      </w:sdt>
      <w:customXmlDelRangeEnd w:id="2657"/>
      <w:moveFrom w:id="2658" w:author="Sujil Kumar Koottathampathiyil" w:date="2022-06-08T19:43:00Z">
        <w:del w:id="2659" w:author="Sujil Kumar Koottathampathiyil" w:date="2022-06-12T10:04:00Z">
          <w:r w:rsidRPr="00CB1C7A" w:rsidDel="00B217A8">
            <w:rPr>
              <w:rFonts w:ascii="Arial" w:hAnsi="Arial" w:cs="Arial"/>
              <w:color w:val="000000"/>
            </w:rPr>
            <w:delText xml:space="preserve">, study was trying to figure out the preterm births. This study used machine learning algorithms like support vector machine(svm), random forest, </w:delText>
          </w:r>
          <w:r w:rsidR="00795BD6" w:rsidRPr="00CB1C7A" w:rsidDel="00B217A8">
            <w:rPr>
              <w:rFonts w:ascii="Arial" w:hAnsi="Arial" w:cs="Arial"/>
              <w:color w:val="000000"/>
            </w:rPr>
            <w:delText xml:space="preserve">K-Nearest </w:delText>
          </w:r>
          <w:r w:rsidR="00DC12EF" w:rsidRPr="00CB1C7A" w:rsidDel="00B217A8">
            <w:rPr>
              <w:rFonts w:ascii="Arial" w:hAnsi="Arial" w:cs="Arial"/>
              <w:color w:val="000000"/>
            </w:rPr>
            <w:delText>Neighbor,</w:delText>
          </w:r>
          <w:r w:rsidR="00795BD6" w:rsidRPr="00CB1C7A" w:rsidDel="00B217A8">
            <w:rPr>
              <w:rFonts w:ascii="Arial" w:hAnsi="Arial" w:cs="Arial"/>
              <w:color w:val="000000"/>
            </w:rPr>
            <w:delText xml:space="preserve"> and Convolutional Neural </w:delText>
          </w:r>
          <w:r w:rsidR="00EB64B7" w:rsidRPr="00CB1C7A" w:rsidDel="00B217A8">
            <w:rPr>
              <w:rFonts w:ascii="Arial" w:hAnsi="Arial" w:cs="Arial"/>
              <w:color w:val="000000"/>
            </w:rPr>
            <w:delText>Network (</w:delText>
          </w:r>
          <w:r w:rsidR="002A1F03" w:rsidRPr="00CB1C7A" w:rsidDel="00B217A8">
            <w:rPr>
              <w:rFonts w:ascii="Arial" w:hAnsi="Arial" w:cs="Arial"/>
              <w:color w:val="000000"/>
            </w:rPr>
            <w:delText>CNNs)</w:delText>
          </w:r>
          <w:r w:rsidR="00795BD6" w:rsidRPr="00CB1C7A" w:rsidDel="00B217A8">
            <w:rPr>
              <w:rFonts w:ascii="Arial" w:hAnsi="Arial" w:cs="Arial"/>
              <w:color w:val="000000"/>
            </w:rPr>
            <w:delText>.</w:delText>
          </w:r>
        </w:del>
      </w:moveFrom>
    </w:p>
    <w:p w14:paraId="55A436FC" w14:textId="1EE93690" w:rsidR="005E5801" w:rsidRPr="00CB1C7A" w:rsidDel="00B217A8" w:rsidRDefault="002F00AF" w:rsidP="005D4B76">
      <w:pPr>
        <w:spacing w:line="360" w:lineRule="auto"/>
        <w:jc w:val="both"/>
        <w:rPr>
          <w:del w:id="2660" w:author="Sujil Kumar Koottathampathiyil" w:date="2022-06-12T10:04:00Z"/>
          <w:moveFrom w:id="2661" w:author="Sujil Kumar Koottathampathiyil" w:date="2022-06-08T19:43:00Z"/>
          <w:rFonts w:ascii="Arial" w:hAnsi="Arial" w:cs="Arial"/>
          <w:color w:val="000000"/>
        </w:rPr>
      </w:pPr>
      <w:moveFrom w:id="2662" w:author="Sujil Kumar Koottathampathiyil" w:date="2022-06-08T19:43:00Z">
        <w:del w:id="2663" w:author="Sujil Kumar Koottathampathiyil" w:date="2022-06-12T10:04:00Z">
          <w:r w:rsidRPr="00CB1C7A" w:rsidDel="00B217A8">
            <w:rPr>
              <w:rFonts w:ascii="Arial" w:hAnsi="Arial" w:cs="Arial"/>
              <w:color w:val="000000"/>
            </w:rPr>
            <w:delText xml:space="preserve">Another study I can point out was done on predicting mortality of predicting attributable to cancer in </w:delText>
          </w:r>
        </w:del>
      </w:moveFrom>
      <w:customXmlDelRangeStart w:id="2664" w:author="Sujil Kumar Koottathampathiyil" w:date="2022-06-12T10:04:00Z"/>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Content>
          <w:customXmlDelRangeEnd w:id="2664"/>
          <w:moveFrom w:id="2665" w:author="Sujil Kumar Koottathampathiyil" w:date="2022-06-08T19:43:00Z">
            <w:del w:id="2666" w:author="Sujil Kumar Koottathampathiyil" w:date="2022-06-08T19:46:00Z">
              <w:r w:rsidR="00770ACD" w:rsidRPr="004E08F8" w:rsidDel="00C518DB">
                <w:rPr>
                  <w:rFonts w:ascii="Arial" w:hAnsi="Arial" w:cs="Arial"/>
                  <w:color w:val="000000"/>
                </w:rPr>
                <w:delText>2021</w:delText>
              </w:r>
            </w:del>
          </w:moveFrom>
          <w:customXmlDelRangeStart w:id="2667" w:author="Sujil Kumar Koottathampathiyil" w:date="2022-06-12T10:04:00Z"/>
        </w:sdtContent>
      </w:sdt>
      <w:customXmlDelRangeEnd w:id="2667"/>
      <w:moveFrom w:id="2668" w:author="Sujil Kumar Koottathampathiyil" w:date="2022-06-08T19:43:00Z">
        <w:del w:id="2669" w:author="Sujil Kumar Koottathampathiyil" w:date="2022-06-12T10:04:00Z">
          <w:r w:rsidR="00D477CD" w:rsidRPr="00CB1C7A" w:rsidDel="00B217A8">
            <w:rPr>
              <w:rFonts w:ascii="Arial" w:hAnsi="Arial" w:cs="Arial"/>
              <w:color w:val="000000"/>
            </w:rPr>
            <w:delText xml:space="preserve"> in </w:delText>
          </w:r>
          <w:r w:rsidRPr="00CB1C7A" w:rsidDel="00B217A8">
            <w:rPr>
              <w:rFonts w:ascii="Arial" w:hAnsi="Arial" w:cs="Arial"/>
              <w:color w:val="000000"/>
            </w:rPr>
            <w:delText xml:space="preserve">Qingdao, China. They have also used ARIMA Model for prediction of deaths. </w:delText>
          </w:r>
          <w:r w:rsidR="00CA65CA" w:rsidRPr="00CB1C7A" w:rsidDel="00B217A8">
            <w:rPr>
              <w:rFonts w:ascii="Arial" w:hAnsi="Arial" w:cs="Arial"/>
              <w:color w:val="000000"/>
            </w:rPr>
            <w:delText xml:space="preserve">ARIMA model is combination of autoregressive model and moving average </w:delText>
          </w:r>
          <w:r w:rsidR="004A1E49" w:rsidRPr="00CB1C7A" w:rsidDel="00B217A8">
            <w:rPr>
              <w:rFonts w:ascii="Arial" w:hAnsi="Arial" w:cs="Arial"/>
              <w:color w:val="000000"/>
            </w:rPr>
            <w:delText>model. Another</w:delText>
          </w:r>
          <w:r w:rsidR="005E5801" w:rsidRPr="00CB1C7A" w:rsidDel="00B217A8">
            <w:rPr>
              <w:rFonts w:ascii="Arial" w:hAnsi="Arial" w:cs="Arial"/>
              <w:color w:val="000000"/>
            </w:rPr>
            <w:delText xml:space="preserve"> study</w:delText>
          </w:r>
          <w:r w:rsidR="00770ACD" w:rsidRPr="00CB1C7A" w:rsidDel="00B217A8">
            <w:rPr>
              <w:rFonts w:ascii="Arial" w:hAnsi="Arial" w:cs="Arial"/>
              <w:color w:val="000000"/>
            </w:rPr>
            <w:delText xml:space="preserve"> done by </w:delText>
          </w:r>
          <w:r w:rsidR="005E5801" w:rsidRPr="00CB1C7A" w:rsidDel="00B217A8">
            <w:rPr>
              <w:rFonts w:ascii="Arial" w:hAnsi="Arial" w:cs="Arial"/>
              <w:color w:val="000000"/>
            </w:rPr>
            <w:delText xml:space="preserve"> </w:delText>
          </w:r>
        </w:del>
      </w:moveFrom>
      <w:customXmlDelRangeStart w:id="2670" w:author="Sujil Kumar Koottathampathiyil" w:date="2022-06-12T10:04:00Z"/>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Content>
          <w:customXmlDelRangeEnd w:id="2670"/>
          <w:moveFrom w:id="2671" w:author="Sujil Kumar Koottathampathiyil" w:date="2022-06-08T19:43:00Z">
            <w:del w:id="2672" w:author="Sujil Kumar Koottathampathiyil" w:date="2022-06-08T19:46:00Z">
              <w:r w:rsidR="00770ACD" w:rsidRPr="004E08F8" w:rsidDel="00C518DB">
                <w:rPr>
                  <w:rFonts w:ascii="Arial" w:hAnsi="Arial" w:cs="Arial"/>
                  <w:color w:val="000000"/>
                </w:rPr>
                <w:delText>Airiti and team</w:delText>
              </w:r>
            </w:del>
          </w:moveFrom>
          <w:customXmlDelRangeStart w:id="2673" w:author="Sujil Kumar Koottathampathiyil" w:date="2022-06-12T10:04:00Z"/>
        </w:sdtContent>
      </w:sdt>
      <w:customXmlDelRangeEnd w:id="2673"/>
      <w:moveFrom w:id="2674" w:author="Sujil Kumar Koottathampathiyil" w:date="2022-06-08T19:43:00Z">
        <w:del w:id="2675" w:author="Sujil Kumar Koottathampathiyil" w:date="2022-06-12T10:04:00Z">
          <w:r w:rsidR="00770ACD" w:rsidRPr="00CB1C7A" w:rsidDel="00B217A8">
            <w:rPr>
              <w:rFonts w:ascii="Arial" w:hAnsi="Arial" w:cs="Arial"/>
              <w:color w:val="000000"/>
            </w:rPr>
            <w:delText xml:space="preserve"> </w:delText>
          </w:r>
          <w:r w:rsidR="005E5801" w:rsidRPr="00CB1C7A" w:rsidDel="00B217A8">
            <w:rPr>
              <w:rFonts w:ascii="Arial" w:hAnsi="Arial" w:cs="Arial"/>
              <w:color w:val="000000"/>
            </w:rPr>
            <w:delText>on prediction o</w:delText>
          </w:r>
          <w:r w:rsidR="00B86B4C" w:rsidRPr="00CB1C7A" w:rsidDel="00B217A8">
            <w:rPr>
              <w:rFonts w:ascii="Arial" w:hAnsi="Arial" w:cs="Arial"/>
              <w:color w:val="000000"/>
            </w:rPr>
            <w:delText>n</w:delText>
          </w:r>
          <w:r w:rsidR="005E5801" w:rsidRPr="00CB1C7A" w:rsidDel="00B217A8">
            <w:rPr>
              <w:rFonts w:ascii="Arial" w:hAnsi="Arial" w:cs="Arial"/>
              <w:color w:val="000000"/>
            </w:rPr>
            <w:delText xml:space="preserve"> exchange rate</w:delText>
          </w:r>
          <w:r w:rsidR="00D73068" w:rsidRPr="00CB1C7A" w:rsidDel="00B217A8">
            <w:rPr>
              <w:rFonts w:ascii="Arial" w:hAnsi="Arial" w:cs="Arial"/>
              <w:color w:val="000000"/>
            </w:rPr>
            <w:delText>. Artificial Nueral Network and ARIMA are used to predict the model.</w:delText>
          </w:r>
        </w:del>
      </w:moveFrom>
    </w:p>
    <w:p w14:paraId="1F9CEADC" w14:textId="73DEFEA9" w:rsidR="00B669AA" w:rsidRPr="00CB1C7A" w:rsidDel="00B217A8" w:rsidRDefault="00B669AA" w:rsidP="005D4B76">
      <w:pPr>
        <w:spacing w:line="360" w:lineRule="auto"/>
        <w:jc w:val="both"/>
        <w:rPr>
          <w:del w:id="2676" w:author="Sujil Kumar Koottathampathiyil" w:date="2022-06-12T10:04:00Z"/>
          <w:moveFrom w:id="2677" w:author="Sujil Kumar Koottathampathiyil" w:date="2022-06-08T19:43:00Z"/>
          <w:rFonts w:ascii="Arial" w:hAnsi="Arial" w:cs="Arial"/>
          <w:color w:val="000000"/>
        </w:rPr>
      </w:pPr>
    </w:p>
    <w:p w14:paraId="00914CBB" w14:textId="01734267" w:rsidR="00D459EC" w:rsidRPr="00CB1C7A" w:rsidDel="00B217A8" w:rsidRDefault="00B669AA" w:rsidP="005D4B76">
      <w:pPr>
        <w:spacing w:line="360" w:lineRule="auto"/>
        <w:jc w:val="both"/>
        <w:rPr>
          <w:del w:id="2678" w:author="Sujil Kumar Koottathampathiyil" w:date="2022-06-12T10:04:00Z"/>
          <w:moveFrom w:id="2679" w:author="Sujil Kumar Koottathampathiyil" w:date="2022-06-08T19:43:00Z"/>
          <w:rFonts w:ascii="Arial" w:hAnsi="Arial" w:cs="Arial"/>
          <w:color w:val="000000"/>
        </w:rPr>
      </w:pPr>
      <w:moveFrom w:id="2680" w:author="Sujil Kumar Koottathampathiyil" w:date="2022-06-08T19:43:00Z">
        <w:del w:id="2681" w:author="Sujil Kumar Koottathampathiyil" w:date="2022-06-12T10:04:00Z">
          <w:r w:rsidRPr="00CB1C7A" w:rsidDel="00B217A8">
            <w:rPr>
              <w:rFonts w:ascii="Arial" w:hAnsi="Arial" w:cs="Arial"/>
              <w:color w:val="000000"/>
            </w:rPr>
            <w:delText xml:space="preserve">SVM </w:delText>
          </w:r>
          <w:r w:rsidR="00437E07" w:rsidRPr="00CB1C7A" w:rsidDel="00B217A8">
            <w:rPr>
              <w:rFonts w:ascii="Arial" w:hAnsi="Arial" w:cs="Arial"/>
              <w:color w:val="000000"/>
            </w:rPr>
            <w:delText>has been</w:delText>
          </w:r>
          <w:r w:rsidRPr="00CB1C7A" w:rsidDel="00B217A8">
            <w:rPr>
              <w:rFonts w:ascii="Arial" w:hAnsi="Arial" w:cs="Arial"/>
              <w:color w:val="000000"/>
            </w:rPr>
            <w:delText xml:space="preserve"> used Time series analysis,</w:delText>
          </w:r>
          <w:r w:rsidR="00995A56" w:rsidRPr="00CB1C7A" w:rsidDel="00B217A8">
            <w:rPr>
              <w:rFonts w:ascii="Arial" w:hAnsi="Arial" w:cs="Arial"/>
              <w:color w:val="000000"/>
            </w:rPr>
            <w:delText xml:space="preserve"> like</w:delText>
          </w:r>
          <w:r w:rsidRPr="00CB1C7A" w:rsidDel="00B217A8">
            <w:rPr>
              <w:rFonts w:ascii="Arial" w:hAnsi="Arial" w:cs="Arial"/>
              <w:color w:val="000000"/>
            </w:rPr>
            <w:delText xml:space="preserve"> </w:delText>
          </w:r>
        </w:del>
      </w:moveFrom>
      <w:customXmlDelRangeStart w:id="2682" w:author="Sujil Kumar Koottathampathiyil" w:date="2022-06-12T10:04:00Z"/>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Content>
          <w:customXmlDelRangeEnd w:id="2682"/>
          <w:moveFrom w:id="2683" w:author="Sujil Kumar Koottathampathiyil" w:date="2022-06-08T19:43:00Z">
            <w:del w:id="2684" w:author="Sujil Kumar Koottathampathiyil" w:date="2022-06-08T19:46:00Z">
              <w:r w:rsidR="00770ACD" w:rsidRPr="004E08F8" w:rsidDel="00C518DB">
                <w:rPr>
                  <w:rFonts w:ascii="Arial" w:hAnsi="Arial" w:cs="Arial"/>
                  <w:color w:val="000000"/>
                </w:rPr>
                <w:delText>(Huang et al. 2017)</w:delText>
              </w:r>
            </w:del>
          </w:moveFrom>
          <w:customXmlDelRangeStart w:id="2685" w:author="Sujil Kumar Koottathampathiyil" w:date="2022-06-12T10:04:00Z"/>
        </w:sdtContent>
      </w:sdt>
      <w:customXmlDelRangeEnd w:id="2685"/>
      <w:moveFrom w:id="2686" w:author="Sujil Kumar Koottathampathiyil" w:date="2022-06-08T19:43:00Z">
        <w:del w:id="2687" w:author="Sujil Kumar Koottathampathiyil" w:date="2022-06-12T10:04:00Z">
          <w:r w:rsidR="00995A56" w:rsidRPr="00CB1C7A" w:rsidDel="00B217A8">
            <w:rPr>
              <w:rFonts w:ascii="Arial" w:hAnsi="Arial" w:cs="Arial"/>
              <w:color w:val="000000"/>
            </w:rPr>
            <w:delText xml:space="preserve"> has clearly studied classification problem on Breast cancer dataset. </w:delText>
          </w:r>
          <w:r w:rsidR="00394F5D" w:rsidRPr="00CB1C7A" w:rsidDel="00B217A8">
            <w:rPr>
              <w:rFonts w:ascii="Arial" w:hAnsi="Arial" w:cs="Arial"/>
              <w:color w:val="000000"/>
            </w:rPr>
            <w:delText>This study also checked for different kernel function that used in the SVM Classifier. The outcome of their shows that for large scale datasets RBF kernel based SVM ensembles based onboosting perform better than the other classifiers.</w:delText>
          </w:r>
          <w:r w:rsidR="00401ADB" w:rsidRPr="00CB1C7A" w:rsidDel="00B217A8">
            <w:rPr>
              <w:rFonts w:ascii="Arial" w:hAnsi="Arial" w:cs="Arial"/>
              <w:color w:val="000000"/>
            </w:rPr>
            <w:delText xml:space="preserve"> SVM is first introduced by </w:delText>
          </w:r>
        </w:del>
      </w:moveFrom>
      <w:customXmlDelRangeStart w:id="2688" w:author="Sujil Kumar Koottathampathiyil" w:date="2022-06-12T10:04:00Z"/>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Content>
          <w:customXmlDelRangeEnd w:id="2688"/>
          <w:moveFrom w:id="2689" w:author="Sujil Kumar Koottathampathiyil" w:date="2022-06-08T19:43:00Z">
            <w:del w:id="2690" w:author="Sujil Kumar Koottathampathiyil" w:date="2022-06-08T19:46:00Z">
              <w:r w:rsidR="00770ACD" w:rsidRPr="004E08F8" w:rsidDel="00C518DB">
                <w:rPr>
                  <w:rFonts w:ascii="Arial" w:hAnsi="Arial" w:cs="Arial"/>
                  <w:color w:val="000000"/>
                </w:rPr>
                <w:delText>(Cortes and Vapnik 1995)</w:delText>
              </w:r>
            </w:del>
          </w:moveFrom>
          <w:customXmlDelRangeStart w:id="2691" w:author="Sujil Kumar Koottathampathiyil" w:date="2022-06-12T10:04:00Z"/>
        </w:sdtContent>
      </w:sdt>
      <w:customXmlDelRangeEnd w:id="2691"/>
      <w:moveFrom w:id="2692" w:author="Sujil Kumar Koottathampathiyil" w:date="2022-06-08T19:43:00Z">
        <w:del w:id="2693" w:author="Sujil Kumar Koottathampathiyil" w:date="2022-06-12T10:04:00Z">
          <w:r w:rsidR="00401ADB" w:rsidRPr="00CB1C7A" w:rsidDel="00B217A8">
            <w:rPr>
              <w:rFonts w:ascii="Arial" w:hAnsi="Arial" w:cs="Arial"/>
              <w:color w:val="000000"/>
            </w:rPr>
            <w:delText xml:space="preserve"> shown that it’s better for two-group classification problems.</w:delText>
          </w:r>
        </w:del>
      </w:moveFrom>
    </w:p>
    <w:p w14:paraId="4B997146" w14:textId="6546B5BA" w:rsidR="00E52FFE" w:rsidRPr="00CB1C7A" w:rsidDel="00B217A8" w:rsidRDefault="000C1E52" w:rsidP="005D4B76">
      <w:pPr>
        <w:spacing w:line="360" w:lineRule="auto"/>
        <w:jc w:val="both"/>
        <w:rPr>
          <w:del w:id="2694" w:author="Sujil Kumar Koottathampathiyil" w:date="2022-06-12T10:04:00Z"/>
          <w:moveFrom w:id="2695" w:author="Sujil Kumar Koottathampathiyil" w:date="2022-06-08T19:43:00Z"/>
          <w:rFonts w:ascii="Arial" w:hAnsi="Arial" w:cs="Arial"/>
          <w:color w:val="000000"/>
        </w:rPr>
      </w:pPr>
      <w:moveFrom w:id="2696" w:author="Sujil Kumar Koottathampathiyil" w:date="2022-06-08T19:43:00Z">
        <w:del w:id="2697" w:author="Sujil Kumar Koottathampathiyil" w:date="2022-06-12T10:04:00Z">
          <w:r w:rsidRPr="00CB1C7A" w:rsidDel="00B217A8">
            <w:rPr>
              <w:rFonts w:ascii="Arial" w:hAnsi="Arial" w:cs="Arial"/>
              <w:color w:val="000000"/>
            </w:rPr>
            <w:delText xml:space="preserve">PCA-KNN model is used in </w:delText>
          </w:r>
        </w:del>
      </w:moveFrom>
      <w:customXmlDelRangeStart w:id="2698" w:author="Sujil Kumar Koottathampathiyil" w:date="2022-06-12T10:04:00Z"/>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Content>
          <w:customXmlDelRangeEnd w:id="2698"/>
          <w:moveFrom w:id="2699" w:author="Sujil Kumar Koottathampathiyil" w:date="2022-06-08T19:43:00Z">
            <w:del w:id="2700" w:author="Sujil Kumar Koottathampathiyil" w:date="2022-06-08T19:46:00Z">
              <w:r w:rsidR="00770ACD" w:rsidRPr="004E08F8" w:rsidDel="00C518DB">
                <w:rPr>
                  <w:rFonts w:ascii="Arial" w:hAnsi="Arial" w:cs="Arial"/>
                  <w:color w:val="000000"/>
                </w:rPr>
                <w:delText>(2018)</w:delText>
              </w:r>
            </w:del>
          </w:moveFrom>
          <w:customXmlDelRangeStart w:id="2701" w:author="Sujil Kumar Koottathampathiyil" w:date="2022-06-12T10:04:00Z"/>
        </w:sdtContent>
      </w:sdt>
      <w:customXmlDelRangeEnd w:id="2701"/>
      <w:moveFrom w:id="2702" w:author="Sujil Kumar Koottathampathiyil" w:date="2022-06-08T19:43:00Z">
        <w:del w:id="2703" w:author="Sujil Kumar Koottathampathiyil" w:date="2022-06-12T10:04:00Z">
          <w:r w:rsidRPr="00CB1C7A" w:rsidDel="00B217A8">
            <w:rPr>
              <w:rFonts w:ascii="Arial" w:hAnsi="Arial" w:cs="Arial"/>
              <w:color w:val="000000"/>
            </w:rPr>
            <w:delText xml:space="preserve"> for financial time series prediction, we could use output from sliding window as input for the KNN Model.</w:delText>
          </w:r>
          <w:r w:rsidR="005E5B77" w:rsidRPr="00CB1C7A" w:rsidDel="00B217A8">
            <w:rPr>
              <w:rFonts w:ascii="Arial" w:hAnsi="Arial" w:cs="Arial"/>
              <w:color w:val="000000"/>
            </w:rPr>
            <w:delTex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From>
    </w:p>
    <w:p w14:paraId="09DF25B2" w14:textId="2C8BC246" w:rsidR="00B76B1A" w:rsidRPr="00CB1C7A" w:rsidDel="005070C6" w:rsidRDefault="00E52FFE" w:rsidP="005D4B76">
      <w:pPr>
        <w:spacing w:line="360" w:lineRule="auto"/>
        <w:jc w:val="both"/>
        <w:rPr>
          <w:moveFrom w:id="2704" w:author="Sujil Kumar Koottathampathiyil" w:date="2022-06-08T19:43:00Z"/>
          <w:rFonts w:ascii="Arial" w:hAnsi="Arial" w:cs="Arial"/>
          <w:color w:val="000000"/>
        </w:rPr>
      </w:pPr>
      <w:moveFrom w:id="2705" w:author="Sujil Kumar Koottathampathiyil" w:date="2022-06-08T19:43:00Z">
        <w:del w:id="2706" w:author="Sujil Kumar Koottathampathiyil" w:date="2022-06-12T10:04:00Z">
          <w:r w:rsidRPr="00CB1C7A" w:rsidDel="00B217A8">
            <w:rPr>
              <w:rFonts w:ascii="Arial" w:hAnsi="Arial" w:cs="Arial"/>
              <w:color w:val="000000"/>
            </w:rPr>
            <w:delText xml:space="preserve">Working with Multivariate time series data, I was looking for models which can </w:delText>
          </w:r>
          <w:r w:rsidR="00437ABE" w:rsidRPr="00CB1C7A" w:rsidDel="00B217A8">
            <w:rPr>
              <w:rFonts w:ascii="Arial" w:hAnsi="Arial" w:cs="Arial"/>
              <w:color w:val="000000"/>
            </w:rPr>
            <w:delText>making predictions on</w:delText>
          </w:r>
          <w:r w:rsidRPr="00CB1C7A" w:rsidDel="00B217A8">
            <w:rPr>
              <w:rFonts w:ascii="Arial" w:hAnsi="Arial" w:cs="Arial"/>
              <w:color w:val="000000"/>
            </w:rPr>
            <w:delText xml:space="preserve"> more than one variable. For example, the </w:delText>
          </w:r>
        </w:del>
      </w:moveFrom>
      <w:customXmlDelRangeStart w:id="2707" w:author="Sujil Kumar Koottathampathiyil" w:date="2022-06-12T10:04:00Z"/>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Content>
          <w:customXmlDelRangeEnd w:id="2707"/>
          <w:moveFrom w:id="2708" w:author="Sujil Kumar Koottathampathiyil" w:date="2022-06-08T19:43:00Z">
            <w:del w:id="2709" w:author="Sujil Kumar Koottathampathiyil" w:date="2022-06-08T19:46:00Z">
              <w:r w:rsidR="00770ACD" w:rsidRPr="004E08F8" w:rsidDel="00C518DB">
                <w:rPr>
                  <w:rFonts w:ascii="Arial" w:hAnsi="Arial" w:cs="Arial"/>
                  <w:color w:val="000000"/>
                </w:rPr>
                <w:delText>(Vector Autoregressive Models for Multivariate Time Series 2006)</w:delText>
              </w:r>
            </w:del>
          </w:moveFrom>
          <w:customXmlDelRangeStart w:id="2710" w:author="Sujil Kumar Koottathampathiyil" w:date="2022-06-12T10:04:00Z"/>
        </w:sdtContent>
      </w:sdt>
      <w:customXmlDelRangeEnd w:id="2710"/>
      <w:moveFrom w:id="2711" w:author="Sujil Kumar Koottathampathiyil" w:date="2022-06-08T19:43:00Z">
        <w:del w:id="2712" w:author="Sujil Kumar Koottathampathiyil" w:date="2022-06-12T10:04:00Z">
          <w:r w:rsidRPr="00CB1C7A" w:rsidDel="00B217A8">
            <w:rPr>
              <w:rFonts w:ascii="Arial" w:hAnsi="Arial" w:cs="Arial"/>
              <w:color w:val="000000"/>
            </w:rPr>
            <w:delText xml:space="preserve"> </w:delText>
          </w:r>
        </w:del>
        <w:r w:rsidRPr="00CB1C7A" w:rsidDel="005070C6">
          <w:rPr>
            <w:rFonts w:ascii="Arial" w:hAnsi="Arial" w:cs="Arial"/>
            <w:color w:val="000000"/>
          </w:rPr>
          <w:t xml:space="preserve">showed me how relevant is VAR (Vector Autoregressive Models) model for the suicide analysis. It also gave me. </w:t>
        </w:r>
      </w:moveFrom>
    </w:p>
    <w:moveFromRangeEnd w:id="2629"/>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Content>
        <w:p w14:paraId="76EBDF96" w14:textId="1464A1DD" w:rsidR="00DA5B80" w:rsidRPr="00F97DCC" w:rsidRDefault="00B217A8" w:rsidP="005D4B76">
          <w:pPr>
            <w:spacing w:line="360" w:lineRule="auto"/>
            <w:jc w:val="both"/>
            <w:divId w:val="99877264"/>
            <w:rPr>
              <w:rFonts w:ascii="Arial" w:hAnsi="Arial" w:cs="Arial"/>
              <w:b/>
              <w:bCs/>
              <w:sz w:val="32"/>
              <w:szCs w:val="32"/>
              <w:rPrChange w:id="2713" w:author="Sujil Kumar Koottathampathiyil" w:date="2022-06-09T11:33:00Z">
                <w:rPr>
                  <w:rFonts w:ascii="Arial" w:hAnsi="Arial" w:cs="Arial"/>
                  <w:b/>
                  <w:bCs/>
                  <w:u w:val="single"/>
                </w:rPr>
              </w:rPrChange>
            </w:rPr>
          </w:pPr>
          <w:ins w:id="2714" w:author="Sujil Kumar Koottathampathiyil" w:date="2022-06-12T10:04:00Z">
            <w:r>
              <w:rPr>
                <w:rFonts w:ascii="Arial" w:hAnsi="Arial" w:cs="Arial"/>
                <w:b/>
                <w:bCs/>
                <w:sz w:val="32"/>
                <w:szCs w:val="32"/>
              </w:rPr>
              <w:t>8</w:t>
            </w:r>
          </w:ins>
          <w:ins w:id="2715" w:author="Sujil Kumar Koottathampathiyil" w:date="2022-06-09T11:33:00Z">
            <w:r w:rsidR="009259D7" w:rsidRPr="009259D7">
              <w:rPr>
                <w:rFonts w:ascii="Arial" w:hAnsi="Arial" w:cs="Arial"/>
                <w:b/>
                <w:bCs/>
                <w:sz w:val="32"/>
                <w:szCs w:val="32"/>
                <w:rPrChange w:id="2716" w:author="Sujil Kumar Koottathampathiyil" w:date="2022-06-09T11:33:00Z">
                  <w:rPr>
                    <w:rFonts w:ascii="Arial" w:hAnsi="Arial" w:cs="Arial"/>
                  </w:rPr>
                </w:rPrChange>
              </w:rPr>
              <w:t>.0</w:t>
            </w:r>
            <w:r w:rsidR="009259D7" w:rsidRPr="009259D7">
              <w:rPr>
                <w:rFonts w:ascii="Arial" w:hAnsi="Arial" w:cs="Arial"/>
                <w:sz w:val="32"/>
                <w:szCs w:val="32"/>
                <w:rPrChange w:id="2717"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718"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Content>
            <w:p w14:paraId="682696DE" w14:textId="77777777" w:rsidR="004E08F8" w:rsidRDefault="004E08F8">
              <w:pPr>
                <w:divId w:val="2085641472"/>
                <w:rPr>
                  <w:ins w:id="2719" w:author="Sujil Kumar Koottathampathiyil" w:date="2022-06-11T23:58:00Z"/>
                  <w:rFonts w:eastAsia="Times New Roman"/>
                  <w:sz w:val="24"/>
                  <w:szCs w:val="24"/>
                </w:rPr>
              </w:pPr>
              <w:ins w:id="2720" w:author="Sujil Kumar Koottathampathiyil" w:date="2022-06-11T23:58:00Z">
                <w:r>
                  <w:rPr>
                    <w:rFonts w:eastAsia="Times New Roman"/>
                    <w:i/>
                    <w:iCs/>
                  </w:rPr>
                  <w:t>(3) 1/4: What is Streamlit - YouTube</w:t>
                </w:r>
                <w:r>
                  <w:rPr>
                    <w:rFonts w:eastAsia="Times New Roman"/>
                  </w:rPr>
                  <w:t>. Available from: https://www.youtube.com/watch?v=R2nr1uZ8ffc [accessed 4 June 2022].</w:t>
                </w:r>
              </w:ins>
            </w:p>
            <w:p w14:paraId="2B76B8F6" w14:textId="77777777" w:rsidR="004E08F8" w:rsidRDefault="004E08F8">
              <w:pPr>
                <w:divId w:val="1586501171"/>
                <w:rPr>
                  <w:ins w:id="2721" w:author="Sujil Kumar Koottathampathiyil" w:date="2022-06-11T23:58:00Z"/>
                  <w:rFonts w:eastAsia="Times New Roman"/>
                </w:rPr>
              </w:pPr>
              <w:proofErr w:type="spellStart"/>
              <w:ins w:id="2722" w:author="Sujil Kumar Koottathampathiyil" w:date="2022-06-11T23:58:00Z">
                <w:r>
                  <w:rPr>
                    <w:rFonts w:eastAsia="Times New Roman"/>
                    <w:i/>
                    <w:iCs/>
                  </w:rPr>
                  <w:t>Airiti</w:t>
                </w:r>
                <w:proofErr w:type="spellEnd"/>
                <w:r>
                  <w:rPr>
                    <w:rFonts w:eastAsia="Times New Roman"/>
                    <w:i/>
                    <w:iCs/>
                  </w:rPr>
                  <w:t xml:space="preserve">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ins>
            </w:p>
            <w:p w14:paraId="04A287F1" w14:textId="77777777" w:rsidR="004E08F8" w:rsidRDefault="004E08F8">
              <w:pPr>
                <w:divId w:val="852452164"/>
                <w:rPr>
                  <w:ins w:id="2723" w:author="Sujil Kumar Koottathampathiyil" w:date="2022-06-11T23:58:00Z"/>
                  <w:rFonts w:eastAsia="Times New Roman"/>
                </w:rPr>
              </w:pPr>
              <w:ins w:id="2724" w:author="Sujil Kumar Koottathampathiyil" w:date="2022-06-11T23:58:00Z">
                <w:r>
                  <w:rPr>
                    <w:rFonts w:eastAsia="Times New Roman"/>
                  </w:rPr>
                  <w:t xml:space="preserve">Bellman, V. and </w:t>
                </w:r>
                <w:proofErr w:type="spellStart"/>
                <w:r>
                  <w:rPr>
                    <w:rFonts w:eastAsia="Times New Roman"/>
                  </w:rPr>
                  <w:t>Namdev</w:t>
                </w:r>
                <w:proofErr w:type="spellEnd"/>
                <w:r>
                  <w:rPr>
                    <w:rFonts w:eastAsia="Times New Roman"/>
                  </w:rPr>
                  <w:t xml:space="preserve">, V. (2022). Suicidality Among Men in Russia: A Review of Recent Epidemiological Data. </w:t>
                </w:r>
                <w:proofErr w:type="spellStart"/>
                <w:r>
                  <w:rPr>
                    <w:rFonts w:eastAsia="Times New Roman"/>
                    <w:i/>
                    <w:iCs/>
                  </w:rPr>
                  <w:t>Cureus</w:t>
                </w:r>
                <w:proofErr w:type="spellEnd"/>
                <w:r>
                  <w:rPr>
                    <w:rFonts w:eastAsia="Times New Roman"/>
                  </w:rPr>
                  <w:t xml:space="preserve"> [online], 14(3). Available from: https://www.cureus.com/articles/88128-suicidality-among-men-in-russia-a-review-of-recent-epidemiological-data [accessed 8 June 2022].</w:t>
                </w:r>
              </w:ins>
            </w:p>
            <w:p w14:paraId="6A45E278" w14:textId="77777777" w:rsidR="004E08F8" w:rsidRDefault="004E08F8">
              <w:pPr>
                <w:divId w:val="995379395"/>
                <w:rPr>
                  <w:ins w:id="2725" w:author="Sujil Kumar Koottathampathiyil" w:date="2022-06-11T23:58:00Z"/>
                  <w:rFonts w:eastAsia="Times New Roman"/>
                </w:rPr>
              </w:pPr>
              <w:proofErr w:type="spellStart"/>
              <w:ins w:id="2726" w:author="Sujil Kumar Koottathampathiyil" w:date="2022-06-11T23:58:00Z">
                <w:r>
                  <w:rPr>
                    <w:rFonts w:eastAsia="Times New Roman"/>
                  </w:rPr>
                  <w:t>Bogod</w:t>
                </w:r>
                <w:proofErr w:type="spellEnd"/>
                <w:r>
                  <w:rPr>
                    <w:rFonts w:eastAsia="Times New Roman"/>
                  </w:rPr>
                  <w:t xml:space="preserve">, D. (2004). The Nazi Hypothermia Experiments: Forbidden </w:t>
                </w:r>
                <w:proofErr w:type="gramStart"/>
                <w:r>
                  <w:rPr>
                    <w:rFonts w:eastAsia="Times New Roman"/>
                  </w:rPr>
                  <w:t>Data?.</w:t>
                </w:r>
                <w:proofErr w:type="gramEnd"/>
                <w:r>
                  <w:rPr>
                    <w:rFonts w:eastAsia="Times New Roman"/>
                  </w:rPr>
                  <w:t xml:space="preserve"> </w:t>
                </w:r>
                <w:proofErr w:type="spellStart"/>
                <w:r>
                  <w:rPr>
                    <w:rFonts w:eastAsia="Times New Roman"/>
                    <w:i/>
                    <w:iCs/>
                  </w:rPr>
                  <w:t>Anaesthesia</w:t>
                </w:r>
                <w:proofErr w:type="spellEnd"/>
                <w:r>
                  <w:rPr>
                    <w:rFonts w:eastAsia="Times New Roman"/>
                  </w:rPr>
                  <w:t xml:space="preserve"> [online], 59(12), pp.1155–1156.</w:t>
                </w:r>
              </w:ins>
            </w:p>
            <w:p w14:paraId="160DFF18" w14:textId="77777777" w:rsidR="004E08F8" w:rsidRDefault="004E08F8">
              <w:pPr>
                <w:divId w:val="202328677"/>
                <w:rPr>
                  <w:ins w:id="2727" w:author="Sujil Kumar Koottathampathiyil" w:date="2022-06-11T23:58:00Z"/>
                  <w:rFonts w:eastAsia="Times New Roman"/>
                </w:rPr>
              </w:pPr>
              <w:ins w:id="2728" w:author="Sujil Kumar Koottathampathiyil" w:date="2022-06-11T23:58:00Z">
                <w:r>
                  <w:rPr>
                    <w:rFonts w:eastAsia="Times New Roman"/>
                  </w:rPr>
                  <w:t xml:space="preserve">Brunello, A., Marzano, E., </w:t>
                </w:r>
                <w:proofErr w:type="spellStart"/>
                <w:r>
                  <w:rPr>
                    <w:rFonts w:eastAsia="Times New Roman"/>
                  </w:rPr>
                  <w:t>Montanari</w:t>
                </w:r>
                <w:proofErr w:type="spellEnd"/>
                <w:r>
                  <w:rPr>
                    <w:rFonts w:eastAsia="Times New Roman"/>
                  </w:rPr>
                  <w:t xml:space="preserve">, A. and </w:t>
                </w:r>
                <w:proofErr w:type="spellStart"/>
                <w:r>
                  <w:rPr>
                    <w:rFonts w:eastAsia="Times New Roman"/>
                  </w:rPr>
                  <w:t>Sciavicco</w:t>
                </w:r>
                <w:proofErr w:type="spellEnd"/>
                <w:r>
                  <w:rPr>
                    <w:rFonts w:eastAsia="Times New Roman"/>
                  </w:rPr>
                  <w:t xml:space="preserve">, G. (2019). J48SS: A Novel Decision Tree Approach for the Handling of Sequential and Time Series Data. </w:t>
                </w:r>
                <w:r>
                  <w:rPr>
                    <w:rFonts w:eastAsia="Times New Roman"/>
                    <w:i/>
                    <w:iCs/>
                  </w:rPr>
                  <w:t>Computers 2019, Vol. 8, Page 21</w:t>
                </w:r>
                <w:r>
                  <w:rPr>
                    <w:rFonts w:eastAsia="Times New Roman"/>
                  </w:rPr>
                  <w:t xml:space="preserve"> </w:t>
                </w:r>
                <w:r>
                  <w:rPr>
                    <w:rFonts w:eastAsia="Times New Roman"/>
                  </w:rPr>
                  <w:lastRenderedPageBreak/>
                  <w:t>[online], 8(1), p.21. Available from: https://www.mdpi.com/2073-431X/8/1/21/htm [accessed 7 June 2022].</w:t>
                </w:r>
              </w:ins>
            </w:p>
            <w:p w14:paraId="32000BF8" w14:textId="77777777" w:rsidR="004E08F8" w:rsidRDefault="004E08F8">
              <w:pPr>
                <w:divId w:val="579604784"/>
                <w:rPr>
                  <w:ins w:id="2729" w:author="Sujil Kumar Koottathampathiyil" w:date="2022-06-11T23:58:00Z"/>
                  <w:rFonts w:eastAsia="Times New Roman"/>
                </w:rPr>
              </w:pPr>
              <w:ins w:id="2730" w:author="Sujil Kumar Koottathampathiyil" w:date="2022-06-11T23:58:00Z">
                <w:r>
                  <w:rPr>
                    <w:rFonts w:eastAsia="Times New Roman"/>
                  </w:rPr>
                  <w:t xml:space="preserve">Cortes, C. and </w:t>
                </w:r>
                <w:proofErr w:type="spellStart"/>
                <w:r>
                  <w:rPr>
                    <w:rFonts w:eastAsia="Times New Roman"/>
                  </w:rPr>
                  <w:t>Vapnik</w:t>
                </w:r>
                <w:proofErr w:type="spellEnd"/>
                <w:r>
                  <w:rPr>
                    <w:rFonts w:eastAsia="Times New Roman"/>
                  </w:rPr>
                  <w:t xml:space="preserve">, V. (1995). Support-vector networks. </w:t>
                </w:r>
                <w:r>
                  <w:rPr>
                    <w:rFonts w:eastAsia="Times New Roman"/>
                    <w:i/>
                    <w:iCs/>
                  </w:rPr>
                  <w:t>Machine Learning</w:t>
                </w:r>
                <w:r>
                  <w:rPr>
                    <w:rFonts w:eastAsia="Times New Roman"/>
                  </w:rPr>
                  <w:t xml:space="preserve"> [online], 20(3), pp.273–297.</w:t>
                </w:r>
              </w:ins>
            </w:p>
            <w:p w14:paraId="46D7F12D" w14:textId="77777777" w:rsidR="004E08F8" w:rsidRDefault="004E08F8">
              <w:pPr>
                <w:divId w:val="1942301286"/>
                <w:rPr>
                  <w:ins w:id="2731" w:author="Sujil Kumar Koottathampathiyil" w:date="2022-06-11T23:58:00Z"/>
                  <w:rFonts w:eastAsia="Times New Roman"/>
                </w:rPr>
              </w:pPr>
              <w:ins w:id="2732" w:author="Sujil Kumar Koottathampathiyil" w:date="2022-06-11T23:58:00Z">
                <w:r>
                  <w:rPr>
                    <w:rFonts w:eastAsia="Times New Roman"/>
                    <w:i/>
                    <w:iCs/>
                  </w:rPr>
                  <w:t>COVID-19 Map - Johns Hopkins Coronavirus Resource Center</w:t>
                </w:r>
                <w:r>
                  <w:rPr>
                    <w:rFonts w:eastAsia="Times New Roman"/>
                  </w:rPr>
                  <w:t>. Available from: https://coronavirus.jhu.edu/map.html [accessed 11 June 2022].</w:t>
                </w:r>
              </w:ins>
            </w:p>
            <w:p w14:paraId="654C1B25" w14:textId="77777777" w:rsidR="004E08F8" w:rsidRDefault="004E08F8">
              <w:pPr>
                <w:divId w:val="777915793"/>
                <w:rPr>
                  <w:ins w:id="2733" w:author="Sujil Kumar Koottathampathiyil" w:date="2022-06-11T23:58:00Z"/>
                  <w:rFonts w:eastAsia="Times New Roman"/>
                </w:rPr>
              </w:pPr>
              <w:ins w:id="2734" w:author="Sujil Kumar Koottathampathiyil" w:date="2022-06-11T23:58:00Z">
                <w:r>
                  <w:rPr>
                    <w:rFonts w:eastAsia="Times New Roman"/>
                  </w:rPr>
                  <w:t xml:space="preserve">Filho, D.M. and </w:t>
                </w:r>
                <w:proofErr w:type="spellStart"/>
                <w:r>
                  <w:rPr>
                    <w:rFonts w:eastAsia="Times New Roman"/>
                  </w:rPr>
                  <w:t>Valk</w:t>
                </w:r>
                <w:proofErr w:type="spellEnd"/>
                <w:r>
                  <w:rPr>
                    <w:rFonts w:eastAsia="Times New Roman"/>
                  </w:rPr>
                  <w:t xml:space="preserve">,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33BA4571" w14:textId="77777777" w:rsidR="004E08F8" w:rsidRDefault="004E08F8">
              <w:pPr>
                <w:divId w:val="186985505"/>
                <w:rPr>
                  <w:ins w:id="2735" w:author="Sujil Kumar Koottathampathiyil" w:date="2022-06-11T23:58:00Z"/>
                  <w:rFonts w:eastAsia="Times New Roman"/>
                </w:rPr>
              </w:pPr>
              <w:ins w:id="2736" w:author="Sujil Kumar Koottathampathiyil" w:date="2022-06-11T23:58:00Z">
                <w:r>
                  <w:rPr>
                    <w:rFonts w:eastAsia="Times New Roman"/>
                  </w:rPr>
                  <w:t xml:space="preserve">Fujita, A., Sato, J.R., </w:t>
                </w:r>
                <w:proofErr w:type="spellStart"/>
                <w:r>
                  <w:rPr>
                    <w:rFonts w:eastAsia="Times New Roman"/>
                  </w:rPr>
                  <w:t>Garay-Malpartida</w:t>
                </w:r>
                <w:proofErr w:type="spellEnd"/>
                <w:r>
                  <w:rPr>
                    <w:rFonts w:eastAsia="Times New Roman"/>
                  </w:rPr>
                  <w:t xml:space="preserve">, H.M., Yamaguchi, R., </w:t>
                </w:r>
                <w:proofErr w:type="spellStart"/>
                <w:r>
                  <w:rPr>
                    <w:rFonts w:eastAsia="Times New Roman"/>
                  </w:rPr>
                  <w:t>Miyano</w:t>
                </w:r>
                <w:proofErr w:type="spellEnd"/>
                <w:r>
                  <w:rPr>
                    <w:rFonts w:eastAsia="Times New Roman"/>
                  </w:rPr>
                  <w:t xml:space="preserve">, S., </w:t>
                </w:r>
                <w:proofErr w:type="spellStart"/>
                <w:r>
                  <w:rPr>
                    <w:rFonts w:eastAsia="Times New Roman"/>
                  </w:rPr>
                  <w:t>Sogayar</w:t>
                </w:r>
                <w:proofErr w:type="spellEnd"/>
                <w:r>
                  <w:rPr>
                    <w:rFonts w:eastAsia="Times New Roman"/>
                  </w:rPr>
                  <w:t xml:space="preserve">,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0C06C237" w14:textId="77777777" w:rsidR="004E08F8" w:rsidRDefault="004E08F8">
              <w:pPr>
                <w:divId w:val="345982469"/>
                <w:rPr>
                  <w:ins w:id="2737" w:author="Sujil Kumar Koottathampathiyil" w:date="2022-06-11T23:58:00Z"/>
                  <w:rFonts w:eastAsia="Times New Roman"/>
                </w:rPr>
              </w:pPr>
              <w:ins w:id="2738" w:author="Sujil Kumar Koottathampathiyil" w:date="2022-06-11T23:58: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7A557A5D" w14:textId="77777777" w:rsidR="004E08F8" w:rsidRDefault="004E08F8">
              <w:pPr>
                <w:divId w:val="1333531121"/>
                <w:rPr>
                  <w:ins w:id="2739" w:author="Sujil Kumar Koottathampathiyil" w:date="2022-06-11T23:58:00Z"/>
                  <w:rFonts w:eastAsia="Times New Roman"/>
                </w:rPr>
              </w:pPr>
              <w:ins w:id="2740" w:author="Sujil Kumar Koottathampathiyil" w:date="2022-06-11T23:58:00Z">
                <w:r>
                  <w:rPr>
                    <w:rFonts w:eastAsia="Times New Roman"/>
                  </w:rPr>
                  <w:t xml:space="preserve">Huang, M.W., Chen, C.W., Lin, W.C., </w:t>
                </w:r>
                <w:proofErr w:type="spellStart"/>
                <w:r>
                  <w:rPr>
                    <w:rFonts w:eastAsia="Times New Roman"/>
                  </w:rPr>
                  <w:t>Ke</w:t>
                </w:r>
                <w:proofErr w:type="spellEnd"/>
                <w:r>
                  <w:rPr>
                    <w:rFonts w:eastAsia="Times New Roman"/>
                  </w:rPr>
                  <w:t xml:space="preserve">, S.W. and Tsai, C.F. (2017). SVM and SVM ensembles in breast cancer prediction. </w:t>
                </w:r>
                <w:proofErr w:type="spellStart"/>
                <w:r>
                  <w:rPr>
                    <w:rFonts w:eastAsia="Times New Roman"/>
                    <w:i/>
                    <w:iCs/>
                  </w:rPr>
                  <w:t>PLoS</w:t>
                </w:r>
                <w:proofErr w:type="spellEnd"/>
                <w:r>
                  <w:rPr>
                    <w:rFonts w:eastAsia="Times New Roman"/>
                    <w:i/>
                    <w:iCs/>
                  </w:rPr>
                  <w:t xml:space="preserve"> ONE</w:t>
                </w:r>
                <w:r>
                  <w:rPr>
                    <w:rFonts w:eastAsia="Times New Roman"/>
                  </w:rPr>
                  <w:t>, 12(1).</w:t>
                </w:r>
              </w:ins>
            </w:p>
            <w:p w14:paraId="3C443F71" w14:textId="77777777" w:rsidR="004E08F8" w:rsidRDefault="004E08F8">
              <w:pPr>
                <w:divId w:val="1330863865"/>
                <w:rPr>
                  <w:ins w:id="2741" w:author="Sujil Kumar Koottathampathiyil" w:date="2022-06-11T23:58:00Z"/>
                  <w:rFonts w:eastAsia="Times New Roman"/>
                </w:rPr>
              </w:pPr>
              <w:ins w:id="2742" w:author="Sujil Kumar Koottathampathiyil" w:date="2022-06-11T23:58: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21429D0E" w14:textId="77777777" w:rsidR="004E08F8" w:rsidRDefault="004E08F8">
              <w:pPr>
                <w:divId w:val="287200654"/>
                <w:rPr>
                  <w:ins w:id="2743" w:author="Sujil Kumar Koottathampathiyil" w:date="2022-06-11T23:58:00Z"/>
                  <w:rFonts w:eastAsia="Times New Roman"/>
                </w:rPr>
              </w:pPr>
              <w:ins w:id="2744" w:author="Sujil Kumar Koottathampathiyil" w:date="2022-06-11T23:58:00Z">
                <w:r>
                  <w:rPr>
                    <w:rFonts w:eastAsia="Times New Roman"/>
                  </w:rPr>
                  <w:t xml:space="preserve">John, A., Glendenning, A.C., Marchant, A., Montgomery, P., Stewart, A., Wood, S., Lloyd, K. and </w:t>
                </w:r>
                <w:proofErr w:type="spellStart"/>
                <w:r>
                  <w:rPr>
                    <w:rFonts w:eastAsia="Times New Roman"/>
                  </w:rPr>
                  <w:t>Hawton</w:t>
                </w:r>
                <w:proofErr w:type="spellEnd"/>
                <w:r>
                  <w:rPr>
                    <w:rFonts w:eastAsia="Times New Roman"/>
                  </w:rPr>
                  <w:t xml:space="preserve">, K. (2018). Self-Harm, Suicidal </w:t>
                </w:r>
                <w:proofErr w:type="spellStart"/>
                <w:r>
                  <w:rPr>
                    <w:rFonts w:eastAsia="Times New Roman"/>
                  </w:rPr>
                  <w:t>Behaviours</w:t>
                </w:r>
                <w:proofErr w:type="spellEnd"/>
                <w:r>
                  <w:rPr>
                    <w:rFonts w:eastAsia="Times New Roman"/>
                  </w:rPr>
                  <w:t xml:space="preserve">, and Cyberbullying in Children and Young People: Systematic Review. </w:t>
                </w:r>
                <w:r>
                  <w:rPr>
                    <w:rFonts w:eastAsia="Times New Roman"/>
                    <w:i/>
                    <w:iCs/>
                  </w:rPr>
                  <w:t>J Med Internet Res 2018;20(4</w:t>
                </w:r>
                <w:proofErr w:type="gramStart"/>
                <w:r>
                  <w:rPr>
                    <w:rFonts w:eastAsia="Times New Roman"/>
                    <w:i/>
                    <w:iCs/>
                  </w:rPr>
                  <w:t>):e</w:t>
                </w:r>
                <w:proofErr w:type="gramEnd"/>
                <w:r>
                  <w:rPr>
                    <w:rFonts w:eastAsia="Times New Roman"/>
                    <w:i/>
                    <w:iCs/>
                  </w:rPr>
                  <w:t>129 https://www.jmir.org/2018/4/e129</w:t>
                </w:r>
                <w:r>
                  <w:rPr>
                    <w:rFonts w:eastAsia="Times New Roman"/>
                  </w:rPr>
                  <w:t xml:space="preserve"> [online], 20(4), p.e9044. Available from: https://www.jmir.org/2018/4/e129 [accessed 9 June 2022].</w:t>
                </w:r>
              </w:ins>
            </w:p>
            <w:p w14:paraId="138FF51C" w14:textId="77777777" w:rsidR="004E08F8" w:rsidRDefault="004E08F8">
              <w:pPr>
                <w:divId w:val="1009411387"/>
                <w:rPr>
                  <w:ins w:id="2745" w:author="Sujil Kumar Koottathampathiyil" w:date="2022-06-11T23:58:00Z"/>
                  <w:rFonts w:eastAsia="Times New Roman"/>
                </w:rPr>
              </w:pPr>
              <w:ins w:id="2746" w:author="Sujil Kumar Koottathampathiyil" w:date="2022-06-11T23:58:00Z">
                <w:r>
                  <w:rPr>
                    <w:rFonts w:eastAsia="Times New Roman"/>
                  </w:rPr>
                  <w:t xml:space="preserve">John, A., </w:t>
                </w:r>
                <w:proofErr w:type="spellStart"/>
                <w:r>
                  <w:rPr>
                    <w:rFonts w:eastAsia="Times New Roman"/>
                  </w:rPr>
                  <w:t>Okolie</w:t>
                </w:r>
                <w:proofErr w:type="spellEnd"/>
                <w:r>
                  <w:rPr>
                    <w:rFonts w:eastAsia="Times New Roman"/>
                  </w:rPr>
                  <w:t xml:space="preserve">, C., </w:t>
                </w:r>
                <w:proofErr w:type="spellStart"/>
                <w:r>
                  <w:rPr>
                    <w:rFonts w:eastAsia="Times New Roman"/>
                  </w:rPr>
                  <w:t>Eyles</w:t>
                </w:r>
                <w:proofErr w:type="spellEnd"/>
                <w:r>
                  <w:rPr>
                    <w:rFonts w:eastAsia="Times New Roman"/>
                  </w:rPr>
                  <w:t xml:space="preserve">, E., Webb, R.T., Schmidt, L., McGuiness, L.A., </w:t>
                </w:r>
                <w:proofErr w:type="spellStart"/>
                <w:r>
                  <w:rPr>
                    <w:rFonts w:eastAsia="Times New Roman"/>
                  </w:rPr>
                  <w:t>Olorisade</w:t>
                </w:r>
                <w:proofErr w:type="spellEnd"/>
                <w:r>
                  <w:rPr>
                    <w:rFonts w:eastAsia="Times New Roman"/>
                  </w:rPr>
                  <w:t xml:space="preserve">, B.K., </w:t>
                </w:r>
                <w:proofErr w:type="spellStart"/>
                <w:r>
                  <w:rPr>
                    <w:rFonts w:eastAsia="Times New Roman"/>
                  </w:rPr>
                  <w:t>Arensman</w:t>
                </w:r>
                <w:proofErr w:type="spellEnd"/>
                <w:r>
                  <w:rPr>
                    <w:rFonts w:eastAsia="Times New Roman"/>
                  </w:rPr>
                  <w:t xml:space="preserve">, E., </w:t>
                </w:r>
                <w:proofErr w:type="spellStart"/>
                <w:r>
                  <w:rPr>
                    <w:rFonts w:eastAsia="Times New Roman"/>
                  </w:rPr>
                  <w:t>Hawton</w:t>
                </w:r>
                <w:proofErr w:type="spellEnd"/>
                <w:r>
                  <w:rPr>
                    <w:rFonts w:eastAsia="Times New Roman"/>
                  </w:rPr>
                  <w:t xml:space="preserve">, K., </w:t>
                </w:r>
                <w:proofErr w:type="spellStart"/>
                <w:r>
                  <w:rPr>
                    <w:rFonts w:eastAsia="Times New Roman"/>
                  </w:rPr>
                  <w:t>Kapur</w:t>
                </w:r>
                <w:proofErr w:type="spellEnd"/>
                <w:r>
                  <w:rPr>
                    <w:rFonts w:eastAsia="Times New Roman"/>
                  </w:rPr>
                  <w:t xml:space="preserve">,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14BAF08B" w14:textId="77777777" w:rsidR="004E08F8" w:rsidRDefault="004E08F8">
              <w:pPr>
                <w:divId w:val="692419005"/>
                <w:rPr>
                  <w:ins w:id="2747" w:author="Sujil Kumar Koottathampathiyil" w:date="2022-06-11T23:58:00Z"/>
                  <w:rFonts w:eastAsia="Times New Roman"/>
                </w:rPr>
              </w:pPr>
              <w:ins w:id="2748" w:author="Sujil Kumar Koottathampathiyil" w:date="2022-06-11T23:58: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62AAAEE7" w14:textId="77777777" w:rsidR="004E08F8" w:rsidRDefault="004E08F8">
              <w:pPr>
                <w:divId w:val="2046131840"/>
                <w:rPr>
                  <w:ins w:id="2749" w:author="Sujil Kumar Koottathampathiyil" w:date="2022-06-11T23:58:00Z"/>
                  <w:rFonts w:eastAsia="Times New Roman"/>
                </w:rPr>
              </w:pPr>
              <w:ins w:id="2750" w:author="Sujil Kumar Koottathampathiyil" w:date="2022-06-11T23:58: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4904CCC7" w14:textId="77777777" w:rsidR="004E08F8" w:rsidRDefault="004E08F8">
              <w:pPr>
                <w:divId w:val="402796861"/>
                <w:rPr>
                  <w:ins w:id="2751" w:author="Sujil Kumar Koottathampathiyil" w:date="2022-06-11T23:58:00Z"/>
                  <w:rFonts w:eastAsia="Times New Roman"/>
                </w:rPr>
              </w:pPr>
              <w:ins w:id="2752" w:author="Sujil Kumar Koottathampathiyil" w:date="2022-06-11T23:58: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5830C79B" w14:textId="77777777" w:rsidR="004E08F8" w:rsidRDefault="004E08F8">
              <w:pPr>
                <w:divId w:val="2061243082"/>
                <w:rPr>
                  <w:ins w:id="2753" w:author="Sujil Kumar Koottathampathiyil" w:date="2022-06-11T23:58:00Z"/>
                  <w:rFonts w:eastAsia="Times New Roman"/>
                </w:rPr>
              </w:pPr>
              <w:ins w:id="2754" w:author="Sujil Kumar Koottathampathiyil" w:date="2022-06-11T23:58:00Z">
                <w:r>
                  <w:rPr>
                    <w:rFonts w:eastAsia="Times New Roman"/>
                    <w:i/>
                    <w:iCs/>
                  </w:rPr>
                  <w:lastRenderedPageBreak/>
                  <w:t xml:space="preserve">Mochahost Review 2022: Mocha Host Details, Pricing &amp; Features | </w:t>
                </w:r>
                <w:proofErr w:type="spellStart"/>
                <w:r>
                  <w:rPr>
                    <w:rFonts w:eastAsia="Times New Roman"/>
                    <w:i/>
                    <w:iCs/>
                  </w:rPr>
                  <w:t>Sitechecker</w:t>
                </w:r>
                <w:proofErr w:type="spellEnd"/>
                <w:r>
                  <w:rPr>
                    <w:rFonts w:eastAsia="Times New Roman"/>
                  </w:rPr>
                  <w:t>. Available from: https://sitechecker.pro/web-hosting/mochahost.com/ [accessed 7 June 2022].</w:t>
                </w:r>
              </w:ins>
            </w:p>
            <w:p w14:paraId="626672ED" w14:textId="77777777" w:rsidR="004E08F8" w:rsidRDefault="004E08F8">
              <w:pPr>
                <w:divId w:val="1816333028"/>
                <w:rPr>
                  <w:ins w:id="2755" w:author="Sujil Kumar Koottathampathiyil" w:date="2022-06-11T23:58:00Z"/>
                  <w:rFonts w:eastAsia="Times New Roman"/>
                </w:rPr>
              </w:pPr>
              <w:ins w:id="2756" w:author="Sujil Kumar Koottathampathiyil" w:date="2022-06-11T23:58:00Z">
                <w:r>
                  <w:rPr>
                    <w:rFonts w:eastAsia="Times New Roman"/>
                  </w:rPr>
                  <w:t xml:space="preserve">Qi, F., Xu, Z., Zhang, H., Wang, R., Wang, Y., Jia, X., Lin, P., </w:t>
                </w:r>
                <w:proofErr w:type="spellStart"/>
                <w:r>
                  <w:rPr>
                    <w:rFonts w:eastAsia="Times New Roman"/>
                  </w:rPr>
                  <w:t>Geng</w:t>
                </w:r>
                <w:proofErr w:type="spellEnd"/>
                <w:r>
                  <w:rPr>
                    <w:rFonts w:eastAsia="Times New Roman"/>
                  </w:rPr>
                  <w:t xml:space="preserve">,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0F53E456" w14:textId="77777777" w:rsidR="004E08F8" w:rsidRDefault="004E08F8">
              <w:pPr>
                <w:divId w:val="1247225594"/>
                <w:rPr>
                  <w:ins w:id="2757" w:author="Sujil Kumar Koottathampathiyil" w:date="2022-06-11T23:58:00Z"/>
                  <w:rFonts w:eastAsia="Times New Roman"/>
                </w:rPr>
              </w:pPr>
              <w:ins w:id="2758" w:author="Sujil Kumar Koottathampathiyil" w:date="2022-06-11T23:58:00Z">
                <w:r>
                  <w:rPr>
                    <w:rFonts w:eastAsia="Times New Roman"/>
                  </w:rPr>
                  <w:t xml:space="preserve">Singh, V., </w:t>
                </w:r>
                <w:proofErr w:type="spellStart"/>
                <w:r>
                  <w:rPr>
                    <w:rFonts w:eastAsia="Times New Roman"/>
                  </w:rPr>
                  <w:t>Poonia</w:t>
                </w:r>
                <w:proofErr w:type="spellEnd"/>
                <w:r>
                  <w:rPr>
                    <w:rFonts w:eastAsia="Times New Roman"/>
                  </w:rPr>
                  <w:t xml:space="preserve">, R.C., Kumar, S., </w:t>
                </w:r>
                <w:proofErr w:type="spellStart"/>
                <w:r>
                  <w:rPr>
                    <w:rFonts w:eastAsia="Times New Roman"/>
                  </w:rPr>
                  <w:t>Dass</w:t>
                </w:r>
                <w:proofErr w:type="spellEnd"/>
                <w:r>
                  <w:rPr>
                    <w:rFonts w:eastAsia="Times New Roman"/>
                  </w:rPr>
                  <w:t xml:space="preserve">,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206B82D9" w14:textId="77777777" w:rsidR="004E08F8" w:rsidRDefault="004E08F8">
              <w:pPr>
                <w:divId w:val="1695495790"/>
                <w:rPr>
                  <w:ins w:id="2759" w:author="Sujil Kumar Koottathampathiyil" w:date="2022-06-11T23:58:00Z"/>
                  <w:rFonts w:eastAsia="Times New Roman"/>
                </w:rPr>
              </w:pPr>
              <w:ins w:id="2760" w:author="Sujil Kumar Koottathampathiyil" w:date="2022-06-11T23:58: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57877CDF" w14:textId="77777777" w:rsidR="004E08F8" w:rsidRDefault="004E08F8">
              <w:pPr>
                <w:divId w:val="1088650460"/>
                <w:rPr>
                  <w:ins w:id="2761" w:author="Sujil Kumar Koottathampathiyil" w:date="2022-06-11T23:58:00Z"/>
                  <w:rFonts w:eastAsia="Times New Roman"/>
                </w:rPr>
              </w:pPr>
              <w:ins w:id="2762" w:author="Sujil Kumar Koottathampathiyil" w:date="2022-06-11T23:58: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03CE6024" w14:textId="77777777" w:rsidR="004E08F8" w:rsidRDefault="004E08F8">
              <w:pPr>
                <w:divId w:val="1013143888"/>
                <w:rPr>
                  <w:ins w:id="2763" w:author="Sujil Kumar Koottathampathiyil" w:date="2022-06-11T23:58:00Z"/>
                  <w:rFonts w:eastAsia="Times New Roman"/>
                </w:rPr>
              </w:pPr>
              <w:ins w:id="2764" w:author="Sujil Kumar Koottathampathiyil" w:date="2022-06-11T23:58: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1F4AF27D" w14:textId="77777777" w:rsidR="004E08F8" w:rsidRDefault="004E08F8">
              <w:pPr>
                <w:divId w:val="1731034802"/>
                <w:rPr>
                  <w:ins w:id="2765" w:author="Sujil Kumar Koottathampathiyil" w:date="2022-06-11T23:58:00Z"/>
                  <w:rFonts w:eastAsia="Times New Roman"/>
                </w:rPr>
              </w:pPr>
              <w:proofErr w:type="spellStart"/>
              <w:ins w:id="2766" w:author="Sujil Kumar Koottathampathiyil" w:date="2022-06-11T23:58:00Z">
                <w:r>
                  <w:rPr>
                    <w:rFonts w:eastAsia="Times New Roman"/>
                  </w:rPr>
                  <w:t>Värnik</w:t>
                </w:r>
                <w:proofErr w:type="spellEnd"/>
                <w:r>
                  <w:rPr>
                    <w:rFonts w:eastAsia="Times New Roman"/>
                  </w:rPr>
                  <w:t xml:space="preserve">, P. (2012). Suicide in the World. </w:t>
                </w:r>
                <w:r>
                  <w:rPr>
                    <w:rFonts w:eastAsia="Times New Roman"/>
                    <w:i/>
                    <w:iCs/>
                  </w:rPr>
                  <w:t>International Journal of Environmental Research and Public Health</w:t>
                </w:r>
                <w:r>
                  <w:rPr>
                    <w:rFonts w:eastAsia="Times New Roman"/>
                  </w:rPr>
                  <w:t xml:space="preserve"> [online], 9(3), pp.760–771.</w:t>
                </w:r>
              </w:ins>
            </w:p>
            <w:p w14:paraId="19455BBC" w14:textId="77777777" w:rsidR="004E08F8" w:rsidRDefault="004E08F8">
              <w:pPr>
                <w:divId w:val="795026530"/>
                <w:rPr>
                  <w:ins w:id="2767" w:author="Sujil Kumar Koottathampathiyil" w:date="2022-06-11T23:58:00Z"/>
                  <w:rFonts w:eastAsia="Times New Roman"/>
                </w:rPr>
              </w:pPr>
              <w:ins w:id="2768" w:author="Sujil Kumar Koottathampathiyil" w:date="2022-06-11T23:58: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14DD093A" w14:textId="77777777" w:rsidR="004E08F8" w:rsidRDefault="004E08F8">
              <w:pPr>
                <w:divId w:val="1718317526"/>
                <w:rPr>
                  <w:ins w:id="2769" w:author="Sujil Kumar Koottathampathiyil" w:date="2022-06-11T23:58:00Z"/>
                  <w:rFonts w:eastAsia="Times New Roman"/>
                </w:rPr>
              </w:pPr>
              <w:ins w:id="2770" w:author="Sujil Kumar Koottathampathiyil" w:date="2022-06-11T23:58:00Z">
                <w:r>
                  <w:rPr>
                    <w:rFonts w:eastAsia="Times New Roman"/>
                    <w:i/>
                    <w:iCs/>
                  </w:rPr>
                  <w:t xml:space="preserve">When Quaker Oats Fed Children Radioactive Oatmeal | by Calin </w:t>
                </w:r>
                <w:proofErr w:type="spellStart"/>
                <w:r>
                  <w:rPr>
                    <w:rFonts w:eastAsia="Times New Roman"/>
                    <w:i/>
                    <w:iCs/>
                  </w:rPr>
                  <w:t>Aneculaesei</w:t>
                </w:r>
                <w:proofErr w:type="spellEnd"/>
                <w:r>
                  <w:rPr>
                    <w:rFonts w:eastAsia="Times New Roman"/>
                    <w:i/>
                    <w:iCs/>
                  </w:rPr>
                  <w:t xml:space="preserve"> | History of Yesterday</w:t>
                </w:r>
                <w:r>
                  <w:rPr>
                    <w:rFonts w:eastAsia="Times New Roman"/>
                  </w:rPr>
                  <w:t>. Available from: https://historyofyesterday.com/when-quaker-oats-fed-children-radioactive-oatmeal-5e06faf3ce4d [accessed 9 June 2022].</w:t>
                </w:r>
              </w:ins>
            </w:p>
            <w:p w14:paraId="7EB7A5F2" w14:textId="77777777" w:rsidR="004E08F8" w:rsidRDefault="004E08F8">
              <w:pPr>
                <w:divId w:val="1023432342"/>
                <w:rPr>
                  <w:ins w:id="2771" w:author="Sujil Kumar Koottathampathiyil" w:date="2022-06-11T23:58:00Z"/>
                  <w:rFonts w:eastAsia="Times New Roman"/>
                </w:rPr>
              </w:pPr>
              <w:proofErr w:type="spellStart"/>
              <w:ins w:id="2772" w:author="Sujil Kumar Koottathampathiyil" w:date="2022-06-11T23:58:00Z">
                <w:r>
                  <w:rPr>
                    <w:rFonts w:eastAsia="Times New Roman"/>
                  </w:rPr>
                  <w:t>Włodarczyk</w:t>
                </w:r>
                <w:proofErr w:type="spellEnd"/>
                <w:r>
                  <w:rPr>
                    <w:rFonts w:eastAsia="Times New Roman"/>
                  </w:rPr>
                  <w:t xml:space="preserve">, T., </w:t>
                </w:r>
                <w:proofErr w:type="spellStart"/>
                <w:r>
                  <w:rPr>
                    <w:rFonts w:eastAsia="Times New Roman"/>
                  </w:rPr>
                  <w:t>Płotka</w:t>
                </w:r>
                <w:proofErr w:type="spellEnd"/>
                <w:r>
                  <w:rPr>
                    <w:rFonts w:eastAsia="Times New Roman"/>
                  </w:rPr>
                  <w:t xml:space="preserve">, S., </w:t>
                </w:r>
                <w:proofErr w:type="spellStart"/>
                <w:r>
                  <w:rPr>
                    <w:rFonts w:eastAsia="Times New Roman"/>
                  </w:rPr>
                  <w:t>Szczepański</w:t>
                </w:r>
                <w:proofErr w:type="spellEnd"/>
                <w:r>
                  <w:rPr>
                    <w:rFonts w:eastAsia="Times New Roman"/>
                  </w:rPr>
                  <w:t xml:space="preserve">, T., </w:t>
                </w:r>
                <w:proofErr w:type="spellStart"/>
                <w:r>
                  <w:rPr>
                    <w:rFonts w:eastAsia="Times New Roman"/>
                  </w:rPr>
                  <w:t>Rokita</w:t>
                </w:r>
                <w:proofErr w:type="spellEnd"/>
                <w:r>
                  <w:rPr>
                    <w:rFonts w:eastAsia="Times New Roman"/>
                  </w:rPr>
                  <w:t>, P., Sochacki-</w:t>
                </w:r>
                <w:proofErr w:type="spellStart"/>
                <w:r>
                  <w:rPr>
                    <w:rFonts w:eastAsia="Times New Roman"/>
                  </w:rPr>
                  <w:t>Wójcicka</w:t>
                </w:r>
                <w:proofErr w:type="spellEnd"/>
                <w:r>
                  <w:rPr>
                    <w:rFonts w:eastAsia="Times New Roman"/>
                  </w:rPr>
                  <w:t xml:space="preserve">, N., </w:t>
                </w:r>
                <w:proofErr w:type="spellStart"/>
                <w:r>
                  <w:rPr>
                    <w:rFonts w:eastAsia="Times New Roman"/>
                  </w:rPr>
                  <w:t>Wójcicki</w:t>
                </w:r>
                <w:proofErr w:type="spellEnd"/>
                <w:r>
                  <w:rPr>
                    <w:rFonts w:eastAsia="Times New Roman"/>
                  </w:rPr>
                  <w:t xml:space="preserve">, J., Lipa, M. and </w:t>
                </w:r>
                <w:proofErr w:type="spellStart"/>
                <w:r>
                  <w:rPr>
                    <w:rFonts w:eastAsia="Times New Roman"/>
                  </w:rPr>
                  <w:t>Trzciński</w:t>
                </w:r>
                <w:proofErr w:type="spellEnd"/>
                <w:r>
                  <w:rPr>
                    <w:rFonts w:eastAsia="Times New Roman"/>
                  </w:rPr>
                  <w:t xml:space="preserve">, T. (2021). Machine learning methods for preterm birth prediction: A review. </w:t>
                </w:r>
                <w:r>
                  <w:rPr>
                    <w:rFonts w:eastAsia="Times New Roman"/>
                    <w:i/>
                    <w:iCs/>
                  </w:rPr>
                  <w:t>Electronics (Switzerland)</w:t>
                </w:r>
                <w:r>
                  <w:rPr>
                    <w:rFonts w:eastAsia="Times New Roman"/>
                  </w:rPr>
                  <w:t>, 10(5).</w:t>
                </w:r>
              </w:ins>
            </w:p>
            <w:p w14:paraId="666637BD" w14:textId="77777777" w:rsidR="004E08F8" w:rsidRDefault="004E08F8">
              <w:pPr>
                <w:divId w:val="1473520691"/>
                <w:rPr>
                  <w:ins w:id="2773" w:author="Sujil Kumar Koottathampathiyil" w:date="2022-06-11T23:58:00Z"/>
                  <w:rFonts w:eastAsia="Times New Roman"/>
                </w:rPr>
              </w:pPr>
              <w:proofErr w:type="spellStart"/>
              <w:ins w:id="2774" w:author="Sujil Kumar Koottathampathiyil" w:date="2022-06-11T23:58:00Z">
                <w:r>
                  <w:rPr>
                    <w:rFonts w:eastAsia="Times New Roman"/>
                  </w:rPr>
                  <w:t>Zetzsche</w:t>
                </w:r>
                <w:proofErr w:type="spellEnd"/>
                <w:r>
                  <w:rPr>
                    <w:rFonts w:eastAsia="Times New Roman"/>
                  </w:rPr>
                  <w:t xml:space="preserve">, T., </w:t>
                </w:r>
                <w:proofErr w:type="spellStart"/>
                <w:r>
                  <w:rPr>
                    <w:rFonts w:eastAsia="Times New Roman"/>
                  </w:rPr>
                  <w:t>Bobes</w:t>
                </w:r>
                <w:proofErr w:type="spellEnd"/>
                <w:r>
                  <w:rPr>
                    <w:rFonts w:eastAsia="Times New Roman"/>
                  </w:rPr>
                  <w:t xml:space="preserve">, J., de La Fuente, J.M., </w:t>
                </w:r>
                <w:proofErr w:type="spellStart"/>
                <w:r>
                  <w:rPr>
                    <w:rFonts w:eastAsia="Times New Roman"/>
                  </w:rPr>
                  <w:t>Pogarell</w:t>
                </w:r>
                <w:proofErr w:type="spellEnd"/>
                <w:r>
                  <w:rPr>
                    <w:rFonts w:eastAsia="Times New Roman"/>
                  </w:rPr>
                  <w:t xml:space="preserve">, O., </w:t>
                </w:r>
                <w:proofErr w:type="spellStart"/>
                <w:r>
                  <w:rPr>
                    <w:rFonts w:eastAsia="Times New Roman"/>
                  </w:rPr>
                  <w:t>Norra</w:t>
                </w:r>
                <w:proofErr w:type="spellEnd"/>
                <w:r>
                  <w:rPr>
                    <w:rFonts w:eastAsia="Times New Roman"/>
                  </w:rPr>
                  <w:t xml:space="preserve">, C., </w:t>
                </w:r>
                <w:proofErr w:type="spellStart"/>
                <w:r>
                  <w:rPr>
                    <w:rFonts w:eastAsia="Times New Roman"/>
                  </w:rPr>
                  <w:t>Schmidtke</w:t>
                </w:r>
                <w:proofErr w:type="spellEnd"/>
                <w:r>
                  <w:rPr>
                    <w:rFonts w:eastAsia="Times New Roman"/>
                  </w:rPr>
                  <w:t xml:space="preserve">, A., Wasserman, D., </w:t>
                </w:r>
                <w:proofErr w:type="spellStart"/>
                <w:r>
                  <w:rPr>
                    <w:rFonts w:eastAsia="Times New Roman"/>
                  </w:rPr>
                  <w:t>Löhr</w:t>
                </w:r>
                <w:proofErr w:type="spellEnd"/>
                <w:r>
                  <w:rPr>
                    <w:rFonts w:eastAsia="Times New Roman"/>
                  </w:rPr>
                  <w:t xml:space="preserve">, C. and </w:t>
                </w:r>
                <w:proofErr w:type="spellStart"/>
                <w:r>
                  <w:rPr>
                    <w:rFonts w:eastAsia="Times New Roman"/>
                  </w:rPr>
                  <w:t>Rihmer</w:t>
                </w:r>
                <w:proofErr w:type="spellEnd"/>
                <w:r>
                  <w:rPr>
                    <w:rFonts w:eastAsia="Times New Roman"/>
                  </w:rPr>
                  <w:t xml:space="preserve">, Z. (2007). Changing suicide rates in western and central Europe. </w:t>
                </w:r>
                <w:r>
                  <w:rPr>
                    <w:rFonts w:eastAsia="Times New Roman"/>
                    <w:i/>
                    <w:iCs/>
                  </w:rPr>
                  <w:t>European Psychiatry</w:t>
                </w:r>
                <w:r>
                  <w:rPr>
                    <w:rFonts w:eastAsia="Times New Roman"/>
                  </w:rPr>
                  <w:t xml:space="preserve"> [online], 22(S1), </w:t>
                </w:r>
                <w:proofErr w:type="gramStart"/>
                <w:r>
                  <w:rPr>
                    <w:rFonts w:eastAsia="Times New Roman"/>
                  </w:rPr>
                  <w:t>pp.S</w:t>
                </w:r>
                <w:proofErr w:type="gramEnd"/>
                <w:r>
                  <w:rPr>
                    <w:rFonts w:eastAsia="Times New Roman"/>
                  </w:rPr>
                  <w:t>35–S35. Available from: https://www.cambridge.org/core/journals/european-psychiatry/article/changing-suicide-rates-in-western-and-central-europe/1B2C943626D6D31150E00FCD3CECFDA9 [accessed 11 June 2022].</w:t>
                </w:r>
              </w:ins>
            </w:p>
            <w:p w14:paraId="0E9263BC" w14:textId="7A752D31" w:rsidR="00770ACD" w:rsidRPr="00CB1C7A" w:rsidDel="00C518DB" w:rsidRDefault="004E08F8">
              <w:pPr>
                <w:divId w:val="326176451"/>
                <w:rPr>
                  <w:del w:id="2775" w:author="Sujil Kumar Koottathampathiyil" w:date="2022-06-08T19:46:00Z"/>
                  <w:rFonts w:ascii="Arial" w:eastAsia="Times New Roman" w:hAnsi="Arial" w:cs="Arial"/>
                  <w:sz w:val="24"/>
                  <w:szCs w:val="24"/>
                  <w:rPrChange w:id="2776" w:author="Sujil Kumar Koottathampathiyil" w:date="2022-06-08T23:07:00Z">
                    <w:rPr>
                      <w:del w:id="2777" w:author="Sujil Kumar Koottathampathiyil" w:date="2022-06-08T19:46:00Z"/>
                      <w:rFonts w:eastAsia="Times New Roman"/>
                      <w:sz w:val="24"/>
                      <w:szCs w:val="24"/>
                    </w:rPr>
                  </w:rPrChange>
                </w:rPr>
              </w:pPr>
              <w:ins w:id="2778" w:author="Sujil Kumar Koottathampathiyil" w:date="2022-06-11T23:58:00Z">
                <w:r>
                  <w:rPr>
                    <w:rFonts w:eastAsia="Times New Roman"/>
                  </w:rPr>
                  <w:lastRenderedPageBreak/>
                  <w:t> </w:t>
                </w:r>
              </w:ins>
              <w:del w:id="2779" w:author="Sujil Kumar Koottathampathiyil" w:date="2022-06-08T19:46:00Z">
                <w:r w:rsidR="00770ACD" w:rsidRPr="00CB1C7A" w:rsidDel="00C518DB">
                  <w:rPr>
                    <w:rFonts w:ascii="Arial" w:eastAsia="Times New Roman" w:hAnsi="Arial" w:cs="Arial"/>
                    <w:i/>
                    <w:iCs/>
                    <w:rPrChange w:id="2780"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781"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782" w:author="Sujil Kumar Koottathampathiyil" w:date="2022-06-08T19:46:00Z"/>
                  <w:rFonts w:ascii="Arial" w:eastAsia="Times New Roman" w:hAnsi="Arial" w:cs="Arial"/>
                  <w:rPrChange w:id="2783" w:author="Sujil Kumar Koottathampathiyil" w:date="2022-06-08T23:07:00Z">
                    <w:rPr>
                      <w:del w:id="2784" w:author="Sujil Kumar Koottathampathiyil" w:date="2022-06-08T19:46:00Z"/>
                      <w:rFonts w:eastAsia="Times New Roman"/>
                    </w:rPr>
                  </w:rPrChange>
                </w:rPr>
              </w:pPr>
              <w:del w:id="2785" w:author="Sujil Kumar Koottathampathiyil" w:date="2022-06-08T19:46:00Z">
                <w:r w:rsidRPr="00CB1C7A" w:rsidDel="00C518DB">
                  <w:rPr>
                    <w:rFonts w:ascii="Arial" w:eastAsia="Times New Roman" w:hAnsi="Arial" w:cs="Arial"/>
                    <w:i/>
                    <w:iCs/>
                    <w:rPrChange w:id="2786"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787"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788" w:author="Sujil Kumar Koottathampathiyil" w:date="2022-06-08T19:46:00Z"/>
                  <w:rFonts w:ascii="Arial" w:eastAsia="Times New Roman" w:hAnsi="Arial" w:cs="Arial"/>
                  <w:rPrChange w:id="2789" w:author="Sujil Kumar Koottathampathiyil" w:date="2022-06-08T23:07:00Z">
                    <w:rPr>
                      <w:del w:id="2790" w:author="Sujil Kumar Koottathampathiyil" w:date="2022-06-08T19:46:00Z"/>
                      <w:rFonts w:eastAsia="Times New Roman"/>
                    </w:rPr>
                  </w:rPrChange>
                </w:rPr>
              </w:pPr>
              <w:del w:id="2791" w:author="Sujil Kumar Koottathampathiyil" w:date="2022-06-08T19:46:00Z">
                <w:r w:rsidRPr="00CB1C7A" w:rsidDel="00C518DB">
                  <w:rPr>
                    <w:rFonts w:ascii="Arial" w:eastAsia="Times New Roman" w:hAnsi="Arial" w:cs="Arial"/>
                    <w:rPrChange w:id="2792"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793" w:author="Sujil Kumar Koottathampathiyil" w:date="2022-06-08T23:07:00Z">
                      <w:rPr>
                        <w:rFonts w:eastAsia="Times New Roman"/>
                        <w:i/>
                        <w:iCs/>
                      </w:rPr>
                    </w:rPrChange>
                  </w:rPr>
                  <w:delText>Cureus</w:delText>
                </w:r>
                <w:r w:rsidRPr="00CB1C7A" w:rsidDel="00C518DB">
                  <w:rPr>
                    <w:rFonts w:ascii="Arial" w:eastAsia="Times New Roman" w:hAnsi="Arial" w:cs="Arial"/>
                    <w:rPrChange w:id="2794"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795" w:author="Sujil Kumar Koottathampathiyil" w:date="2022-06-08T19:46:00Z"/>
                  <w:rFonts w:ascii="Arial" w:eastAsia="Times New Roman" w:hAnsi="Arial" w:cs="Arial"/>
                  <w:rPrChange w:id="2796" w:author="Sujil Kumar Koottathampathiyil" w:date="2022-06-08T23:07:00Z">
                    <w:rPr>
                      <w:del w:id="2797" w:author="Sujil Kumar Koottathampathiyil" w:date="2022-06-08T19:46:00Z"/>
                      <w:rFonts w:eastAsia="Times New Roman"/>
                    </w:rPr>
                  </w:rPrChange>
                </w:rPr>
              </w:pPr>
              <w:del w:id="2798" w:author="Sujil Kumar Koottathampathiyil" w:date="2022-06-08T19:46:00Z">
                <w:r w:rsidRPr="00CB1C7A" w:rsidDel="00C518DB">
                  <w:rPr>
                    <w:rFonts w:ascii="Arial" w:eastAsia="Times New Roman" w:hAnsi="Arial" w:cs="Arial"/>
                    <w:rPrChange w:id="2799"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800"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801"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802" w:author="Sujil Kumar Koottathampathiyil" w:date="2022-06-08T19:46:00Z"/>
                  <w:rFonts w:ascii="Arial" w:eastAsia="Times New Roman" w:hAnsi="Arial" w:cs="Arial"/>
                  <w:rPrChange w:id="2803" w:author="Sujil Kumar Koottathampathiyil" w:date="2022-06-08T23:07:00Z">
                    <w:rPr>
                      <w:del w:id="2804" w:author="Sujil Kumar Koottathampathiyil" w:date="2022-06-08T19:46:00Z"/>
                      <w:rFonts w:eastAsia="Times New Roman"/>
                    </w:rPr>
                  </w:rPrChange>
                </w:rPr>
              </w:pPr>
              <w:del w:id="2805" w:author="Sujil Kumar Koottathampathiyil" w:date="2022-06-08T19:46:00Z">
                <w:r w:rsidRPr="00CB1C7A" w:rsidDel="00C518DB">
                  <w:rPr>
                    <w:rFonts w:ascii="Arial" w:eastAsia="Times New Roman" w:hAnsi="Arial" w:cs="Arial"/>
                    <w:rPrChange w:id="2806"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807"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808"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809" w:author="Sujil Kumar Koottathampathiyil" w:date="2022-06-08T19:46:00Z"/>
                  <w:rFonts w:ascii="Arial" w:eastAsia="Times New Roman" w:hAnsi="Arial" w:cs="Arial"/>
                  <w:rPrChange w:id="2810" w:author="Sujil Kumar Koottathampathiyil" w:date="2022-06-08T23:07:00Z">
                    <w:rPr>
                      <w:del w:id="2811" w:author="Sujil Kumar Koottathampathiyil" w:date="2022-06-08T19:46:00Z"/>
                      <w:rFonts w:eastAsia="Times New Roman"/>
                    </w:rPr>
                  </w:rPrChange>
                </w:rPr>
              </w:pPr>
              <w:del w:id="2812" w:author="Sujil Kumar Koottathampathiyil" w:date="2022-06-08T19:46:00Z">
                <w:r w:rsidRPr="00CB1C7A" w:rsidDel="00C518DB">
                  <w:rPr>
                    <w:rFonts w:ascii="Arial" w:eastAsia="Times New Roman" w:hAnsi="Arial" w:cs="Arial"/>
                    <w:rPrChange w:id="2813"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814"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815"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816" w:author="Sujil Kumar Koottathampathiyil" w:date="2022-06-08T19:46:00Z"/>
                  <w:rFonts w:ascii="Arial" w:eastAsia="Times New Roman" w:hAnsi="Arial" w:cs="Arial"/>
                  <w:rPrChange w:id="2817" w:author="Sujil Kumar Koottathampathiyil" w:date="2022-06-08T23:07:00Z">
                    <w:rPr>
                      <w:del w:id="2818" w:author="Sujil Kumar Koottathampathiyil" w:date="2022-06-08T19:46:00Z"/>
                      <w:rFonts w:eastAsia="Times New Roman"/>
                    </w:rPr>
                  </w:rPrChange>
                </w:rPr>
              </w:pPr>
              <w:del w:id="2819" w:author="Sujil Kumar Koottathampathiyil" w:date="2022-06-08T19:46:00Z">
                <w:r w:rsidRPr="00CB1C7A" w:rsidDel="00C518DB">
                  <w:rPr>
                    <w:rFonts w:ascii="Arial" w:eastAsia="Times New Roman" w:hAnsi="Arial" w:cs="Arial"/>
                    <w:i/>
                    <w:iCs/>
                    <w:rPrChange w:id="2820"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821"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822" w:author="Sujil Kumar Koottathampathiyil" w:date="2022-06-08T19:46:00Z"/>
                  <w:rFonts w:ascii="Arial" w:eastAsia="Times New Roman" w:hAnsi="Arial" w:cs="Arial"/>
                  <w:rPrChange w:id="2823" w:author="Sujil Kumar Koottathampathiyil" w:date="2022-06-08T23:07:00Z">
                    <w:rPr>
                      <w:del w:id="2824" w:author="Sujil Kumar Koottathampathiyil" w:date="2022-06-08T19:46:00Z"/>
                      <w:rFonts w:eastAsia="Times New Roman"/>
                    </w:rPr>
                  </w:rPrChange>
                </w:rPr>
              </w:pPr>
              <w:del w:id="2825" w:author="Sujil Kumar Koottathampathiyil" w:date="2022-06-08T19:46:00Z">
                <w:r w:rsidRPr="00CB1C7A" w:rsidDel="00C518DB">
                  <w:rPr>
                    <w:rFonts w:ascii="Arial" w:eastAsia="Times New Roman" w:hAnsi="Arial" w:cs="Arial"/>
                    <w:rPrChange w:id="2826"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827" w:author="Sujil Kumar Koottathampathiyil" w:date="2022-06-08T23:07:00Z">
                      <w:rPr>
                        <w:rFonts w:eastAsia="Times New Roman"/>
                        <w:i/>
                        <w:iCs/>
                      </w:rPr>
                    </w:rPrChange>
                  </w:rPr>
                  <w:delText>PLoS ONE</w:delText>
                </w:r>
                <w:r w:rsidRPr="00CB1C7A" w:rsidDel="00C518DB">
                  <w:rPr>
                    <w:rFonts w:ascii="Arial" w:eastAsia="Times New Roman" w:hAnsi="Arial" w:cs="Arial"/>
                    <w:rPrChange w:id="2828"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829" w:author="Sujil Kumar Koottathampathiyil" w:date="2022-06-08T19:46:00Z"/>
                  <w:rFonts w:ascii="Arial" w:eastAsia="Times New Roman" w:hAnsi="Arial" w:cs="Arial"/>
                  <w:rPrChange w:id="2830" w:author="Sujil Kumar Koottathampathiyil" w:date="2022-06-08T23:07:00Z">
                    <w:rPr>
                      <w:del w:id="2831" w:author="Sujil Kumar Koottathampathiyil" w:date="2022-06-08T19:46:00Z"/>
                      <w:rFonts w:eastAsia="Times New Roman"/>
                    </w:rPr>
                  </w:rPrChange>
                </w:rPr>
              </w:pPr>
              <w:del w:id="2832" w:author="Sujil Kumar Koottathampathiyil" w:date="2022-06-08T19:46:00Z">
                <w:r w:rsidRPr="00CB1C7A" w:rsidDel="00C518DB">
                  <w:rPr>
                    <w:rFonts w:ascii="Arial" w:eastAsia="Times New Roman" w:hAnsi="Arial" w:cs="Arial"/>
                    <w:i/>
                    <w:iCs/>
                    <w:rPrChange w:id="2833"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834"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835" w:author="Sujil Kumar Koottathampathiyil" w:date="2022-06-08T19:46:00Z"/>
                  <w:rFonts w:ascii="Arial" w:eastAsia="Times New Roman" w:hAnsi="Arial" w:cs="Arial"/>
                  <w:rPrChange w:id="2836" w:author="Sujil Kumar Koottathampathiyil" w:date="2022-06-08T23:07:00Z">
                    <w:rPr>
                      <w:del w:id="2837" w:author="Sujil Kumar Koottathampathiyil" w:date="2022-06-08T19:46:00Z"/>
                      <w:rFonts w:eastAsia="Times New Roman"/>
                    </w:rPr>
                  </w:rPrChange>
                </w:rPr>
              </w:pPr>
              <w:del w:id="2838" w:author="Sujil Kumar Koottathampathiyil" w:date="2022-06-08T19:46:00Z">
                <w:r w:rsidRPr="00CB1C7A" w:rsidDel="00C518DB">
                  <w:rPr>
                    <w:rFonts w:ascii="Arial" w:eastAsia="Times New Roman" w:hAnsi="Arial" w:cs="Arial"/>
                    <w:rPrChange w:id="2839"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840"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841"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842" w:author="Sujil Kumar Koottathampathiyil" w:date="2022-06-08T19:46:00Z"/>
                  <w:rFonts w:ascii="Arial" w:eastAsia="Times New Roman" w:hAnsi="Arial" w:cs="Arial"/>
                  <w:rPrChange w:id="2843" w:author="Sujil Kumar Koottathampathiyil" w:date="2022-06-08T23:07:00Z">
                    <w:rPr>
                      <w:del w:id="2844" w:author="Sujil Kumar Koottathampathiyil" w:date="2022-06-08T19:46:00Z"/>
                      <w:rFonts w:eastAsia="Times New Roman"/>
                    </w:rPr>
                  </w:rPrChange>
                </w:rPr>
              </w:pPr>
              <w:del w:id="2845" w:author="Sujil Kumar Koottathampathiyil" w:date="2022-06-08T19:46:00Z">
                <w:r w:rsidRPr="00CB1C7A" w:rsidDel="00C518DB">
                  <w:rPr>
                    <w:rFonts w:ascii="Arial" w:eastAsia="Times New Roman" w:hAnsi="Arial" w:cs="Arial"/>
                    <w:rPrChange w:id="2846"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847"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848"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849" w:author="Sujil Kumar Koottathampathiyil" w:date="2022-06-08T19:46:00Z"/>
                  <w:rFonts w:ascii="Arial" w:eastAsia="Times New Roman" w:hAnsi="Arial" w:cs="Arial"/>
                  <w:rPrChange w:id="2850" w:author="Sujil Kumar Koottathampathiyil" w:date="2022-06-08T23:07:00Z">
                    <w:rPr>
                      <w:del w:id="2851" w:author="Sujil Kumar Koottathampathiyil" w:date="2022-06-08T19:46:00Z"/>
                      <w:rFonts w:eastAsia="Times New Roman"/>
                    </w:rPr>
                  </w:rPrChange>
                </w:rPr>
              </w:pPr>
              <w:del w:id="2852" w:author="Sujil Kumar Koottathampathiyil" w:date="2022-06-08T19:46:00Z">
                <w:r w:rsidRPr="00CB1C7A" w:rsidDel="00C518DB">
                  <w:rPr>
                    <w:rFonts w:ascii="Arial" w:eastAsia="Times New Roman" w:hAnsi="Arial" w:cs="Arial"/>
                    <w:i/>
                    <w:iCs/>
                    <w:rPrChange w:id="2853"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854"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855" w:author="Sujil Kumar Koottathampathiyil" w:date="2022-06-08T19:46:00Z"/>
                  <w:rFonts w:ascii="Arial" w:eastAsia="Times New Roman" w:hAnsi="Arial" w:cs="Arial"/>
                  <w:rPrChange w:id="2856" w:author="Sujil Kumar Koottathampathiyil" w:date="2022-06-08T23:07:00Z">
                    <w:rPr>
                      <w:del w:id="2857" w:author="Sujil Kumar Koottathampathiyil" w:date="2022-06-08T19:46:00Z"/>
                      <w:rFonts w:eastAsia="Times New Roman"/>
                    </w:rPr>
                  </w:rPrChange>
                </w:rPr>
              </w:pPr>
              <w:del w:id="2858" w:author="Sujil Kumar Koottathampathiyil" w:date="2022-06-08T19:46:00Z">
                <w:r w:rsidRPr="00CB1C7A" w:rsidDel="00C518DB">
                  <w:rPr>
                    <w:rFonts w:ascii="Arial" w:eastAsia="Times New Roman" w:hAnsi="Arial" w:cs="Arial"/>
                    <w:rPrChange w:id="2859"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860" w:author="Sujil Kumar Koottathampathiyil" w:date="2022-06-08T23:07:00Z">
                      <w:rPr>
                        <w:rFonts w:eastAsia="Times New Roman"/>
                        <w:i/>
                        <w:iCs/>
                      </w:rPr>
                    </w:rPrChange>
                  </w:rPr>
                  <w:delText>PLOS ONE</w:delText>
                </w:r>
                <w:r w:rsidRPr="00CB1C7A" w:rsidDel="00C518DB">
                  <w:rPr>
                    <w:rFonts w:ascii="Arial" w:eastAsia="Times New Roman" w:hAnsi="Arial" w:cs="Arial"/>
                    <w:rPrChange w:id="2861"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862" w:author="Sujil Kumar Koottathampathiyil" w:date="2022-06-08T19:46:00Z"/>
                  <w:rFonts w:ascii="Arial" w:eastAsia="Times New Roman" w:hAnsi="Arial" w:cs="Arial"/>
                  <w:rPrChange w:id="2863" w:author="Sujil Kumar Koottathampathiyil" w:date="2022-06-08T23:07:00Z">
                    <w:rPr>
                      <w:del w:id="2864" w:author="Sujil Kumar Koottathampathiyil" w:date="2022-06-08T19:46:00Z"/>
                      <w:rFonts w:eastAsia="Times New Roman"/>
                    </w:rPr>
                  </w:rPrChange>
                </w:rPr>
              </w:pPr>
              <w:del w:id="2865" w:author="Sujil Kumar Koottathampathiyil" w:date="2022-06-08T19:46:00Z">
                <w:r w:rsidRPr="00CB1C7A" w:rsidDel="00C518DB">
                  <w:rPr>
                    <w:rFonts w:ascii="Arial" w:eastAsia="Times New Roman" w:hAnsi="Arial" w:cs="Arial"/>
                    <w:i/>
                    <w:iCs/>
                    <w:rPrChange w:id="2866"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867"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868" w:author="Sujil Kumar Koottathampathiyil" w:date="2022-06-08T19:46:00Z"/>
                  <w:rFonts w:ascii="Arial" w:eastAsia="Times New Roman" w:hAnsi="Arial" w:cs="Arial"/>
                  <w:rPrChange w:id="2869" w:author="Sujil Kumar Koottathampathiyil" w:date="2022-06-08T23:07:00Z">
                    <w:rPr>
                      <w:del w:id="2870" w:author="Sujil Kumar Koottathampathiyil" w:date="2022-06-08T19:46:00Z"/>
                      <w:rFonts w:eastAsia="Times New Roman"/>
                    </w:rPr>
                  </w:rPrChange>
                </w:rPr>
              </w:pPr>
              <w:del w:id="2871" w:author="Sujil Kumar Koottathampathiyil" w:date="2022-06-08T19:46:00Z">
                <w:r w:rsidRPr="00CB1C7A" w:rsidDel="00C518DB">
                  <w:rPr>
                    <w:rFonts w:ascii="Arial" w:eastAsia="Times New Roman" w:hAnsi="Arial" w:cs="Arial"/>
                    <w:i/>
                    <w:iCs/>
                    <w:rPrChange w:id="2872"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873"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874" w:author="Sujil Kumar Koottathampathiyil" w:date="2022-06-08T19:46:00Z"/>
                  <w:rFonts w:ascii="Arial" w:eastAsia="Times New Roman" w:hAnsi="Arial" w:cs="Arial"/>
                  <w:rPrChange w:id="2875" w:author="Sujil Kumar Koottathampathiyil" w:date="2022-06-08T23:07:00Z">
                    <w:rPr>
                      <w:del w:id="2876" w:author="Sujil Kumar Koottathampathiyil" w:date="2022-06-08T19:46:00Z"/>
                      <w:rFonts w:eastAsia="Times New Roman"/>
                    </w:rPr>
                  </w:rPrChange>
                </w:rPr>
              </w:pPr>
              <w:del w:id="2877" w:author="Sujil Kumar Koottathampathiyil" w:date="2022-06-08T19:46:00Z">
                <w:r w:rsidRPr="00CB1C7A" w:rsidDel="00C518DB">
                  <w:rPr>
                    <w:rFonts w:ascii="Arial" w:eastAsia="Times New Roman" w:hAnsi="Arial" w:cs="Arial"/>
                    <w:rPrChange w:id="2878"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879"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880"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881" w:author="Sujil Kumar Koottathampathiyil" w:date="2022-06-08T19:46:00Z"/>
                  <w:rFonts w:ascii="Arial" w:eastAsia="Times New Roman" w:hAnsi="Arial" w:cs="Arial"/>
                  <w:rPrChange w:id="2882" w:author="Sujil Kumar Koottathampathiyil" w:date="2022-06-08T23:07:00Z">
                    <w:rPr>
                      <w:del w:id="2883" w:author="Sujil Kumar Koottathampathiyil" w:date="2022-06-08T19:46:00Z"/>
                      <w:rFonts w:eastAsia="Times New Roman"/>
                    </w:rPr>
                  </w:rPrChange>
                </w:rPr>
              </w:pPr>
              <w:del w:id="2884" w:author="Sujil Kumar Koottathampathiyil" w:date="2022-06-08T19:46:00Z">
                <w:r w:rsidRPr="00CB1C7A" w:rsidDel="00C518DB">
                  <w:rPr>
                    <w:rFonts w:ascii="Arial" w:eastAsia="Times New Roman" w:hAnsi="Arial" w:cs="Arial"/>
                    <w:i/>
                    <w:iCs/>
                    <w:rPrChange w:id="2885"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886"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887"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888"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889" w:author="Sujil Kumar Koottathampathiyil" w:date="2022-06-08T19:46:00Z"/>
                  <w:rFonts w:ascii="Arial" w:eastAsia="Times New Roman" w:hAnsi="Arial" w:cs="Arial"/>
                  <w:rPrChange w:id="2890" w:author="Sujil Kumar Koottathampathiyil" w:date="2022-06-08T23:07:00Z">
                    <w:rPr>
                      <w:del w:id="2891" w:author="Sujil Kumar Koottathampathiyil" w:date="2022-06-08T19:46:00Z"/>
                      <w:rFonts w:eastAsia="Times New Roman"/>
                    </w:rPr>
                  </w:rPrChange>
                </w:rPr>
              </w:pPr>
              <w:del w:id="2892" w:author="Sujil Kumar Koottathampathiyil" w:date="2022-06-08T19:46:00Z">
                <w:r w:rsidRPr="00CB1C7A" w:rsidDel="00C518DB">
                  <w:rPr>
                    <w:rFonts w:ascii="Arial" w:eastAsia="Times New Roman" w:hAnsi="Arial" w:cs="Arial"/>
                    <w:rPrChange w:id="2893"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894"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895"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896" w:author="Sujil Kumar Koottathampathiyil" w:date="2022-06-08T19:46:00Z">
                <w:r w:rsidRPr="00CB1C7A" w:rsidDel="00C518DB">
                  <w:rPr>
                    <w:rFonts w:ascii="Arial" w:eastAsia="Times New Roman" w:hAnsi="Arial" w:cs="Arial"/>
                    <w:rPrChange w:id="2897" w:author="Sujil Kumar Koottathampathiyil" w:date="2022-06-08T23:07:00Z">
                      <w:rPr>
                        <w:rFonts w:eastAsia="Times New Roman"/>
                      </w:rPr>
                    </w:rPrChange>
                  </w:rPr>
                  <w:delText> </w:delText>
                </w:r>
              </w:del>
            </w:p>
          </w:sdtContent>
        </w:sdt>
        <w:p w14:paraId="1C465C55" w14:textId="3F506018" w:rsidR="00DA5B80" w:rsidRPr="00CB1C7A" w:rsidRDefault="00000000"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898"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221"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623" w:author="Jack Mc Donnell" w:date="2022-06-09T13:55:00Z" w:initials="JMD">
    <w:p w14:paraId="2A522704" w14:textId="4EE1E4FB" w:rsidR="0075697C" w:rsidRDefault="0075697C">
      <w:pPr>
        <w:pStyle w:val="CommentText"/>
      </w:pPr>
      <w:r>
        <w:rPr>
          <w:rStyle w:val="CommentReference"/>
        </w:rPr>
        <w:annotationRef/>
      </w:r>
      <w:r>
        <w:t>?</w:t>
      </w:r>
    </w:p>
  </w:comment>
  <w:comment w:id="1391"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525"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605"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776"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833"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630"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1F1E902C" w15:done="0"/>
  <w15:commentEx w15:paraId="2A522704" w15:done="0"/>
  <w15:commentEx w15:paraId="1B3E01C2" w15:done="0"/>
  <w15:commentEx w15:paraId="23AF556E" w15:done="0"/>
  <w15:commentEx w15:paraId="70EE3E08" w15:done="0"/>
  <w15:commentEx w15:paraId="5F642F90" w15:done="0"/>
  <w15:commentEx w15:paraId="49B24E8C"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C2" w16cex:dateUtc="2022-06-09T13:01: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1F1E902C" w16cid:durableId="264B3518"/>
  <w16cid:commentId w16cid:paraId="2A522704" w16cid:durableId="264C7A38"/>
  <w16cid:commentId w16cid:paraId="1B3E01C2" w16cid:durableId="264C7AF6"/>
  <w16cid:commentId w16cid:paraId="23AF556E" w16cid:durableId="264B3589"/>
  <w16cid:commentId w16cid:paraId="70EE3E08" w16cid:durableId="264C7B29"/>
  <w16cid:commentId w16cid:paraId="5F642F90" w16cid:durableId="264C7B9E"/>
  <w16cid:commentId w16cid:paraId="49B24E8C" w16cid:durableId="264C7BC2"/>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A9DF8" w14:textId="77777777" w:rsidR="00C32160" w:rsidRDefault="00C32160" w:rsidP="00C518DB">
      <w:pPr>
        <w:spacing w:after="0" w:line="240" w:lineRule="auto"/>
      </w:pPr>
      <w:r>
        <w:separator/>
      </w:r>
    </w:p>
  </w:endnote>
  <w:endnote w:type="continuationSeparator" w:id="0">
    <w:p w14:paraId="20DEE8C6" w14:textId="77777777" w:rsidR="00C32160" w:rsidRDefault="00C32160"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BCAB0" w14:textId="77777777" w:rsidR="00C32160" w:rsidRDefault="00C32160" w:rsidP="00C518DB">
      <w:pPr>
        <w:spacing w:after="0" w:line="240" w:lineRule="auto"/>
      </w:pPr>
      <w:r>
        <w:separator/>
      </w:r>
    </w:p>
  </w:footnote>
  <w:footnote w:type="continuationSeparator" w:id="0">
    <w:p w14:paraId="074BB087" w14:textId="77777777" w:rsidR="00C32160" w:rsidRDefault="00C32160"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7C41E2F"/>
    <w:multiLevelType w:val="hybridMultilevel"/>
    <w:tmpl w:val="88E42F9E"/>
    <w:lvl w:ilvl="0" w:tplc="3A32FE7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3"/>
  </w:num>
  <w:num w:numId="2" w16cid:durableId="1855068206">
    <w:abstractNumId w:val="1"/>
  </w:num>
  <w:num w:numId="3" w16cid:durableId="602808775">
    <w:abstractNumId w:val="0"/>
  </w:num>
  <w:num w:numId="4" w16cid:durableId="39690389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TWgBS05FULQAAAA=="/>
  </w:docVars>
  <w:rsids>
    <w:rsidRoot w:val="00F00D66"/>
    <w:rsid w:val="00001AA0"/>
    <w:rsid w:val="00001C12"/>
    <w:rsid w:val="000041E9"/>
    <w:rsid w:val="0000491C"/>
    <w:rsid w:val="00007CB0"/>
    <w:rsid w:val="00012F98"/>
    <w:rsid w:val="0001337D"/>
    <w:rsid w:val="0001438F"/>
    <w:rsid w:val="0001527B"/>
    <w:rsid w:val="00020114"/>
    <w:rsid w:val="00022A5E"/>
    <w:rsid w:val="00025726"/>
    <w:rsid w:val="00027F2D"/>
    <w:rsid w:val="0003300E"/>
    <w:rsid w:val="000358B2"/>
    <w:rsid w:val="0003715E"/>
    <w:rsid w:val="00041F29"/>
    <w:rsid w:val="00042C54"/>
    <w:rsid w:val="00043DBD"/>
    <w:rsid w:val="000441C2"/>
    <w:rsid w:val="00050B82"/>
    <w:rsid w:val="00050EED"/>
    <w:rsid w:val="0005129A"/>
    <w:rsid w:val="00051B10"/>
    <w:rsid w:val="000538F2"/>
    <w:rsid w:val="0005402F"/>
    <w:rsid w:val="0005726C"/>
    <w:rsid w:val="000623CD"/>
    <w:rsid w:val="000649BA"/>
    <w:rsid w:val="00066C1D"/>
    <w:rsid w:val="0007241E"/>
    <w:rsid w:val="00075BCE"/>
    <w:rsid w:val="00080C10"/>
    <w:rsid w:val="00080E85"/>
    <w:rsid w:val="00082F56"/>
    <w:rsid w:val="000841CF"/>
    <w:rsid w:val="000862FD"/>
    <w:rsid w:val="000868BF"/>
    <w:rsid w:val="00086B84"/>
    <w:rsid w:val="000917DD"/>
    <w:rsid w:val="000922BA"/>
    <w:rsid w:val="00093A90"/>
    <w:rsid w:val="0009508A"/>
    <w:rsid w:val="000A0273"/>
    <w:rsid w:val="000A5AC6"/>
    <w:rsid w:val="000B127B"/>
    <w:rsid w:val="000B2174"/>
    <w:rsid w:val="000B47D6"/>
    <w:rsid w:val="000C1E52"/>
    <w:rsid w:val="000C2B3C"/>
    <w:rsid w:val="000C37D5"/>
    <w:rsid w:val="000C48ED"/>
    <w:rsid w:val="000D36BF"/>
    <w:rsid w:val="000D4733"/>
    <w:rsid w:val="000D5951"/>
    <w:rsid w:val="000E0BE4"/>
    <w:rsid w:val="000E4EBC"/>
    <w:rsid w:val="000F36D0"/>
    <w:rsid w:val="000F3B1B"/>
    <w:rsid w:val="000F789D"/>
    <w:rsid w:val="00102698"/>
    <w:rsid w:val="00103D42"/>
    <w:rsid w:val="00104050"/>
    <w:rsid w:val="00110504"/>
    <w:rsid w:val="00111231"/>
    <w:rsid w:val="00111DB6"/>
    <w:rsid w:val="001126B4"/>
    <w:rsid w:val="00120E06"/>
    <w:rsid w:val="00124D32"/>
    <w:rsid w:val="0013001C"/>
    <w:rsid w:val="0013122C"/>
    <w:rsid w:val="00133588"/>
    <w:rsid w:val="00133AE7"/>
    <w:rsid w:val="001366AB"/>
    <w:rsid w:val="001420F8"/>
    <w:rsid w:val="00143DB0"/>
    <w:rsid w:val="00146DAA"/>
    <w:rsid w:val="001475F1"/>
    <w:rsid w:val="00150356"/>
    <w:rsid w:val="0015079C"/>
    <w:rsid w:val="001508B9"/>
    <w:rsid w:val="00162991"/>
    <w:rsid w:val="00162C76"/>
    <w:rsid w:val="00163867"/>
    <w:rsid w:val="00164F1D"/>
    <w:rsid w:val="00174BD9"/>
    <w:rsid w:val="00177CAD"/>
    <w:rsid w:val="00182928"/>
    <w:rsid w:val="0018299C"/>
    <w:rsid w:val="001829FE"/>
    <w:rsid w:val="00182A7A"/>
    <w:rsid w:val="00182AEF"/>
    <w:rsid w:val="00184B6F"/>
    <w:rsid w:val="00186522"/>
    <w:rsid w:val="00186B33"/>
    <w:rsid w:val="001918A8"/>
    <w:rsid w:val="00191DBD"/>
    <w:rsid w:val="00191DC0"/>
    <w:rsid w:val="00192CBA"/>
    <w:rsid w:val="00192F9C"/>
    <w:rsid w:val="00193A63"/>
    <w:rsid w:val="001A1114"/>
    <w:rsid w:val="001A13C3"/>
    <w:rsid w:val="001A14BC"/>
    <w:rsid w:val="001A3B8F"/>
    <w:rsid w:val="001A6FA1"/>
    <w:rsid w:val="001B0468"/>
    <w:rsid w:val="001B1255"/>
    <w:rsid w:val="001B14F1"/>
    <w:rsid w:val="001B2570"/>
    <w:rsid w:val="001B2B66"/>
    <w:rsid w:val="001B3949"/>
    <w:rsid w:val="001B3C3A"/>
    <w:rsid w:val="001B6AE0"/>
    <w:rsid w:val="001C0883"/>
    <w:rsid w:val="001C1588"/>
    <w:rsid w:val="001C23F1"/>
    <w:rsid w:val="001D0034"/>
    <w:rsid w:val="001D1914"/>
    <w:rsid w:val="001D51FA"/>
    <w:rsid w:val="001D58B4"/>
    <w:rsid w:val="001D6019"/>
    <w:rsid w:val="001D6AAB"/>
    <w:rsid w:val="001D7494"/>
    <w:rsid w:val="001E3A70"/>
    <w:rsid w:val="001E7A08"/>
    <w:rsid w:val="001F0ED5"/>
    <w:rsid w:val="001F2356"/>
    <w:rsid w:val="001F79F6"/>
    <w:rsid w:val="002014E3"/>
    <w:rsid w:val="00204F91"/>
    <w:rsid w:val="00216703"/>
    <w:rsid w:val="00216E31"/>
    <w:rsid w:val="002170EC"/>
    <w:rsid w:val="00217C1C"/>
    <w:rsid w:val="00220E84"/>
    <w:rsid w:val="0022273C"/>
    <w:rsid w:val="0022490B"/>
    <w:rsid w:val="002252DC"/>
    <w:rsid w:val="002279B4"/>
    <w:rsid w:val="0023125E"/>
    <w:rsid w:val="00231EB7"/>
    <w:rsid w:val="002321A7"/>
    <w:rsid w:val="00232849"/>
    <w:rsid w:val="00237C83"/>
    <w:rsid w:val="00240D92"/>
    <w:rsid w:val="00250399"/>
    <w:rsid w:val="00251086"/>
    <w:rsid w:val="00257C2C"/>
    <w:rsid w:val="00260471"/>
    <w:rsid w:val="00263C25"/>
    <w:rsid w:val="00263DCB"/>
    <w:rsid w:val="00264091"/>
    <w:rsid w:val="002671A6"/>
    <w:rsid w:val="00270CF2"/>
    <w:rsid w:val="0027232A"/>
    <w:rsid w:val="00272E45"/>
    <w:rsid w:val="002731C1"/>
    <w:rsid w:val="0027418A"/>
    <w:rsid w:val="002765D4"/>
    <w:rsid w:val="002777E2"/>
    <w:rsid w:val="0028172E"/>
    <w:rsid w:val="00281C29"/>
    <w:rsid w:val="00282711"/>
    <w:rsid w:val="00287EA4"/>
    <w:rsid w:val="002A0352"/>
    <w:rsid w:val="002A1AA4"/>
    <w:rsid w:val="002A1F03"/>
    <w:rsid w:val="002A23D3"/>
    <w:rsid w:val="002A74AB"/>
    <w:rsid w:val="002B5111"/>
    <w:rsid w:val="002B6137"/>
    <w:rsid w:val="002B620E"/>
    <w:rsid w:val="002C009B"/>
    <w:rsid w:val="002C2AE7"/>
    <w:rsid w:val="002C465E"/>
    <w:rsid w:val="002D5605"/>
    <w:rsid w:val="002D5DCB"/>
    <w:rsid w:val="002D5F92"/>
    <w:rsid w:val="002D694D"/>
    <w:rsid w:val="002D6ABE"/>
    <w:rsid w:val="002E29FB"/>
    <w:rsid w:val="002F00AF"/>
    <w:rsid w:val="002F08D4"/>
    <w:rsid w:val="002F1666"/>
    <w:rsid w:val="002F1754"/>
    <w:rsid w:val="002F77EA"/>
    <w:rsid w:val="002F79F8"/>
    <w:rsid w:val="00301C8A"/>
    <w:rsid w:val="00307476"/>
    <w:rsid w:val="0031183C"/>
    <w:rsid w:val="00313F4C"/>
    <w:rsid w:val="003217A6"/>
    <w:rsid w:val="00325CC3"/>
    <w:rsid w:val="00327F2B"/>
    <w:rsid w:val="003311BE"/>
    <w:rsid w:val="003319F1"/>
    <w:rsid w:val="00331EBD"/>
    <w:rsid w:val="003331BA"/>
    <w:rsid w:val="0033448C"/>
    <w:rsid w:val="00335276"/>
    <w:rsid w:val="00335765"/>
    <w:rsid w:val="00340CAB"/>
    <w:rsid w:val="003570EF"/>
    <w:rsid w:val="0035739C"/>
    <w:rsid w:val="00360995"/>
    <w:rsid w:val="00362CAC"/>
    <w:rsid w:val="00362CEC"/>
    <w:rsid w:val="00363AA5"/>
    <w:rsid w:val="003660AD"/>
    <w:rsid w:val="00366A43"/>
    <w:rsid w:val="00375DF6"/>
    <w:rsid w:val="003813ED"/>
    <w:rsid w:val="00381C14"/>
    <w:rsid w:val="00384426"/>
    <w:rsid w:val="00394097"/>
    <w:rsid w:val="00394A50"/>
    <w:rsid w:val="00394B7C"/>
    <w:rsid w:val="00394F5D"/>
    <w:rsid w:val="00396761"/>
    <w:rsid w:val="00396AD1"/>
    <w:rsid w:val="0039745A"/>
    <w:rsid w:val="003A0B53"/>
    <w:rsid w:val="003A479E"/>
    <w:rsid w:val="003A5124"/>
    <w:rsid w:val="003A5A58"/>
    <w:rsid w:val="003A5F55"/>
    <w:rsid w:val="003A675D"/>
    <w:rsid w:val="003A69DE"/>
    <w:rsid w:val="003A7327"/>
    <w:rsid w:val="003A7E31"/>
    <w:rsid w:val="003B52F5"/>
    <w:rsid w:val="003B56E7"/>
    <w:rsid w:val="003B7230"/>
    <w:rsid w:val="003B72C4"/>
    <w:rsid w:val="003B769A"/>
    <w:rsid w:val="003C0A50"/>
    <w:rsid w:val="003C16DF"/>
    <w:rsid w:val="003C1EB7"/>
    <w:rsid w:val="003C4964"/>
    <w:rsid w:val="003D2495"/>
    <w:rsid w:val="003D42F1"/>
    <w:rsid w:val="003D5BFE"/>
    <w:rsid w:val="003D7282"/>
    <w:rsid w:val="003D7E98"/>
    <w:rsid w:val="003E180F"/>
    <w:rsid w:val="003E1D10"/>
    <w:rsid w:val="003E34B8"/>
    <w:rsid w:val="003E6CED"/>
    <w:rsid w:val="003F1FB7"/>
    <w:rsid w:val="003F2D9C"/>
    <w:rsid w:val="003F3DEE"/>
    <w:rsid w:val="003F5494"/>
    <w:rsid w:val="003F6370"/>
    <w:rsid w:val="004000DD"/>
    <w:rsid w:val="004001EB"/>
    <w:rsid w:val="004002AE"/>
    <w:rsid w:val="00401ADB"/>
    <w:rsid w:val="00405DC2"/>
    <w:rsid w:val="00410054"/>
    <w:rsid w:val="004107AB"/>
    <w:rsid w:val="0041093B"/>
    <w:rsid w:val="004117AE"/>
    <w:rsid w:val="00411C15"/>
    <w:rsid w:val="004122F9"/>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54EF8"/>
    <w:rsid w:val="00455E0E"/>
    <w:rsid w:val="00461C59"/>
    <w:rsid w:val="00462D43"/>
    <w:rsid w:val="0046538D"/>
    <w:rsid w:val="004669B1"/>
    <w:rsid w:val="00467DB1"/>
    <w:rsid w:val="00470EF0"/>
    <w:rsid w:val="00470F42"/>
    <w:rsid w:val="0047568B"/>
    <w:rsid w:val="0047591A"/>
    <w:rsid w:val="00480A32"/>
    <w:rsid w:val="00480DAE"/>
    <w:rsid w:val="004812B3"/>
    <w:rsid w:val="004831B7"/>
    <w:rsid w:val="00483AC5"/>
    <w:rsid w:val="004947CD"/>
    <w:rsid w:val="00494B87"/>
    <w:rsid w:val="00494DA7"/>
    <w:rsid w:val="00496871"/>
    <w:rsid w:val="004A1E49"/>
    <w:rsid w:val="004A2EA3"/>
    <w:rsid w:val="004A5245"/>
    <w:rsid w:val="004A6BD9"/>
    <w:rsid w:val="004A7464"/>
    <w:rsid w:val="004B1022"/>
    <w:rsid w:val="004B30AD"/>
    <w:rsid w:val="004B3B33"/>
    <w:rsid w:val="004B44DB"/>
    <w:rsid w:val="004C04E4"/>
    <w:rsid w:val="004C1EBB"/>
    <w:rsid w:val="004C3109"/>
    <w:rsid w:val="004C354D"/>
    <w:rsid w:val="004C41EA"/>
    <w:rsid w:val="004D0556"/>
    <w:rsid w:val="004D2456"/>
    <w:rsid w:val="004D4E43"/>
    <w:rsid w:val="004D4E66"/>
    <w:rsid w:val="004D57D5"/>
    <w:rsid w:val="004D58DA"/>
    <w:rsid w:val="004E0604"/>
    <w:rsid w:val="004E08F8"/>
    <w:rsid w:val="004E0B8D"/>
    <w:rsid w:val="004E1791"/>
    <w:rsid w:val="004E1E77"/>
    <w:rsid w:val="004E2004"/>
    <w:rsid w:val="004E345E"/>
    <w:rsid w:val="004E46DB"/>
    <w:rsid w:val="004F5CC8"/>
    <w:rsid w:val="004F694D"/>
    <w:rsid w:val="00500B3D"/>
    <w:rsid w:val="00501E66"/>
    <w:rsid w:val="00502DAC"/>
    <w:rsid w:val="005042AF"/>
    <w:rsid w:val="005063E5"/>
    <w:rsid w:val="00506AF9"/>
    <w:rsid w:val="005070C6"/>
    <w:rsid w:val="005116F5"/>
    <w:rsid w:val="0051686F"/>
    <w:rsid w:val="0051737B"/>
    <w:rsid w:val="00521420"/>
    <w:rsid w:val="00524BDC"/>
    <w:rsid w:val="00524F0C"/>
    <w:rsid w:val="0052500F"/>
    <w:rsid w:val="00525D52"/>
    <w:rsid w:val="00530FEE"/>
    <w:rsid w:val="0053405B"/>
    <w:rsid w:val="00535257"/>
    <w:rsid w:val="0053628C"/>
    <w:rsid w:val="005378B5"/>
    <w:rsid w:val="00545CC4"/>
    <w:rsid w:val="00550D11"/>
    <w:rsid w:val="00551088"/>
    <w:rsid w:val="00552E01"/>
    <w:rsid w:val="00552E51"/>
    <w:rsid w:val="005570A9"/>
    <w:rsid w:val="00563635"/>
    <w:rsid w:val="00564A8A"/>
    <w:rsid w:val="00566810"/>
    <w:rsid w:val="00572DBA"/>
    <w:rsid w:val="00574945"/>
    <w:rsid w:val="0057673D"/>
    <w:rsid w:val="005776A6"/>
    <w:rsid w:val="00581E69"/>
    <w:rsid w:val="00582654"/>
    <w:rsid w:val="00583199"/>
    <w:rsid w:val="005831D8"/>
    <w:rsid w:val="00583CBC"/>
    <w:rsid w:val="00592590"/>
    <w:rsid w:val="00596678"/>
    <w:rsid w:val="005A0A6C"/>
    <w:rsid w:val="005A11ED"/>
    <w:rsid w:val="005A77D6"/>
    <w:rsid w:val="005B0CCA"/>
    <w:rsid w:val="005B2241"/>
    <w:rsid w:val="005B3608"/>
    <w:rsid w:val="005B3AFC"/>
    <w:rsid w:val="005B5522"/>
    <w:rsid w:val="005B6A3C"/>
    <w:rsid w:val="005C2093"/>
    <w:rsid w:val="005C454B"/>
    <w:rsid w:val="005D1686"/>
    <w:rsid w:val="005D4551"/>
    <w:rsid w:val="005D4B76"/>
    <w:rsid w:val="005D786D"/>
    <w:rsid w:val="005E1219"/>
    <w:rsid w:val="005E3C54"/>
    <w:rsid w:val="005E5801"/>
    <w:rsid w:val="005E5B77"/>
    <w:rsid w:val="005F371F"/>
    <w:rsid w:val="005F7C3C"/>
    <w:rsid w:val="00600DF9"/>
    <w:rsid w:val="00602DF2"/>
    <w:rsid w:val="006041F6"/>
    <w:rsid w:val="00604BA3"/>
    <w:rsid w:val="00605E33"/>
    <w:rsid w:val="006077C4"/>
    <w:rsid w:val="0060790A"/>
    <w:rsid w:val="00611B22"/>
    <w:rsid w:val="00612447"/>
    <w:rsid w:val="00623948"/>
    <w:rsid w:val="0062672C"/>
    <w:rsid w:val="00627C1B"/>
    <w:rsid w:val="0063708E"/>
    <w:rsid w:val="00637E9E"/>
    <w:rsid w:val="006431B2"/>
    <w:rsid w:val="006479E4"/>
    <w:rsid w:val="00651824"/>
    <w:rsid w:val="00654189"/>
    <w:rsid w:val="00654BDA"/>
    <w:rsid w:val="00655995"/>
    <w:rsid w:val="00661125"/>
    <w:rsid w:val="00662623"/>
    <w:rsid w:val="00663D36"/>
    <w:rsid w:val="00663EB0"/>
    <w:rsid w:val="00664410"/>
    <w:rsid w:val="0066489D"/>
    <w:rsid w:val="00670376"/>
    <w:rsid w:val="006759FC"/>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2003"/>
    <w:rsid w:val="006C44D3"/>
    <w:rsid w:val="006C5D4F"/>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DDF"/>
    <w:rsid w:val="00731BEE"/>
    <w:rsid w:val="00732EFF"/>
    <w:rsid w:val="007364C4"/>
    <w:rsid w:val="007452B7"/>
    <w:rsid w:val="007469BE"/>
    <w:rsid w:val="00747372"/>
    <w:rsid w:val="00753BE6"/>
    <w:rsid w:val="00754564"/>
    <w:rsid w:val="0075626A"/>
    <w:rsid w:val="0075697C"/>
    <w:rsid w:val="0076099E"/>
    <w:rsid w:val="007619EA"/>
    <w:rsid w:val="007620C8"/>
    <w:rsid w:val="00762BAB"/>
    <w:rsid w:val="00762F3D"/>
    <w:rsid w:val="00767BCF"/>
    <w:rsid w:val="007706B1"/>
    <w:rsid w:val="00770ACD"/>
    <w:rsid w:val="00771E73"/>
    <w:rsid w:val="00771EEC"/>
    <w:rsid w:val="00772583"/>
    <w:rsid w:val="00772EE4"/>
    <w:rsid w:val="00773CCE"/>
    <w:rsid w:val="00775B5F"/>
    <w:rsid w:val="00780A8C"/>
    <w:rsid w:val="00780D12"/>
    <w:rsid w:val="00781CA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26EB"/>
    <w:rsid w:val="007C507E"/>
    <w:rsid w:val="007C72F0"/>
    <w:rsid w:val="007D1D8E"/>
    <w:rsid w:val="007D3EF1"/>
    <w:rsid w:val="007D43F8"/>
    <w:rsid w:val="007D6D25"/>
    <w:rsid w:val="007E0A81"/>
    <w:rsid w:val="007E1A18"/>
    <w:rsid w:val="007E55B1"/>
    <w:rsid w:val="007F076A"/>
    <w:rsid w:val="00801CE0"/>
    <w:rsid w:val="00802A7A"/>
    <w:rsid w:val="00802FC0"/>
    <w:rsid w:val="008111E4"/>
    <w:rsid w:val="0081122B"/>
    <w:rsid w:val="00811769"/>
    <w:rsid w:val="00811B4B"/>
    <w:rsid w:val="008217E1"/>
    <w:rsid w:val="0082286A"/>
    <w:rsid w:val="008237EA"/>
    <w:rsid w:val="0082507D"/>
    <w:rsid w:val="00826D38"/>
    <w:rsid w:val="00826F5E"/>
    <w:rsid w:val="0083230F"/>
    <w:rsid w:val="00834AEE"/>
    <w:rsid w:val="008353F5"/>
    <w:rsid w:val="00836DEE"/>
    <w:rsid w:val="00843DC9"/>
    <w:rsid w:val="00843FB7"/>
    <w:rsid w:val="00844E5B"/>
    <w:rsid w:val="00855DBF"/>
    <w:rsid w:val="00856199"/>
    <w:rsid w:val="00861E3D"/>
    <w:rsid w:val="0086257F"/>
    <w:rsid w:val="008636A2"/>
    <w:rsid w:val="008651A2"/>
    <w:rsid w:val="008729B2"/>
    <w:rsid w:val="00873DBB"/>
    <w:rsid w:val="00875DEC"/>
    <w:rsid w:val="0087700B"/>
    <w:rsid w:val="00880083"/>
    <w:rsid w:val="00880374"/>
    <w:rsid w:val="008807FE"/>
    <w:rsid w:val="008808DC"/>
    <w:rsid w:val="00880F12"/>
    <w:rsid w:val="00882352"/>
    <w:rsid w:val="00884BAB"/>
    <w:rsid w:val="00887178"/>
    <w:rsid w:val="008917BB"/>
    <w:rsid w:val="008955A0"/>
    <w:rsid w:val="00896A89"/>
    <w:rsid w:val="008A07D6"/>
    <w:rsid w:val="008A1341"/>
    <w:rsid w:val="008A1374"/>
    <w:rsid w:val="008A3B6A"/>
    <w:rsid w:val="008A4009"/>
    <w:rsid w:val="008A4B4F"/>
    <w:rsid w:val="008B3546"/>
    <w:rsid w:val="008B36A7"/>
    <w:rsid w:val="008B5A9E"/>
    <w:rsid w:val="008B5C8C"/>
    <w:rsid w:val="008C0299"/>
    <w:rsid w:val="008C6534"/>
    <w:rsid w:val="008C6649"/>
    <w:rsid w:val="008D043B"/>
    <w:rsid w:val="008D450C"/>
    <w:rsid w:val="008E2A90"/>
    <w:rsid w:val="008E40F8"/>
    <w:rsid w:val="008E4E1B"/>
    <w:rsid w:val="008F2F63"/>
    <w:rsid w:val="008F5983"/>
    <w:rsid w:val="008F746D"/>
    <w:rsid w:val="008F7D64"/>
    <w:rsid w:val="009006A9"/>
    <w:rsid w:val="00900909"/>
    <w:rsid w:val="00900DCB"/>
    <w:rsid w:val="0090362A"/>
    <w:rsid w:val="009042D3"/>
    <w:rsid w:val="00912134"/>
    <w:rsid w:val="009156DC"/>
    <w:rsid w:val="00915B8B"/>
    <w:rsid w:val="009208FD"/>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5328C"/>
    <w:rsid w:val="009603DC"/>
    <w:rsid w:val="0096131C"/>
    <w:rsid w:val="0096216D"/>
    <w:rsid w:val="00963ABE"/>
    <w:rsid w:val="00964438"/>
    <w:rsid w:val="009705CE"/>
    <w:rsid w:val="00971462"/>
    <w:rsid w:val="009733F0"/>
    <w:rsid w:val="00974E47"/>
    <w:rsid w:val="009756D0"/>
    <w:rsid w:val="009769C6"/>
    <w:rsid w:val="009838E1"/>
    <w:rsid w:val="00990114"/>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311D"/>
    <w:rsid w:val="009B3C63"/>
    <w:rsid w:val="009C02B9"/>
    <w:rsid w:val="009C1555"/>
    <w:rsid w:val="009C2033"/>
    <w:rsid w:val="009C73E2"/>
    <w:rsid w:val="009D1840"/>
    <w:rsid w:val="009D37AD"/>
    <w:rsid w:val="009D664D"/>
    <w:rsid w:val="009E08BE"/>
    <w:rsid w:val="009E2B38"/>
    <w:rsid w:val="009E447A"/>
    <w:rsid w:val="009E71A5"/>
    <w:rsid w:val="009F14AB"/>
    <w:rsid w:val="009F188F"/>
    <w:rsid w:val="009F2634"/>
    <w:rsid w:val="009F37ED"/>
    <w:rsid w:val="009F49EA"/>
    <w:rsid w:val="00A01004"/>
    <w:rsid w:val="00A01D67"/>
    <w:rsid w:val="00A03543"/>
    <w:rsid w:val="00A038BF"/>
    <w:rsid w:val="00A10BAD"/>
    <w:rsid w:val="00A1221F"/>
    <w:rsid w:val="00A13720"/>
    <w:rsid w:val="00A150D0"/>
    <w:rsid w:val="00A1585C"/>
    <w:rsid w:val="00A23F4D"/>
    <w:rsid w:val="00A24B81"/>
    <w:rsid w:val="00A31BE9"/>
    <w:rsid w:val="00A3272E"/>
    <w:rsid w:val="00A33B5F"/>
    <w:rsid w:val="00A35DD7"/>
    <w:rsid w:val="00A376D1"/>
    <w:rsid w:val="00A37D5F"/>
    <w:rsid w:val="00A517B4"/>
    <w:rsid w:val="00A51F3E"/>
    <w:rsid w:val="00A53BA4"/>
    <w:rsid w:val="00A540E2"/>
    <w:rsid w:val="00A57FAF"/>
    <w:rsid w:val="00A57FEB"/>
    <w:rsid w:val="00A60AFE"/>
    <w:rsid w:val="00A60DB6"/>
    <w:rsid w:val="00A643A0"/>
    <w:rsid w:val="00A6467D"/>
    <w:rsid w:val="00A65396"/>
    <w:rsid w:val="00A672A3"/>
    <w:rsid w:val="00A72B85"/>
    <w:rsid w:val="00A81605"/>
    <w:rsid w:val="00A825BB"/>
    <w:rsid w:val="00A8439F"/>
    <w:rsid w:val="00A84B1C"/>
    <w:rsid w:val="00A92A54"/>
    <w:rsid w:val="00A93D09"/>
    <w:rsid w:val="00A942C8"/>
    <w:rsid w:val="00A9645C"/>
    <w:rsid w:val="00A96683"/>
    <w:rsid w:val="00A97DEB"/>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D1DB3"/>
    <w:rsid w:val="00AD3B9A"/>
    <w:rsid w:val="00AD58B4"/>
    <w:rsid w:val="00AD697F"/>
    <w:rsid w:val="00AE070A"/>
    <w:rsid w:val="00AE10CD"/>
    <w:rsid w:val="00AE1A0F"/>
    <w:rsid w:val="00AF5202"/>
    <w:rsid w:val="00AF7CB5"/>
    <w:rsid w:val="00B057C3"/>
    <w:rsid w:val="00B0640B"/>
    <w:rsid w:val="00B0775E"/>
    <w:rsid w:val="00B079B7"/>
    <w:rsid w:val="00B07B67"/>
    <w:rsid w:val="00B10F63"/>
    <w:rsid w:val="00B12E94"/>
    <w:rsid w:val="00B14084"/>
    <w:rsid w:val="00B149CB"/>
    <w:rsid w:val="00B14B39"/>
    <w:rsid w:val="00B17AE6"/>
    <w:rsid w:val="00B21476"/>
    <w:rsid w:val="00B217A8"/>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A2172"/>
    <w:rsid w:val="00BA2DC2"/>
    <w:rsid w:val="00BA4B13"/>
    <w:rsid w:val="00BA7A79"/>
    <w:rsid w:val="00BB1348"/>
    <w:rsid w:val="00BB2F69"/>
    <w:rsid w:val="00BB4160"/>
    <w:rsid w:val="00BC0780"/>
    <w:rsid w:val="00BC2581"/>
    <w:rsid w:val="00BC4027"/>
    <w:rsid w:val="00BC4668"/>
    <w:rsid w:val="00BC4853"/>
    <w:rsid w:val="00BC7083"/>
    <w:rsid w:val="00BD1677"/>
    <w:rsid w:val="00BD5EA4"/>
    <w:rsid w:val="00BE03A2"/>
    <w:rsid w:val="00BE352F"/>
    <w:rsid w:val="00BE4396"/>
    <w:rsid w:val="00BE49DB"/>
    <w:rsid w:val="00BE4E67"/>
    <w:rsid w:val="00BE6C61"/>
    <w:rsid w:val="00BE75B5"/>
    <w:rsid w:val="00BF040C"/>
    <w:rsid w:val="00BF129A"/>
    <w:rsid w:val="00BF1EAB"/>
    <w:rsid w:val="00BF4A84"/>
    <w:rsid w:val="00BF5AFA"/>
    <w:rsid w:val="00C0176A"/>
    <w:rsid w:val="00C02C7D"/>
    <w:rsid w:val="00C0399B"/>
    <w:rsid w:val="00C0457E"/>
    <w:rsid w:val="00C1027D"/>
    <w:rsid w:val="00C11755"/>
    <w:rsid w:val="00C12533"/>
    <w:rsid w:val="00C15E30"/>
    <w:rsid w:val="00C22DCE"/>
    <w:rsid w:val="00C27BA0"/>
    <w:rsid w:val="00C32160"/>
    <w:rsid w:val="00C333C8"/>
    <w:rsid w:val="00C400E3"/>
    <w:rsid w:val="00C4104E"/>
    <w:rsid w:val="00C4275C"/>
    <w:rsid w:val="00C42BC3"/>
    <w:rsid w:val="00C46C1F"/>
    <w:rsid w:val="00C518DB"/>
    <w:rsid w:val="00C54447"/>
    <w:rsid w:val="00C56CB7"/>
    <w:rsid w:val="00C57C79"/>
    <w:rsid w:val="00C57E12"/>
    <w:rsid w:val="00C6038F"/>
    <w:rsid w:val="00C619CE"/>
    <w:rsid w:val="00C651C3"/>
    <w:rsid w:val="00C65D25"/>
    <w:rsid w:val="00C6602E"/>
    <w:rsid w:val="00C6773D"/>
    <w:rsid w:val="00C679E8"/>
    <w:rsid w:val="00C70663"/>
    <w:rsid w:val="00C71E84"/>
    <w:rsid w:val="00C72046"/>
    <w:rsid w:val="00C8197D"/>
    <w:rsid w:val="00C84050"/>
    <w:rsid w:val="00C842C7"/>
    <w:rsid w:val="00C85B77"/>
    <w:rsid w:val="00C86A88"/>
    <w:rsid w:val="00C870F4"/>
    <w:rsid w:val="00C87E2E"/>
    <w:rsid w:val="00C87FBB"/>
    <w:rsid w:val="00C9651B"/>
    <w:rsid w:val="00CA16A6"/>
    <w:rsid w:val="00CA3E87"/>
    <w:rsid w:val="00CA48E6"/>
    <w:rsid w:val="00CA4EBD"/>
    <w:rsid w:val="00CA65CA"/>
    <w:rsid w:val="00CB1C7A"/>
    <w:rsid w:val="00CB4BCB"/>
    <w:rsid w:val="00CB7C2D"/>
    <w:rsid w:val="00CC4FD6"/>
    <w:rsid w:val="00CC66CE"/>
    <w:rsid w:val="00CC798A"/>
    <w:rsid w:val="00CD0A5A"/>
    <w:rsid w:val="00CD6AAD"/>
    <w:rsid w:val="00CD74FD"/>
    <w:rsid w:val="00CD75CE"/>
    <w:rsid w:val="00CE16A5"/>
    <w:rsid w:val="00CE3CAA"/>
    <w:rsid w:val="00CE43A8"/>
    <w:rsid w:val="00CE4EE3"/>
    <w:rsid w:val="00CE6B75"/>
    <w:rsid w:val="00CF112C"/>
    <w:rsid w:val="00CF1C6D"/>
    <w:rsid w:val="00CF49B2"/>
    <w:rsid w:val="00CF696F"/>
    <w:rsid w:val="00D0035B"/>
    <w:rsid w:val="00D01590"/>
    <w:rsid w:val="00D01975"/>
    <w:rsid w:val="00D030A4"/>
    <w:rsid w:val="00D05837"/>
    <w:rsid w:val="00D07A71"/>
    <w:rsid w:val="00D1096F"/>
    <w:rsid w:val="00D13DA0"/>
    <w:rsid w:val="00D20E23"/>
    <w:rsid w:val="00D214FD"/>
    <w:rsid w:val="00D227B8"/>
    <w:rsid w:val="00D234A8"/>
    <w:rsid w:val="00D234E8"/>
    <w:rsid w:val="00D25AA4"/>
    <w:rsid w:val="00D25BE4"/>
    <w:rsid w:val="00D27CCF"/>
    <w:rsid w:val="00D30428"/>
    <w:rsid w:val="00D30470"/>
    <w:rsid w:val="00D30AB5"/>
    <w:rsid w:val="00D342AD"/>
    <w:rsid w:val="00D34B8F"/>
    <w:rsid w:val="00D409D9"/>
    <w:rsid w:val="00D41F9C"/>
    <w:rsid w:val="00D42945"/>
    <w:rsid w:val="00D4532B"/>
    <w:rsid w:val="00D459EC"/>
    <w:rsid w:val="00D477CD"/>
    <w:rsid w:val="00D50FF3"/>
    <w:rsid w:val="00D52BE5"/>
    <w:rsid w:val="00D52D0F"/>
    <w:rsid w:val="00D539A9"/>
    <w:rsid w:val="00D53FA5"/>
    <w:rsid w:val="00D56D2B"/>
    <w:rsid w:val="00D609F6"/>
    <w:rsid w:val="00D6362E"/>
    <w:rsid w:val="00D63BF2"/>
    <w:rsid w:val="00D67457"/>
    <w:rsid w:val="00D713D2"/>
    <w:rsid w:val="00D73068"/>
    <w:rsid w:val="00D736A1"/>
    <w:rsid w:val="00D74561"/>
    <w:rsid w:val="00D74960"/>
    <w:rsid w:val="00D74B38"/>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97ED8"/>
    <w:rsid w:val="00DA06B8"/>
    <w:rsid w:val="00DA2E33"/>
    <w:rsid w:val="00DA30AE"/>
    <w:rsid w:val="00DA4D7A"/>
    <w:rsid w:val="00DA5B80"/>
    <w:rsid w:val="00DB1567"/>
    <w:rsid w:val="00DB1FE1"/>
    <w:rsid w:val="00DB5339"/>
    <w:rsid w:val="00DC12EF"/>
    <w:rsid w:val="00DC2844"/>
    <w:rsid w:val="00DC7322"/>
    <w:rsid w:val="00DC778B"/>
    <w:rsid w:val="00DD0EE8"/>
    <w:rsid w:val="00DD123F"/>
    <w:rsid w:val="00DD1CA3"/>
    <w:rsid w:val="00DD2B38"/>
    <w:rsid w:val="00DD5695"/>
    <w:rsid w:val="00DD6D67"/>
    <w:rsid w:val="00DD722E"/>
    <w:rsid w:val="00DD77DD"/>
    <w:rsid w:val="00DE00DC"/>
    <w:rsid w:val="00DE754D"/>
    <w:rsid w:val="00DF0311"/>
    <w:rsid w:val="00DF1058"/>
    <w:rsid w:val="00DF487E"/>
    <w:rsid w:val="00DF534D"/>
    <w:rsid w:val="00DF7695"/>
    <w:rsid w:val="00DF7D74"/>
    <w:rsid w:val="00E0107B"/>
    <w:rsid w:val="00E110ED"/>
    <w:rsid w:val="00E1138B"/>
    <w:rsid w:val="00E128F6"/>
    <w:rsid w:val="00E13179"/>
    <w:rsid w:val="00E13697"/>
    <w:rsid w:val="00E16C80"/>
    <w:rsid w:val="00E20445"/>
    <w:rsid w:val="00E21F00"/>
    <w:rsid w:val="00E23E7D"/>
    <w:rsid w:val="00E241F8"/>
    <w:rsid w:val="00E26111"/>
    <w:rsid w:val="00E30810"/>
    <w:rsid w:val="00E31C5B"/>
    <w:rsid w:val="00E31F20"/>
    <w:rsid w:val="00E34C0B"/>
    <w:rsid w:val="00E35266"/>
    <w:rsid w:val="00E3550F"/>
    <w:rsid w:val="00E3575A"/>
    <w:rsid w:val="00E40A22"/>
    <w:rsid w:val="00E44504"/>
    <w:rsid w:val="00E46067"/>
    <w:rsid w:val="00E460A7"/>
    <w:rsid w:val="00E46A6A"/>
    <w:rsid w:val="00E502E7"/>
    <w:rsid w:val="00E51C2D"/>
    <w:rsid w:val="00E52FFE"/>
    <w:rsid w:val="00E60B5D"/>
    <w:rsid w:val="00E60D49"/>
    <w:rsid w:val="00E62BD5"/>
    <w:rsid w:val="00E67116"/>
    <w:rsid w:val="00E722C9"/>
    <w:rsid w:val="00E72602"/>
    <w:rsid w:val="00E747C1"/>
    <w:rsid w:val="00E7713B"/>
    <w:rsid w:val="00E8169A"/>
    <w:rsid w:val="00E816F1"/>
    <w:rsid w:val="00E83305"/>
    <w:rsid w:val="00E846B1"/>
    <w:rsid w:val="00E84D9B"/>
    <w:rsid w:val="00E84DCF"/>
    <w:rsid w:val="00E85768"/>
    <w:rsid w:val="00E859A5"/>
    <w:rsid w:val="00E87D5D"/>
    <w:rsid w:val="00E92F09"/>
    <w:rsid w:val="00E96814"/>
    <w:rsid w:val="00EA342E"/>
    <w:rsid w:val="00EA481E"/>
    <w:rsid w:val="00EA4AEB"/>
    <w:rsid w:val="00EA5F9E"/>
    <w:rsid w:val="00EB09A1"/>
    <w:rsid w:val="00EB13F4"/>
    <w:rsid w:val="00EB1930"/>
    <w:rsid w:val="00EB3630"/>
    <w:rsid w:val="00EB64B7"/>
    <w:rsid w:val="00EB7950"/>
    <w:rsid w:val="00EC0BBF"/>
    <w:rsid w:val="00EC44BA"/>
    <w:rsid w:val="00EC5C3A"/>
    <w:rsid w:val="00EC76D5"/>
    <w:rsid w:val="00ED3C0C"/>
    <w:rsid w:val="00ED4A62"/>
    <w:rsid w:val="00ED6A33"/>
    <w:rsid w:val="00EE1D78"/>
    <w:rsid w:val="00EE31DC"/>
    <w:rsid w:val="00EE4852"/>
    <w:rsid w:val="00EE69BB"/>
    <w:rsid w:val="00EE7B3D"/>
    <w:rsid w:val="00EF4E92"/>
    <w:rsid w:val="00EF5C20"/>
    <w:rsid w:val="00EF6FD2"/>
    <w:rsid w:val="00EF72E9"/>
    <w:rsid w:val="00F00D66"/>
    <w:rsid w:val="00F05194"/>
    <w:rsid w:val="00F07ADC"/>
    <w:rsid w:val="00F145AB"/>
    <w:rsid w:val="00F20298"/>
    <w:rsid w:val="00F210A4"/>
    <w:rsid w:val="00F2784C"/>
    <w:rsid w:val="00F30CCA"/>
    <w:rsid w:val="00F30F19"/>
    <w:rsid w:val="00F34300"/>
    <w:rsid w:val="00F350B1"/>
    <w:rsid w:val="00F36305"/>
    <w:rsid w:val="00F378DB"/>
    <w:rsid w:val="00F400E0"/>
    <w:rsid w:val="00F55E15"/>
    <w:rsid w:val="00F56D1D"/>
    <w:rsid w:val="00F664D0"/>
    <w:rsid w:val="00F709B3"/>
    <w:rsid w:val="00F7198C"/>
    <w:rsid w:val="00F71C9F"/>
    <w:rsid w:val="00F729C3"/>
    <w:rsid w:val="00F734EC"/>
    <w:rsid w:val="00F74E36"/>
    <w:rsid w:val="00F763EA"/>
    <w:rsid w:val="00F76972"/>
    <w:rsid w:val="00F77AE3"/>
    <w:rsid w:val="00F80708"/>
    <w:rsid w:val="00F80E10"/>
    <w:rsid w:val="00F8270E"/>
    <w:rsid w:val="00F83701"/>
    <w:rsid w:val="00F838A6"/>
    <w:rsid w:val="00F87141"/>
    <w:rsid w:val="00F87866"/>
    <w:rsid w:val="00F92E09"/>
    <w:rsid w:val="00F93E9F"/>
    <w:rsid w:val="00F95AF2"/>
    <w:rsid w:val="00F97DCC"/>
    <w:rsid w:val="00FA00EB"/>
    <w:rsid w:val="00FA0B87"/>
    <w:rsid w:val="00FA1925"/>
    <w:rsid w:val="00FA19C3"/>
    <w:rsid w:val="00FA37CA"/>
    <w:rsid w:val="00FA4158"/>
    <w:rsid w:val="00FC0C1D"/>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5A1673"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5A1673"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5A1673"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5A1673"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5A1673"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5A1673"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5A1673" w:rsidRDefault="005568EA" w:rsidP="005568EA">
          <w:pPr>
            <w:pStyle w:val="208528149EEB414AA78363D0F1E5AE0D"/>
          </w:pPr>
          <w:r w:rsidRPr="006B6D2E">
            <w:rPr>
              <w:rStyle w:val="PlaceholderText"/>
            </w:rPr>
            <w:t>Click or tap here to enter text.</w:t>
          </w:r>
        </w:p>
      </w:docPartBody>
    </w:docPart>
    <w:docPart>
      <w:docPartPr>
        <w:name w:val="DEFC5305E6B446CF99AD4028483B7B4B"/>
        <w:category>
          <w:name w:val="General"/>
          <w:gallery w:val="placeholder"/>
        </w:category>
        <w:types>
          <w:type w:val="bbPlcHdr"/>
        </w:types>
        <w:behaviors>
          <w:behavior w:val="content"/>
        </w:behaviors>
        <w:guid w:val="{B0EF1C74-5826-40F2-80AA-C550FCD88197}"/>
      </w:docPartPr>
      <w:docPartBody>
        <w:p w:rsidR="003A0114" w:rsidRDefault="005A1673" w:rsidP="005A1673">
          <w:pPr>
            <w:pStyle w:val="DEFC5305E6B446CF99AD4028483B7B4B"/>
          </w:pPr>
          <w:r w:rsidRPr="006B6D2E">
            <w:rPr>
              <w:rStyle w:val="PlaceholderText"/>
            </w:rPr>
            <w:t>Click or tap here to enter text.</w:t>
          </w:r>
        </w:p>
      </w:docPartBody>
    </w:docPart>
    <w:docPart>
      <w:docPartPr>
        <w:name w:val="473D29A50C8D46BBB7DA634ACBC0BF6D"/>
        <w:category>
          <w:name w:val="General"/>
          <w:gallery w:val="placeholder"/>
        </w:category>
        <w:types>
          <w:type w:val="bbPlcHdr"/>
        </w:types>
        <w:behaviors>
          <w:behavior w:val="content"/>
        </w:behaviors>
        <w:guid w:val="{21C4959F-BA9B-4555-90BA-D2FA6F108684}"/>
      </w:docPartPr>
      <w:docPartBody>
        <w:p w:rsidR="00BF4F6A" w:rsidRDefault="003A0114" w:rsidP="003A0114">
          <w:pPr>
            <w:pStyle w:val="473D29A50C8D46BBB7DA634ACBC0BF6D"/>
          </w:pPr>
          <w:r w:rsidRPr="006B6D2E">
            <w:rPr>
              <w:rStyle w:val="PlaceholderText"/>
            </w:rPr>
            <w:t>Click or tap here to enter text.</w:t>
          </w:r>
        </w:p>
      </w:docPartBody>
    </w:docPart>
    <w:docPart>
      <w:docPartPr>
        <w:name w:val="8EF1A7A717294400AD20F7CC8A76436E"/>
        <w:category>
          <w:name w:val="General"/>
          <w:gallery w:val="placeholder"/>
        </w:category>
        <w:types>
          <w:type w:val="bbPlcHdr"/>
        </w:types>
        <w:behaviors>
          <w:behavior w:val="content"/>
        </w:behaviors>
        <w:guid w:val="{99F9BD7A-3BE7-4FA6-8E54-A9B730F702E7}"/>
      </w:docPartPr>
      <w:docPartBody>
        <w:p w:rsidR="00BF4F6A" w:rsidRDefault="003A0114" w:rsidP="003A0114">
          <w:pPr>
            <w:pStyle w:val="8EF1A7A717294400AD20F7CC8A76436E"/>
          </w:pPr>
          <w:r w:rsidRPr="006B6D2E">
            <w:rPr>
              <w:rStyle w:val="PlaceholderText"/>
            </w:rPr>
            <w:t>Click or tap here to enter text.</w:t>
          </w:r>
        </w:p>
      </w:docPartBody>
    </w:docPart>
    <w:docPart>
      <w:docPartPr>
        <w:name w:val="A06015FE044845CAA769717C4DB0E734"/>
        <w:category>
          <w:name w:val="General"/>
          <w:gallery w:val="placeholder"/>
        </w:category>
        <w:types>
          <w:type w:val="bbPlcHdr"/>
        </w:types>
        <w:behaviors>
          <w:behavior w:val="content"/>
        </w:behaviors>
        <w:guid w:val="{5EB7E0F6-C0B7-48E6-978D-9A9FFC714F09}"/>
      </w:docPartPr>
      <w:docPartBody>
        <w:p w:rsidR="00BF4F6A" w:rsidRDefault="003A0114" w:rsidP="003A0114">
          <w:pPr>
            <w:pStyle w:val="A06015FE044845CAA769717C4DB0E734"/>
          </w:pPr>
          <w:r w:rsidRPr="006B6D2E">
            <w:rPr>
              <w:rStyle w:val="PlaceholderText"/>
            </w:rPr>
            <w:t>Click or tap here to enter text.</w:t>
          </w:r>
        </w:p>
      </w:docPartBody>
    </w:docPart>
    <w:docPart>
      <w:docPartPr>
        <w:name w:val="5086ACBDAEFC41D097FE6B88073C295E"/>
        <w:category>
          <w:name w:val="General"/>
          <w:gallery w:val="placeholder"/>
        </w:category>
        <w:types>
          <w:type w:val="bbPlcHdr"/>
        </w:types>
        <w:behaviors>
          <w:behavior w:val="content"/>
        </w:behaviors>
        <w:guid w:val="{19D379CA-86AF-4F9F-B53C-D263142B9886}"/>
      </w:docPartPr>
      <w:docPartBody>
        <w:p w:rsidR="00541D71" w:rsidRDefault="00BF4F6A" w:rsidP="00BF4F6A">
          <w:pPr>
            <w:pStyle w:val="5086ACBDAEFC41D097FE6B88073C295E"/>
          </w:pPr>
          <w:r w:rsidRPr="006B6D2E">
            <w:rPr>
              <w:rStyle w:val="PlaceholderText"/>
            </w:rPr>
            <w:t>Click or tap here to enter text.</w:t>
          </w:r>
        </w:p>
      </w:docPartBody>
    </w:docPart>
    <w:docPart>
      <w:docPartPr>
        <w:name w:val="5F119655AE334962AE21E0C215F3A887"/>
        <w:category>
          <w:name w:val="General"/>
          <w:gallery w:val="placeholder"/>
        </w:category>
        <w:types>
          <w:type w:val="bbPlcHdr"/>
        </w:types>
        <w:behaviors>
          <w:behavior w:val="content"/>
        </w:behaviors>
        <w:guid w:val="{6117A791-0D0E-4812-A391-F996E22E34D7}"/>
      </w:docPartPr>
      <w:docPartBody>
        <w:p w:rsidR="006F5BEA" w:rsidRDefault="00541D71" w:rsidP="00541D71">
          <w:pPr>
            <w:pStyle w:val="5F119655AE334962AE21E0C215F3A887"/>
          </w:pPr>
          <w:r w:rsidRPr="006B6D2E">
            <w:rPr>
              <w:rStyle w:val="PlaceholderText"/>
            </w:rPr>
            <w:t>Click or tap here to enter text.</w:t>
          </w:r>
        </w:p>
      </w:docPartBody>
    </w:docPart>
    <w:docPart>
      <w:docPartPr>
        <w:name w:val="C116AA46E4D549C58F9CD38107E5C83E"/>
        <w:category>
          <w:name w:val="General"/>
          <w:gallery w:val="placeholder"/>
        </w:category>
        <w:types>
          <w:type w:val="bbPlcHdr"/>
        </w:types>
        <w:behaviors>
          <w:behavior w:val="content"/>
        </w:behaviors>
        <w:guid w:val="{3881D4A0-36B8-4C42-9671-7EA82C8E306A}"/>
      </w:docPartPr>
      <w:docPartBody>
        <w:p w:rsidR="006F5BEA" w:rsidRDefault="00541D71" w:rsidP="00541D71">
          <w:pPr>
            <w:pStyle w:val="C116AA46E4D549C58F9CD38107E5C83E"/>
          </w:pPr>
          <w:r w:rsidRPr="007536A1">
            <w:rPr>
              <w:rStyle w:val="PlaceholderText"/>
            </w:rPr>
            <w:t>Click or tap here to enter text.</w:t>
          </w:r>
        </w:p>
      </w:docPartBody>
    </w:docPart>
    <w:docPart>
      <w:docPartPr>
        <w:name w:val="D398247FF4FA4258B48F32143AAEA609"/>
        <w:category>
          <w:name w:val="General"/>
          <w:gallery w:val="placeholder"/>
        </w:category>
        <w:types>
          <w:type w:val="bbPlcHdr"/>
        </w:types>
        <w:behaviors>
          <w:behavior w:val="content"/>
        </w:behaviors>
        <w:guid w:val="{1F681429-416D-44CD-A0B9-C58D8C231A26}"/>
      </w:docPartPr>
      <w:docPartBody>
        <w:p w:rsidR="006F5BEA" w:rsidRDefault="00541D71" w:rsidP="00541D71">
          <w:pPr>
            <w:pStyle w:val="D398247FF4FA4258B48F32143AAEA609"/>
          </w:pPr>
          <w:r w:rsidRPr="006B6D2E">
            <w:rPr>
              <w:rStyle w:val="PlaceholderText"/>
            </w:rPr>
            <w:t>Click or tap here to enter text.</w:t>
          </w:r>
        </w:p>
      </w:docPartBody>
    </w:docPart>
    <w:docPart>
      <w:docPartPr>
        <w:name w:val="93C220DAE73C4718939D6AABCB770591"/>
        <w:category>
          <w:name w:val="General"/>
          <w:gallery w:val="placeholder"/>
        </w:category>
        <w:types>
          <w:type w:val="bbPlcHdr"/>
        </w:types>
        <w:behaviors>
          <w:behavior w:val="content"/>
        </w:behaviors>
        <w:guid w:val="{1CA2DD1C-F215-42A1-8859-7660F2AE214C}"/>
      </w:docPartPr>
      <w:docPartBody>
        <w:p w:rsidR="006F5BEA" w:rsidRDefault="00541D71" w:rsidP="00541D71">
          <w:pPr>
            <w:pStyle w:val="93C220DAE73C4718939D6AABCB770591"/>
          </w:pPr>
          <w:r w:rsidRPr="006B6D2E">
            <w:rPr>
              <w:rStyle w:val="PlaceholderText"/>
            </w:rPr>
            <w:t>Click or tap here to enter text.</w:t>
          </w:r>
        </w:p>
      </w:docPartBody>
    </w:docPart>
    <w:docPart>
      <w:docPartPr>
        <w:name w:val="2DAF66A043B74BF48E2B1E2DAB286268"/>
        <w:category>
          <w:name w:val="General"/>
          <w:gallery w:val="placeholder"/>
        </w:category>
        <w:types>
          <w:type w:val="bbPlcHdr"/>
        </w:types>
        <w:behaviors>
          <w:behavior w:val="content"/>
        </w:behaviors>
        <w:guid w:val="{83CA396B-EDFE-4699-AEDE-A1A5281416F4}"/>
      </w:docPartPr>
      <w:docPartBody>
        <w:p w:rsidR="00905F21" w:rsidRDefault="006F5BEA" w:rsidP="006F5BEA">
          <w:pPr>
            <w:pStyle w:val="2DAF66A043B74BF48E2B1E2DAB286268"/>
          </w:pPr>
          <w:r w:rsidRPr="007536A1">
            <w:rPr>
              <w:rStyle w:val="PlaceholderText"/>
            </w:rPr>
            <w:t>Click or tap here to enter text.</w:t>
          </w:r>
        </w:p>
      </w:docPartBody>
    </w:docPart>
    <w:docPart>
      <w:docPartPr>
        <w:name w:val="8FE57A96AB874FD3849EC4D6D9C6A7E7"/>
        <w:category>
          <w:name w:val="General"/>
          <w:gallery w:val="placeholder"/>
        </w:category>
        <w:types>
          <w:type w:val="bbPlcHdr"/>
        </w:types>
        <w:behaviors>
          <w:behavior w:val="content"/>
        </w:behaviors>
        <w:guid w:val="{E299B88D-92EC-40D8-A066-5A70891C01F7}"/>
      </w:docPartPr>
      <w:docPartBody>
        <w:p w:rsidR="00905F21" w:rsidRDefault="006F5BEA" w:rsidP="006F5BEA">
          <w:pPr>
            <w:pStyle w:val="8FE57A96AB874FD3849EC4D6D9C6A7E7"/>
          </w:pPr>
          <w:r w:rsidRPr="006B6D2E">
            <w:rPr>
              <w:rStyle w:val="PlaceholderText"/>
            </w:rPr>
            <w:t>Click or tap here to enter text.</w:t>
          </w:r>
        </w:p>
      </w:docPartBody>
    </w:docPart>
    <w:docPart>
      <w:docPartPr>
        <w:name w:val="5E41921B12E34FCA8D148C96CC47D2E0"/>
        <w:category>
          <w:name w:val="General"/>
          <w:gallery w:val="placeholder"/>
        </w:category>
        <w:types>
          <w:type w:val="bbPlcHdr"/>
        </w:types>
        <w:behaviors>
          <w:behavior w:val="content"/>
        </w:behaviors>
        <w:guid w:val="{36DB50DB-517D-4A10-8F06-16305A6BEED7}"/>
      </w:docPartPr>
      <w:docPartBody>
        <w:p w:rsidR="006E4163" w:rsidRDefault="0015720B" w:rsidP="0015720B">
          <w:pPr>
            <w:pStyle w:val="5E41921B12E34FCA8D148C96CC47D2E0"/>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057307"/>
    <w:rsid w:val="0009358D"/>
    <w:rsid w:val="001254BE"/>
    <w:rsid w:val="0015720B"/>
    <w:rsid w:val="00164641"/>
    <w:rsid w:val="001B484A"/>
    <w:rsid w:val="001F61A1"/>
    <w:rsid w:val="00260508"/>
    <w:rsid w:val="002B4B80"/>
    <w:rsid w:val="002F6527"/>
    <w:rsid w:val="003803E8"/>
    <w:rsid w:val="003A0114"/>
    <w:rsid w:val="003A17E9"/>
    <w:rsid w:val="003F69FA"/>
    <w:rsid w:val="003F7CB0"/>
    <w:rsid w:val="00434EF2"/>
    <w:rsid w:val="00436CEE"/>
    <w:rsid w:val="004930B8"/>
    <w:rsid w:val="00541D71"/>
    <w:rsid w:val="005568EA"/>
    <w:rsid w:val="00592FE3"/>
    <w:rsid w:val="005A1673"/>
    <w:rsid w:val="0064261F"/>
    <w:rsid w:val="006E4163"/>
    <w:rsid w:val="006E429F"/>
    <w:rsid w:val="006F5BEA"/>
    <w:rsid w:val="00757EDA"/>
    <w:rsid w:val="00903E7A"/>
    <w:rsid w:val="00905F21"/>
    <w:rsid w:val="00961419"/>
    <w:rsid w:val="009C2039"/>
    <w:rsid w:val="009C7353"/>
    <w:rsid w:val="00A471F2"/>
    <w:rsid w:val="00A57F4D"/>
    <w:rsid w:val="00A64181"/>
    <w:rsid w:val="00A83058"/>
    <w:rsid w:val="00AD3D1D"/>
    <w:rsid w:val="00B53354"/>
    <w:rsid w:val="00BC65DB"/>
    <w:rsid w:val="00BF13DD"/>
    <w:rsid w:val="00BF4F6A"/>
    <w:rsid w:val="00C25F1A"/>
    <w:rsid w:val="00C624E0"/>
    <w:rsid w:val="00C624FF"/>
    <w:rsid w:val="00C77AFC"/>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720B"/>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DEFC5305E6B446CF99AD4028483B7B4B">
    <w:name w:val="DEFC5305E6B446CF99AD4028483B7B4B"/>
    <w:rsid w:val="005A1673"/>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 w:type="paragraph" w:customStyle="1" w:styleId="473D29A50C8D46BBB7DA634ACBC0BF6D">
    <w:name w:val="473D29A50C8D46BBB7DA634ACBC0BF6D"/>
    <w:rsid w:val="003A0114"/>
  </w:style>
  <w:style w:type="paragraph" w:customStyle="1" w:styleId="8EF1A7A717294400AD20F7CC8A76436E">
    <w:name w:val="8EF1A7A717294400AD20F7CC8A76436E"/>
    <w:rsid w:val="003A0114"/>
  </w:style>
  <w:style w:type="paragraph" w:customStyle="1" w:styleId="A06015FE044845CAA769717C4DB0E734">
    <w:name w:val="A06015FE044845CAA769717C4DB0E734"/>
    <w:rsid w:val="003A0114"/>
  </w:style>
  <w:style w:type="paragraph" w:customStyle="1" w:styleId="5086ACBDAEFC41D097FE6B88073C295E">
    <w:name w:val="5086ACBDAEFC41D097FE6B88073C295E"/>
    <w:rsid w:val="00BF4F6A"/>
  </w:style>
  <w:style w:type="paragraph" w:customStyle="1" w:styleId="5F119655AE334962AE21E0C215F3A887">
    <w:name w:val="5F119655AE334962AE21E0C215F3A887"/>
    <w:rsid w:val="00541D71"/>
  </w:style>
  <w:style w:type="paragraph" w:customStyle="1" w:styleId="C116AA46E4D549C58F9CD38107E5C83E">
    <w:name w:val="C116AA46E4D549C58F9CD38107E5C83E"/>
    <w:rsid w:val="00541D71"/>
  </w:style>
  <w:style w:type="paragraph" w:customStyle="1" w:styleId="D398247FF4FA4258B48F32143AAEA609">
    <w:name w:val="D398247FF4FA4258B48F32143AAEA609"/>
    <w:rsid w:val="00541D71"/>
  </w:style>
  <w:style w:type="paragraph" w:customStyle="1" w:styleId="93C220DAE73C4718939D6AABCB770591">
    <w:name w:val="93C220DAE73C4718939D6AABCB770591"/>
    <w:rsid w:val="00541D71"/>
  </w:style>
  <w:style w:type="paragraph" w:customStyle="1" w:styleId="2DAF66A043B74BF48E2B1E2DAB286268">
    <w:name w:val="2DAF66A043B74BF48E2B1E2DAB286268"/>
    <w:rsid w:val="006F5BEA"/>
  </w:style>
  <w:style w:type="paragraph" w:customStyle="1" w:styleId="8FE57A96AB874FD3849EC4D6D9C6A7E7">
    <w:name w:val="8FE57A96AB874FD3849EC4D6D9C6A7E7"/>
    <w:rsid w:val="006F5BEA"/>
  </w:style>
  <w:style w:type="paragraph" w:customStyle="1" w:styleId="5E41921B12E34FCA8D148C96CC47D2E0">
    <w:name w:val="5E41921B12E34FCA8D148C96CC47D2E0"/>
    <w:rsid w:val="001572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38</Pages>
  <Words>10582</Words>
  <Characters>60323</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245</cp:revision>
  <cp:lastPrinted>2022-06-13T10:51:00Z</cp:lastPrinted>
  <dcterms:created xsi:type="dcterms:W3CDTF">2022-06-11T21:27:00Z</dcterms:created>
  <dcterms:modified xsi:type="dcterms:W3CDTF">2022-08-16T23:28:00Z</dcterms:modified>
</cp:coreProperties>
</file>