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FD79BE" w:rsidRDefault="00A1221F" w:rsidP="00A1221F">
      <w:pPr>
        <w:jc w:val="center"/>
        <w:rPr>
          <w:rFonts w:ascii="Arial" w:hAnsi="Arial" w:cs="Arial"/>
          <w:b/>
          <w:bCs/>
          <w:sz w:val="47"/>
          <w:szCs w:val="47"/>
        </w:rPr>
      </w:pPr>
      <w:r w:rsidRPr="00FD79BE">
        <w:rPr>
          <w:rFonts w:ascii="Arial" w:hAnsi="Arial" w:cs="Arial"/>
          <w:b/>
          <w:bCs/>
          <w:sz w:val="47"/>
          <w:szCs w:val="47"/>
        </w:rPr>
        <w:t>Acknowledgements</w:t>
      </w:r>
    </w:p>
    <w:p w14:paraId="239C325D" w14:textId="77777777" w:rsidR="00FC0C1D" w:rsidRPr="00307273" w:rsidRDefault="001B0468" w:rsidP="001B0468">
      <w:pPr>
        <w:jc w:val="both"/>
        <w:rPr>
          <w:rFonts w:ascii="Arial" w:hAnsi="Arial" w:cs="Arial"/>
          <w:sz w:val="24"/>
          <w:szCs w:val="24"/>
        </w:rPr>
      </w:pPr>
      <w:r w:rsidRPr="00307273">
        <w:rPr>
          <w:rFonts w:ascii="Arial" w:hAnsi="Arial" w:cs="Arial"/>
          <w:sz w:val="24"/>
          <w:szCs w:val="24"/>
        </w:rPr>
        <w:t>The goal of this study is to develop a real-time Python dashboard application for visualising, analysing,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307273">
        <w:rPr>
          <w:rFonts w:ascii="Arial" w:hAnsi="Arial" w:cs="Arial"/>
          <w:sz w:val="24"/>
          <w:szCs w:val="24"/>
        </w:rPr>
        <w:t xml:space="preserve"> An initial analysis is done  manually as usual practice on Jupyter notebook using two CSV files received from Kuggle. </w:t>
      </w:r>
    </w:p>
    <w:p w14:paraId="01461E2F" w14:textId="7143F3D7" w:rsidR="00FC0C1D" w:rsidRPr="00307273" w:rsidRDefault="00FC0C1D" w:rsidP="001B0468">
      <w:pPr>
        <w:jc w:val="both"/>
        <w:rPr>
          <w:rFonts w:ascii="Arial" w:hAnsi="Arial" w:cs="Arial"/>
          <w:sz w:val="24"/>
          <w:szCs w:val="24"/>
        </w:rPr>
      </w:pPr>
      <w:r w:rsidRPr="00307273">
        <w:rPr>
          <w:rFonts w:ascii="Arial" w:hAnsi="Arial" w:cs="Arial"/>
          <w:sz w:val="24"/>
          <w:szCs w:val="24"/>
        </w:rPr>
        <w:tab/>
      </w:r>
      <w:r w:rsidR="00270CF2" w:rsidRPr="00307273">
        <w:rPr>
          <w:rFonts w:ascii="Arial" w:hAnsi="Arial" w:cs="Arial"/>
          <w:sz w:val="24"/>
          <w:szCs w:val="24"/>
        </w:rPr>
        <w:t>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Framework .</w:t>
      </w:r>
    </w:p>
    <w:p w14:paraId="530640A9" w14:textId="250FC81D" w:rsidR="00A97DEB" w:rsidRPr="00307273" w:rsidRDefault="00E1138B" w:rsidP="001B0468">
      <w:pPr>
        <w:jc w:val="both"/>
        <w:rPr>
          <w:rFonts w:ascii="Arial" w:hAnsi="Arial" w:cs="Arial"/>
          <w:sz w:val="24"/>
          <w:szCs w:val="24"/>
        </w:rPr>
      </w:pPr>
      <w:r w:rsidRPr="00307273">
        <w:rPr>
          <w:rFonts w:ascii="Arial" w:hAnsi="Arial" w:cs="Arial"/>
          <w:sz w:val="24"/>
          <w:szCs w:val="24"/>
        </w:rPr>
        <w:t>Applications for the front and back-end are both available online for anyone with internet access to view.  datOnly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307273">
        <w:rPr>
          <w:rFonts w:ascii="Arial" w:hAnsi="Arial" w:cs="Arial"/>
          <w:sz w:val="24"/>
          <w:szCs w:val="24"/>
        </w:rPr>
        <w:t xml:space="preserve"> Admins will also be able to see the feedback from admin panel </w:t>
      </w:r>
      <w:r w:rsidR="006E4F94" w:rsidRPr="00307273">
        <w:rPr>
          <w:rFonts w:ascii="Arial" w:hAnsi="Arial" w:cs="Arial"/>
          <w:sz w:val="24"/>
          <w:szCs w:val="24"/>
        </w:rPr>
        <w:t>and</w:t>
      </w:r>
      <w:r w:rsidR="00A97DEB" w:rsidRPr="00307273">
        <w:rPr>
          <w:rFonts w:ascii="Arial" w:hAnsi="Arial" w:cs="Arial"/>
          <w:sz w:val="24"/>
          <w:szCs w:val="24"/>
        </w:rPr>
        <w:t xml:space="preserve"> delete them if they need. CRUDE(create, Edit, Update, Delete) operations are allowed for maintaining the suicide dataset from backend.</w:t>
      </w:r>
    </w:p>
    <w:p w14:paraId="14374532" w14:textId="670E0648" w:rsidR="009C02B9" w:rsidRPr="00307273" w:rsidRDefault="009C02B9" w:rsidP="001B0468">
      <w:pPr>
        <w:jc w:val="both"/>
        <w:rPr>
          <w:rFonts w:ascii="Arial" w:hAnsi="Arial" w:cs="Arial"/>
          <w:sz w:val="24"/>
          <w:szCs w:val="24"/>
        </w:rPr>
      </w:pPr>
      <w:r w:rsidRPr="00307273">
        <w:rPr>
          <w:rFonts w:ascii="Arial" w:hAnsi="Arial" w:cs="Arial"/>
          <w:sz w:val="24"/>
          <w:szCs w:val="24"/>
        </w:rPr>
        <w:t xml:space="preserve">Python dash contains mainly three parts, visualisation, forecast and Data Integrity check. All the data will be visualized using plotly package. </w:t>
      </w:r>
      <w:r w:rsidR="0018299C" w:rsidRPr="00307273">
        <w:rPr>
          <w:rFonts w:ascii="Arial" w:hAnsi="Arial" w:cs="Arial"/>
          <w:sz w:val="24"/>
          <w:szCs w:val="24"/>
        </w:rPr>
        <w:t>Using dropdown or range selector users can filter different information according to their wish.</w:t>
      </w:r>
      <w:r w:rsidR="00D030A4" w:rsidRPr="00307273">
        <w:rPr>
          <w:rFonts w:ascii="Arial" w:hAnsi="Arial" w:cs="Arial"/>
          <w:sz w:val="24"/>
          <w:szCs w:val="24"/>
        </w:rPr>
        <w:t xml:space="preserve"> In the forecast section three models predict the future suicides in all the </w:t>
      </w:r>
      <w:r w:rsidR="009B1F88" w:rsidRPr="00307273">
        <w:rPr>
          <w:rFonts w:ascii="Arial" w:hAnsi="Arial" w:cs="Arial"/>
          <w:sz w:val="24"/>
          <w:szCs w:val="24"/>
        </w:rPr>
        <w:t>available</w:t>
      </w:r>
      <w:r w:rsidR="00D030A4" w:rsidRPr="00307273">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307273">
        <w:rPr>
          <w:rFonts w:ascii="Arial" w:hAnsi="Arial" w:cs="Arial"/>
          <w:sz w:val="24"/>
          <w:szCs w:val="24"/>
        </w:rPr>
        <w:t xml:space="preserve"> </w:t>
      </w:r>
      <w:r w:rsidR="006E4F94" w:rsidRPr="00307273">
        <w:rPr>
          <w:rFonts w:ascii="Arial" w:hAnsi="Arial" w:cs="Arial"/>
          <w:sz w:val="24"/>
          <w:szCs w:val="24"/>
        </w:rPr>
        <w:t>Finally,</w:t>
      </w:r>
      <w:r w:rsidR="0060790A" w:rsidRPr="00307273">
        <w:rPr>
          <w:rFonts w:ascii="Arial" w:hAnsi="Arial" w:cs="Arial"/>
          <w:sz w:val="24"/>
          <w:szCs w:val="24"/>
        </w:rPr>
        <w:t xml:space="preserve"> the Data Integrity part is used for checking outliers. Periodic Outlier detection is used for finding outliers from the dataset. </w:t>
      </w:r>
    </w:p>
    <w:p w14:paraId="40A362FF" w14:textId="357CDD83" w:rsidR="0009508A" w:rsidRPr="00307273" w:rsidRDefault="0009508A" w:rsidP="001B0468">
      <w:pPr>
        <w:jc w:val="both"/>
        <w:rPr>
          <w:rFonts w:ascii="Arial" w:hAnsi="Arial" w:cs="Arial"/>
          <w:sz w:val="24"/>
          <w:szCs w:val="24"/>
        </w:rPr>
      </w:pPr>
      <w:r w:rsidRPr="00307273">
        <w:rPr>
          <w:rFonts w:ascii="Arial" w:hAnsi="Arial" w:cs="Arial"/>
          <w:sz w:val="24"/>
          <w:szCs w:val="24"/>
        </w:rPr>
        <w:t xml:space="preserve">As you know handling large amounts of data </w:t>
      </w:r>
      <w:r w:rsidR="009318AA" w:rsidRPr="00307273">
        <w:rPr>
          <w:rFonts w:ascii="Arial" w:hAnsi="Arial" w:cs="Arial"/>
          <w:sz w:val="24"/>
          <w:szCs w:val="24"/>
        </w:rPr>
        <w:t xml:space="preserve">is </w:t>
      </w:r>
      <w:r w:rsidR="00E359B2" w:rsidRPr="00307273">
        <w:rPr>
          <w:rFonts w:ascii="Arial" w:hAnsi="Arial" w:cs="Arial"/>
          <w:sz w:val="24"/>
          <w:szCs w:val="24"/>
        </w:rPr>
        <w:t>hard</w:t>
      </w:r>
      <w:r w:rsidRPr="00307273">
        <w:rPr>
          <w:rFonts w:ascii="Arial" w:hAnsi="Arial" w:cs="Arial"/>
          <w:sz w:val="24"/>
          <w:szCs w:val="24"/>
        </w:rPr>
        <w:t xml:space="preserve"> in modelling. Since our model </w:t>
      </w:r>
      <w:r w:rsidR="009B1F88" w:rsidRPr="00307273">
        <w:rPr>
          <w:rFonts w:ascii="Arial" w:hAnsi="Arial" w:cs="Arial"/>
          <w:sz w:val="24"/>
          <w:szCs w:val="24"/>
        </w:rPr>
        <w:t>must</w:t>
      </w:r>
      <w:r w:rsidRPr="00307273">
        <w:rPr>
          <w:rFonts w:ascii="Arial" w:hAnsi="Arial" w:cs="Arial"/>
          <w:sz w:val="24"/>
          <w:szCs w:val="24"/>
        </w:rPr>
        <w:t xml:space="preserve"> make predictions from the new data added from the backend cron jobs are used </w:t>
      </w:r>
      <w:r w:rsidR="00001C12" w:rsidRPr="00307273">
        <w:rPr>
          <w:rFonts w:ascii="Arial" w:hAnsi="Arial" w:cs="Arial"/>
          <w:sz w:val="24"/>
          <w:szCs w:val="24"/>
        </w:rPr>
        <w:t xml:space="preserve">from </w:t>
      </w:r>
      <w:r w:rsidR="007756D3" w:rsidRPr="00307273">
        <w:rPr>
          <w:rFonts w:ascii="Arial" w:hAnsi="Arial" w:cs="Arial"/>
          <w:sz w:val="24"/>
          <w:szCs w:val="24"/>
        </w:rPr>
        <w:t>Linux</w:t>
      </w:r>
      <w:r w:rsidR="00001C12" w:rsidRPr="00307273">
        <w:rPr>
          <w:rFonts w:ascii="Arial" w:hAnsi="Arial" w:cs="Arial"/>
          <w:sz w:val="24"/>
          <w:szCs w:val="24"/>
        </w:rPr>
        <w:t xml:space="preserve"> centos </w:t>
      </w:r>
      <w:r w:rsidR="007756D3" w:rsidRPr="00307273">
        <w:rPr>
          <w:rFonts w:ascii="Arial" w:hAnsi="Arial" w:cs="Arial"/>
          <w:sz w:val="24"/>
          <w:szCs w:val="24"/>
        </w:rPr>
        <w:t>SSH</w:t>
      </w:r>
      <w:r w:rsidR="00001C12" w:rsidRPr="00307273">
        <w:rPr>
          <w:rFonts w:ascii="Arial" w:hAnsi="Arial" w:cs="Arial"/>
          <w:sz w:val="24"/>
          <w:szCs w:val="24"/>
        </w:rPr>
        <w:t xml:space="preserve"> server from </w:t>
      </w:r>
      <w:r w:rsidR="00E359B2" w:rsidRPr="00307273">
        <w:rPr>
          <w:rFonts w:ascii="Arial" w:hAnsi="Arial" w:cs="Arial"/>
          <w:sz w:val="24"/>
          <w:szCs w:val="24"/>
        </w:rPr>
        <w:t>Mochahost</w:t>
      </w:r>
      <w:r w:rsidR="00001C12" w:rsidRPr="00307273">
        <w:rPr>
          <w:rFonts w:ascii="Arial" w:hAnsi="Arial" w:cs="Arial"/>
          <w:sz w:val="24"/>
          <w:szCs w:val="24"/>
        </w:rPr>
        <w:t>.</w:t>
      </w:r>
      <w:r w:rsidR="00C333C8" w:rsidRPr="00307273">
        <w:rPr>
          <w:rFonts w:ascii="Arial" w:hAnsi="Arial" w:cs="Arial"/>
          <w:sz w:val="24"/>
          <w:szCs w:val="24"/>
        </w:rPr>
        <w:t xml:space="preserve"> The modelling and data maker are the two python scripts run weekly which would dynamically clean the dataset </w:t>
      </w:r>
      <w:r w:rsidR="00B527B0" w:rsidRPr="00307273">
        <w:rPr>
          <w:rFonts w:ascii="Arial" w:hAnsi="Arial" w:cs="Arial"/>
          <w:sz w:val="24"/>
          <w:szCs w:val="24"/>
        </w:rPr>
        <w:t>and</w:t>
      </w:r>
      <w:r w:rsidR="00C333C8" w:rsidRPr="00307273">
        <w:rPr>
          <w:rFonts w:ascii="Arial" w:hAnsi="Arial" w:cs="Arial"/>
          <w:sz w:val="24"/>
          <w:szCs w:val="24"/>
        </w:rPr>
        <w:t xml:space="preserve"> make predictions from the updated dataset loaded from Maria </w:t>
      </w:r>
      <w:r w:rsidR="00E359B2" w:rsidRPr="00307273">
        <w:rPr>
          <w:rFonts w:ascii="Arial" w:hAnsi="Arial" w:cs="Arial"/>
          <w:sz w:val="24"/>
          <w:szCs w:val="24"/>
        </w:rPr>
        <w:t>MySQL</w:t>
      </w:r>
      <w:r w:rsidR="00C333C8" w:rsidRPr="00307273">
        <w:rPr>
          <w:rFonts w:ascii="Arial" w:hAnsi="Arial" w:cs="Arial"/>
          <w:sz w:val="24"/>
          <w:szCs w:val="24"/>
        </w:rPr>
        <w:t xml:space="preserve"> DB.</w:t>
      </w:r>
      <w:r w:rsidR="00BF040C" w:rsidRPr="00307273">
        <w:rPr>
          <w:rFonts w:ascii="Arial" w:hAnsi="Arial" w:cs="Arial"/>
          <w:sz w:val="24"/>
          <w:szCs w:val="24"/>
        </w:rPr>
        <w:t xml:space="preserve"> Root VPS access has been obtained from the host service provider to configure pip packages preparing the server to be ready for deploying python dash application.</w:t>
      </w:r>
    </w:p>
    <w:p w14:paraId="15A4CDF0" w14:textId="5D4C10BE" w:rsidR="00E92F09" w:rsidRPr="00307273" w:rsidRDefault="00E92F09" w:rsidP="001B0468">
      <w:pPr>
        <w:jc w:val="both"/>
        <w:rPr>
          <w:rFonts w:ascii="Arial" w:hAnsi="Arial" w:cs="Arial"/>
          <w:sz w:val="24"/>
          <w:szCs w:val="24"/>
        </w:rPr>
      </w:pPr>
      <w:r w:rsidRPr="00307273">
        <w:rPr>
          <w:rFonts w:ascii="Arial" w:hAnsi="Arial" w:cs="Arial"/>
          <w:sz w:val="24"/>
          <w:szCs w:val="24"/>
        </w:rPr>
        <w:t xml:space="preserve">Eventually, the whole research ended up being a success. The most difficult part of this project is to deploy the application to SSH terminal. My experience and expertise on data </w:t>
      </w:r>
      <w:r w:rsidRPr="00307273">
        <w:rPr>
          <w:rFonts w:ascii="Arial" w:hAnsi="Arial" w:cs="Arial"/>
          <w:sz w:val="24"/>
          <w:szCs w:val="24"/>
        </w:rPr>
        <w:lastRenderedPageBreak/>
        <w:t xml:space="preserve">architecture helped me to figure out the issues with the server which I have purchased from </w:t>
      </w:r>
      <w:r w:rsidR="007756D3" w:rsidRPr="00307273">
        <w:rPr>
          <w:rFonts w:ascii="Arial" w:hAnsi="Arial" w:cs="Arial"/>
          <w:sz w:val="24"/>
          <w:szCs w:val="24"/>
        </w:rPr>
        <w:t>Mochahost</w:t>
      </w:r>
      <w:r w:rsidRPr="00307273">
        <w:rPr>
          <w:rFonts w:ascii="Arial" w:hAnsi="Arial" w:cs="Arial"/>
          <w:sz w:val="24"/>
          <w:szCs w:val="24"/>
        </w:rPr>
        <w:t>.</w:t>
      </w:r>
    </w:p>
    <w:p w14:paraId="3437982E" w14:textId="77777777" w:rsidR="00544B16" w:rsidRPr="00FD79BE" w:rsidRDefault="00C12533" w:rsidP="00544B16">
      <w:pPr>
        <w:jc w:val="center"/>
        <w:rPr>
          <w:rFonts w:ascii="Arial" w:hAnsi="Arial" w:cs="Arial"/>
          <w:b/>
          <w:bCs/>
          <w:sz w:val="47"/>
          <w:szCs w:val="47"/>
        </w:rPr>
      </w:pPr>
      <w:r w:rsidRPr="00307273">
        <w:rPr>
          <w:rFonts w:ascii="Arial" w:hAnsi="Arial" w:cs="Arial"/>
          <w:b/>
          <w:bCs/>
          <w:sz w:val="24"/>
          <w:szCs w:val="24"/>
        </w:rPr>
        <w:br w:type="page"/>
      </w:r>
      <w:r w:rsidR="000D5951" w:rsidRPr="00FD79BE">
        <w:rPr>
          <w:rFonts w:ascii="Arial" w:hAnsi="Arial" w:cs="Arial"/>
          <w:b/>
          <w:bCs/>
          <w:sz w:val="47"/>
          <w:szCs w:val="47"/>
        </w:rPr>
        <w:lastRenderedPageBreak/>
        <w:t>Declaration</w:t>
      </w:r>
    </w:p>
    <w:p w14:paraId="79D7DCA5" w14:textId="77777777" w:rsidR="00544B16" w:rsidRPr="00FD79BE" w:rsidRDefault="00544B16" w:rsidP="00544B16">
      <w:pPr>
        <w:jc w:val="both"/>
        <w:rPr>
          <w:rFonts w:ascii="Arial" w:hAnsi="Arial" w:cs="Arial"/>
        </w:rPr>
      </w:pPr>
    </w:p>
    <w:p w14:paraId="3ED1999A" w14:textId="77777777" w:rsidR="00544B16" w:rsidRPr="00FD79BE" w:rsidRDefault="00544B16" w:rsidP="00544B16">
      <w:pPr>
        <w:jc w:val="both"/>
        <w:rPr>
          <w:rFonts w:ascii="Arial" w:hAnsi="Arial" w:cs="Arial"/>
        </w:rPr>
      </w:pPr>
    </w:p>
    <w:p w14:paraId="016567CB" w14:textId="77777777" w:rsidR="00544B16" w:rsidRPr="00FD79BE" w:rsidRDefault="00544B16" w:rsidP="00544B16">
      <w:pPr>
        <w:jc w:val="both"/>
        <w:rPr>
          <w:rFonts w:ascii="Arial" w:hAnsi="Arial" w:cs="Arial"/>
        </w:rPr>
      </w:pPr>
    </w:p>
    <w:p w14:paraId="2FEB53E8" w14:textId="77777777" w:rsidR="00544B16" w:rsidRPr="00FD79BE" w:rsidRDefault="00544B16" w:rsidP="00544B16">
      <w:pPr>
        <w:jc w:val="both"/>
        <w:rPr>
          <w:rFonts w:ascii="Arial" w:hAnsi="Arial" w:cs="Arial"/>
        </w:rPr>
      </w:pPr>
    </w:p>
    <w:p w14:paraId="537D1349" w14:textId="77777777" w:rsidR="00544B16" w:rsidRPr="00FD79BE" w:rsidRDefault="00544B16" w:rsidP="00544B16">
      <w:pPr>
        <w:jc w:val="both"/>
        <w:rPr>
          <w:rFonts w:ascii="Arial" w:hAnsi="Arial" w:cs="Arial"/>
        </w:rPr>
      </w:pPr>
    </w:p>
    <w:p w14:paraId="0D2C5A21" w14:textId="77777777" w:rsidR="00544B16" w:rsidRPr="00FD79BE" w:rsidRDefault="00544B16" w:rsidP="00544B16">
      <w:pPr>
        <w:jc w:val="both"/>
        <w:rPr>
          <w:rFonts w:ascii="Arial" w:hAnsi="Arial" w:cs="Arial"/>
        </w:rPr>
      </w:pPr>
    </w:p>
    <w:p w14:paraId="4D8376AC" w14:textId="77777777" w:rsidR="00544B16" w:rsidRPr="00FD79BE" w:rsidRDefault="00544B16" w:rsidP="00544B16">
      <w:pPr>
        <w:jc w:val="both"/>
        <w:rPr>
          <w:rFonts w:ascii="Arial" w:hAnsi="Arial" w:cs="Arial"/>
        </w:rPr>
      </w:pPr>
    </w:p>
    <w:p w14:paraId="295C3AA2" w14:textId="77777777" w:rsidR="00544B16" w:rsidRPr="00FD79BE" w:rsidRDefault="00544B16" w:rsidP="00544B16">
      <w:pPr>
        <w:jc w:val="both"/>
        <w:rPr>
          <w:rFonts w:ascii="Arial" w:hAnsi="Arial" w:cs="Arial"/>
        </w:rPr>
      </w:pPr>
    </w:p>
    <w:p w14:paraId="50CD7FE7" w14:textId="77777777" w:rsidR="00544B16" w:rsidRPr="00FD79BE" w:rsidRDefault="00544B16" w:rsidP="00544B16">
      <w:pPr>
        <w:jc w:val="both"/>
        <w:rPr>
          <w:rFonts w:ascii="Arial" w:hAnsi="Arial" w:cs="Arial"/>
        </w:rPr>
      </w:pPr>
    </w:p>
    <w:p w14:paraId="4D6F5DDA" w14:textId="524233E3" w:rsidR="00544B16" w:rsidRPr="00FD79BE" w:rsidRDefault="00544B16" w:rsidP="00590F8B">
      <w:pPr>
        <w:jc w:val="both"/>
        <w:rPr>
          <w:rFonts w:ascii="Arial" w:hAnsi="Arial" w:cs="Arial"/>
        </w:rPr>
      </w:pPr>
      <w:r w:rsidRPr="00FD79BE">
        <w:rPr>
          <w:rFonts w:ascii="Arial" w:hAnsi="Arial" w:cs="Arial"/>
        </w:rPr>
        <w:t>“I hereby declare that the work described in this project is, except where otherwise stated,</w:t>
      </w:r>
    </w:p>
    <w:p w14:paraId="44705E12" w14:textId="77777777" w:rsidR="00544B16" w:rsidRPr="00FD79BE" w:rsidRDefault="00544B16" w:rsidP="00590F8B">
      <w:pPr>
        <w:jc w:val="both"/>
        <w:rPr>
          <w:rFonts w:ascii="Arial" w:hAnsi="Arial" w:cs="Arial"/>
        </w:rPr>
      </w:pPr>
      <w:r w:rsidRPr="00FD79BE">
        <w:rPr>
          <w:rFonts w:ascii="Arial" w:hAnsi="Arial" w:cs="Arial"/>
        </w:rPr>
        <w:t>entirely my own work and has not been submitted as part of any degree at this or any other</w:t>
      </w:r>
    </w:p>
    <w:p w14:paraId="25D5A544" w14:textId="76B0A518" w:rsidR="00544B16" w:rsidRPr="00FD79BE" w:rsidRDefault="00544B16" w:rsidP="00590F8B">
      <w:pPr>
        <w:jc w:val="both"/>
        <w:rPr>
          <w:rFonts w:ascii="Arial" w:hAnsi="Arial" w:cs="Arial"/>
        </w:rPr>
      </w:pPr>
      <w:r w:rsidRPr="00FD79BE">
        <w:rPr>
          <w:rFonts w:ascii="Arial" w:hAnsi="Arial" w:cs="Arial"/>
        </w:rPr>
        <w:t>Institute/University”</w:t>
      </w:r>
    </w:p>
    <w:p w14:paraId="71BA844C" w14:textId="1B725E1C" w:rsidR="00544B16" w:rsidRPr="00FD79BE" w:rsidRDefault="00544B16" w:rsidP="00544B16">
      <w:pPr>
        <w:jc w:val="both"/>
        <w:rPr>
          <w:rFonts w:ascii="Arial" w:hAnsi="Arial" w:cs="Arial"/>
        </w:rPr>
      </w:pPr>
    </w:p>
    <w:p w14:paraId="0D910D73" w14:textId="10BDADE0" w:rsidR="00544B16" w:rsidRPr="00FD79BE" w:rsidRDefault="00544B16" w:rsidP="00544B16">
      <w:pPr>
        <w:jc w:val="both"/>
        <w:rPr>
          <w:rFonts w:ascii="Arial" w:hAnsi="Arial" w:cs="Arial"/>
        </w:rPr>
      </w:pPr>
    </w:p>
    <w:p w14:paraId="57C42D96" w14:textId="1C15AAB6" w:rsidR="00544B16" w:rsidRPr="00FD79BE" w:rsidRDefault="00544B16" w:rsidP="00544B16">
      <w:pPr>
        <w:jc w:val="both"/>
        <w:rPr>
          <w:rFonts w:ascii="Arial" w:hAnsi="Arial" w:cs="Arial"/>
        </w:rPr>
      </w:pPr>
    </w:p>
    <w:p w14:paraId="0642CC15" w14:textId="4B9BEB70" w:rsidR="00544B16" w:rsidRPr="00FD79BE" w:rsidRDefault="00544B16" w:rsidP="00544B16">
      <w:pPr>
        <w:jc w:val="both"/>
        <w:rPr>
          <w:rFonts w:ascii="Arial" w:hAnsi="Arial" w:cs="Arial"/>
        </w:rPr>
      </w:pPr>
    </w:p>
    <w:p w14:paraId="37A40F2A" w14:textId="34D6B67B" w:rsidR="00544B16" w:rsidRPr="00FD79BE" w:rsidRDefault="00544B16" w:rsidP="00544B16">
      <w:pPr>
        <w:jc w:val="both"/>
        <w:rPr>
          <w:rFonts w:ascii="Arial" w:hAnsi="Arial" w:cs="Arial"/>
        </w:rPr>
      </w:pPr>
      <w:r w:rsidRPr="00FD79BE">
        <w:rPr>
          <w:rFonts w:ascii="Arial" w:hAnsi="Arial" w:cs="Arial"/>
        </w:rPr>
        <w:t>Signat</w:t>
      </w:r>
      <w:r w:rsidR="0072770B" w:rsidRPr="00FD79BE">
        <w:rPr>
          <w:rFonts w:ascii="Arial" w:hAnsi="Arial" w:cs="Arial"/>
        </w:rPr>
        <w:t>u</w:t>
      </w:r>
      <w:r w:rsidRPr="00FD79BE">
        <w:rPr>
          <w:rFonts w:ascii="Arial" w:hAnsi="Arial" w:cs="Arial"/>
        </w:rPr>
        <w:t>re : ___________________________</w:t>
      </w:r>
    </w:p>
    <w:p w14:paraId="5E4A3192" w14:textId="77777777" w:rsidR="00EE2C48" w:rsidRPr="00FD79BE" w:rsidRDefault="00EE2C48" w:rsidP="00544B16">
      <w:pPr>
        <w:jc w:val="both"/>
        <w:rPr>
          <w:rFonts w:ascii="Arial" w:hAnsi="Arial" w:cs="Arial"/>
        </w:rPr>
      </w:pPr>
    </w:p>
    <w:p w14:paraId="50ABB0C2" w14:textId="1DF9551E" w:rsidR="00544B16" w:rsidRPr="00FD79BE" w:rsidRDefault="00544B16" w:rsidP="00544B16">
      <w:pPr>
        <w:jc w:val="both"/>
        <w:rPr>
          <w:rFonts w:ascii="Arial" w:hAnsi="Arial" w:cs="Arial"/>
        </w:rPr>
      </w:pPr>
      <w:r w:rsidRPr="00FD79BE">
        <w:rPr>
          <w:rFonts w:ascii="Arial" w:hAnsi="Arial" w:cs="Arial"/>
        </w:rPr>
        <w:t>Name :</w:t>
      </w:r>
      <w:r w:rsidR="0072770B" w:rsidRPr="00FD79BE">
        <w:rPr>
          <w:rFonts w:ascii="Arial" w:hAnsi="Arial" w:cs="Arial"/>
        </w:rPr>
        <w:t xml:space="preserve">   </w:t>
      </w:r>
      <w:r w:rsidRPr="00FD79BE">
        <w:rPr>
          <w:rFonts w:ascii="Arial" w:hAnsi="Arial" w:cs="Arial"/>
        </w:rPr>
        <w:t xml:space="preserve"> ___________________________</w:t>
      </w:r>
    </w:p>
    <w:p w14:paraId="645FDBF5" w14:textId="77777777" w:rsidR="00EE2C48" w:rsidRPr="00FD79BE" w:rsidRDefault="00EE2C48" w:rsidP="00544B16">
      <w:pPr>
        <w:jc w:val="both"/>
        <w:rPr>
          <w:rFonts w:ascii="Arial" w:hAnsi="Arial" w:cs="Arial"/>
        </w:rPr>
      </w:pPr>
    </w:p>
    <w:p w14:paraId="504C88D2" w14:textId="5631ABF2" w:rsidR="00544B16" w:rsidRPr="00FD79BE" w:rsidRDefault="00544B16" w:rsidP="00544B16">
      <w:pPr>
        <w:rPr>
          <w:rFonts w:ascii="Arial" w:hAnsi="Arial" w:cs="Arial"/>
        </w:rPr>
      </w:pPr>
      <w:r w:rsidRPr="00FD79BE">
        <w:rPr>
          <w:rFonts w:ascii="Arial" w:hAnsi="Arial" w:cs="Arial"/>
        </w:rPr>
        <w:t xml:space="preserve">Date : </w:t>
      </w:r>
      <w:r w:rsidR="0072770B" w:rsidRPr="00FD79BE">
        <w:rPr>
          <w:rFonts w:ascii="Arial" w:hAnsi="Arial" w:cs="Arial"/>
        </w:rPr>
        <w:t xml:space="preserve">     </w:t>
      </w:r>
      <w:r w:rsidRPr="00FD79BE">
        <w:rPr>
          <w:rFonts w:ascii="Arial" w:hAnsi="Arial" w:cs="Arial"/>
        </w:rPr>
        <w:t>___________________________</w:t>
      </w:r>
    </w:p>
    <w:p w14:paraId="120A3ED8" w14:textId="2E19AF8C" w:rsidR="00544B16" w:rsidRPr="00FD79BE" w:rsidRDefault="00544B16" w:rsidP="00544B16">
      <w:pPr>
        <w:rPr>
          <w:rFonts w:ascii="Arial" w:hAnsi="Arial" w:cs="Arial"/>
        </w:rPr>
      </w:pPr>
    </w:p>
    <w:p w14:paraId="2A7067DA" w14:textId="354CCF71" w:rsidR="00544B16" w:rsidRPr="00FD79BE" w:rsidRDefault="00544B16" w:rsidP="00544B16">
      <w:pPr>
        <w:rPr>
          <w:rFonts w:ascii="Arial" w:hAnsi="Arial" w:cs="Arial"/>
        </w:rPr>
      </w:pPr>
    </w:p>
    <w:p w14:paraId="5EBEF332" w14:textId="5E84BA80" w:rsidR="00544B16" w:rsidRPr="00FD79BE" w:rsidRDefault="00544B16" w:rsidP="00544B16">
      <w:pPr>
        <w:rPr>
          <w:rFonts w:ascii="Arial" w:hAnsi="Arial" w:cs="Arial"/>
        </w:rPr>
      </w:pPr>
    </w:p>
    <w:p w14:paraId="24F3AB93" w14:textId="7B47FECC" w:rsidR="00544B16" w:rsidRPr="00FD79BE" w:rsidRDefault="00544B16" w:rsidP="00544B16">
      <w:pPr>
        <w:rPr>
          <w:rFonts w:ascii="Arial" w:hAnsi="Arial" w:cs="Arial"/>
        </w:rPr>
      </w:pPr>
    </w:p>
    <w:p w14:paraId="1406D924" w14:textId="77777777" w:rsidR="00E26160" w:rsidRPr="00FD79BE" w:rsidRDefault="00E26160" w:rsidP="00544B16">
      <w:pPr>
        <w:rPr>
          <w:rFonts w:ascii="Arial" w:hAnsi="Arial" w:cs="Arial"/>
        </w:rPr>
      </w:pPr>
    </w:p>
    <w:p w14:paraId="3C74F97A" w14:textId="3FB43C85" w:rsidR="00E26160" w:rsidRPr="00FD79BE" w:rsidRDefault="00727051" w:rsidP="00E26160">
      <w:pPr>
        <w:spacing w:line="480" w:lineRule="auto"/>
        <w:jc w:val="center"/>
        <w:rPr>
          <w:rFonts w:ascii="Arial" w:hAnsi="Arial" w:cs="Arial"/>
          <w:b/>
          <w:bCs/>
          <w:sz w:val="47"/>
          <w:szCs w:val="47"/>
        </w:rPr>
      </w:pPr>
      <w:r w:rsidRPr="00FD79BE">
        <w:rPr>
          <w:rFonts w:ascii="Arial" w:hAnsi="Arial" w:cs="Arial"/>
          <w:b/>
          <w:bCs/>
          <w:sz w:val="47"/>
          <w:szCs w:val="47"/>
        </w:rPr>
        <w:t>Dedication</w:t>
      </w:r>
    </w:p>
    <w:p w14:paraId="612FCF98" w14:textId="7A7ECB84" w:rsidR="00544B16" w:rsidRPr="00FD79BE" w:rsidRDefault="00270040" w:rsidP="005C22D5">
      <w:pPr>
        <w:spacing w:line="480" w:lineRule="auto"/>
        <w:rPr>
          <w:rFonts w:ascii="Arial" w:hAnsi="Arial" w:cs="Arial"/>
          <w:b/>
          <w:bCs/>
          <w:sz w:val="29"/>
          <w:szCs w:val="29"/>
        </w:rPr>
      </w:pPr>
      <w:r w:rsidRPr="00FD79BE">
        <w:rPr>
          <w:rFonts w:ascii="Arial" w:hAnsi="Arial" w:cs="Arial"/>
          <w:b/>
          <w:bCs/>
          <w:sz w:val="29"/>
          <w:szCs w:val="29"/>
        </w:rPr>
        <w:lastRenderedPageBreak/>
        <w:t>“Thank God!”</w:t>
      </w:r>
    </w:p>
    <w:p w14:paraId="183CAC7A" w14:textId="48C4C487" w:rsidR="00727051" w:rsidRPr="00FD79BE" w:rsidRDefault="00270040" w:rsidP="00544B16">
      <w:pPr>
        <w:rPr>
          <w:rFonts w:ascii="Arial" w:hAnsi="Arial" w:cs="Arial"/>
        </w:rPr>
      </w:pPr>
      <w:r w:rsidRPr="00FD79BE">
        <w:rPr>
          <w:rFonts w:ascii="Arial" w:hAnsi="Arial" w:cs="Arial"/>
        </w:rPr>
        <w:tab/>
      </w:r>
      <w:r w:rsidRPr="00FD79BE">
        <w:rPr>
          <w:rFonts w:ascii="Arial" w:hAnsi="Arial" w:cs="Arial"/>
        </w:rPr>
        <w:tab/>
      </w:r>
    </w:p>
    <w:p w14:paraId="54FA524A" w14:textId="77777777" w:rsidR="0030749B" w:rsidRPr="00FD79BE" w:rsidRDefault="0030749B" w:rsidP="00544B16">
      <w:pPr>
        <w:rPr>
          <w:rFonts w:ascii="Arial" w:hAnsi="Arial" w:cs="Arial"/>
        </w:rPr>
      </w:pPr>
      <w:r w:rsidRPr="00FD79BE">
        <w:rPr>
          <w:rFonts w:ascii="Arial" w:hAnsi="Arial" w:cs="Arial"/>
        </w:rPr>
        <w:t xml:space="preserve">To my family, </w:t>
      </w:r>
    </w:p>
    <w:p w14:paraId="28610055" w14:textId="38C043D2" w:rsidR="00632C5E" w:rsidRPr="00FD79BE" w:rsidRDefault="0030749B" w:rsidP="00544B16">
      <w:pPr>
        <w:rPr>
          <w:rFonts w:ascii="Arial" w:hAnsi="Arial" w:cs="Arial"/>
        </w:rPr>
      </w:pPr>
      <w:r w:rsidRPr="00FD79BE">
        <w:rPr>
          <w:rFonts w:ascii="Arial" w:hAnsi="Arial" w:cs="Arial"/>
        </w:rPr>
        <w:t>Without their love, support and encouragement I would not be here.</w:t>
      </w:r>
    </w:p>
    <w:p w14:paraId="42F68E74" w14:textId="77777777" w:rsidR="003C049D" w:rsidRPr="00FD79BE" w:rsidRDefault="003C049D" w:rsidP="00544B16">
      <w:pPr>
        <w:rPr>
          <w:rFonts w:ascii="Arial" w:hAnsi="Arial" w:cs="Arial"/>
        </w:rPr>
      </w:pPr>
    </w:p>
    <w:p w14:paraId="133D9AD6" w14:textId="77777777" w:rsidR="00095461" w:rsidRPr="00FD79BE" w:rsidRDefault="00A46AD5" w:rsidP="00A46AD5">
      <w:pPr>
        <w:rPr>
          <w:rFonts w:ascii="Arial" w:hAnsi="Arial" w:cs="Arial"/>
        </w:rPr>
      </w:pPr>
      <w:r w:rsidRPr="00FD79BE">
        <w:rPr>
          <w:rFonts w:ascii="Arial" w:hAnsi="Arial" w:cs="Arial"/>
        </w:rPr>
        <w:t xml:space="preserve">To my </w:t>
      </w:r>
      <w:r w:rsidR="00095461" w:rsidRPr="00FD79BE">
        <w:rPr>
          <w:rFonts w:ascii="Arial" w:hAnsi="Arial" w:cs="Arial"/>
        </w:rPr>
        <w:t>teachers</w:t>
      </w:r>
      <w:r w:rsidRPr="00FD79BE">
        <w:rPr>
          <w:rFonts w:ascii="Arial" w:hAnsi="Arial" w:cs="Arial"/>
        </w:rPr>
        <w:t>,</w:t>
      </w:r>
    </w:p>
    <w:p w14:paraId="4FAA82A8" w14:textId="04BA4EA9" w:rsidR="00A46AD5" w:rsidRPr="00FD79BE" w:rsidRDefault="003201D9" w:rsidP="00A46AD5">
      <w:pPr>
        <w:rPr>
          <w:rFonts w:ascii="Arial" w:hAnsi="Arial" w:cs="Arial"/>
        </w:rPr>
      </w:pPr>
      <w:r w:rsidRPr="00FD79BE">
        <w:rPr>
          <w:rFonts w:ascii="Arial" w:hAnsi="Arial" w:cs="Arial"/>
        </w:rPr>
        <w:t>I am thankful to Dr. Jack and Dr. Abhishek</w:t>
      </w:r>
      <w:r w:rsidR="000560B1" w:rsidRPr="00FD79BE">
        <w:rPr>
          <w:rFonts w:ascii="Arial" w:hAnsi="Arial" w:cs="Arial"/>
        </w:rPr>
        <w:t xml:space="preserve"> from DKIT</w:t>
      </w:r>
      <w:r w:rsidRPr="00FD79BE">
        <w:rPr>
          <w:rFonts w:ascii="Arial" w:hAnsi="Arial" w:cs="Arial"/>
        </w:rPr>
        <w:t xml:space="preserve"> for motivating me throughout my journey of this thesis paper. Thereby, I dedicate this to them”</w:t>
      </w:r>
      <w:r w:rsidR="00A46AD5" w:rsidRPr="00FD79BE">
        <w:rPr>
          <w:rFonts w:ascii="Arial" w:hAnsi="Arial" w:cs="Arial"/>
        </w:rPr>
        <w:t xml:space="preserve"> </w:t>
      </w:r>
    </w:p>
    <w:p w14:paraId="7A68608A" w14:textId="77777777" w:rsidR="00705586" w:rsidRPr="00FD79BE" w:rsidRDefault="00705586" w:rsidP="00A46AD5">
      <w:pPr>
        <w:rPr>
          <w:rFonts w:ascii="Arial" w:hAnsi="Arial" w:cs="Arial"/>
        </w:rPr>
      </w:pPr>
    </w:p>
    <w:p w14:paraId="0EE1B1C1" w14:textId="77777777" w:rsidR="00705586" w:rsidRPr="00FD79BE" w:rsidRDefault="00705586" w:rsidP="00705586">
      <w:pPr>
        <w:rPr>
          <w:rFonts w:ascii="Arial" w:hAnsi="Arial" w:cs="Arial"/>
        </w:rPr>
      </w:pPr>
      <w:r w:rsidRPr="00FD79BE">
        <w:rPr>
          <w:rFonts w:ascii="Arial" w:hAnsi="Arial" w:cs="Arial"/>
        </w:rPr>
        <w:t xml:space="preserve">To my friends, </w:t>
      </w:r>
    </w:p>
    <w:p w14:paraId="036CEC85" w14:textId="77777777" w:rsidR="00705586" w:rsidRPr="00FD79BE" w:rsidRDefault="00705586" w:rsidP="00705586">
      <w:pPr>
        <w:rPr>
          <w:rFonts w:ascii="Arial" w:hAnsi="Arial" w:cs="Arial"/>
        </w:rPr>
      </w:pPr>
      <w:r w:rsidRPr="00FD79BE">
        <w:rPr>
          <w:rFonts w:ascii="Arial" w:hAnsi="Arial" w:cs="Arial"/>
        </w:rPr>
        <w:t>My friends around the world for all their love, support and criticism for my personal and professional well-being.</w:t>
      </w:r>
    </w:p>
    <w:p w14:paraId="3D916BCF" w14:textId="77777777" w:rsidR="00705586" w:rsidRPr="00FD79BE" w:rsidRDefault="00705586" w:rsidP="00A46AD5">
      <w:pPr>
        <w:rPr>
          <w:rFonts w:ascii="Arial" w:hAnsi="Arial" w:cs="Arial"/>
        </w:rPr>
      </w:pPr>
    </w:p>
    <w:p w14:paraId="7D8E1AE3" w14:textId="77777777" w:rsidR="00A46AD5" w:rsidRPr="00FD79BE" w:rsidRDefault="00A46AD5" w:rsidP="00544B16">
      <w:pPr>
        <w:rPr>
          <w:rFonts w:ascii="Arial" w:hAnsi="Arial" w:cs="Arial"/>
        </w:rPr>
      </w:pPr>
    </w:p>
    <w:p w14:paraId="2AE92346" w14:textId="4CFAEDAD" w:rsidR="00727051" w:rsidRPr="00FD79BE" w:rsidRDefault="00727051" w:rsidP="00544B16">
      <w:pPr>
        <w:rPr>
          <w:rFonts w:ascii="Arial" w:hAnsi="Arial" w:cs="Arial"/>
        </w:rPr>
      </w:pPr>
    </w:p>
    <w:p w14:paraId="517CD6FF" w14:textId="3D50C39D" w:rsidR="00727051" w:rsidRPr="00FD79BE" w:rsidRDefault="00727051" w:rsidP="00544B16">
      <w:pPr>
        <w:rPr>
          <w:rFonts w:ascii="Arial" w:hAnsi="Arial" w:cs="Arial"/>
        </w:rPr>
      </w:pPr>
    </w:p>
    <w:p w14:paraId="5E6D22BE" w14:textId="1BDAC285" w:rsidR="00727051" w:rsidRPr="00FD79BE" w:rsidRDefault="00727051" w:rsidP="00544B16">
      <w:pPr>
        <w:rPr>
          <w:rFonts w:ascii="Arial" w:hAnsi="Arial" w:cs="Arial"/>
        </w:rPr>
      </w:pPr>
    </w:p>
    <w:p w14:paraId="32652695" w14:textId="6D85F9CB" w:rsidR="00727051" w:rsidRPr="00FD79BE" w:rsidRDefault="00727051" w:rsidP="00544B16">
      <w:pPr>
        <w:rPr>
          <w:rFonts w:ascii="Arial" w:hAnsi="Arial" w:cs="Arial"/>
        </w:rPr>
      </w:pPr>
    </w:p>
    <w:p w14:paraId="47CCCE84" w14:textId="171B7BD7" w:rsidR="00727051" w:rsidRPr="00FD79BE" w:rsidRDefault="00727051" w:rsidP="00544B16">
      <w:pPr>
        <w:rPr>
          <w:rFonts w:ascii="Arial" w:hAnsi="Arial" w:cs="Arial"/>
        </w:rPr>
      </w:pPr>
    </w:p>
    <w:p w14:paraId="146AB170" w14:textId="5C25D05B" w:rsidR="00727051" w:rsidRPr="00FD79BE" w:rsidRDefault="00727051" w:rsidP="00544B16">
      <w:pPr>
        <w:rPr>
          <w:rFonts w:ascii="Arial" w:hAnsi="Arial" w:cs="Arial"/>
        </w:rPr>
      </w:pPr>
    </w:p>
    <w:p w14:paraId="31B71584" w14:textId="57C1365A" w:rsidR="00727051" w:rsidRPr="00FD79BE" w:rsidRDefault="00727051" w:rsidP="00544B16">
      <w:pPr>
        <w:rPr>
          <w:rFonts w:ascii="Arial" w:hAnsi="Arial" w:cs="Arial"/>
        </w:rPr>
      </w:pPr>
    </w:p>
    <w:p w14:paraId="2A4F0CE3" w14:textId="35AE3369" w:rsidR="00727051" w:rsidRPr="00FD79BE" w:rsidRDefault="00727051" w:rsidP="00544B16">
      <w:pPr>
        <w:rPr>
          <w:rFonts w:ascii="Arial" w:hAnsi="Arial" w:cs="Arial"/>
        </w:rPr>
      </w:pPr>
    </w:p>
    <w:p w14:paraId="76F71FE7" w14:textId="018FDC2E" w:rsidR="00727051" w:rsidRPr="00FD79BE" w:rsidRDefault="00727051" w:rsidP="00544B16">
      <w:pPr>
        <w:rPr>
          <w:rFonts w:ascii="Arial" w:hAnsi="Arial" w:cs="Arial"/>
        </w:rPr>
      </w:pPr>
    </w:p>
    <w:p w14:paraId="06FE7C8C" w14:textId="6BFCC44D" w:rsidR="00727051" w:rsidRPr="00FD79BE" w:rsidRDefault="00727051" w:rsidP="00544B16">
      <w:pPr>
        <w:rPr>
          <w:rFonts w:ascii="Arial" w:hAnsi="Arial" w:cs="Arial"/>
        </w:rPr>
      </w:pPr>
    </w:p>
    <w:p w14:paraId="5B03A137" w14:textId="354C981E" w:rsidR="00727051" w:rsidRPr="00FD79BE" w:rsidRDefault="00727051" w:rsidP="00544B16">
      <w:pPr>
        <w:rPr>
          <w:rFonts w:ascii="Arial" w:hAnsi="Arial" w:cs="Arial"/>
        </w:rPr>
      </w:pPr>
    </w:p>
    <w:p w14:paraId="56748845" w14:textId="4F9CA2F2" w:rsidR="00727051" w:rsidRPr="00FD79BE" w:rsidRDefault="00727051" w:rsidP="00544B16">
      <w:pPr>
        <w:rPr>
          <w:rFonts w:ascii="Arial" w:hAnsi="Arial" w:cs="Arial"/>
        </w:rPr>
      </w:pPr>
    </w:p>
    <w:p w14:paraId="4849F1D5" w14:textId="77777777" w:rsidR="00DE5852" w:rsidRDefault="00DE5852" w:rsidP="00840BE5">
      <w:pPr>
        <w:spacing w:line="480" w:lineRule="auto"/>
        <w:jc w:val="center"/>
        <w:rPr>
          <w:rFonts w:ascii="Arial" w:hAnsi="Arial" w:cs="Arial"/>
          <w:b/>
          <w:bCs/>
          <w:sz w:val="47"/>
          <w:szCs w:val="47"/>
        </w:rPr>
      </w:pPr>
    </w:p>
    <w:p w14:paraId="1E1D177B" w14:textId="089B48F1" w:rsidR="00840BE5" w:rsidRPr="00FD79BE" w:rsidRDefault="008F746D" w:rsidP="00840BE5">
      <w:pPr>
        <w:spacing w:line="480" w:lineRule="auto"/>
        <w:jc w:val="center"/>
        <w:rPr>
          <w:rFonts w:ascii="Arial" w:hAnsi="Arial" w:cs="Arial"/>
          <w:b/>
          <w:bCs/>
          <w:sz w:val="47"/>
          <w:szCs w:val="47"/>
        </w:rPr>
      </w:pPr>
      <w:r w:rsidRPr="00FD79BE">
        <w:rPr>
          <w:rFonts w:ascii="Arial" w:hAnsi="Arial" w:cs="Arial"/>
          <w:b/>
          <w:bCs/>
          <w:sz w:val="47"/>
          <w:szCs w:val="47"/>
        </w:rPr>
        <w:lastRenderedPageBreak/>
        <w:t>Abstract</w:t>
      </w:r>
    </w:p>
    <w:p w14:paraId="5B307931" w14:textId="50E9C350" w:rsidR="00AF00E8" w:rsidRPr="00307273" w:rsidRDefault="00C7080C" w:rsidP="00307273">
      <w:pPr>
        <w:spacing w:line="360" w:lineRule="auto"/>
        <w:jc w:val="both"/>
        <w:rPr>
          <w:rFonts w:ascii="Arial" w:hAnsi="Arial" w:cs="Arial"/>
          <w:color w:val="000000"/>
          <w:sz w:val="24"/>
          <w:szCs w:val="24"/>
        </w:rPr>
      </w:pPr>
      <w:r w:rsidRPr="00307273">
        <w:rPr>
          <w:rFonts w:ascii="Arial" w:hAnsi="Arial" w:cs="Arial"/>
          <w:sz w:val="24"/>
          <w:szCs w:val="24"/>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307273">
        <w:rPr>
          <w:rFonts w:ascii="Arial" w:hAnsi="Arial" w:cs="Arial"/>
          <w:sz w:val="24"/>
          <w:szCs w:val="24"/>
        </w:rPr>
        <w:t xml:space="preserve"> in Jupyter notebook manually,</w:t>
      </w:r>
      <w:r w:rsidRPr="00307273">
        <w:rPr>
          <w:rFonts w:ascii="Arial" w:hAnsi="Arial" w:cs="Arial"/>
          <w:sz w:val="24"/>
          <w:szCs w:val="24"/>
        </w:rPr>
        <w:t xml:space="preserve"> using imputation</w:t>
      </w:r>
      <w:r w:rsidR="007400B2" w:rsidRPr="00307273">
        <w:rPr>
          <w:rFonts w:ascii="Arial" w:hAnsi="Arial" w:cs="Arial"/>
          <w:sz w:val="24"/>
          <w:szCs w:val="24"/>
        </w:rPr>
        <w:t xml:space="preserve"> technique missing data has been handled, also </w:t>
      </w:r>
      <w:r w:rsidRPr="00307273">
        <w:rPr>
          <w:rFonts w:ascii="Arial" w:hAnsi="Arial" w:cs="Arial"/>
          <w:sz w:val="24"/>
          <w:szCs w:val="24"/>
        </w:rPr>
        <w:t>a machine learning technique called periodic outlier detection</w:t>
      </w:r>
      <w:r w:rsidR="00095B19" w:rsidRPr="00307273">
        <w:rPr>
          <w:rFonts w:ascii="Arial" w:hAnsi="Arial" w:cs="Arial"/>
          <w:sz w:val="24"/>
          <w:szCs w:val="24"/>
        </w:rPr>
        <w:t>(POD)</w:t>
      </w:r>
      <w:r w:rsidR="007400B2" w:rsidRPr="00307273">
        <w:rPr>
          <w:rFonts w:ascii="Arial" w:hAnsi="Arial" w:cs="Arial"/>
          <w:sz w:val="24"/>
          <w:szCs w:val="24"/>
        </w:rPr>
        <w:t xml:space="preserve"> is used for treating outliers</w:t>
      </w:r>
      <w:r w:rsidRPr="00307273">
        <w:rPr>
          <w:rFonts w:ascii="Arial" w:hAnsi="Arial" w:cs="Arial"/>
          <w:sz w:val="24"/>
          <w:szCs w:val="24"/>
        </w:rPr>
        <w:t>.</w:t>
      </w:r>
      <w:r w:rsidR="00095B19" w:rsidRPr="00307273">
        <w:rPr>
          <w:rFonts w:ascii="Arial" w:hAnsi="Arial" w:cs="Arial"/>
          <w:sz w:val="24"/>
          <w:szCs w:val="24"/>
        </w:rPr>
        <w:t xml:space="preserve"> An unsupervised Machine learning Algorithm called DBS</w:t>
      </w:r>
      <w:r w:rsidR="00390349" w:rsidRPr="00307273">
        <w:rPr>
          <w:rFonts w:ascii="Arial" w:hAnsi="Arial" w:cs="Arial"/>
          <w:sz w:val="24"/>
          <w:szCs w:val="24"/>
        </w:rPr>
        <w:t>CAN(</w:t>
      </w:r>
      <w:r w:rsidR="0044020A" w:rsidRPr="00307273">
        <w:rPr>
          <w:rFonts w:ascii="Arial" w:hAnsi="Arial" w:cs="Arial"/>
          <w:color w:val="000000"/>
          <w:sz w:val="24"/>
          <w:szCs w:val="24"/>
        </w:rPr>
        <w:t>Density-Based Spatial Clustering of Applications with Noise</w:t>
      </w:r>
      <w:r w:rsidR="00390349" w:rsidRPr="00307273">
        <w:rPr>
          <w:rFonts w:ascii="Arial" w:hAnsi="Arial" w:cs="Arial"/>
          <w:sz w:val="24"/>
          <w:szCs w:val="24"/>
        </w:rPr>
        <w:t>)</w:t>
      </w:r>
      <w:r w:rsidR="00095B19" w:rsidRPr="00307273">
        <w:rPr>
          <w:rFonts w:ascii="Arial" w:hAnsi="Arial" w:cs="Arial"/>
          <w:sz w:val="24"/>
          <w:szCs w:val="24"/>
        </w:rPr>
        <w:t xml:space="preserve"> is used for </w:t>
      </w:r>
      <w:r w:rsidR="00F60021" w:rsidRPr="00307273">
        <w:rPr>
          <w:rFonts w:ascii="Arial" w:hAnsi="Arial" w:cs="Arial"/>
          <w:sz w:val="24"/>
          <w:szCs w:val="24"/>
        </w:rPr>
        <w:t>POD process</w:t>
      </w:r>
      <w:r w:rsidR="00095B19" w:rsidRPr="00307273">
        <w:rPr>
          <w:rFonts w:ascii="Arial" w:hAnsi="Arial" w:cs="Arial"/>
          <w:sz w:val="24"/>
          <w:szCs w:val="24"/>
        </w:rPr>
        <w:t>.</w:t>
      </w:r>
      <w:r w:rsidR="00E63CFF" w:rsidRPr="00307273">
        <w:rPr>
          <w:rFonts w:ascii="Arial" w:hAnsi="Arial" w:cs="Arial"/>
          <w:sz w:val="24"/>
          <w:szCs w:val="24"/>
        </w:rPr>
        <w:t xml:space="preserve"> Exported data has been stored into the github repository for further action.</w:t>
      </w:r>
      <w:r w:rsidR="00A70AAD" w:rsidRPr="00307273">
        <w:rPr>
          <w:rFonts w:ascii="Arial" w:hAnsi="Arial" w:cs="Arial"/>
          <w:sz w:val="24"/>
          <w:szCs w:val="24"/>
        </w:rPr>
        <w:t xml:space="preserve"> Data storage is done to a Relational Database Management System(RDBMS) called Mysql. </w:t>
      </w:r>
      <w:r w:rsidR="0044020A" w:rsidRPr="00307273">
        <w:rPr>
          <w:rFonts w:ascii="Arial" w:hAnsi="Arial" w:cs="Arial"/>
          <w:color w:val="000000"/>
          <w:sz w:val="24"/>
          <w:szCs w:val="24"/>
        </w:rPr>
        <w:t>XAMPP</w:t>
      </w:r>
      <w:r w:rsidR="00A70AAD" w:rsidRPr="00307273">
        <w:rPr>
          <w:rFonts w:ascii="Arial" w:hAnsi="Arial" w:cs="Arial"/>
          <w:color w:val="000000"/>
          <w:sz w:val="24"/>
          <w:szCs w:val="24"/>
        </w:rPr>
        <w:t xml:space="preserve"> has been used to configure it in Windows local machine</w:t>
      </w:r>
      <w:r w:rsidR="00AF00E8" w:rsidRPr="00307273">
        <w:rPr>
          <w:rFonts w:ascii="Arial" w:hAnsi="Arial" w:cs="Arial"/>
          <w:color w:val="000000"/>
          <w:sz w:val="24"/>
          <w:szCs w:val="24"/>
        </w:rPr>
        <w:t>.</w:t>
      </w:r>
    </w:p>
    <w:p w14:paraId="21A22CB1" w14:textId="2B8726D2" w:rsidR="00F679F8" w:rsidRPr="00307273" w:rsidRDefault="00AF00E8" w:rsidP="00307273">
      <w:pPr>
        <w:spacing w:line="360" w:lineRule="auto"/>
        <w:jc w:val="both"/>
        <w:rPr>
          <w:rFonts w:ascii="Arial" w:hAnsi="Arial" w:cs="Arial"/>
          <w:sz w:val="24"/>
          <w:szCs w:val="24"/>
        </w:rPr>
      </w:pPr>
      <w:r w:rsidRPr="00307273">
        <w:rPr>
          <w:rFonts w:ascii="Arial" w:hAnsi="Arial" w:cs="Arial"/>
          <w:color w:val="000000"/>
          <w:sz w:val="24"/>
          <w:szCs w:val="24"/>
        </w:rPr>
        <w:t xml:space="preserve">Dash app prediction used mainly three models. Sarimax model </w:t>
      </w:r>
      <w:r w:rsidR="00D45BCD" w:rsidRPr="00307273">
        <w:rPr>
          <w:rFonts w:ascii="Arial" w:hAnsi="Arial" w:cs="Arial"/>
          <w:color w:val="000000"/>
          <w:sz w:val="24"/>
          <w:szCs w:val="24"/>
        </w:rPr>
        <w:t>showed best results from the analysis. Followed by FB Prophet model also gave good results.</w:t>
      </w:r>
      <w:r w:rsidRPr="00307273">
        <w:rPr>
          <w:rFonts w:ascii="Arial" w:hAnsi="Arial" w:cs="Arial"/>
          <w:color w:val="000000"/>
          <w:sz w:val="24"/>
          <w:szCs w:val="24"/>
        </w:rPr>
        <w:t xml:space="preserve"> </w:t>
      </w:r>
      <w:r w:rsidR="00900513" w:rsidRPr="00307273">
        <w:rPr>
          <w:rFonts w:ascii="Arial" w:hAnsi="Arial" w:cs="Arial"/>
          <w:color w:val="000000"/>
          <w:sz w:val="24"/>
          <w:szCs w:val="24"/>
        </w:rPr>
        <w:t xml:space="preserve">Finally custom Autoregression has also seems to show good results with more </w:t>
      </w:r>
      <w:r w:rsidR="00144BCB" w:rsidRPr="00307273">
        <w:rPr>
          <w:rFonts w:ascii="Arial" w:hAnsi="Arial" w:cs="Arial"/>
          <w:color w:val="000000"/>
          <w:sz w:val="24"/>
          <w:szCs w:val="24"/>
        </w:rPr>
        <w:t>RMSE</w:t>
      </w:r>
      <w:r w:rsidR="00900513" w:rsidRPr="00307273">
        <w:rPr>
          <w:rFonts w:ascii="Arial" w:hAnsi="Arial" w:cs="Arial"/>
          <w:color w:val="000000"/>
          <w:sz w:val="24"/>
          <w:szCs w:val="24"/>
        </w:rPr>
        <w:t xml:space="preserve"> score. </w:t>
      </w:r>
      <w:r w:rsidR="00F71FFF" w:rsidRPr="00307273">
        <w:rPr>
          <w:rFonts w:ascii="Arial" w:hAnsi="Arial" w:cs="Arial"/>
          <w:color w:val="000000"/>
          <w:sz w:val="24"/>
          <w:szCs w:val="24"/>
        </w:rPr>
        <w:t>My models were making live predictions</w:t>
      </w:r>
      <w:r w:rsidR="00080384" w:rsidRPr="00307273">
        <w:rPr>
          <w:rFonts w:ascii="Arial" w:hAnsi="Arial" w:cs="Arial"/>
          <w:color w:val="000000"/>
          <w:sz w:val="24"/>
          <w:szCs w:val="24"/>
        </w:rPr>
        <w:t xml:space="preserve"> each week</w:t>
      </w:r>
      <w:r w:rsidR="00F71FFF" w:rsidRPr="00307273">
        <w:rPr>
          <w:rFonts w:ascii="Arial" w:hAnsi="Arial" w:cs="Arial"/>
          <w:color w:val="000000"/>
          <w:sz w:val="24"/>
          <w:szCs w:val="24"/>
        </w:rPr>
        <w:t>.</w:t>
      </w:r>
      <w:r w:rsidR="00115AEC" w:rsidRPr="00307273">
        <w:rPr>
          <w:rFonts w:ascii="Arial" w:hAnsi="Arial" w:cs="Arial"/>
          <w:color w:val="000000"/>
          <w:sz w:val="24"/>
          <w:szCs w:val="24"/>
        </w:rPr>
        <w:t xml:space="preserve"> Due to the server capacity and size of the data I was unable to run the model </w:t>
      </w:r>
      <w:r w:rsidR="00144BCB" w:rsidRPr="00307273">
        <w:rPr>
          <w:rFonts w:ascii="Arial" w:hAnsi="Arial" w:cs="Arial"/>
          <w:color w:val="000000"/>
          <w:sz w:val="24"/>
          <w:szCs w:val="24"/>
        </w:rPr>
        <w:t>every day</w:t>
      </w:r>
      <w:r w:rsidR="00115AEC" w:rsidRPr="00307273">
        <w:rPr>
          <w:rFonts w:ascii="Arial" w:hAnsi="Arial" w:cs="Arial"/>
          <w:color w:val="000000"/>
          <w:sz w:val="24"/>
          <w:szCs w:val="24"/>
        </w:rPr>
        <w:t>.</w:t>
      </w:r>
      <w:r w:rsidR="00725C9D" w:rsidRPr="00307273">
        <w:rPr>
          <w:rFonts w:ascii="Arial" w:hAnsi="Arial" w:cs="Arial"/>
          <w:color w:val="000000"/>
          <w:sz w:val="24"/>
          <w:szCs w:val="24"/>
        </w:rPr>
        <w:t xml:space="preserve"> </w:t>
      </w:r>
      <w:r w:rsidR="007569C8" w:rsidRPr="00307273">
        <w:rPr>
          <w:rFonts w:ascii="Arial" w:hAnsi="Arial" w:cs="Arial"/>
          <w:color w:val="000000"/>
          <w:sz w:val="24"/>
          <w:szCs w:val="24"/>
        </w:rPr>
        <w:t>Mochahost centos terminal connected with SSH via putty to prepare the server. CRON jobs are configured on the server using terminal as well inorder for making the model automatically every week at 10:00 AM server time.</w:t>
      </w:r>
      <w:r w:rsidR="00067038" w:rsidRPr="00307273">
        <w:rPr>
          <w:rFonts w:ascii="Arial" w:hAnsi="Arial" w:cs="Arial"/>
          <w:color w:val="000000"/>
          <w:sz w:val="24"/>
          <w:szCs w:val="24"/>
        </w:rPr>
        <w:t xml:space="preserve"> </w:t>
      </w:r>
      <w:r w:rsidR="00AF121B" w:rsidRPr="00307273">
        <w:rPr>
          <w:rFonts w:ascii="Arial" w:hAnsi="Arial" w:cs="Arial"/>
          <w:color w:val="000000"/>
          <w:sz w:val="24"/>
          <w:szCs w:val="24"/>
        </w:rPr>
        <w:t xml:space="preserve">Code used for the project is available at </w:t>
      </w:r>
      <w:r w:rsidR="00AF121B" w:rsidRPr="00307273">
        <w:rPr>
          <w:rFonts w:ascii="Arial" w:hAnsi="Arial" w:cs="Arial"/>
          <w:color w:val="000000"/>
          <w:sz w:val="24"/>
          <w:szCs w:val="24"/>
        </w:rPr>
        <w:tab/>
        <w:t>following</w:t>
      </w:r>
      <w:r w:rsidR="009027FC" w:rsidRPr="00307273">
        <w:rPr>
          <w:rFonts w:ascii="Arial" w:hAnsi="Arial" w:cs="Arial"/>
          <w:color w:val="000000"/>
          <w:sz w:val="24"/>
          <w:szCs w:val="24"/>
        </w:rPr>
        <w:t xml:space="preserve"> </w:t>
      </w:r>
      <w:r w:rsidR="00AF121B" w:rsidRPr="00307273">
        <w:rPr>
          <w:rFonts w:ascii="Arial" w:hAnsi="Arial" w:cs="Arial"/>
          <w:color w:val="000000"/>
          <w:sz w:val="24"/>
          <w:szCs w:val="24"/>
        </w:rPr>
        <w:t xml:space="preserve">github link: </w:t>
      </w:r>
      <w:hyperlink r:id="rId8" w:history="1">
        <w:r w:rsidR="0017184E" w:rsidRPr="00307273">
          <w:rPr>
            <w:rFonts w:ascii="Arial" w:hAnsi="Arial" w:cs="Arial"/>
            <w:color w:val="000000"/>
            <w:sz w:val="24"/>
            <w:szCs w:val="24"/>
          </w:rPr>
          <w:t>https://github.com/sujilkumarkm/suicide_dash_app_2022.git</w:t>
        </w:r>
      </w:hyperlink>
      <w:r w:rsidR="0017184E" w:rsidRPr="00307273">
        <w:rPr>
          <w:rFonts w:ascii="Arial" w:hAnsi="Arial" w:cs="Arial"/>
          <w:color w:val="000000"/>
          <w:sz w:val="24"/>
          <w:szCs w:val="24"/>
        </w:rPr>
        <w:t xml:space="preserve">. Dashboard was deployed to the following 2 links: </w:t>
      </w:r>
      <w:hyperlink r:id="rId9" w:history="1">
        <w:r w:rsidR="0017184E" w:rsidRPr="00307273">
          <w:rPr>
            <w:rFonts w:ascii="Arial" w:hAnsi="Arial" w:cs="Arial"/>
            <w:color w:val="000000"/>
            <w:sz w:val="24"/>
            <w:szCs w:val="24"/>
          </w:rPr>
          <w:t>https://suicide-dash-app.herokuapp.com/</w:t>
        </w:r>
      </w:hyperlink>
      <w:r w:rsidR="0017184E" w:rsidRPr="00307273">
        <w:rPr>
          <w:rFonts w:ascii="Arial" w:hAnsi="Arial" w:cs="Arial"/>
          <w:color w:val="000000"/>
          <w:sz w:val="24"/>
          <w:szCs w:val="24"/>
        </w:rPr>
        <w:t xml:space="preserve"> and </w:t>
      </w:r>
      <w:hyperlink r:id="rId10" w:history="1">
        <w:r w:rsidR="0017184E" w:rsidRPr="00307273">
          <w:rPr>
            <w:rFonts w:ascii="Arial" w:hAnsi="Arial" w:cs="Arial"/>
            <w:color w:val="000000"/>
            <w:sz w:val="24"/>
            <w:szCs w:val="24"/>
          </w:rPr>
          <w:t>http://204.93.172.126:8000/</w:t>
        </w:r>
      </w:hyperlink>
      <w:r w:rsidR="00A55FD0" w:rsidRPr="00307273">
        <w:rPr>
          <w:rFonts w:ascii="Arial" w:hAnsi="Arial" w:cs="Arial"/>
          <w:color w:val="000000"/>
          <w:sz w:val="24"/>
          <w:szCs w:val="24"/>
        </w:rPr>
        <w:t>. Admin Panel login section is used to do CRUD(create, read, update and delete)</w:t>
      </w:r>
      <w:r w:rsidR="0021592C" w:rsidRPr="00307273">
        <w:rPr>
          <w:rFonts w:ascii="Arial" w:hAnsi="Arial" w:cs="Arial"/>
          <w:color w:val="000000"/>
          <w:sz w:val="24"/>
          <w:szCs w:val="24"/>
        </w:rPr>
        <w:t xml:space="preserve"> operations.</w:t>
      </w:r>
      <w:r w:rsidR="00880E4C" w:rsidRPr="00307273">
        <w:rPr>
          <w:rFonts w:ascii="Arial" w:hAnsi="Arial" w:cs="Arial"/>
          <w:color w:val="000000"/>
          <w:sz w:val="24"/>
          <w:szCs w:val="24"/>
        </w:rPr>
        <w:t xml:space="preserve"> The link for admin panel is given here: </w:t>
      </w:r>
      <w:hyperlink r:id="rId11" w:history="1">
        <w:r w:rsidR="00880E4C" w:rsidRPr="00307273">
          <w:rPr>
            <w:rFonts w:ascii="Arial" w:hAnsi="Arial" w:cs="Arial"/>
            <w:color w:val="000000"/>
            <w:sz w:val="24"/>
            <w:szCs w:val="24"/>
          </w:rPr>
          <w:t>https://www.dkit.ie.narayam.net/admin/login</w:t>
        </w:r>
      </w:hyperlink>
      <w:r w:rsidR="00880E4C" w:rsidRPr="00307273">
        <w:rPr>
          <w:rFonts w:ascii="Arial" w:hAnsi="Arial" w:cs="Arial"/>
          <w:color w:val="000000"/>
          <w:sz w:val="24"/>
          <w:szCs w:val="24"/>
        </w:rPr>
        <w:t>, here page administrator can login with their email and password to manage the whole website which also contain a feedback section.</w:t>
      </w:r>
    </w:p>
    <w:p w14:paraId="6C0FB0C3" w14:textId="5B644A2E" w:rsidR="00DD3231" w:rsidRPr="00307273" w:rsidRDefault="00C634C9" w:rsidP="00307273">
      <w:pPr>
        <w:spacing w:line="360" w:lineRule="auto"/>
        <w:jc w:val="both"/>
        <w:rPr>
          <w:rFonts w:ascii="Arial" w:hAnsi="Arial" w:cs="Arial"/>
          <w:sz w:val="24"/>
          <w:szCs w:val="24"/>
        </w:rPr>
      </w:pPr>
      <w:r w:rsidRPr="00307273">
        <w:rPr>
          <w:rFonts w:ascii="Arial" w:hAnsi="Arial" w:cs="Arial"/>
          <w:sz w:val="24"/>
          <w:szCs w:val="24"/>
        </w:rPr>
        <w:lastRenderedPageBreak/>
        <w:t xml:space="preserve">Link to feedback section is </w:t>
      </w:r>
      <w:hyperlink r:id="rId12" w:history="1">
        <w:r w:rsidRPr="00307273">
          <w:rPr>
            <w:rStyle w:val="Hyperlink"/>
            <w:rFonts w:ascii="Arial" w:hAnsi="Arial" w:cs="Arial"/>
            <w:color w:val="auto"/>
            <w:sz w:val="24"/>
            <w:szCs w:val="24"/>
            <w:u w:val="none"/>
          </w:rPr>
          <w:t>https://www.dkit.ie.narayam.net/contact</w:t>
        </w:r>
      </w:hyperlink>
      <w:r w:rsidRPr="00307273">
        <w:rPr>
          <w:rFonts w:ascii="Arial" w:hAnsi="Arial" w:cs="Arial"/>
          <w:sz w:val="24"/>
          <w:szCs w:val="24"/>
        </w:rPr>
        <w:t xml:space="preserve"> where page visitors can drop their feedback which will be stored into the </w:t>
      </w:r>
      <w:r w:rsidR="00235B70" w:rsidRPr="00307273">
        <w:rPr>
          <w:rFonts w:ascii="Arial" w:hAnsi="Arial" w:cs="Arial"/>
          <w:sz w:val="24"/>
          <w:szCs w:val="24"/>
        </w:rPr>
        <w:t>database,</w:t>
      </w:r>
      <w:r w:rsidRPr="00307273">
        <w:rPr>
          <w:rFonts w:ascii="Arial" w:hAnsi="Arial" w:cs="Arial"/>
          <w:sz w:val="24"/>
          <w:szCs w:val="24"/>
        </w:rPr>
        <w:t xml:space="preserve"> </w:t>
      </w:r>
      <w:r w:rsidR="00CD129B" w:rsidRPr="00307273">
        <w:rPr>
          <w:rFonts w:ascii="Arial" w:hAnsi="Arial" w:cs="Arial"/>
          <w:sz w:val="24"/>
          <w:szCs w:val="24"/>
        </w:rPr>
        <w:t>and</w:t>
      </w:r>
      <w:r w:rsidRPr="00307273">
        <w:rPr>
          <w:rFonts w:ascii="Arial" w:hAnsi="Arial" w:cs="Arial"/>
          <w:sz w:val="24"/>
          <w:szCs w:val="24"/>
        </w:rPr>
        <w:t xml:space="preserve"> it will be available for the admins of the page to manage from the backend.</w:t>
      </w:r>
      <w:r w:rsidR="00893504" w:rsidRPr="00307273">
        <w:rPr>
          <w:rFonts w:ascii="Arial" w:hAnsi="Arial" w:cs="Arial"/>
          <w:sz w:val="24"/>
          <w:szCs w:val="24"/>
        </w:rPr>
        <w:t xml:space="preserve"> This app will also send email to user and admin separate. Mailtrap configuration is used for setting up email service. A .env file is configured on </w:t>
      </w:r>
      <w:r w:rsidR="00CD129B" w:rsidRPr="00307273">
        <w:rPr>
          <w:rFonts w:ascii="Arial" w:hAnsi="Arial" w:cs="Arial"/>
          <w:sz w:val="24"/>
          <w:szCs w:val="24"/>
        </w:rPr>
        <w:t>Laravel</w:t>
      </w:r>
      <w:r w:rsidR="00893504" w:rsidRPr="00307273">
        <w:rPr>
          <w:rFonts w:ascii="Arial" w:hAnsi="Arial" w:cs="Arial"/>
          <w:sz w:val="24"/>
          <w:szCs w:val="24"/>
        </w:rPr>
        <w:t xml:space="preserve"> app with all required environmental variables to </w:t>
      </w:r>
      <w:r w:rsidR="007E1DF5" w:rsidRPr="00307273">
        <w:rPr>
          <w:rFonts w:ascii="Arial" w:hAnsi="Arial" w:cs="Arial"/>
          <w:sz w:val="24"/>
          <w:szCs w:val="24"/>
        </w:rPr>
        <w:t>facilitate</w:t>
      </w:r>
      <w:r w:rsidR="00893504" w:rsidRPr="00307273">
        <w:rPr>
          <w:rFonts w:ascii="Arial" w:hAnsi="Arial" w:cs="Arial"/>
          <w:sz w:val="24"/>
          <w:szCs w:val="24"/>
        </w:rPr>
        <w:t xml:space="preserve"> </w:t>
      </w:r>
      <w:r w:rsidR="00C91F41" w:rsidRPr="00307273">
        <w:rPr>
          <w:rFonts w:ascii="Arial" w:hAnsi="Arial" w:cs="Arial"/>
          <w:sz w:val="24"/>
          <w:szCs w:val="24"/>
        </w:rPr>
        <w:t xml:space="preserve">the app to </w:t>
      </w:r>
      <w:r w:rsidR="00387D7F" w:rsidRPr="00307273">
        <w:rPr>
          <w:rFonts w:ascii="Arial" w:hAnsi="Arial" w:cs="Arial"/>
          <w:sz w:val="24"/>
          <w:szCs w:val="24"/>
        </w:rPr>
        <w:t xml:space="preserve">properly </w:t>
      </w:r>
      <w:r w:rsidR="00C91F41" w:rsidRPr="00307273">
        <w:rPr>
          <w:rFonts w:ascii="Arial" w:hAnsi="Arial" w:cs="Arial"/>
          <w:sz w:val="24"/>
          <w:szCs w:val="24"/>
        </w:rPr>
        <w:t>work on</w:t>
      </w:r>
      <w:r w:rsidR="00387D7F" w:rsidRPr="00307273">
        <w:rPr>
          <w:rFonts w:ascii="Arial" w:hAnsi="Arial" w:cs="Arial"/>
          <w:sz w:val="24"/>
          <w:szCs w:val="24"/>
        </w:rPr>
        <w:t xml:space="preserve"> the live</w:t>
      </w:r>
      <w:r w:rsidR="00C91F41" w:rsidRPr="00307273">
        <w:rPr>
          <w:rFonts w:ascii="Arial" w:hAnsi="Arial" w:cs="Arial"/>
          <w:sz w:val="24"/>
          <w:szCs w:val="24"/>
        </w:rPr>
        <w:t xml:space="preserve"> </w:t>
      </w:r>
      <w:r w:rsidR="00A037AC" w:rsidRPr="00307273">
        <w:rPr>
          <w:rFonts w:ascii="Arial" w:hAnsi="Arial" w:cs="Arial"/>
          <w:sz w:val="24"/>
          <w:szCs w:val="24"/>
        </w:rPr>
        <w:t>server. Throughout</w:t>
      </w:r>
      <w:r w:rsidR="00DD3231" w:rsidRPr="00307273">
        <w:rPr>
          <w:rFonts w:ascii="Arial" w:hAnsi="Arial" w:cs="Arial"/>
          <w:sz w:val="24"/>
          <w:szCs w:val="24"/>
        </w:rPr>
        <w:t xml:space="preserve"> the app maintenance, no coding has been done on the production server, instead all the </w:t>
      </w:r>
      <w:r w:rsidR="00A037AC" w:rsidRPr="00307273">
        <w:rPr>
          <w:rFonts w:ascii="Arial" w:hAnsi="Arial" w:cs="Arial"/>
          <w:sz w:val="24"/>
          <w:szCs w:val="24"/>
        </w:rPr>
        <w:t>coding</w:t>
      </w:r>
      <w:r w:rsidR="00DD3231" w:rsidRPr="00307273">
        <w:rPr>
          <w:rFonts w:ascii="Arial" w:hAnsi="Arial" w:cs="Arial"/>
          <w:sz w:val="24"/>
          <w:szCs w:val="24"/>
        </w:rPr>
        <w:t xml:space="preserve"> were done on the repository which was eventually pulled to the production. </w:t>
      </w:r>
      <w:r w:rsidR="00A44E54" w:rsidRPr="00307273">
        <w:rPr>
          <w:rFonts w:ascii="Arial" w:hAnsi="Arial" w:cs="Arial"/>
          <w:sz w:val="24"/>
          <w:szCs w:val="24"/>
        </w:rPr>
        <w:t>Thus,</w:t>
      </w:r>
      <w:r w:rsidR="00DD3231" w:rsidRPr="00307273">
        <w:rPr>
          <w:rFonts w:ascii="Arial" w:hAnsi="Arial" w:cs="Arial"/>
          <w:sz w:val="24"/>
          <w:szCs w:val="24"/>
        </w:rPr>
        <w:t xml:space="preserve"> this project </w:t>
      </w:r>
      <w:r w:rsidR="00A037AC" w:rsidRPr="00307273">
        <w:rPr>
          <w:rFonts w:ascii="Arial" w:hAnsi="Arial" w:cs="Arial"/>
          <w:sz w:val="24"/>
          <w:szCs w:val="24"/>
        </w:rPr>
        <w:t>makes</w:t>
      </w:r>
      <w:r w:rsidR="00DD3231" w:rsidRPr="00307273">
        <w:rPr>
          <w:rFonts w:ascii="Arial" w:hAnsi="Arial" w:cs="Arial"/>
          <w:sz w:val="24"/>
          <w:szCs w:val="24"/>
        </w:rPr>
        <w:t xml:space="preserve"> full use of git version control technology.</w:t>
      </w:r>
      <w:r w:rsidR="00877C80" w:rsidRPr="00307273">
        <w:rPr>
          <w:rFonts w:ascii="Arial" w:hAnsi="Arial" w:cs="Arial"/>
          <w:sz w:val="24"/>
          <w:szCs w:val="24"/>
        </w:rPr>
        <w:t xml:space="preserve"> Dash app also display the data integrity which is also updated </w:t>
      </w:r>
      <w:r w:rsidR="00CF55EF" w:rsidRPr="00307273">
        <w:rPr>
          <w:rFonts w:ascii="Arial" w:hAnsi="Arial" w:cs="Arial"/>
          <w:sz w:val="24"/>
          <w:szCs w:val="24"/>
        </w:rPr>
        <w:t>every week</w:t>
      </w:r>
      <w:r w:rsidR="00877C80" w:rsidRPr="00307273">
        <w:rPr>
          <w:rFonts w:ascii="Arial" w:hAnsi="Arial" w:cs="Arial"/>
          <w:sz w:val="24"/>
          <w:szCs w:val="24"/>
        </w:rPr>
        <w:t xml:space="preserve"> to make sure page visitors </w:t>
      </w:r>
      <w:r w:rsidR="0066255E" w:rsidRPr="00307273">
        <w:rPr>
          <w:rFonts w:ascii="Arial" w:hAnsi="Arial" w:cs="Arial"/>
          <w:sz w:val="24"/>
          <w:szCs w:val="24"/>
        </w:rPr>
        <w:t>can</w:t>
      </w:r>
      <w:r w:rsidR="00877C80" w:rsidRPr="00307273">
        <w:rPr>
          <w:rFonts w:ascii="Arial" w:hAnsi="Arial" w:cs="Arial"/>
          <w:sz w:val="24"/>
          <w:szCs w:val="24"/>
        </w:rPr>
        <w:t xml:space="preserve"> see the outliers. </w:t>
      </w:r>
      <w:r w:rsidR="00DE7CD5" w:rsidRPr="00307273">
        <w:rPr>
          <w:rFonts w:ascii="Arial" w:hAnsi="Arial" w:cs="Arial"/>
          <w:sz w:val="24"/>
          <w:szCs w:val="24"/>
        </w:rPr>
        <w:t xml:space="preserve">A final page with few important </w:t>
      </w:r>
      <w:r w:rsidR="00CF55EF" w:rsidRPr="00307273">
        <w:rPr>
          <w:rFonts w:ascii="Arial" w:hAnsi="Arial" w:cs="Arial"/>
          <w:sz w:val="24"/>
          <w:szCs w:val="24"/>
        </w:rPr>
        <w:t>variable’s</w:t>
      </w:r>
      <w:r w:rsidR="00DE7CD5" w:rsidRPr="00307273">
        <w:rPr>
          <w:rFonts w:ascii="Arial" w:hAnsi="Arial" w:cs="Arial"/>
          <w:sz w:val="24"/>
          <w:szCs w:val="24"/>
        </w:rPr>
        <w:t xml:space="preserve"> information has </w:t>
      </w:r>
      <w:r w:rsidR="00CF55EF" w:rsidRPr="00307273">
        <w:rPr>
          <w:rFonts w:ascii="Arial" w:hAnsi="Arial" w:cs="Arial"/>
          <w:sz w:val="24"/>
          <w:szCs w:val="24"/>
        </w:rPr>
        <w:t>been</w:t>
      </w:r>
      <w:r w:rsidR="00DE7CD5" w:rsidRPr="00307273">
        <w:rPr>
          <w:rFonts w:ascii="Arial" w:hAnsi="Arial" w:cs="Arial"/>
          <w:sz w:val="24"/>
          <w:szCs w:val="24"/>
        </w:rPr>
        <w:t xml:space="preserve"> shared as tables where users could </w:t>
      </w:r>
      <w:r w:rsidR="0066255E" w:rsidRPr="00307273">
        <w:rPr>
          <w:rFonts w:ascii="Arial" w:hAnsi="Arial" w:cs="Arial"/>
          <w:sz w:val="24"/>
          <w:szCs w:val="24"/>
        </w:rPr>
        <w:t>search</w:t>
      </w:r>
      <w:r w:rsidR="00DE7CD5" w:rsidRPr="00307273">
        <w:rPr>
          <w:rFonts w:ascii="Arial" w:hAnsi="Arial" w:cs="Arial"/>
          <w:sz w:val="24"/>
          <w:szCs w:val="24"/>
        </w:rPr>
        <w:t xml:space="preserve"> for the specific record using filtering option.</w:t>
      </w:r>
    </w:p>
    <w:p w14:paraId="132F896E" w14:textId="21B7EFF1" w:rsidR="00840BE5" w:rsidRPr="00307273" w:rsidRDefault="00840BE5">
      <w:pPr>
        <w:rPr>
          <w:rFonts w:ascii="Arial" w:hAnsi="Arial" w:cs="Arial"/>
          <w:b/>
          <w:bCs/>
          <w:sz w:val="24"/>
          <w:szCs w:val="24"/>
        </w:rPr>
      </w:pPr>
    </w:p>
    <w:p w14:paraId="287CC61F" w14:textId="55C9575F" w:rsidR="00840BE5" w:rsidRPr="00307273" w:rsidRDefault="00840BE5">
      <w:pPr>
        <w:rPr>
          <w:rFonts w:ascii="Arial" w:hAnsi="Arial" w:cs="Arial"/>
          <w:b/>
          <w:bCs/>
          <w:sz w:val="24"/>
          <w:szCs w:val="24"/>
        </w:rPr>
      </w:pPr>
    </w:p>
    <w:p w14:paraId="2829B5A0" w14:textId="632973FE" w:rsidR="00840BE5" w:rsidRPr="00307273" w:rsidRDefault="00840BE5">
      <w:pPr>
        <w:rPr>
          <w:rFonts w:ascii="Arial" w:hAnsi="Arial" w:cs="Arial"/>
          <w:b/>
          <w:bCs/>
          <w:sz w:val="24"/>
          <w:szCs w:val="24"/>
        </w:rPr>
      </w:pPr>
    </w:p>
    <w:p w14:paraId="4853D24E" w14:textId="52B7DDEA" w:rsidR="00840BE5" w:rsidRPr="00307273" w:rsidRDefault="00840BE5">
      <w:pPr>
        <w:rPr>
          <w:rFonts w:ascii="Arial" w:hAnsi="Arial" w:cs="Arial"/>
          <w:b/>
          <w:bCs/>
          <w:sz w:val="24"/>
          <w:szCs w:val="24"/>
        </w:rPr>
      </w:pPr>
    </w:p>
    <w:p w14:paraId="72C94334" w14:textId="2E2422FE" w:rsidR="00840BE5" w:rsidRPr="00307273" w:rsidRDefault="00840BE5">
      <w:pPr>
        <w:rPr>
          <w:rFonts w:ascii="Arial" w:hAnsi="Arial" w:cs="Arial"/>
          <w:b/>
          <w:bCs/>
          <w:sz w:val="24"/>
          <w:szCs w:val="24"/>
        </w:rPr>
      </w:pPr>
    </w:p>
    <w:p w14:paraId="3B5F42EA" w14:textId="5096E047" w:rsidR="00840BE5" w:rsidRPr="00FD79BE" w:rsidRDefault="00840BE5">
      <w:pPr>
        <w:rPr>
          <w:rFonts w:ascii="Arial" w:hAnsi="Arial" w:cs="Arial"/>
          <w:b/>
          <w:bCs/>
        </w:rPr>
      </w:pPr>
    </w:p>
    <w:p w14:paraId="4726D265" w14:textId="376234EC" w:rsidR="00840BE5" w:rsidRPr="00FD79BE" w:rsidRDefault="00840BE5">
      <w:pPr>
        <w:rPr>
          <w:rFonts w:ascii="Arial" w:hAnsi="Arial" w:cs="Arial"/>
          <w:b/>
          <w:bCs/>
        </w:rPr>
      </w:pPr>
    </w:p>
    <w:p w14:paraId="4D951F78" w14:textId="6CE52159" w:rsidR="00840BE5" w:rsidRPr="00FD79BE" w:rsidRDefault="00840BE5">
      <w:pPr>
        <w:rPr>
          <w:rFonts w:ascii="Arial" w:hAnsi="Arial" w:cs="Arial"/>
          <w:b/>
          <w:bCs/>
        </w:rPr>
      </w:pPr>
    </w:p>
    <w:p w14:paraId="2D3D3C9C" w14:textId="214AE818" w:rsidR="00840BE5" w:rsidRPr="00FD79BE" w:rsidRDefault="00840BE5">
      <w:pPr>
        <w:rPr>
          <w:rFonts w:ascii="Arial" w:hAnsi="Arial" w:cs="Arial"/>
          <w:b/>
          <w:bCs/>
        </w:rPr>
      </w:pPr>
    </w:p>
    <w:p w14:paraId="51B695C4" w14:textId="4D1E794E" w:rsidR="00840BE5" w:rsidRPr="00FD79BE" w:rsidRDefault="00840BE5">
      <w:pPr>
        <w:rPr>
          <w:rFonts w:ascii="Arial" w:hAnsi="Arial" w:cs="Arial"/>
          <w:b/>
          <w:bCs/>
        </w:rPr>
      </w:pPr>
    </w:p>
    <w:p w14:paraId="25208971" w14:textId="6C45814D" w:rsidR="009E286B" w:rsidRPr="00FD79BE" w:rsidRDefault="009E286B">
      <w:pPr>
        <w:rPr>
          <w:rFonts w:ascii="Arial" w:hAnsi="Arial" w:cs="Arial"/>
          <w:b/>
          <w:bCs/>
        </w:rPr>
      </w:pPr>
    </w:p>
    <w:p w14:paraId="417E4B3A" w14:textId="77777777" w:rsidR="009E286B" w:rsidRPr="00FD79BE" w:rsidRDefault="009E286B">
      <w:pPr>
        <w:rPr>
          <w:rFonts w:ascii="Arial" w:hAnsi="Arial" w:cs="Arial"/>
          <w:b/>
          <w:bCs/>
        </w:rPr>
      </w:pPr>
    </w:p>
    <w:p w14:paraId="60AC81D5" w14:textId="54FDC4D5" w:rsidR="00840BE5" w:rsidRPr="00FD79BE" w:rsidRDefault="00840BE5">
      <w:pPr>
        <w:rPr>
          <w:rFonts w:ascii="Arial" w:hAnsi="Arial" w:cs="Arial"/>
          <w:b/>
          <w:bCs/>
        </w:rPr>
      </w:pPr>
    </w:p>
    <w:p w14:paraId="4105E58D" w14:textId="77777777" w:rsidR="00437707" w:rsidRDefault="00437707" w:rsidP="00F1541A">
      <w:pPr>
        <w:spacing w:line="480" w:lineRule="auto"/>
        <w:jc w:val="center"/>
        <w:rPr>
          <w:rFonts w:ascii="Arial" w:hAnsi="Arial" w:cs="Arial"/>
          <w:b/>
          <w:bCs/>
          <w:sz w:val="47"/>
          <w:szCs w:val="47"/>
        </w:rPr>
      </w:pPr>
    </w:p>
    <w:p w14:paraId="45160B14" w14:textId="77777777" w:rsidR="00437707" w:rsidRDefault="00437707" w:rsidP="00F1541A">
      <w:pPr>
        <w:spacing w:line="480" w:lineRule="auto"/>
        <w:jc w:val="center"/>
        <w:rPr>
          <w:rFonts w:ascii="Arial" w:hAnsi="Arial" w:cs="Arial"/>
          <w:b/>
          <w:bCs/>
          <w:sz w:val="47"/>
          <w:szCs w:val="47"/>
        </w:rPr>
      </w:pPr>
    </w:p>
    <w:p w14:paraId="2064D82A" w14:textId="1A4430EF" w:rsidR="00550D11" w:rsidRPr="00FD79BE" w:rsidRDefault="00550D11" w:rsidP="00F1541A">
      <w:pPr>
        <w:spacing w:line="480" w:lineRule="auto"/>
        <w:jc w:val="center"/>
        <w:rPr>
          <w:rFonts w:ascii="Arial" w:hAnsi="Arial" w:cs="Arial"/>
          <w:b/>
          <w:bCs/>
          <w:sz w:val="47"/>
          <w:szCs w:val="47"/>
        </w:rPr>
      </w:pPr>
      <w:r w:rsidRPr="00FD79BE">
        <w:rPr>
          <w:rFonts w:ascii="Arial" w:hAnsi="Arial" w:cs="Arial"/>
          <w:b/>
          <w:bCs/>
          <w:sz w:val="47"/>
          <w:szCs w:val="47"/>
        </w:rPr>
        <w:lastRenderedPageBreak/>
        <w:t>Abbreviations</w:t>
      </w:r>
    </w:p>
    <w:p w14:paraId="609D4CD9" w14:textId="4F0F1497" w:rsidR="007540B8" w:rsidRPr="00080F0F" w:rsidRDefault="003A43F9" w:rsidP="00080F0F">
      <w:pPr>
        <w:spacing w:line="360" w:lineRule="auto"/>
        <w:rPr>
          <w:rFonts w:ascii="Arial" w:hAnsi="Arial" w:cs="Arial"/>
          <w:sz w:val="24"/>
          <w:szCs w:val="24"/>
        </w:rPr>
      </w:pPr>
      <w:r w:rsidRPr="00080F0F">
        <w:rPr>
          <w:rFonts w:ascii="Arial" w:hAnsi="Arial" w:cs="Arial"/>
          <w:b/>
          <w:bCs/>
          <w:sz w:val="24"/>
          <w:szCs w:val="24"/>
        </w:rPr>
        <w:t xml:space="preserve">WHO </w:t>
      </w:r>
      <w:r w:rsidRPr="00080F0F">
        <w:rPr>
          <w:rFonts w:ascii="Arial" w:hAnsi="Arial" w:cs="Arial"/>
          <w:sz w:val="24"/>
          <w:szCs w:val="24"/>
        </w:rPr>
        <w:t>World Health Organization</w:t>
      </w:r>
    </w:p>
    <w:p w14:paraId="1095BA94" w14:textId="439DFD85" w:rsidR="00AA3E16" w:rsidRPr="00080F0F" w:rsidRDefault="00AA3E16" w:rsidP="00080F0F">
      <w:pPr>
        <w:spacing w:line="360" w:lineRule="auto"/>
        <w:rPr>
          <w:rFonts w:ascii="Arial" w:hAnsi="Arial" w:cs="Arial"/>
          <w:sz w:val="24"/>
          <w:szCs w:val="24"/>
        </w:rPr>
      </w:pPr>
      <w:r w:rsidRPr="00080F0F">
        <w:rPr>
          <w:rFonts w:ascii="Arial" w:hAnsi="Arial" w:cs="Arial"/>
          <w:b/>
          <w:bCs/>
          <w:sz w:val="24"/>
          <w:szCs w:val="24"/>
        </w:rPr>
        <w:t>POD</w:t>
      </w:r>
      <w:r w:rsidRPr="00080F0F">
        <w:rPr>
          <w:rFonts w:ascii="Arial" w:hAnsi="Arial" w:cs="Arial"/>
          <w:sz w:val="24"/>
          <w:szCs w:val="24"/>
        </w:rPr>
        <w:t xml:space="preserve"> – Periodic Outlier Detection</w:t>
      </w:r>
    </w:p>
    <w:p w14:paraId="458F2C40" w14:textId="17C2E8E5" w:rsidR="003A43F9" w:rsidRPr="00080F0F" w:rsidRDefault="003A43F9" w:rsidP="00080F0F">
      <w:pPr>
        <w:spacing w:line="360" w:lineRule="auto"/>
        <w:rPr>
          <w:rFonts w:ascii="Arial" w:hAnsi="Arial" w:cs="Arial"/>
          <w:sz w:val="24"/>
          <w:szCs w:val="24"/>
        </w:rPr>
      </w:pPr>
      <w:r w:rsidRPr="00080F0F">
        <w:rPr>
          <w:rFonts w:ascii="Arial" w:hAnsi="Arial" w:cs="Arial"/>
          <w:b/>
          <w:bCs/>
          <w:sz w:val="24"/>
          <w:szCs w:val="24"/>
        </w:rPr>
        <w:t>ML</w:t>
      </w:r>
      <w:r w:rsidRPr="00080F0F">
        <w:rPr>
          <w:rFonts w:ascii="Arial" w:hAnsi="Arial" w:cs="Arial"/>
          <w:sz w:val="24"/>
          <w:szCs w:val="24"/>
        </w:rPr>
        <w:t xml:space="preserve"> – Machine Learning</w:t>
      </w:r>
    </w:p>
    <w:p w14:paraId="2B6D4C38" w14:textId="6CD2E5B3" w:rsidR="003A43F9" w:rsidRPr="00080F0F" w:rsidRDefault="003A43F9" w:rsidP="00080F0F">
      <w:pPr>
        <w:spacing w:line="360" w:lineRule="auto"/>
        <w:rPr>
          <w:rFonts w:ascii="Arial" w:hAnsi="Arial" w:cs="Arial"/>
          <w:sz w:val="24"/>
          <w:szCs w:val="24"/>
        </w:rPr>
      </w:pPr>
      <w:r w:rsidRPr="00080F0F">
        <w:rPr>
          <w:rFonts w:ascii="Arial" w:hAnsi="Arial" w:cs="Arial"/>
          <w:b/>
          <w:bCs/>
          <w:sz w:val="24"/>
          <w:szCs w:val="24"/>
        </w:rPr>
        <w:t>RDBMS</w:t>
      </w:r>
      <w:r w:rsidRPr="00080F0F">
        <w:rPr>
          <w:rFonts w:ascii="Arial" w:hAnsi="Arial" w:cs="Arial"/>
          <w:sz w:val="24"/>
          <w:szCs w:val="24"/>
        </w:rPr>
        <w:t xml:space="preserve"> - Relational Database Management System</w:t>
      </w:r>
    </w:p>
    <w:p w14:paraId="71C300DB" w14:textId="30B6B5C2" w:rsidR="003A43F9" w:rsidRPr="00080F0F" w:rsidRDefault="003A43F9" w:rsidP="00080F0F">
      <w:pPr>
        <w:spacing w:line="360" w:lineRule="auto"/>
        <w:rPr>
          <w:rFonts w:ascii="Arial" w:hAnsi="Arial" w:cs="Arial"/>
          <w:sz w:val="24"/>
          <w:szCs w:val="24"/>
        </w:rPr>
      </w:pPr>
      <w:r w:rsidRPr="00080F0F">
        <w:rPr>
          <w:rFonts w:ascii="Arial" w:hAnsi="Arial" w:cs="Arial"/>
          <w:b/>
          <w:bCs/>
          <w:sz w:val="24"/>
          <w:szCs w:val="24"/>
        </w:rPr>
        <w:t xml:space="preserve">DBSCAN </w:t>
      </w:r>
      <w:r w:rsidRPr="00080F0F">
        <w:rPr>
          <w:rFonts w:ascii="Arial" w:hAnsi="Arial" w:cs="Arial"/>
          <w:sz w:val="24"/>
          <w:szCs w:val="24"/>
        </w:rPr>
        <w:t xml:space="preserve">- </w:t>
      </w:r>
      <w:r w:rsidR="003C22C8" w:rsidRPr="00080F0F">
        <w:rPr>
          <w:rFonts w:ascii="Arial" w:hAnsi="Arial" w:cs="Arial"/>
          <w:sz w:val="24"/>
          <w:szCs w:val="24"/>
        </w:rPr>
        <w:t>Density-Based Spatial Clustering of Applications with Noise</w:t>
      </w:r>
    </w:p>
    <w:p w14:paraId="6C67B255" w14:textId="30815F44" w:rsidR="00B0581D" w:rsidRPr="00080F0F" w:rsidRDefault="00B0581D" w:rsidP="00080F0F">
      <w:pPr>
        <w:spacing w:line="360" w:lineRule="auto"/>
        <w:rPr>
          <w:rFonts w:ascii="Arial" w:hAnsi="Arial" w:cs="Arial"/>
          <w:b/>
          <w:bCs/>
          <w:sz w:val="24"/>
          <w:szCs w:val="24"/>
        </w:rPr>
      </w:pPr>
      <w:r w:rsidRPr="00080F0F">
        <w:rPr>
          <w:rFonts w:ascii="Arial" w:hAnsi="Arial" w:cs="Arial"/>
          <w:b/>
          <w:bCs/>
          <w:color w:val="000000"/>
          <w:sz w:val="24"/>
          <w:szCs w:val="24"/>
        </w:rPr>
        <w:t xml:space="preserve">RMSE – </w:t>
      </w:r>
      <w:r w:rsidRPr="00080F0F">
        <w:rPr>
          <w:rFonts w:ascii="Arial" w:hAnsi="Arial" w:cs="Arial"/>
          <w:color w:val="000000"/>
          <w:sz w:val="24"/>
          <w:szCs w:val="24"/>
        </w:rPr>
        <w:t>Root Mean Squared Error</w:t>
      </w:r>
    </w:p>
    <w:p w14:paraId="3A33CEC1" w14:textId="77777777" w:rsidR="003A43F9" w:rsidRPr="00FD79BE" w:rsidRDefault="003A43F9" w:rsidP="00F1541A">
      <w:pPr>
        <w:spacing w:line="480" w:lineRule="auto"/>
        <w:jc w:val="center"/>
        <w:rPr>
          <w:rFonts w:ascii="Arial" w:hAnsi="Arial" w:cs="Arial"/>
          <w:b/>
          <w:bCs/>
          <w:sz w:val="47"/>
          <w:szCs w:val="47"/>
        </w:rPr>
      </w:pPr>
    </w:p>
    <w:p w14:paraId="6A2C27E2" w14:textId="3B02F6F2" w:rsidR="007540B8" w:rsidRPr="00FD79BE" w:rsidRDefault="007540B8" w:rsidP="00F1541A">
      <w:pPr>
        <w:spacing w:line="480" w:lineRule="auto"/>
        <w:jc w:val="center"/>
        <w:rPr>
          <w:rFonts w:ascii="Arial" w:hAnsi="Arial" w:cs="Arial"/>
          <w:b/>
          <w:bCs/>
          <w:sz w:val="47"/>
          <w:szCs w:val="47"/>
        </w:rPr>
      </w:pPr>
    </w:p>
    <w:p w14:paraId="76E9B29E" w14:textId="77777777" w:rsidR="00253F69" w:rsidRDefault="00253F69">
      <w:pPr>
        <w:spacing w:line="480" w:lineRule="auto"/>
        <w:jc w:val="center"/>
        <w:rPr>
          <w:rFonts w:ascii="Arial" w:hAnsi="Arial" w:cs="Arial"/>
          <w:b/>
          <w:bCs/>
          <w:sz w:val="47"/>
          <w:szCs w:val="47"/>
        </w:rPr>
      </w:pPr>
    </w:p>
    <w:p w14:paraId="1B483513" w14:textId="77777777" w:rsidR="00253F69" w:rsidRDefault="00253F69">
      <w:pPr>
        <w:spacing w:line="480" w:lineRule="auto"/>
        <w:jc w:val="center"/>
        <w:rPr>
          <w:rFonts w:ascii="Arial" w:hAnsi="Arial" w:cs="Arial"/>
          <w:b/>
          <w:bCs/>
          <w:sz w:val="47"/>
          <w:szCs w:val="47"/>
        </w:rPr>
      </w:pPr>
    </w:p>
    <w:p w14:paraId="059DC56E" w14:textId="77777777" w:rsidR="00253F69" w:rsidRDefault="00253F69">
      <w:pPr>
        <w:spacing w:line="480" w:lineRule="auto"/>
        <w:jc w:val="center"/>
        <w:rPr>
          <w:rFonts w:ascii="Arial" w:hAnsi="Arial" w:cs="Arial"/>
          <w:b/>
          <w:bCs/>
          <w:sz w:val="47"/>
          <w:szCs w:val="47"/>
        </w:rPr>
      </w:pPr>
    </w:p>
    <w:p w14:paraId="27C31D35" w14:textId="77777777" w:rsidR="00253F69" w:rsidRDefault="00253F69">
      <w:pPr>
        <w:spacing w:line="480" w:lineRule="auto"/>
        <w:jc w:val="center"/>
        <w:rPr>
          <w:rFonts w:ascii="Arial" w:hAnsi="Arial" w:cs="Arial"/>
          <w:b/>
          <w:bCs/>
          <w:sz w:val="47"/>
          <w:szCs w:val="47"/>
        </w:rPr>
      </w:pPr>
    </w:p>
    <w:p w14:paraId="6BA09953" w14:textId="77777777" w:rsidR="00253F69" w:rsidRDefault="00253F69">
      <w:pPr>
        <w:spacing w:line="480" w:lineRule="auto"/>
        <w:jc w:val="center"/>
        <w:rPr>
          <w:rFonts w:ascii="Arial" w:hAnsi="Arial" w:cs="Arial"/>
          <w:b/>
          <w:bCs/>
          <w:sz w:val="47"/>
          <w:szCs w:val="47"/>
        </w:rPr>
      </w:pPr>
    </w:p>
    <w:p w14:paraId="032D7218" w14:textId="03443B39" w:rsidR="0027418A" w:rsidRPr="00FD79BE" w:rsidRDefault="0027418A">
      <w:pPr>
        <w:spacing w:line="480" w:lineRule="auto"/>
        <w:jc w:val="center"/>
        <w:rPr>
          <w:rFonts w:ascii="Arial" w:hAnsi="Arial" w:cs="Arial"/>
          <w:b/>
          <w:bCs/>
          <w:sz w:val="47"/>
          <w:szCs w:val="47"/>
        </w:rPr>
      </w:pPr>
      <w:r w:rsidRPr="00FD79BE">
        <w:rPr>
          <w:rFonts w:ascii="Arial" w:hAnsi="Arial" w:cs="Arial"/>
          <w:b/>
          <w:bCs/>
          <w:sz w:val="47"/>
          <w:szCs w:val="47"/>
        </w:rPr>
        <w:lastRenderedPageBreak/>
        <w:t>Contents</w:t>
      </w:r>
    </w:p>
    <w:p w14:paraId="7DDDEF2C" w14:textId="511F7D59" w:rsidR="00761EF4" w:rsidRPr="00FD79BE" w:rsidRDefault="00761EF4" w:rsidP="00761EF4">
      <w:pPr>
        <w:autoSpaceDE w:val="0"/>
        <w:autoSpaceDN w:val="0"/>
        <w:adjustRightInd w:val="0"/>
        <w:spacing w:after="0" w:line="240" w:lineRule="auto"/>
        <w:rPr>
          <w:rFonts w:ascii="Arial" w:hAnsi="Arial" w:cs="Arial"/>
          <w:b/>
          <w:bCs/>
          <w:sz w:val="21"/>
          <w:szCs w:val="21"/>
        </w:rPr>
      </w:pPr>
    </w:p>
    <w:tbl>
      <w:tblPr>
        <w:tblStyle w:val="TableGrid"/>
        <w:tblW w:w="0" w:type="auto"/>
        <w:tblLook w:val="04A0" w:firstRow="1" w:lastRow="0" w:firstColumn="1" w:lastColumn="0" w:noHBand="0" w:noVBand="1"/>
      </w:tblPr>
      <w:tblGrid>
        <w:gridCol w:w="4675"/>
        <w:gridCol w:w="4675"/>
      </w:tblGrid>
      <w:tr w:rsidR="00761EF4" w:rsidRPr="00FD79BE" w14:paraId="067F917F" w14:textId="77777777" w:rsidTr="00761EF4">
        <w:tc>
          <w:tcPr>
            <w:tcW w:w="4675" w:type="dxa"/>
          </w:tcPr>
          <w:p w14:paraId="7E3D222E" w14:textId="7778BC0E"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Acknowledgements</w:t>
            </w:r>
          </w:p>
          <w:p w14:paraId="0A553FAB" w14:textId="5F8314D7"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 xml:space="preserve">Declaration </w:t>
            </w:r>
          </w:p>
          <w:p w14:paraId="03782777" w14:textId="0D9FAD26"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 xml:space="preserve">Dedication </w:t>
            </w:r>
          </w:p>
          <w:p w14:paraId="338EB761" w14:textId="02040E9D"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Abstract</w:t>
            </w:r>
          </w:p>
          <w:p w14:paraId="051DD218" w14:textId="5F5EB3BE"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Abbreviations</w:t>
            </w:r>
          </w:p>
          <w:p w14:paraId="64118BA1" w14:textId="1500DA90"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Contents</w:t>
            </w:r>
          </w:p>
          <w:p w14:paraId="10268013" w14:textId="70C9DA19"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List of Tables</w:t>
            </w:r>
          </w:p>
          <w:p w14:paraId="300C118D" w14:textId="2776A960"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List of Figures</w:t>
            </w:r>
          </w:p>
          <w:p w14:paraId="5A0A0DFC" w14:textId="28081327" w:rsidR="00761EF4" w:rsidRPr="00EB7CFA" w:rsidRDefault="00761EF4" w:rsidP="00EB7CFA">
            <w:pPr>
              <w:autoSpaceDE w:val="0"/>
              <w:autoSpaceDN w:val="0"/>
              <w:adjustRightInd w:val="0"/>
              <w:spacing w:line="360" w:lineRule="auto"/>
              <w:rPr>
                <w:rFonts w:ascii="Arial" w:hAnsi="Arial" w:cs="Arial"/>
                <w:sz w:val="24"/>
                <w:szCs w:val="24"/>
              </w:rPr>
            </w:pPr>
            <w:r w:rsidRPr="00EB7CFA">
              <w:rPr>
                <w:rFonts w:ascii="Arial" w:hAnsi="Arial" w:cs="Arial"/>
                <w:sz w:val="24"/>
                <w:szCs w:val="24"/>
              </w:rPr>
              <w:t>1 Introduction</w:t>
            </w:r>
          </w:p>
          <w:p w14:paraId="4EC76C7D" w14:textId="77777777" w:rsidR="00761EF4" w:rsidRPr="00EB7CFA" w:rsidRDefault="00761EF4" w:rsidP="00EB7CFA">
            <w:pPr>
              <w:spacing w:line="360" w:lineRule="auto"/>
              <w:rPr>
                <w:rFonts w:ascii="Arial" w:hAnsi="Arial" w:cs="Arial"/>
                <w:sz w:val="24"/>
                <w:szCs w:val="24"/>
              </w:rPr>
            </w:pPr>
            <w:r w:rsidRPr="00EB7CFA">
              <w:rPr>
                <w:rFonts w:ascii="Arial" w:hAnsi="Arial" w:cs="Arial"/>
                <w:sz w:val="24"/>
                <w:szCs w:val="24"/>
              </w:rPr>
              <w:t>2 Literature Review</w:t>
            </w:r>
          </w:p>
          <w:p w14:paraId="2D4C4447" w14:textId="77777777" w:rsidR="00761EF4" w:rsidRPr="00FD79BE" w:rsidRDefault="00761EF4" w:rsidP="00761EF4">
            <w:pPr>
              <w:autoSpaceDE w:val="0"/>
              <w:autoSpaceDN w:val="0"/>
              <w:adjustRightInd w:val="0"/>
              <w:rPr>
                <w:rFonts w:ascii="Arial" w:hAnsi="Arial" w:cs="Arial"/>
                <w:b/>
                <w:bCs/>
                <w:sz w:val="21"/>
                <w:szCs w:val="21"/>
              </w:rPr>
            </w:pPr>
          </w:p>
        </w:tc>
        <w:tc>
          <w:tcPr>
            <w:tcW w:w="4675" w:type="dxa"/>
          </w:tcPr>
          <w:p w14:paraId="61E41828" w14:textId="77777777" w:rsidR="00761EF4" w:rsidRPr="00FD79BE" w:rsidRDefault="00761EF4" w:rsidP="00761EF4">
            <w:pPr>
              <w:autoSpaceDE w:val="0"/>
              <w:autoSpaceDN w:val="0"/>
              <w:adjustRightInd w:val="0"/>
              <w:rPr>
                <w:rFonts w:ascii="Arial" w:hAnsi="Arial" w:cs="Arial"/>
                <w:b/>
                <w:bCs/>
                <w:sz w:val="21"/>
                <w:szCs w:val="21"/>
              </w:rPr>
            </w:pPr>
          </w:p>
        </w:tc>
      </w:tr>
    </w:tbl>
    <w:p w14:paraId="6D526B0E" w14:textId="0DE1E975" w:rsidR="00845229" w:rsidRPr="00FD79BE" w:rsidRDefault="00845229">
      <w:pPr>
        <w:spacing w:line="480" w:lineRule="auto"/>
        <w:jc w:val="center"/>
        <w:rPr>
          <w:rFonts w:ascii="Arial" w:hAnsi="Arial" w:cs="Arial"/>
          <w:b/>
          <w:bCs/>
          <w:sz w:val="47"/>
          <w:szCs w:val="47"/>
        </w:rPr>
      </w:pPr>
    </w:p>
    <w:p w14:paraId="2EC5DA3D" w14:textId="77521A7E" w:rsidR="00845229" w:rsidRPr="00FD79BE" w:rsidRDefault="00845229">
      <w:pPr>
        <w:spacing w:line="480" w:lineRule="auto"/>
        <w:jc w:val="center"/>
        <w:rPr>
          <w:rFonts w:ascii="Arial" w:hAnsi="Arial" w:cs="Arial"/>
          <w:b/>
          <w:bCs/>
          <w:sz w:val="47"/>
          <w:szCs w:val="47"/>
        </w:rPr>
      </w:pPr>
    </w:p>
    <w:p w14:paraId="23CF46CA" w14:textId="61DB8654" w:rsidR="00845229" w:rsidRPr="00FD79BE" w:rsidRDefault="00845229">
      <w:pPr>
        <w:spacing w:line="480" w:lineRule="auto"/>
        <w:jc w:val="center"/>
        <w:rPr>
          <w:rFonts w:ascii="Arial" w:hAnsi="Arial" w:cs="Arial"/>
          <w:b/>
          <w:bCs/>
          <w:sz w:val="47"/>
          <w:szCs w:val="47"/>
        </w:rPr>
      </w:pPr>
    </w:p>
    <w:p w14:paraId="3DBD2147" w14:textId="1BB275B0" w:rsidR="00845229" w:rsidRPr="00FD79BE" w:rsidRDefault="00845229">
      <w:pPr>
        <w:spacing w:line="480" w:lineRule="auto"/>
        <w:jc w:val="center"/>
        <w:rPr>
          <w:rFonts w:ascii="Arial" w:hAnsi="Arial" w:cs="Arial"/>
          <w:b/>
          <w:bCs/>
          <w:sz w:val="47"/>
          <w:szCs w:val="47"/>
        </w:rPr>
      </w:pPr>
    </w:p>
    <w:p w14:paraId="2859B310" w14:textId="1437234A" w:rsidR="00845229" w:rsidRPr="00FD79BE" w:rsidRDefault="00845229">
      <w:pPr>
        <w:spacing w:line="480" w:lineRule="auto"/>
        <w:jc w:val="center"/>
        <w:rPr>
          <w:rFonts w:ascii="Arial" w:hAnsi="Arial" w:cs="Arial"/>
          <w:b/>
          <w:bCs/>
          <w:sz w:val="47"/>
          <w:szCs w:val="47"/>
        </w:rPr>
      </w:pPr>
    </w:p>
    <w:p w14:paraId="22518362" w14:textId="2C2A149A" w:rsidR="00845229" w:rsidRPr="00FD79BE" w:rsidRDefault="00845229">
      <w:pPr>
        <w:spacing w:line="480" w:lineRule="auto"/>
        <w:jc w:val="center"/>
        <w:rPr>
          <w:rFonts w:ascii="Arial" w:hAnsi="Arial" w:cs="Arial"/>
          <w:b/>
          <w:bCs/>
          <w:sz w:val="47"/>
          <w:szCs w:val="47"/>
        </w:rPr>
      </w:pPr>
    </w:p>
    <w:p w14:paraId="3EE56E24" w14:textId="41FA40DE" w:rsidR="00845229" w:rsidRPr="00FD79BE" w:rsidRDefault="00534B71">
      <w:pPr>
        <w:spacing w:line="480" w:lineRule="auto"/>
        <w:jc w:val="center"/>
        <w:rPr>
          <w:rFonts w:ascii="Arial" w:hAnsi="Arial" w:cs="Arial"/>
          <w:b/>
          <w:bCs/>
          <w:sz w:val="47"/>
          <w:szCs w:val="47"/>
        </w:rPr>
      </w:pPr>
      <w:r w:rsidRPr="00FD79BE">
        <w:rPr>
          <w:rFonts w:ascii="Arial" w:hAnsi="Arial" w:cs="Arial"/>
          <w:b/>
          <w:bCs/>
          <w:sz w:val="47"/>
          <w:szCs w:val="47"/>
        </w:rPr>
        <w:lastRenderedPageBreak/>
        <w:t>List of Tables</w:t>
      </w:r>
    </w:p>
    <w:p w14:paraId="389751C0" w14:textId="20280912" w:rsidR="00534B71" w:rsidRPr="00FD79BE" w:rsidRDefault="00534B71">
      <w:pPr>
        <w:spacing w:line="480" w:lineRule="auto"/>
        <w:jc w:val="center"/>
        <w:rPr>
          <w:rFonts w:ascii="Arial" w:hAnsi="Arial" w:cs="Arial"/>
          <w:b/>
          <w:bCs/>
          <w:sz w:val="47"/>
          <w:szCs w:val="47"/>
        </w:rPr>
      </w:pPr>
    </w:p>
    <w:p w14:paraId="3AF0B49B" w14:textId="3F4D7992" w:rsidR="00534B71" w:rsidRPr="00FD79BE" w:rsidRDefault="00534B71">
      <w:pPr>
        <w:spacing w:line="480" w:lineRule="auto"/>
        <w:jc w:val="center"/>
        <w:rPr>
          <w:rFonts w:ascii="Arial" w:hAnsi="Arial" w:cs="Arial"/>
          <w:b/>
          <w:bCs/>
          <w:sz w:val="47"/>
          <w:szCs w:val="47"/>
        </w:rPr>
      </w:pPr>
    </w:p>
    <w:p w14:paraId="1A3DB906" w14:textId="4CEFCCA2" w:rsidR="00534B71" w:rsidRPr="00FD79BE" w:rsidRDefault="00534B71">
      <w:pPr>
        <w:spacing w:line="480" w:lineRule="auto"/>
        <w:jc w:val="center"/>
        <w:rPr>
          <w:rFonts w:ascii="Arial" w:hAnsi="Arial" w:cs="Arial"/>
          <w:b/>
          <w:bCs/>
          <w:sz w:val="47"/>
          <w:szCs w:val="47"/>
        </w:rPr>
      </w:pPr>
    </w:p>
    <w:p w14:paraId="268A3832" w14:textId="1F9AABBC" w:rsidR="00534B71" w:rsidRPr="00FD79BE" w:rsidRDefault="00534B71">
      <w:pPr>
        <w:spacing w:line="480" w:lineRule="auto"/>
        <w:jc w:val="center"/>
        <w:rPr>
          <w:rFonts w:ascii="Arial" w:hAnsi="Arial" w:cs="Arial"/>
          <w:b/>
          <w:bCs/>
          <w:sz w:val="47"/>
          <w:szCs w:val="47"/>
        </w:rPr>
      </w:pPr>
    </w:p>
    <w:p w14:paraId="0BBB0F69" w14:textId="224AE6E5" w:rsidR="00534B71" w:rsidRPr="00FD79BE" w:rsidRDefault="00534B71">
      <w:pPr>
        <w:spacing w:line="480" w:lineRule="auto"/>
        <w:jc w:val="center"/>
        <w:rPr>
          <w:rFonts w:ascii="Arial" w:hAnsi="Arial" w:cs="Arial"/>
          <w:b/>
          <w:bCs/>
          <w:sz w:val="47"/>
          <w:szCs w:val="47"/>
        </w:rPr>
      </w:pPr>
    </w:p>
    <w:p w14:paraId="2E889810" w14:textId="493E727B" w:rsidR="00534B71" w:rsidRPr="00FD79BE" w:rsidRDefault="00534B71">
      <w:pPr>
        <w:spacing w:line="480" w:lineRule="auto"/>
        <w:jc w:val="center"/>
        <w:rPr>
          <w:rFonts w:ascii="Arial" w:hAnsi="Arial" w:cs="Arial"/>
          <w:b/>
          <w:bCs/>
          <w:sz w:val="47"/>
          <w:szCs w:val="47"/>
        </w:rPr>
      </w:pPr>
    </w:p>
    <w:p w14:paraId="7BBABC43" w14:textId="45D53F8A" w:rsidR="00534B71" w:rsidRPr="00FD79BE" w:rsidRDefault="00534B71">
      <w:pPr>
        <w:spacing w:line="480" w:lineRule="auto"/>
        <w:jc w:val="center"/>
        <w:rPr>
          <w:rFonts w:ascii="Arial" w:hAnsi="Arial" w:cs="Arial"/>
          <w:b/>
          <w:bCs/>
          <w:sz w:val="47"/>
          <w:szCs w:val="47"/>
        </w:rPr>
      </w:pPr>
    </w:p>
    <w:p w14:paraId="20F36BE0" w14:textId="00D5A4A7" w:rsidR="00534B71" w:rsidRPr="00FD79BE" w:rsidRDefault="00534B71">
      <w:pPr>
        <w:spacing w:line="480" w:lineRule="auto"/>
        <w:jc w:val="center"/>
        <w:rPr>
          <w:rFonts w:ascii="Arial" w:hAnsi="Arial" w:cs="Arial"/>
          <w:b/>
          <w:bCs/>
          <w:sz w:val="47"/>
          <w:szCs w:val="47"/>
        </w:rPr>
      </w:pPr>
    </w:p>
    <w:p w14:paraId="1F1A4C0C" w14:textId="4EE436BC" w:rsidR="0026771E" w:rsidRPr="00FD79BE" w:rsidRDefault="0026771E">
      <w:pPr>
        <w:spacing w:line="480" w:lineRule="auto"/>
        <w:jc w:val="center"/>
        <w:rPr>
          <w:rFonts w:ascii="Arial" w:hAnsi="Arial" w:cs="Arial"/>
          <w:b/>
          <w:bCs/>
          <w:sz w:val="47"/>
          <w:szCs w:val="47"/>
        </w:rPr>
      </w:pPr>
    </w:p>
    <w:p w14:paraId="445E8ACD" w14:textId="77777777" w:rsidR="00345636" w:rsidRDefault="00345636">
      <w:pPr>
        <w:spacing w:line="480" w:lineRule="auto"/>
        <w:jc w:val="center"/>
        <w:rPr>
          <w:rFonts w:ascii="Arial" w:hAnsi="Arial" w:cs="Arial"/>
          <w:b/>
          <w:bCs/>
          <w:sz w:val="47"/>
          <w:szCs w:val="47"/>
        </w:rPr>
      </w:pPr>
    </w:p>
    <w:p w14:paraId="6ED8CC90" w14:textId="0AFA6E1A" w:rsidR="00534B71" w:rsidRPr="00FD79BE" w:rsidRDefault="00534B71">
      <w:pPr>
        <w:spacing w:line="480" w:lineRule="auto"/>
        <w:jc w:val="center"/>
        <w:rPr>
          <w:rFonts w:ascii="Arial" w:hAnsi="Arial" w:cs="Arial"/>
          <w:b/>
          <w:bCs/>
          <w:sz w:val="47"/>
          <w:szCs w:val="47"/>
        </w:rPr>
      </w:pPr>
      <w:r w:rsidRPr="00FD79BE">
        <w:rPr>
          <w:rFonts w:ascii="Arial" w:hAnsi="Arial" w:cs="Arial"/>
          <w:b/>
          <w:bCs/>
          <w:sz w:val="47"/>
          <w:szCs w:val="47"/>
        </w:rPr>
        <w:lastRenderedPageBreak/>
        <w:t>List of Figures</w:t>
      </w:r>
    </w:p>
    <w:p w14:paraId="60DDC9DA" w14:textId="37958F35" w:rsidR="00991A13" w:rsidRPr="00FD79BE" w:rsidRDefault="00991A13">
      <w:pPr>
        <w:spacing w:line="480" w:lineRule="auto"/>
        <w:jc w:val="center"/>
        <w:rPr>
          <w:rFonts w:ascii="Arial" w:hAnsi="Arial" w:cs="Arial"/>
          <w:b/>
          <w:bCs/>
          <w:sz w:val="47"/>
          <w:szCs w:val="47"/>
        </w:rPr>
      </w:pPr>
    </w:p>
    <w:p w14:paraId="7FA3A404" w14:textId="43D81D65" w:rsidR="00991A13" w:rsidRPr="00FD79BE" w:rsidRDefault="00991A13">
      <w:pPr>
        <w:spacing w:line="480" w:lineRule="auto"/>
        <w:jc w:val="center"/>
        <w:rPr>
          <w:rFonts w:ascii="Arial" w:hAnsi="Arial" w:cs="Arial"/>
          <w:b/>
          <w:bCs/>
          <w:sz w:val="47"/>
          <w:szCs w:val="47"/>
        </w:rPr>
      </w:pPr>
    </w:p>
    <w:p w14:paraId="54EC93EA" w14:textId="12F36B40" w:rsidR="00991A13" w:rsidRPr="00FD79BE" w:rsidRDefault="00991A13">
      <w:pPr>
        <w:spacing w:line="480" w:lineRule="auto"/>
        <w:jc w:val="center"/>
        <w:rPr>
          <w:rFonts w:ascii="Arial" w:hAnsi="Arial" w:cs="Arial"/>
          <w:b/>
          <w:bCs/>
          <w:sz w:val="47"/>
          <w:szCs w:val="47"/>
        </w:rPr>
      </w:pPr>
    </w:p>
    <w:p w14:paraId="1F6637AA" w14:textId="2F723E30" w:rsidR="00991A13" w:rsidRPr="00FD79BE" w:rsidRDefault="00991A13">
      <w:pPr>
        <w:spacing w:line="480" w:lineRule="auto"/>
        <w:jc w:val="center"/>
        <w:rPr>
          <w:rFonts w:ascii="Arial" w:hAnsi="Arial" w:cs="Arial"/>
          <w:b/>
          <w:bCs/>
          <w:sz w:val="47"/>
          <w:szCs w:val="47"/>
        </w:rPr>
      </w:pPr>
    </w:p>
    <w:p w14:paraId="4CC89193" w14:textId="4585A1F3" w:rsidR="00991A13" w:rsidRPr="00FD79BE" w:rsidRDefault="00991A13">
      <w:pPr>
        <w:spacing w:line="480" w:lineRule="auto"/>
        <w:jc w:val="center"/>
        <w:rPr>
          <w:rFonts w:ascii="Arial" w:hAnsi="Arial" w:cs="Arial"/>
          <w:b/>
          <w:bCs/>
          <w:sz w:val="47"/>
          <w:szCs w:val="47"/>
        </w:rPr>
      </w:pPr>
    </w:p>
    <w:p w14:paraId="32A2B02F" w14:textId="264DCACD" w:rsidR="00991A13" w:rsidRPr="00FD79BE" w:rsidRDefault="00991A13">
      <w:pPr>
        <w:spacing w:line="480" w:lineRule="auto"/>
        <w:jc w:val="center"/>
        <w:rPr>
          <w:rFonts w:ascii="Arial" w:hAnsi="Arial" w:cs="Arial"/>
          <w:b/>
          <w:bCs/>
          <w:sz w:val="47"/>
          <w:szCs w:val="47"/>
        </w:rPr>
      </w:pPr>
    </w:p>
    <w:p w14:paraId="1169D824" w14:textId="2495A35D" w:rsidR="00991A13" w:rsidRPr="00FD79BE" w:rsidRDefault="00991A13">
      <w:pPr>
        <w:spacing w:line="480" w:lineRule="auto"/>
        <w:jc w:val="center"/>
        <w:rPr>
          <w:rFonts w:ascii="Arial" w:hAnsi="Arial" w:cs="Arial"/>
          <w:b/>
          <w:bCs/>
          <w:sz w:val="47"/>
          <w:szCs w:val="47"/>
        </w:rPr>
      </w:pPr>
    </w:p>
    <w:p w14:paraId="1BA8E8CD" w14:textId="39F7B4EC" w:rsidR="00991A13" w:rsidRPr="00FD79BE" w:rsidRDefault="00991A13">
      <w:pPr>
        <w:spacing w:line="480" w:lineRule="auto"/>
        <w:jc w:val="center"/>
        <w:rPr>
          <w:rFonts w:ascii="Arial" w:hAnsi="Arial" w:cs="Arial"/>
          <w:b/>
          <w:bCs/>
          <w:sz w:val="47"/>
          <w:szCs w:val="47"/>
        </w:rPr>
      </w:pPr>
    </w:p>
    <w:p w14:paraId="15724291" w14:textId="5B708320" w:rsidR="001962AA" w:rsidRPr="00FD79BE" w:rsidRDefault="001962AA">
      <w:pPr>
        <w:spacing w:line="480" w:lineRule="auto"/>
        <w:jc w:val="center"/>
        <w:rPr>
          <w:rFonts w:ascii="Arial" w:hAnsi="Arial" w:cs="Arial"/>
          <w:b/>
          <w:bCs/>
          <w:sz w:val="47"/>
          <w:szCs w:val="47"/>
        </w:rPr>
      </w:pPr>
    </w:p>
    <w:p w14:paraId="4E2169B1" w14:textId="77777777" w:rsidR="008B62E3" w:rsidRDefault="008B62E3" w:rsidP="001962AA">
      <w:pPr>
        <w:spacing w:line="276" w:lineRule="auto"/>
        <w:rPr>
          <w:rFonts w:ascii="Arial" w:hAnsi="Arial" w:cs="Arial"/>
          <w:b/>
          <w:bCs/>
          <w:sz w:val="36"/>
          <w:szCs w:val="36"/>
        </w:rPr>
      </w:pPr>
    </w:p>
    <w:p w14:paraId="7E9B5783" w14:textId="7CEDE970" w:rsidR="001962AA" w:rsidRPr="00FD79BE" w:rsidRDefault="001962AA" w:rsidP="001962AA">
      <w:pPr>
        <w:spacing w:line="276" w:lineRule="auto"/>
        <w:rPr>
          <w:rFonts w:ascii="Arial" w:hAnsi="Arial" w:cs="Arial"/>
          <w:b/>
          <w:bCs/>
          <w:sz w:val="36"/>
          <w:szCs w:val="36"/>
        </w:rPr>
      </w:pPr>
      <w:r w:rsidRPr="00FD79BE">
        <w:rPr>
          <w:rFonts w:ascii="Arial" w:hAnsi="Arial" w:cs="Arial"/>
          <w:b/>
          <w:bCs/>
          <w:sz w:val="36"/>
          <w:szCs w:val="36"/>
        </w:rPr>
        <w:lastRenderedPageBreak/>
        <w:t>Chapter1</w:t>
      </w:r>
    </w:p>
    <w:p w14:paraId="3E968888" w14:textId="02EDF9F8" w:rsidR="00DA06B8" w:rsidRPr="00FD79BE" w:rsidDel="00581E69" w:rsidRDefault="00F00D66" w:rsidP="001962AA">
      <w:pPr>
        <w:spacing w:line="276" w:lineRule="auto"/>
        <w:rPr>
          <w:del w:id="0" w:author="Sujil Kumar Koottathampathiyil" w:date="2022-06-08T19:56:00Z"/>
          <w:rFonts w:ascii="Arial" w:hAnsi="Arial" w:cs="Arial"/>
          <w:b/>
          <w:bCs/>
          <w:sz w:val="32"/>
          <w:szCs w:val="32"/>
        </w:rPr>
      </w:pPr>
      <w:r w:rsidRPr="00FD79BE">
        <w:rPr>
          <w:rFonts w:ascii="Arial" w:hAnsi="Arial" w:cs="Arial"/>
          <w:b/>
          <w:bCs/>
          <w:sz w:val="32"/>
          <w:szCs w:val="32"/>
        </w:rPr>
        <w:t>Introduction</w:t>
      </w:r>
    </w:p>
    <w:p w14:paraId="67A48AC9" w14:textId="77777777" w:rsidR="00581E69" w:rsidRPr="00FD79BE" w:rsidRDefault="00581E69" w:rsidP="001962AA">
      <w:pPr>
        <w:spacing w:line="276" w:lineRule="auto"/>
        <w:rPr>
          <w:ins w:id="1" w:author="Sujil Kumar Koottathampathiyil" w:date="2022-06-08T19:56:00Z"/>
          <w:rFonts w:ascii="Arial" w:hAnsi="Arial" w:cs="Arial"/>
          <w:b/>
          <w:bCs/>
          <w:sz w:val="28"/>
          <w:szCs w:val="28"/>
        </w:rPr>
      </w:pPr>
    </w:p>
    <w:p w14:paraId="12198C0E" w14:textId="485BE35E" w:rsidR="00A25231" w:rsidRPr="00FD79BE" w:rsidRDefault="00A25231">
      <w:pPr>
        <w:spacing w:line="360" w:lineRule="auto"/>
        <w:jc w:val="both"/>
        <w:rPr>
          <w:rFonts w:ascii="Arial" w:hAnsi="Arial" w:cs="Arial"/>
          <w:sz w:val="24"/>
          <w:szCs w:val="24"/>
          <w:rPrChange w:id="2" w:author="Sujil Kumar Koottathampathiyil" w:date="2022-06-09T11:19:00Z">
            <w:rPr>
              <w:rFonts w:ascii="Arial" w:hAnsi="Arial" w:cs="Arial"/>
            </w:rPr>
          </w:rPrChange>
        </w:rPr>
        <w:pPrChange w:id="3" w:author="Sujil Kumar Koottathampathiyil" w:date="2022-06-09T11:19:00Z">
          <w:pPr>
            <w:spacing w:line="360" w:lineRule="auto"/>
            <w:ind w:firstLine="360"/>
          </w:pPr>
        </w:pPrChange>
      </w:pPr>
      <w:del w:id="4" w:author="Sujil Kumar Koottathampathiyil" w:date="2022-06-11T22:27:00Z">
        <w:r w:rsidRPr="00FD79BE" w:rsidDel="00682CCB">
          <w:rPr>
            <w:rFonts w:ascii="Arial" w:hAnsi="Arial" w:cs="Arial"/>
            <w:sz w:val="24"/>
            <w:szCs w:val="24"/>
            <w:rPrChange w:id="5" w:author="Sujil Kumar Koottathampathiyil" w:date="2022-06-09T11:19:00Z">
              <w:rPr>
                <w:rFonts w:ascii="Arial" w:hAnsi="Arial" w:cs="Arial"/>
                <w:b/>
                <w:bCs/>
                <w:sz w:val="28"/>
                <w:szCs w:val="28"/>
              </w:rPr>
            </w:rPrChange>
          </w:rPr>
          <w:delText>T</w:delText>
        </w:r>
        <w:r w:rsidRPr="00FD79BE" w:rsidDel="00682CCB">
          <w:rPr>
            <w:rFonts w:ascii="Arial" w:hAnsi="Arial" w:cs="Arial"/>
            <w:sz w:val="24"/>
            <w:szCs w:val="24"/>
            <w:rPrChange w:id="6" w:author="Sujil Kumar Koottathampathiyil" w:date="2022-06-09T11:19:00Z">
              <w:rPr>
                <w:rFonts w:ascii="Arial" w:hAnsi="Arial" w:cs="Arial"/>
              </w:rPr>
            </w:rPrChange>
          </w:rPr>
          <w:delText>his</w:delText>
        </w:r>
        <w:r w:rsidRPr="00FD79BE" w:rsidDel="00682CCB">
          <w:rPr>
            <w:rFonts w:ascii="Arial" w:hAnsi="Arial" w:cs="Arial"/>
            <w:b/>
            <w:bCs/>
            <w:sz w:val="24"/>
            <w:szCs w:val="24"/>
            <w:rPrChange w:id="7" w:author="Sujil Kumar Koottathampathiyil" w:date="2022-06-09T11:19:00Z">
              <w:rPr>
                <w:rFonts w:ascii="Arial" w:hAnsi="Arial" w:cs="Arial"/>
                <w:b/>
                <w:bCs/>
                <w:sz w:val="28"/>
                <w:szCs w:val="28"/>
              </w:rPr>
            </w:rPrChange>
          </w:rPr>
          <w:delText xml:space="preserve"> </w:delText>
        </w:r>
        <w:r w:rsidRPr="00FD79BE" w:rsidDel="00682CCB">
          <w:rPr>
            <w:rFonts w:ascii="Arial" w:hAnsi="Arial" w:cs="Arial"/>
            <w:sz w:val="24"/>
            <w:szCs w:val="24"/>
            <w:rPrChange w:id="8" w:author="Sujil Kumar Koottathampathiyil" w:date="2022-06-09T11:19:00Z">
              <w:rPr>
                <w:rFonts w:ascii="Arial" w:hAnsi="Arial" w:cs="Arial"/>
              </w:rPr>
            </w:rPrChange>
          </w:rPr>
          <w:delText>iteration is a deep dive into the suicide dataset for knowing the reasons behind suicides each year happening around the world</w:delText>
        </w:r>
      </w:del>
      <w:del w:id="9" w:author="Sujil Kumar Koottathampathiyil" w:date="2022-06-08T19:39:00Z">
        <w:r w:rsidRPr="00FD79BE" w:rsidDel="00AF7CB5">
          <w:rPr>
            <w:rFonts w:ascii="Arial" w:hAnsi="Arial" w:cs="Arial"/>
            <w:sz w:val="24"/>
            <w:szCs w:val="24"/>
            <w:rPrChange w:id="10" w:author="Sujil Kumar Koottathampathiyil" w:date="2022-06-09T11:19:00Z">
              <w:rPr>
                <w:rFonts w:ascii="Arial" w:hAnsi="Arial" w:cs="Arial"/>
              </w:rPr>
            </w:rPrChange>
          </w:rPr>
          <w:delText>. Th</w:delText>
        </w:r>
      </w:del>
      <w:del w:id="11" w:author="Sujil Kumar Koottathampathiyil" w:date="2022-06-11T22:27:00Z">
        <w:r w:rsidRPr="00FD79BE" w:rsidDel="00682CCB">
          <w:rPr>
            <w:rFonts w:ascii="Arial" w:hAnsi="Arial" w:cs="Arial"/>
            <w:sz w:val="24"/>
            <w:szCs w:val="24"/>
            <w:rPrChange w:id="12" w:author="Sujil Kumar Koottathampathiyil" w:date="2022-06-09T11:19:00Z">
              <w:rPr>
                <w:rFonts w:ascii="Arial" w:hAnsi="Arial" w:cs="Arial"/>
              </w:rPr>
            </w:rPrChange>
          </w:rPr>
          <w:delText>ough</w:delText>
        </w:r>
      </w:del>
      <w:ins w:id="13" w:author="Jack Mc Donnell" w:date="2022-06-08T14:45:00Z">
        <w:del w:id="14" w:author="Sujil Kumar Koottathampathiyil" w:date="2022-06-11T22:27:00Z">
          <w:r w:rsidRPr="00FD79BE" w:rsidDel="00682CCB">
            <w:rPr>
              <w:rFonts w:ascii="Arial" w:hAnsi="Arial" w:cs="Arial"/>
              <w:sz w:val="24"/>
              <w:szCs w:val="24"/>
              <w:rPrChange w:id="15" w:author="Sujil Kumar Koottathampathiyil" w:date="2022-06-09T11:19:00Z">
                <w:rPr>
                  <w:rFonts w:ascii="Arial" w:hAnsi="Arial" w:cs="Arial"/>
                </w:rPr>
              </w:rPrChange>
            </w:rPr>
            <w:delText xml:space="preserve"> </w:delText>
          </w:r>
        </w:del>
      </w:ins>
      <w:del w:id="16" w:author="Sujil Kumar Koottathampathiyil" w:date="2022-06-11T22:27:00Z">
        <w:r w:rsidRPr="00FD79BE" w:rsidDel="00682CCB">
          <w:rPr>
            <w:rFonts w:ascii="Arial" w:hAnsi="Arial" w:cs="Arial"/>
            <w:sz w:val="24"/>
            <w:szCs w:val="24"/>
            <w:rPrChange w:id="17" w:author="Sujil Kumar Koottathampathiyil" w:date="2022-06-09T11:19:00Z">
              <w:rPr>
                <w:rFonts w:ascii="Arial" w:hAnsi="Arial" w:cs="Arial"/>
              </w:rPr>
            </w:rPrChange>
          </w:rPr>
          <w:delText>, several studies like</w:delText>
        </w:r>
      </w:del>
      <w:ins w:id="18" w:author="Jack Mc Donnell" w:date="2022-06-08T15:09:00Z">
        <w:del w:id="19" w:author="Sujil Kumar Koottathampathiyil" w:date="2022-06-11T22:27:00Z">
          <w:r w:rsidRPr="00FD79BE" w:rsidDel="00682CCB">
            <w:rPr>
              <w:rFonts w:ascii="Arial" w:hAnsi="Arial" w:cs="Arial"/>
              <w:sz w:val="24"/>
              <w:szCs w:val="24"/>
              <w:rPrChange w:id="20" w:author="Sujil Kumar Koottathampathiyil" w:date="2022-06-09T11:19:00Z">
                <w:rPr>
                  <w:rFonts w:ascii="Arial" w:hAnsi="Arial" w:cs="Arial"/>
                </w:rPr>
              </w:rPrChange>
            </w:rPr>
            <w:delText xml:space="preserve"> </w:delText>
          </w:r>
        </w:del>
        <w:del w:id="21" w:author="Sujil Kumar Koottathampathiyil" w:date="2022-06-08T19:38:00Z">
          <w:r w:rsidRPr="00FD79BE" w:rsidDel="008217E1">
            <w:rPr>
              <w:rFonts w:ascii="Arial" w:hAnsi="Arial" w:cs="Arial"/>
              <w:sz w:val="24"/>
              <w:szCs w:val="24"/>
              <w:rPrChange w:id="22" w:author="Sujil Kumar Koottathampathiyil" w:date="2022-06-09T11:19:00Z">
                <w:rPr>
                  <w:rFonts w:ascii="Arial" w:hAnsi="Arial" w:cs="Arial"/>
                </w:rPr>
              </w:rPrChange>
            </w:rPr>
            <w:delText xml:space="preserve">John </w:delText>
          </w:r>
        </w:del>
      </w:ins>
      <w:ins w:id="23" w:author="Jack Mc Donnell" w:date="2022-06-08T15:10:00Z">
        <w:del w:id="24" w:author="Sujil Kumar Koottathampathiyil" w:date="2022-06-08T19:38:00Z">
          <w:r w:rsidRPr="00FD79BE" w:rsidDel="008217E1">
            <w:rPr>
              <w:rFonts w:ascii="Arial" w:hAnsi="Arial" w:cs="Arial"/>
              <w:sz w:val="24"/>
              <w:szCs w:val="24"/>
              <w:rPrChange w:id="25" w:author="Sujil Kumar Koottathampathiyil" w:date="2022-06-09T11:19:00Z">
                <w:rPr>
                  <w:rFonts w:ascii="Arial" w:hAnsi="Arial" w:cs="Arial"/>
                </w:rPr>
              </w:rPrChange>
            </w:rPr>
            <w:delText xml:space="preserve">et al </w:delText>
          </w:r>
        </w:del>
        <w:del w:id="26" w:author="Sujil Kumar Koottathampathiyil" w:date="2022-06-09T12:00:00Z">
          <w:r w:rsidRPr="00FD79BE" w:rsidDel="00CD6AAD">
            <w:rPr>
              <w:rFonts w:ascii="Arial" w:hAnsi="Arial" w:cs="Arial"/>
              <w:sz w:val="24"/>
              <w:szCs w:val="24"/>
              <w:rPrChange w:id="27" w:author="Sujil Kumar Koottathampathiyil" w:date="2022-06-09T11:19:00Z">
                <w:rPr>
                  <w:rFonts w:ascii="Arial" w:hAnsi="Arial" w:cs="Arial"/>
                </w:rPr>
              </w:rPrChange>
            </w:rPr>
            <w:delText>(2007)</w:delText>
          </w:r>
        </w:del>
      </w:ins>
      <w:del w:id="28" w:author="Sujil Kumar Koottathampathiyil" w:date="2022-06-09T12:00:00Z">
        <w:r w:rsidRPr="00FD79BE" w:rsidDel="00CD6AAD">
          <w:rPr>
            <w:rFonts w:ascii="Arial" w:hAnsi="Arial" w:cs="Arial"/>
            <w:color w:val="000000"/>
            <w:sz w:val="24"/>
            <w:szCs w:val="24"/>
            <w:rPrChange w:id="29" w:author="Sujil Kumar Koottathampathiyil" w:date="2022-06-09T11:19:00Z">
              <w:rPr>
                <w:rFonts w:ascii="Arial" w:hAnsi="Arial" w:cs="Arial"/>
                <w:color w:val="000000"/>
              </w:rPr>
            </w:rPrChange>
          </w:rPr>
          <w:delText xml:space="preserve"> </w:delText>
        </w:r>
      </w:del>
      <w:del w:id="30" w:author="Sujil Kumar Koottathampathiyil" w:date="2022-06-08T19:38:00Z">
        <w:r w:rsidRPr="00FD79BE" w:rsidDel="008217E1">
          <w:rPr>
            <w:rFonts w:ascii="Arial" w:hAnsi="Arial" w:cs="Arial"/>
            <w:sz w:val="24"/>
            <w:szCs w:val="24"/>
            <w:rPrChange w:id="31" w:author="Sujil Kumar Koottathampathiyil" w:date="2022-06-09T11:19:00Z">
              <w:rPr>
                <w:rFonts w:ascii="Arial" w:hAnsi="Arial" w:cs="Arial"/>
              </w:rPr>
            </w:rPrChange>
          </w:rPr>
          <w:delText xml:space="preserve"> </w:delText>
        </w:r>
      </w:del>
      <w:del w:id="32" w:author="Sujil Kumar Koottathampathiyil" w:date="2022-06-11T22:27:00Z">
        <w:r w:rsidRPr="00FD79BE" w:rsidDel="00682CCB">
          <w:rPr>
            <w:rFonts w:ascii="Arial" w:hAnsi="Arial" w:cs="Arial"/>
            <w:sz w:val="24"/>
            <w:szCs w:val="24"/>
            <w:rPrChange w:id="33" w:author="Sujil Kumar Koottathampathiyil" w:date="2022-06-09T11:19:00Z">
              <w:rPr>
                <w:rFonts w:ascii="Arial" w:hAnsi="Arial" w:cs="Arial"/>
              </w:rPr>
            </w:rPrChange>
          </w:rPr>
          <w:delText>ha</w:delText>
        </w:r>
      </w:del>
      <w:ins w:id="34" w:author="Jack Mc Donnell" w:date="2022-06-09T13:50:00Z">
        <w:del w:id="35" w:author="Sujil Kumar Koottathampathiyil" w:date="2022-06-11T22:27:00Z">
          <w:r w:rsidRPr="00FD79BE" w:rsidDel="00682CCB">
            <w:rPr>
              <w:rFonts w:ascii="Arial" w:hAnsi="Arial" w:cs="Arial"/>
              <w:sz w:val="24"/>
              <w:szCs w:val="24"/>
            </w:rPr>
            <w:delText>ve</w:delText>
          </w:r>
        </w:del>
      </w:ins>
      <w:del w:id="36" w:author="Sujil Kumar Koottathampathiyil" w:date="2022-06-11T22:27:00Z">
        <w:r w:rsidRPr="00FD79BE" w:rsidDel="00682CCB">
          <w:rPr>
            <w:rFonts w:ascii="Arial" w:hAnsi="Arial" w:cs="Arial"/>
            <w:sz w:val="24"/>
            <w:szCs w:val="24"/>
            <w:rPrChange w:id="37" w:author="Sujil Kumar Koottathampathiyil" w:date="2022-06-09T11:19:00Z">
              <w:rPr>
                <w:rFonts w:ascii="Arial" w:hAnsi="Arial" w:cs="Arial"/>
              </w:rPr>
            </w:rPrChange>
          </w:rPr>
          <w:delText>d been done in the past</w:delText>
        </w:r>
      </w:del>
      <w:del w:id="38" w:author="Sujil Kumar Koottathampathiyil" w:date="2022-06-08T19:37:00Z">
        <w:r w:rsidRPr="00FD79BE" w:rsidDel="008217E1">
          <w:rPr>
            <w:rFonts w:ascii="Arial" w:hAnsi="Arial" w:cs="Arial"/>
            <w:sz w:val="24"/>
            <w:szCs w:val="24"/>
            <w:rPrChange w:id="39" w:author="Sujil Kumar Koottathampathiyil" w:date="2022-06-09T11:19:00Z">
              <w:rPr>
                <w:rFonts w:ascii="Arial" w:hAnsi="Arial" w:cs="Arial"/>
              </w:rPr>
            </w:rPrChange>
          </w:rPr>
          <w:delText>.</w:delText>
        </w:r>
      </w:del>
      <w:del w:id="40" w:author="Sujil Kumar Koottathampathiyil" w:date="2022-06-11T22:27:00Z">
        <w:r w:rsidRPr="00FD79BE" w:rsidDel="00682CCB">
          <w:rPr>
            <w:rFonts w:ascii="Arial" w:hAnsi="Arial" w:cs="Arial"/>
            <w:sz w:val="24"/>
            <w:szCs w:val="24"/>
            <w:rPrChange w:id="41" w:author="Sujil Kumar Koottathampathiyil" w:date="2022-06-09T11:19:00Z">
              <w:rPr>
                <w:rFonts w:ascii="Arial" w:hAnsi="Arial" w:cs="Arial"/>
              </w:rPr>
            </w:rPrChange>
          </w:rPr>
          <w:delText xml:space="preserve"> </w:delText>
        </w:r>
      </w:del>
      <w:del w:id="42" w:author="Sujil Kumar Koottathampathiyil" w:date="2022-06-08T19:37:00Z">
        <w:r w:rsidRPr="00FD79BE" w:rsidDel="008217E1">
          <w:rPr>
            <w:rFonts w:ascii="Arial" w:hAnsi="Arial" w:cs="Arial"/>
            <w:sz w:val="24"/>
            <w:szCs w:val="24"/>
            <w:rPrChange w:id="43" w:author="Sujil Kumar Koottathampathiyil" w:date="2022-06-09T11:19:00Z">
              <w:rPr>
                <w:rFonts w:ascii="Arial" w:hAnsi="Arial" w:cs="Arial"/>
              </w:rPr>
            </w:rPrChange>
          </w:rPr>
          <w:delText>T</w:delText>
        </w:r>
      </w:del>
      <w:del w:id="44" w:author="Sujil Kumar Koottathampathiyil" w:date="2022-06-11T22:27:00Z">
        <w:r w:rsidRPr="00FD79BE" w:rsidDel="00682CCB">
          <w:rPr>
            <w:rFonts w:ascii="Arial" w:hAnsi="Arial" w:cs="Arial"/>
            <w:sz w:val="24"/>
            <w:szCs w:val="24"/>
            <w:rPrChange w:id="45" w:author="Sujil Kumar Koottathampathiyil" w:date="2022-06-09T11:19:00Z">
              <w:rPr>
                <w:rFonts w:ascii="Arial" w:hAnsi="Arial" w:cs="Arial"/>
              </w:rPr>
            </w:rPrChange>
          </w:rPr>
          <w:delText xml:space="preserve">his study is going to make new findings that are useful for </w:delText>
        </w:r>
      </w:del>
      <w:del w:id="46" w:author="Sujil Kumar Koottathampathiyil" w:date="2022-06-08T19:40:00Z">
        <w:r w:rsidRPr="00FD79BE" w:rsidDel="004947CD">
          <w:rPr>
            <w:rFonts w:ascii="Arial" w:hAnsi="Arial" w:cs="Arial"/>
            <w:sz w:val="24"/>
            <w:szCs w:val="24"/>
            <w:rPrChange w:id="47" w:author="Sujil Kumar Koottathampathiyil" w:date="2022-06-09T11:19:00Z">
              <w:rPr>
                <w:rFonts w:ascii="Arial" w:hAnsi="Arial" w:cs="Arial"/>
              </w:rPr>
            </w:rPrChange>
          </w:rPr>
          <w:delText xml:space="preserve">govt. </w:delText>
        </w:r>
      </w:del>
      <w:del w:id="48" w:author="Sujil Kumar Koottathampathiyil" w:date="2022-06-11T22:27:00Z">
        <w:r w:rsidRPr="00FD79BE" w:rsidDel="00682CCB">
          <w:rPr>
            <w:rFonts w:ascii="Arial" w:hAnsi="Arial" w:cs="Arial"/>
            <w:sz w:val="24"/>
            <w:szCs w:val="24"/>
            <w:rPrChange w:id="49" w:author="Sujil Kumar Koottathampathiyil" w:date="2022-06-09T11:19:00Z">
              <w:rPr>
                <w:rFonts w:ascii="Arial" w:hAnsi="Arial" w:cs="Arial"/>
              </w:rPr>
            </w:rPrChange>
          </w:rPr>
          <w:delText>entities to</w:delText>
        </w:r>
      </w:del>
      <w:ins w:id="50" w:author="Jack Mc Donnell" w:date="2022-06-09T13:50:00Z">
        <w:del w:id="51" w:author="Sujil Kumar Koottathampathiyil" w:date="2022-06-11T22:27:00Z">
          <w:r w:rsidRPr="00FD79BE" w:rsidDel="00682CCB">
            <w:rPr>
              <w:rFonts w:ascii="Arial" w:hAnsi="Arial" w:cs="Arial"/>
              <w:sz w:val="24"/>
              <w:szCs w:val="24"/>
            </w:rPr>
            <w:delText>could</w:delText>
          </w:r>
        </w:del>
      </w:ins>
      <w:del w:id="52" w:author="Sujil Kumar Koottathampathiyil" w:date="2022-06-11T22:27:00Z">
        <w:r w:rsidRPr="00FD79BE" w:rsidDel="00682CCB">
          <w:rPr>
            <w:rFonts w:ascii="Arial" w:hAnsi="Arial" w:cs="Arial"/>
            <w:sz w:val="24"/>
            <w:szCs w:val="24"/>
            <w:rPrChange w:id="53" w:author="Sujil Kumar Koottathampathiyil" w:date="2022-06-09T11:19:00Z">
              <w:rPr>
                <w:rFonts w:ascii="Arial" w:hAnsi="Arial" w:cs="Arial"/>
              </w:rPr>
            </w:rPrChange>
          </w:rPr>
          <w:delText xml:space="preserve"> mak</w:delText>
        </w:r>
      </w:del>
      <w:ins w:id="54" w:author="Jack Mc Donnell" w:date="2022-06-09T13:51:00Z">
        <w:del w:id="55" w:author="Sujil Kumar Koottathampathiyil" w:date="2022-06-11T22:27:00Z">
          <w:r w:rsidRPr="00FD79BE" w:rsidDel="00682CCB">
            <w:rPr>
              <w:rFonts w:ascii="Arial" w:hAnsi="Arial" w:cs="Arial"/>
              <w:sz w:val="24"/>
              <w:szCs w:val="24"/>
            </w:rPr>
            <w:delText>e</w:delText>
          </w:r>
        </w:del>
      </w:ins>
      <w:del w:id="56" w:author="Sujil Kumar Koottathampathiyil" w:date="2022-06-08T19:41:00Z">
        <w:r w:rsidRPr="00FD79BE" w:rsidDel="004947CD">
          <w:rPr>
            <w:rFonts w:ascii="Arial" w:hAnsi="Arial" w:cs="Arial"/>
            <w:sz w:val="24"/>
            <w:szCs w:val="24"/>
            <w:rPrChange w:id="57" w:author="Sujil Kumar Koottathampathiyil" w:date="2022-06-09T11:19:00Z">
              <w:rPr>
                <w:rFonts w:ascii="Arial" w:hAnsi="Arial" w:cs="Arial"/>
              </w:rPr>
            </w:rPrChange>
          </w:rPr>
          <w:delText>e</w:delText>
        </w:r>
      </w:del>
      <w:del w:id="58" w:author="Sujil Kumar Koottathampathiyil" w:date="2022-06-11T22:27:00Z">
        <w:r w:rsidRPr="00FD79BE" w:rsidDel="00682CCB">
          <w:rPr>
            <w:rFonts w:ascii="Arial" w:hAnsi="Arial" w:cs="Arial"/>
            <w:sz w:val="24"/>
            <w:szCs w:val="24"/>
            <w:rPrChange w:id="59" w:author="Sujil Kumar Koottathampathiyil" w:date="2022-06-09T11:19:00Z">
              <w:rPr>
                <w:rFonts w:ascii="Arial" w:hAnsi="Arial" w:cs="Arial"/>
              </w:rPr>
            </w:rPrChange>
          </w:rPr>
          <w:delText xml:space="preserve"> policies that could reduce the mortality rate in the future.</w:delText>
        </w:r>
        <w:commentRangeStart w:id="60"/>
        <w:r w:rsidRPr="00FD79BE" w:rsidDel="00682CCB">
          <w:rPr>
            <w:rFonts w:ascii="Arial" w:hAnsi="Arial" w:cs="Arial"/>
            <w:sz w:val="24"/>
            <w:szCs w:val="24"/>
            <w:rPrChange w:id="61" w:author="Sujil Kumar Koottathampathiyil" w:date="2022-06-09T11:19:00Z">
              <w:rPr>
                <w:rFonts w:ascii="Arial" w:hAnsi="Arial" w:cs="Arial"/>
              </w:rPr>
            </w:rPrChange>
          </w:rPr>
          <w:delText xml:space="preserve"> I will be looking at different aspects of suicides and predicting how much more suicides are going to happen in the coming years in different countries.</w:delText>
        </w:r>
        <w:commentRangeEnd w:id="60"/>
        <w:r w:rsidRPr="00FD79BE" w:rsidDel="00682CCB">
          <w:rPr>
            <w:rStyle w:val="CommentReference"/>
            <w:rFonts w:ascii="Arial" w:hAnsi="Arial" w:cs="Arial"/>
          </w:rPr>
          <w:commentReference w:id="60"/>
        </w:r>
      </w:del>
      <w:ins w:id="62" w:author="Sujil Kumar Koottathampathiyil" w:date="2022-06-11T22:26:00Z">
        <w:r w:rsidRPr="00FD79BE">
          <w:rPr>
            <w:rFonts w:ascii="Arial" w:hAnsi="Arial" w:cs="Arial"/>
            <w:sz w:val="24"/>
            <w:szCs w:val="24"/>
          </w:rPr>
          <w:t xml:space="preserve">This iteration is a deep dive into the suicide dataset to learn much more about </w:t>
        </w:r>
      </w:ins>
      <w:ins w:id="63" w:author="Sujil Kumar Koottathampathiyil" w:date="2022-06-12T23:48:00Z">
        <w:r w:rsidRPr="00FD79BE">
          <w:rPr>
            <w:rFonts w:ascii="Arial" w:hAnsi="Arial" w:cs="Arial"/>
            <w:sz w:val="24"/>
            <w:szCs w:val="24"/>
          </w:rPr>
          <w:t xml:space="preserve">the </w:t>
        </w:r>
      </w:ins>
      <w:ins w:id="64" w:author="Sujil Kumar Koottathampathiyil" w:date="2022-06-11T22:26:00Z">
        <w:r w:rsidRPr="00FD79BE">
          <w:rPr>
            <w:rFonts w:ascii="Arial" w:hAnsi="Arial" w:cs="Arial"/>
            <w:sz w:val="24"/>
            <w:szCs w:val="24"/>
          </w:rPr>
          <w:t xml:space="preserve">reasons for the thousands of suicides that occur each year around the world. Even though various studies on suicide have already been done previously, such as John et al. </w:t>
        </w:r>
      </w:ins>
      <w:r w:rsidR="0044020A" w:rsidRPr="00FD79BE">
        <w:rPr>
          <w:rFonts w:ascii="Arial" w:hAnsi="Arial" w:cs="Arial"/>
          <w:color w:val="000000"/>
          <w:sz w:val="24"/>
          <w:szCs w:val="24"/>
        </w:rPr>
        <w:t>(2018)</w:t>
      </w:r>
      <w:ins w:id="65" w:author="Sujil Kumar Koottathampathiyil" w:date="2022-06-11T22:26:00Z">
        <w:r w:rsidRPr="00FD79BE">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66" w:author="Sujil Kumar Koottathampathiyil" w:date="2022-06-11T22:29:00Z">
        <w:r w:rsidRPr="00FD79BE">
          <w:rPr>
            <w:rFonts w:ascii="Arial" w:hAnsi="Arial" w:cs="Arial"/>
            <w:sz w:val="24"/>
            <w:szCs w:val="24"/>
          </w:rPr>
          <w:t xml:space="preserve"> </w:t>
        </w:r>
      </w:ins>
      <w:ins w:id="67" w:author="Sujil Kumar Koottathampathiyil" w:date="2022-06-11T22:31:00Z">
        <w:r w:rsidRPr="00FD79BE">
          <w:rPr>
            <w:rFonts w:ascii="Arial" w:hAnsi="Arial" w:cs="Arial"/>
            <w:sz w:val="24"/>
            <w:szCs w:val="24"/>
          </w:rPr>
          <w:t>This research will look at a variety of suicide attributes and predict how many more fatalities will occur in various countries in the next years.</w:t>
        </w:r>
      </w:ins>
    </w:p>
    <w:p w14:paraId="09693B35" w14:textId="7AE15C73" w:rsidR="0076485D" w:rsidRPr="00FD79BE" w:rsidRDefault="00A25231" w:rsidP="00A25231">
      <w:pPr>
        <w:spacing w:line="360" w:lineRule="auto"/>
        <w:jc w:val="both"/>
        <w:rPr>
          <w:rFonts w:ascii="Arial" w:hAnsi="Arial" w:cs="Arial"/>
          <w:sz w:val="24"/>
          <w:szCs w:val="24"/>
          <w:rPrChange w:id="68" w:author="Sujil Kumar Koottathampathiyil" w:date="2022-06-09T11:19:00Z">
            <w:rPr>
              <w:rFonts w:ascii="Arial" w:hAnsi="Arial" w:cs="Arial"/>
            </w:rPr>
          </w:rPrChange>
        </w:rPr>
      </w:pPr>
      <w:r w:rsidRPr="00FD79BE">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FD79BE">
        <w:rPr>
          <w:rFonts w:ascii="Arial" w:hAnsi="Arial" w:cs="Arial"/>
          <w:color w:val="000000"/>
          <w:sz w:val="24"/>
          <w:szCs w:val="24"/>
        </w:rPr>
        <w:t>(2012)</w:t>
      </w:r>
      <w:r w:rsidRPr="00FD79BE">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del w:id="69" w:author="Sujil Kumar Koottathampathiyil" w:date="2022-06-09T00:18:00Z">
        <w:r w:rsidRPr="00FD79BE" w:rsidDel="005B6A3C">
          <w:rPr>
            <w:rFonts w:ascii="Arial" w:hAnsi="Arial" w:cs="Arial"/>
            <w:sz w:val="24"/>
            <w:szCs w:val="24"/>
            <w:rPrChange w:id="70"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r w:rsidRPr="00FD79BE">
        <w:rPr>
          <w:rFonts w:ascii="Arial" w:hAnsi="Arial" w:cs="Arial"/>
        </w:rPr>
        <w:t xml:space="preserve"> </w:t>
      </w:r>
      <w:r w:rsidRPr="00FD79BE">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77777777" w:rsidR="00944902" w:rsidRPr="00FD79BE" w:rsidRDefault="00944902" w:rsidP="00944902">
      <w:pPr>
        <w:spacing w:line="360" w:lineRule="auto"/>
        <w:jc w:val="both"/>
        <w:rPr>
          <w:ins w:id="71" w:author="Sujil Kumar Koottathampathiyil" w:date="2022-06-09T00:35:00Z"/>
          <w:rFonts w:ascii="Arial" w:hAnsi="Arial" w:cs="Arial"/>
          <w:sz w:val="24"/>
          <w:szCs w:val="24"/>
          <w:rPrChange w:id="72" w:author="Sujil Kumar Koottathampathiyil" w:date="2022-06-11T23:13:00Z">
            <w:rPr>
              <w:ins w:id="73" w:author="Sujil Kumar Koottathampathiyil" w:date="2022-06-09T00:35:00Z"/>
              <w:rFonts w:ascii="Arial" w:hAnsi="Arial" w:cs="Arial"/>
            </w:rPr>
          </w:rPrChange>
        </w:rPr>
      </w:pPr>
      <w:del w:id="74" w:author="Sujil Kumar Koottathampathiyil" w:date="2022-06-09T00:20:00Z">
        <w:r w:rsidRPr="00FD79BE" w:rsidDel="00EF6FD2">
          <w:rPr>
            <w:rFonts w:ascii="Arial" w:hAnsi="Arial" w:cs="Arial"/>
            <w:sz w:val="24"/>
            <w:szCs w:val="24"/>
            <w:rPrChange w:id="75" w:author="Sujil Kumar Koottathampathiyil" w:date="2022-06-09T11:19:00Z">
              <w:rPr>
                <w:rFonts w:ascii="Arial" w:hAnsi="Arial" w:cs="Arial"/>
              </w:rPr>
            </w:rPrChange>
          </w:rPr>
          <w:delText xml:space="preserve">As </w:delText>
        </w:r>
      </w:del>
      <w:del w:id="76" w:author="Sujil Kumar Koottathampathiyil" w:date="2022-06-09T00:19:00Z">
        <w:r w:rsidRPr="00FD79BE" w:rsidDel="00EF6FD2">
          <w:rPr>
            <w:rFonts w:ascii="Arial" w:hAnsi="Arial" w:cs="Arial"/>
            <w:sz w:val="24"/>
            <w:szCs w:val="24"/>
            <w:rPrChange w:id="77" w:author="Sujil Kumar Koottathampathiyil" w:date="2022-06-09T11:19:00Z">
              <w:rPr>
                <w:rFonts w:ascii="Arial" w:hAnsi="Arial" w:cs="Arial"/>
              </w:rPr>
            </w:rPrChange>
          </w:rPr>
          <w:delText xml:space="preserve">we </w:delText>
        </w:r>
      </w:del>
      <w:del w:id="78" w:author="Sujil Kumar Koottathampathiyil" w:date="2022-06-09T00:20:00Z">
        <w:r w:rsidRPr="00FD79BE" w:rsidDel="00EF6FD2">
          <w:rPr>
            <w:rFonts w:ascii="Arial" w:hAnsi="Arial" w:cs="Arial"/>
            <w:sz w:val="24"/>
            <w:szCs w:val="24"/>
            <w:rPrChange w:id="79" w:author="Sujil Kumar Koottathampathiyil" w:date="2022-06-09T11:19:00Z">
              <w:rPr>
                <w:rFonts w:ascii="Arial" w:hAnsi="Arial" w:cs="Arial"/>
              </w:rPr>
            </w:rPrChange>
          </w:rPr>
          <w:delText>it’s been always so heartbreaking listening to each time, we listen to some news about the number of people committing suicide every day in different part of the world</w:delText>
        </w:r>
      </w:del>
      <w:ins w:id="80" w:author="Jack Mc Donnell" w:date="2022-06-09T13:52:00Z">
        <w:del w:id="81" w:author="Sujil Kumar Koottathampathiyil" w:date="2022-06-11T22:35:00Z">
          <w:r w:rsidRPr="00FD79BE" w:rsidDel="008636A2">
            <w:rPr>
              <w:rFonts w:ascii="Arial" w:hAnsi="Arial" w:cs="Arial"/>
              <w:sz w:val="24"/>
              <w:szCs w:val="24"/>
            </w:rPr>
            <w:delText>economic</w:delText>
          </w:r>
        </w:del>
      </w:ins>
      <w:del w:id="82" w:author="Sujil Kumar Koottathampathiyil" w:date="2022-06-11T22:35:00Z">
        <w:r w:rsidRPr="00FD79BE" w:rsidDel="008636A2">
          <w:rPr>
            <w:rFonts w:ascii="Arial" w:hAnsi="Arial" w:cs="Arial"/>
            <w:sz w:val="24"/>
            <w:szCs w:val="24"/>
            <w:rPrChange w:id="83" w:author="Sujil Kumar Koottathampathiyil" w:date="2022-06-09T11:19:00Z">
              <w:rPr>
                <w:rFonts w:ascii="Arial" w:hAnsi="Arial" w:cs="Arial"/>
              </w:rPr>
            </w:rPrChange>
          </w:rPr>
          <w:delText xml:space="preserve">. </w:delText>
        </w:r>
      </w:del>
      <w:ins w:id="84" w:author="Sujil Kumar Koottathampathiyil" w:date="2022-06-11T22:37:00Z">
        <w:r w:rsidRPr="00FD79BE">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ins w:id="85" w:author="Sujil Kumar Koottathampathiyil" w:date="2022-06-11T22:35:00Z">
        <w:r w:rsidRPr="00FD79BE">
          <w:rPr>
            <w:rFonts w:ascii="Arial" w:hAnsi="Arial" w:cs="Arial"/>
            <w:sz w:val="24"/>
            <w:szCs w:val="24"/>
          </w:rPr>
          <w:t xml:space="preserve"> </w:t>
        </w:r>
      </w:ins>
      <w:ins w:id="86" w:author="Sujil Kumar Koottathampathiyil" w:date="2022-06-11T22:40:00Z">
        <w:r w:rsidRPr="00FD79BE">
          <w:rPr>
            <w:rFonts w:ascii="Arial" w:hAnsi="Arial" w:cs="Arial"/>
            <w:sz w:val="24"/>
            <w:szCs w:val="24"/>
          </w:rPr>
          <w:t>When you see that kind of observation and data insights in Explanatory data analysis (EDA), it's always suspicious</w:t>
        </w:r>
      </w:ins>
      <w:ins w:id="87" w:author="Sujil Kumar Koottathampathiyil" w:date="2022-06-12T09:31:00Z">
        <w:r w:rsidRPr="00FD79BE">
          <w:rPr>
            <w:rFonts w:ascii="Arial" w:hAnsi="Arial" w:cs="Arial"/>
            <w:sz w:val="24"/>
            <w:szCs w:val="24"/>
          </w:rPr>
          <w:t xml:space="preserve"> (there is a presumption that there is a relationship between the conflict and suicides in two countries)</w:t>
        </w:r>
      </w:ins>
      <w:ins w:id="88" w:author="Sujil Kumar Koottathampathiyil" w:date="2022-06-11T22:40:00Z">
        <w:r w:rsidRPr="00FD79BE">
          <w:rPr>
            <w:rFonts w:ascii="Arial" w:hAnsi="Arial" w:cs="Arial"/>
            <w:sz w:val="24"/>
            <w:szCs w:val="24"/>
          </w:rPr>
          <w:t>; the two countries, among others, have high suicide rates.</w:t>
        </w:r>
      </w:ins>
    </w:p>
    <w:p w14:paraId="61FC2542" w14:textId="77777777" w:rsidR="00030B34" w:rsidRPr="00FD79BE" w:rsidRDefault="00030B34"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030B34" w:rsidRPr="00FD79BE" w14:paraId="796B1D05" w14:textId="77777777" w:rsidTr="00536150">
        <w:tc>
          <w:tcPr>
            <w:tcW w:w="4675" w:type="dxa"/>
          </w:tcPr>
          <w:p w14:paraId="6E85AFB6" w14:textId="77777777" w:rsidR="00030B34" w:rsidRPr="00FD79BE" w:rsidRDefault="00030B34" w:rsidP="00536150">
            <w:pPr>
              <w:spacing w:line="360" w:lineRule="auto"/>
              <w:jc w:val="both"/>
              <w:rPr>
                <w:rFonts w:ascii="Arial" w:hAnsi="Arial" w:cs="Arial"/>
                <w:b/>
                <w:bCs/>
                <w:sz w:val="24"/>
                <w:szCs w:val="24"/>
              </w:rPr>
            </w:pPr>
            <w:ins w:id="89" w:author="Sujil Kumar Koottathampathiyil" w:date="2022-06-12T23:11:00Z">
              <w:r w:rsidRPr="00FD79BE">
                <w:rPr>
                  <w:rFonts w:ascii="Arial" w:hAnsi="Arial" w:cs="Arial"/>
                  <w:b/>
                  <w:bCs/>
                  <w:sz w:val="24"/>
                  <w:szCs w:val="24"/>
                </w:rPr>
                <w:lastRenderedPageBreak/>
                <w:t>Research questions</w:t>
              </w:r>
            </w:ins>
          </w:p>
        </w:tc>
        <w:tc>
          <w:tcPr>
            <w:tcW w:w="4675" w:type="dxa"/>
          </w:tcPr>
          <w:p w14:paraId="19B2BF8C" w14:textId="77777777" w:rsidR="00030B34" w:rsidRPr="00FD79BE" w:rsidRDefault="00030B34" w:rsidP="00536150">
            <w:pPr>
              <w:spacing w:line="360" w:lineRule="auto"/>
              <w:jc w:val="both"/>
              <w:rPr>
                <w:rFonts w:ascii="Arial" w:hAnsi="Arial" w:cs="Arial"/>
                <w:b/>
                <w:bCs/>
                <w:sz w:val="24"/>
                <w:szCs w:val="24"/>
              </w:rPr>
            </w:pPr>
            <w:r w:rsidRPr="00FD79BE">
              <w:rPr>
                <w:rFonts w:ascii="Arial" w:hAnsi="Arial" w:cs="Arial"/>
                <w:b/>
                <w:bCs/>
                <w:sz w:val="24"/>
                <w:szCs w:val="24"/>
              </w:rPr>
              <w:t>Project Goals</w:t>
            </w:r>
          </w:p>
        </w:tc>
      </w:tr>
      <w:tr w:rsidR="00030B34" w:rsidRPr="00FD79BE" w14:paraId="1DE45AE2" w14:textId="77777777" w:rsidTr="00536150">
        <w:tc>
          <w:tcPr>
            <w:tcW w:w="4675" w:type="dxa"/>
          </w:tcPr>
          <w:p w14:paraId="1D454DBE"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to create a multipurpose web app for prediction.</w:t>
            </w:r>
          </w:p>
          <w:p w14:paraId="06C42E7F"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to handle mass data on the database server?</w:t>
            </w:r>
          </w:p>
          <w:p w14:paraId="2F3861A7"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to make db schema ?</w:t>
            </w:r>
          </w:p>
          <w:p w14:paraId="21072141"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Get feedbacks from page visitors.</w:t>
            </w:r>
          </w:p>
          <w:p w14:paraId="29938F6F"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suicide rates change in different countries.</w:t>
            </w:r>
          </w:p>
          <w:p w14:paraId="1CF2607B"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to re-run the models without affecting the speed of server or output?</w:t>
            </w:r>
          </w:p>
          <w:p w14:paraId="196C0948"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much data is having outliers dynamically?</w:t>
            </w:r>
          </w:p>
          <w:p w14:paraId="60ACC447"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Check for any trend in suicides in different countries over the years.</w:t>
            </w:r>
          </w:p>
          <w:p w14:paraId="5EF2CFAD"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Check reasons why suicides in each country changed over the years?</w:t>
            </w:r>
          </w:p>
        </w:tc>
        <w:tc>
          <w:tcPr>
            <w:tcW w:w="4675" w:type="dxa"/>
          </w:tcPr>
          <w:p w14:paraId="241611AA" w14:textId="77777777" w:rsidR="00030B34" w:rsidRPr="00FD79BE" w:rsidRDefault="00030B34" w:rsidP="00536150">
            <w:pPr>
              <w:pStyle w:val="ListParagraph"/>
              <w:numPr>
                <w:ilvl w:val="0"/>
                <w:numId w:val="7"/>
              </w:numPr>
              <w:spacing w:after="200" w:line="276" w:lineRule="auto"/>
              <w:rPr>
                <w:ins w:id="90" w:author="Sujil Kumar Koottathampathiyil" w:date="2022-06-12T23:11:00Z"/>
                <w:rFonts w:ascii="Arial" w:hAnsi="Arial" w:cs="Arial"/>
                <w:sz w:val="24"/>
                <w:szCs w:val="24"/>
              </w:rPr>
            </w:pPr>
            <w:ins w:id="91" w:author="Sujil Kumar Koottathampathiyil" w:date="2022-06-12T23:11:00Z">
              <w:r w:rsidRPr="00FD79BE">
                <w:rPr>
                  <w:rFonts w:ascii="Arial" w:hAnsi="Arial" w:cs="Arial"/>
                  <w:sz w:val="24"/>
                  <w:szCs w:val="24"/>
                </w:rPr>
                <w:t xml:space="preserve">Check relation between </w:t>
              </w:r>
            </w:ins>
            <w:r w:rsidRPr="00FD79BE">
              <w:rPr>
                <w:rFonts w:ascii="Arial" w:hAnsi="Arial" w:cs="Arial"/>
                <w:sz w:val="24"/>
                <w:szCs w:val="24"/>
              </w:rPr>
              <w:t>GDPs</w:t>
            </w:r>
            <w:ins w:id="92" w:author="Sujil Kumar Koottathampathiyil" w:date="2022-06-12T23:11:00Z">
              <w:r w:rsidRPr="00FD79BE">
                <w:rPr>
                  <w:rFonts w:ascii="Arial" w:hAnsi="Arial" w:cs="Arial"/>
                  <w:sz w:val="24"/>
                  <w:szCs w:val="24"/>
                </w:rPr>
                <w:t xml:space="preserve"> Per Capita and suicide rate</w:t>
              </w:r>
            </w:ins>
          </w:p>
          <w:p w14:paraId="7DB07D39" w14:textId="77777777" w:rsidR="00030B34" w:rsidRPr="00FD79BE" w:rsidRDefault="00030B34" w:rsidP="00536150">
            <w:pPr>
              <w:pStyle w:val="ListParagraph"/>
              <w:numPr>
                <w:ilvl w:val="0"/>
                <w:numId w:val="7"/>
              </w:numPr>
              <w:spacing w:after="200" w:line="276" w:lineRule="auto"/>
              <w:rPr>
                <w:ins w:id="93" w:author="Sujil Kumar Koottathampathiyil" w:date="2022-06-12T23:11:00Z"/>
                <w:rFonts w:ascii="Arial" w:hAnsi="Arial" w:cs="Arial"/>
                <w:sz w:val="24"/>
                <w:szCs w:val="24"/>
              </w:rPr>
            </w:pPr>
            <w:ins w:id="94" w:author="Sujil Kumar Koottathampathiyil" w:date="2022-06-12T23:11:00Z">
              <w:r w:rsidRPr="00FD79BE">
                <w:rPr>
                  <w:rFonts w:ascii="Arial" w:hAnsi="Arial" w:cs="Arial"/>
                  <w:sz w:val="24"/>
                  <w:szCs w:val="24"/>
                </w:rPr>
                <w:t>Which country is affected by the highest number of suicides with respect to population?</w:t>
              </w:r>
            </w:ins>
          </w:p>
          <w:p w14:paraId="76C0E512" w14:textId="77777777" w:rsidR="00030B34" w:rsidRPr="00FD79BE" w:rsidRDefault="00030B34" w:rsidP="00536150">
            <w:pPr>
              <w:pStyle w:val="ListParagraph"/>
              <w:numPr>
                <w:ilvl w:val="0"/>
                <w:numId w:val="7"/>
              </w:numPr>
              <w:spacing w:after="200" w:line="276" w:lineRule="auto"/>
              <w:rPr>
                <w:ins w:id="95" w:author="Sujil Kumar Koottathampathiyil" w:date="2022-06-12T23:11:00Z"/>
                <w:rFonts w:ascii="Arial" w:hAnsi="Arial" w:cs="Arial"/>
                <w:sz w:val="24"/>
                <w:szCs w:val="24"/>
              </w:rPr>
            </w:pPr>
            <w:ins w:id="96" w:author="Sujil Kumar Koottathampathiyil" w:date="2022-06-12T23:11:00Z">
              <w:r w:rsidRPr="00FD79BE">
                <w:rPr>
                  <w:rFonts w:ascii="Arial" w:hAnsi="Arial" w:cs="Arial"/>
                  <w:sz w:val="24"/>
                  <w:szCs w:val="24"/>
                </w:rPr>
                <w:t>Which age groups is more likely to suicide?</w:t>
              </w:r>
            </w:ins>
          </w:p>
          <w:p w14:paraId="6120DCFF" w14:textId="77777777" w:rsidR="00030B34" w:rsidRPr="00FD79BE" w:rsidRDefault="00030B34" w:rsidP="00536150">
            <w:pPr>
              <w:pStyle w:val="ListParagraph"/>
              <w:numPr>
                <w:ilvl w:val="0"/>
                <w:numId w:val="7"/>
              </w:numPr>
              <w:spacing w:after="200" w:line="276" w:lineRule="auto"/>
              <w:rPr>
                <w:ins w:id="97" w:author="Sujil Kumar Koottathampathiyil" w:date="2022-06-12T23:11:00Z"/>
                <w:rFonts w:ascii="Arial" w:hAnsi="Arial" w:cs="Arial"/>
                <w:sz w:val="24"/>
                <w:szCs w:val="24"/>
              </w:rPr>
            </w:pPr>
            <w:ins w:id="98" w:author="Sujil Kumar Koottathampathiyil" w:date="2022-06-12T23:11:00Z">
              <w:r w:rsidRPr="00FD79BE">
                <w:rPr>
                  <w:rFonts w:ascii="Arial" w:hAnsi="Arial" w:cs="Arial"/>
                  <w:sz w:val="24"/>
                  <w:szCs w:val="24"/>
                </w:rPr>
                <w:t xml:space="preserve">Predict number of suicides going to happen in each continent in next 5 years </w:t>
              </w:r>
            </w:ins>
          </w:p>
          <w:p w14:paraId="44CB0D69" w14:textId="77777777" w:rsidR="00030B34" w:rsidRPr="00FD79BE" w:rsidRDefault="00030B34" w:rsidP="00536150">
            <w:pPr>
              <w:pStyle w:val="ListParagraph"/>
              <w:numPr>
                <w:ilvl w:val="0"/>
                <w:numId w:val="7"/>
              </w:numPr>
              <w:spacing w:after="200" w:line="276" w:lineRule="auto"/>
              <w:rPr>
                <w:ins w:id="99" w:author="Sujil Kumar Koottathampathiyil" w:date="2022-06-12T23:11:00Z"/>
                <w:rFonts w:ascii="Arial" w:hAnsi="Arial" w:cs="Arial"/>
                <w:sz w:val="24"/>
                <w:szCs w:val="24"/>
              </w:rPr>
            </w:pPr>
            <w:ins w:id="100" w:author="Sujil Kumar Koottathampathiyil" w:date="2022-06-12T23:11:00Z">
              <w:r w:rsidRPr="00FD79BE">
                <w:rPr>
                  <w:rFonts w:ascii="Arial" w:hAnsi="Arial" w:cs="Arial"/>
                  <w:sz w:val="24"/>
                  <w:szCs w:val="24"/>
                </w:rPr>
                <w:t>Predict top 5 countries with least number suicides in coming 5 years.</w:t>
              </w:r>
            </w:ins>
          </w:p>
          <w:p w14:paraId="3CCE48C4" w14:textId="77777777" w:rsidR="00030B34" w:rsidRPr="00FD79BE" w:rsidRDefault="00030B34" w:rsidP="00536150">
            <w:pPr>
              <w:pStyle w:val="ListParagraph"/>
              <w:numPr>
                <w:ilvl w:val="0"/>
                <w:numId w:val="7"/>
              </w:numPr>
              <w:spacing w:after="200" w:line="276" w:lineRule="auto"/>
              <w:rPr>
                <w:rFonts w:ascii="Arial" w:hAnsi="Arial" w:cs="Arial"/>
                <w:sz w:val="24"/>
                <w:szCs w:val="24"/>
              </w:rPr>
            </w:pPr>
            <w:ins w:id="101" w:author="Sujil Kumar Koottathampathiyil" w:date="2022-06-12T23:11:00Z">
              <w:r w:rsidRPr="00FD79BE">
                <w:rPr>
                  <w:rFonts w:ascii="Arial" w:hAnsi="Arial" w:cs="Arial"/>
                  <w:sz w:val="24"/>
                  <w:szCs w:val="24"/>
                </w:rPr>
                <w:t>Find out the age group of people who are more likely to suicide?</w:t>
              </w:r>
            </w:ins>
          </w:p>
          <w:p w14:paraId="50CA55F4" w14:textId="77777777" w:rsidR="00030B34" w:rsidRPr="00FD79BE" w:rsidRDefault="00030B34" w:rsidP="00536150">
            <w:pPr>
              <w:pStyle w:val="ListParagraph"/>
              <w:numPr>
                <w:ilvl w:val="0"/>
                <w:numId w:val="7"/>
              </w:numPr>
              <w:spacing w:after="200" w:line="276" w:lineRule="auto"/>
              <w:rPr>
                <w:rFonts w:ascii="Arial" w:hAnsi="Arial" w:cs="Arial"/>
                <w:sz w:val="24"/>
                <w:szCs w:val="24"/>
              </w:rPr>
            </w:pPr>
            <w:r w:rsidRPr="00FD79BE">
              <w:rPr>
                <w:rFonts w:ascii="Arial" w:hAnsi="Arial" w:cs="Arial"/>
                <w:sz w:val="24"/>
                <w:szCs w:val="24"/>
              </w:rPr>
              <w:t>Check the performance of each model by looking the error and accuracy.</w:t>
            </w:r>
          </w:p>
          <w:p w14:paraId="7D5047CE" w14:textId="77777777" w:rsidR="00030B34" w:rsidRPr="00FD79BE" w:rsidRDefault="00030B34" w:rsidP="00536150">
            <w:pPr>
              <w:pStyle w:val="ListParagraph"/>
              <w:numPr>
                <w:ilvl w:val="0"/>
                <w:numId w:val="7"/>
              </w:numPr>
              <w:spacing w:after="200" w:line="276" w:lineRule="auto"/>
              <w:rPr>
                <w:rFonts w:ascii="Arial" w:hAnsi="Arial" w:cs="Arial"/>
                <w:sz w:val="24"/>
                <w:szCs w:val="24"/>
              </w:rPr>
            </w:pPr>
            <w:r w:rsidRPr="00FD79BE">
              <w:rPr>
                <w:rFonts w:ascii="Arial" w:hAnsi="Arial" w:cs="Arial"/>
                <w:sz w:val="24"/>
                <w:szCs w:val="24"/>
              </w:rPr>
              <w:t>Make the app work according to the update from back-end.</w:t>
            </w:r>
          </w:p>
          <w:p w14:paraId="0BDFA5B2" w14:textId="77777777" w:rsidR="00030B34" w:rsidRPr="00FD79BE" w:rsidRDefault="00030B34" w:rsidP="00536150">
            <w:pPr>
              <w:spacing w:line="360" w:lineRule="auto"/>
              <w:jc w:val="both"/>
              <w:rPr>
                <w:rFonts w:ascii="Arial" w:hAnsi="Arial" w:cs="Arial"/>
                <w:b/>
                <w:bCs/>
                <w:sz w:val="28"/>
                <w:szCs w:val="28"/>
              </w:rPr>
            </w:pPr>
          </w:p>
        </w:tc>
      </w:tr>
    </w:tbl>
    <w:p w14:paraId="05A6E401" w14:textId="77777777" w:rsidR="00030B34" w:rsidRPr="00FD79BE" w:rsidRDefault="00030B34" w:rsidP="006152F4">
      <w:pPr>
        <w:spacing w:line="360" w:lineRule="auto"/>
        <w:ind w:firstLine="720"/>
        <w:jc w:val="both"/>
        <w:rPr>
          <w:rFonts w:ascii="Arial" w:hAnsi="Arial" w:cs="Arial"/>
          <w:sz w:val="24"/>
          <w:szCs w:val="24"/>
        </w:rPr>
      </w:pPr>
    </w:p>
    <w:p w14:paraId="6BDDF507" w14:textId="7BE1BE36" w:rsidR="00D42945" w:rsidRPr="00FD79BE" w:rsidRDefault="00944902" w:rsidP="006152F4">
      <w:pPr>
        <w:spacing w:line="360" w:lineRule="auto"/>
        <w:ind w:firstLine="720"/>
        <w:jc w:val="both"/>
        <w:rPr>
          <w:rFonts w:ascii="Arial" w:hAnsi="Arial" w:cs="Arial"/>
          <w:sz w:val="24"/>
          <w:szCs w:val="24"/>
        </w:rPr>
      </w:pPr>
      <w:moveToRangeStart w:id="102" w:author="Sujil Kumar Koottathampathiyil" w:date="2022-06-09T00:35:00Z" w:name="move105627368"/>
      <w:ins w:id="103" w:author="Sujil Kumar Koottathampathiyil" w:date="2022-06-09T00:35:00Z">
        <w:del w:id="104" w:author="Sujil Kumar Koottathampathiyil" w:date="2022-06-09T11:23:00Z">
          <w:r w:rsidRPr="00FD79BE" w:rsidDel="00C870F4">
            <w:rPr>
              <w:rFonts w:ascii="Arial" w:hAnsi="Arial" w:cs="Arial"/>
              <w:sz w:val="24"/>
              <w:szCs w:val="24"/>
              <w:rPrChange w:id="105" w:author="Sujil Kumar Koottathampathiyil" w:date="2022-06-11T23:13:00Z">
                <w:rPr>
                  <w:rFonts w:ascii="Arial" w:hAnsi="Arial" w:cs="Arial"/>
                </w:rPr>
              </w:rPrChange>
            </w:rPr>
            <w:delText xml:space="preserve">In </w:delText>
          </w:r>
        </w:del>
        <w:del w:id="106" w:author="Sujil Kumar Koottathampathiyil" w:date="2022-06-11T22:53:00Z">
          <w:r w:rsidRPr="00FD79BE" w:rsidDel="00887178">
            <w:rPr>
              <w:rFonts w:ascii="Arial" w:hAnsi="Arial" w:cs="Arial"/>
              <w:sz w:val="24"/>
              <w:szCs w:val="24"/>
              <w:rPrChange w:id="107" w:author="Sujil Kumar Koottathampathiyil" w:date="2022-06-11T23:13:00Z">
                <w:rPr>
                  <w:rFonts w:ascii="Arial" w:hAnsi="Arial" w:cs="Arial"/>
                </w:rPr>
              </w:rPrChange>
            </w:rPr>
            <w:delText xml:space="preserve">Ireland, as per the </w:delText>
          </w:r>
        </w:del>
        <w:del w:id="108" w:author="Sujil Kumar Koottathampathiyil" w:date="2022-06-09T11:22:00Z">
          <w:r w:rsidRPr="00FD79BE" w:rsidDel="006A733E">
            <w:rPr>
              <w:rFonts w:ascii="Arial" w:hAnsi="Arial" w:cs="Arial"/>
              <w:sz w:val="24"/>
              <w:szCs w:val="24"/>
              <w:rPrChange w:id="109" w:author="Sujil Kumar Koottathampathiyil" w:date="2022-06-11T23:13:00Z">
                <w:rPr>
                  <w:rFonts w:ascii="Arial" w:hAnsi="Arial" w:cs="Arial"/>
                </w:rPr>
              </w:rPrChange>
            </w:rPr>
            <w:delText xml:space="preserve"> of </w:delText>
          </w:r>
        </w:del>
        <w:del w:id="110" w:author="Sujil Kumar Koottathampathiyil" w:date="2022-06-11T22:53:00Z">
          <w:r w:rsidRPr="00FD79BE" w:rsidDel="00887178">
            <w:rPr>
              <w:rFonts w:ascii="Arial" w:hAnsi="Arial" w:cs="Arial"/>
              <w:sz w:val="24"/>
              <w:szCs w:val="24"/>
              <w:rPrChange w:id="111" w:author="Sujil Kumar Koottathampathiyil" w:date="2022-06-11T23:13:00Z">
                <w:rPr>
                  <w:rFonts w:ascii="Arial" w:hAnsi="Arial" w:cs="Arial"/>
                </w:rPr>
              </w:rPrChange>
            </w:rPr>
            <w:delText xml:space="preserve">2011, </w:delText>
          </w:r>
        </w:del>
        <w:del w:id="112" w:author="Sujil Kumar Koottathampathiyil" w:date="2022-06-09T11:25:00Z">
          <w:r w:rsidRPr="00FD79BE" w:rsidDel="00D342AD">
            <w:rPr>
              <w:rFonts w:ascii="Arial" w:hAnsi="Arial" w:cs="Arial"/>
              <w:sz w:val="24"/>
              <w:szCs w:val="24"/>
              <w:rPrChange w:id="113" w:author="Sujil Kumar Koottathampathiyil" w:date="2022-06-11T23:13:00Z">
                <w:rPr>
                  <w:rFonts w:ascii="Arial" w:hAnsi="Arial" w:cs="Arial"/>
                </w:rPr>
              </w:rPrChange>
            </w:rPr>
            <w:delText>554</w:delText>
          </w:r>
        </w:del>
        <w:del w:id="114" w:author="Sujil Kumar Koottathampathiyil" w:date="2022-06-11T22:53:00Z">
          <w:r w:rsidRPr="00FD79BE" w:rsidDel="00887178">
            <w:rPr>
              <w:rFonts w:ascii="Arial" w:hAnsi="Arial" w:cs="Arial"/>
              <w:sz w:val="24"/>
              <w:szCs w:val="24"/>
              <w:rPrChange w:id="115" w:author="Sujil Kumar Koottathampathiyil" w:date="2022-06-11T23:13:00Z">
                <w:rPr>
                  <w:rFonts w:ascii="Arial" w:hAnsi="Arial" w:cs="Arial"/>
                </w:rPr>
              </w:rPrChange>
            </w:rPr>
            <w:delText xml:space="preserve"> people suicide in 2011 alone. I assume </w:delText>
          </w:r>
        </w:del>
        <w:del w:id="116" w:author="Sujil Kumar Koottathampathiyil" w:date="2022-06-09T00:36:00Z">
          <w:r w:rsidRPr="00FD79BE" w:rsidDel="000841CF">
            <w:rPr>
              <w:rFonts w:ascii="Arial" w:hAnsi="Arial" w:cs="Arial"/>
              <w:sz w:val="24"/>
              <w:szCs w:val="24"/>
              <w:rPrChange w:id="117" w:author="Sujil Kumar Koottathampathiyil" w:date="2022-06-11T23:13:00Z">
                <w:rPr>
                  <w:rFonts w:ascii="Arial" w:hAnsi="Arial" w:cs="Arial"/>
                </w:rPr>
              </w:rPrChange>
            </w:rPr>
            <w:delText>there are number of circumstances that</w:delText>
          </w:r>
        </w:del>
        <w:del w:id="118" w:author="Sujil Kumar Koottathampathiyil" w:date="2022-06-09T11:23:00Z">
          <w:r w:rsidRPr="00FD79BE" w:rsidDel="00EA481E">
            <w:rPr>
              <w:rFonts w:ascii="Arial" w:hAnsi="Arial" w:cs="Arial"/>
              <w:sz w:val="24"/>
              <w:szCs w:val="24"/>
              <w:rPrChange w:id="119" w:author="Sujil Kumar Koottathampathiyil" w:date="2022-06-11T23:13:00Z">
                <w:rPr>
                  <w:rFonts w:ascii="Arial" w:hAnsi="Arial" w:cs="Arial"/>
                </w:rPr>
              </w:rPrChange>
            </w:rPr>
            <w:delText xml:space="preserve"> affect people</w:delText>
          </w:r>
        </w:del>
        <w:del w:id="120" w:author="Sujil Kumar Koottathampathiyil" w:date="2022-06-09T11:24:00Z">
          <w:r w:rsidRPr="00FD79BE" w:rsidDel="00EA481E">
            <w:rPr>
              <w:rFonts w:ascii="Arial" w:hAnsi="Arial" w:cs="Arial"/>
              <w:sz w:val="24"/>
              <w:szCs w:val="24"/>
              <w:rPrChange w:id="121" w:author="Sujil Kumar Koottathampathiyil" w:date="2022-06-11T23:13:00Z">
                <w:rPr>
                  <w:rFonts w:ascii="Arial" w:hAnsi="Arial" w:cs="Arial"/>
                </w:rPr>
              </w:rPrChange>
            </w:rPr>
            <w:delText xml:space="preserve"> to commit suicide</w:delText>
          </w:r>
        </w:del>
        <w:del w:id="122" w:author="Sujil Kumar Koottathampathiyil" w:date="2022-06-11T22:53:00Z">
          <w:r w:rsidRPr="00FD79BE" w:rsidDel="00887178">
            <w:rPr>
              <w:rFonts w:ascii="Arial" w:hAnsi="Arial" w:cs="Arial"/>
              <w:sz w:val="24"/>
              <w:szCs w:val="24"/>
              <w:rPrChange w:id="123" w:author="Sujil Kumar Koottathampathiyil" w:date="2022-06-11T23:13:00Z">
                <w:rPr>
                  <w:rFonts w:ascii="Arial" w:hAnsi="Arial" w:cs="Arial"/>
                </w:rPr>
              </w:rPrChange>
            </w:rPr>
            <w:delText xml:space="preserve">. </w:delText>
          </w:r>
        </w:del>
      </w:ins>
      <w:moveToRangeEnd w:id="102"/>
      <w:ins w:id="124" w:author="Sujil Kumar Koottathampathiyil" w:date="2022-06-09T00:29:00Z">
        <w:del w:id="125" w:author="Sujil Kumar Koottathampathiyil" w:date="2022-06-11T22:53:00Z">
          <w:r w:rsidRPr="00FD79BE" w:rsidDel="00887178">
            <w:rPr>
              <w:rFonts w:ascii="Arial" w:hAnsi="Arial" w:cs="Arial"/>
              <w:sz w:val="24"/>
              <w:szCs w:val="24"/>
              <w:rPrChange w:id="126" w:author="Sujil Kumar Koottathampathiyil" w:date="2022-06-11T23:13:00Z">
                <w:rPr>
                  <w:rFonts w:ascii="Arial" w:hAnsi="Arial" w:cs="Arial"/>
                </w:rPr>
              </w:rPrChange>
            </w:rPr>
            <w:delText xml:space="preserve">Have you ever thought what are the possible reasons behind these figures? </w:delText>
          </w:r>
        </w:del>
      </w:ins>
      <w:ins w:id="127" w:author="Sujil Kumar Koottathampathiyil" w:date="2022-06-11T22:53:00Z">
        <w:r w:rsidRPr="00FD79BE">
          <w:rPr>
            <w:rFonts w:ascii="Arial" w:hAnsi="Arial" w:cs="Arial"/>
            <w:sz w:val="24"/>
            <w:szCs w:val="24"/>
          </w:rPr>
          <w:t xml:space="preserve">In 2011, 554 people in Ireland committed suicide, according to the </w:t>
        </w:r>
      </w:ins>
      <w:r w:rsidR="0044020A" w:rsidRPr="00FD79BE">
        <w:rPr>
          <w:rFonts w:ascii="Arial" w:hAnsi="Arial" w:cs="Arial"/>
          <w:color w:val="000000"/>
          <w:sz w:val="24"/>
          <w:szCs w:val="24"/>
        </w:rPr>
        <w:t>CSO statistical release</w:t>
      </w:r>
      <w:ins w:id="128" w:author="Sujil Kumar Koottathampathiyil" w:date="2022-06-11T22:53:00Z">
        <w:r w:rsidRPr="00FD79BE">
          <w:rPr>
            <w:rFonts w:ascii="Arial" w:hAnsi="Arial" w:cs="Arial"/>
            <w:sz w:val="24"/>
            <w:szCs w:val="24"/>
          </w:rPr>
          <w:t xml:space="preserve"> (2011). In terms of the country's population, this is a large figure. Each suicide will have its own set of motives. Have you given any thought to the various reasons of these figures? </w:t>
        </w:r>
      </w:ins>
      <w:ins w:id="129" w:author="Sujil Kumar Koottathampathiyil" w:date="2022-06-11T23:12:00Z">
        <w:r w:rsidRPr="00FD79BE">
          <w:rPr>
            <w:rFonts w:ascii="Arial" w:hAnsi="Arial" w:cs="Arial"/>
            <w:sz w:val="24"/>
            <w:szCs w:val="24"/>
          </w:rPr>
          <w:t>You</w:t>
        </w:r>
      </w:ins>
      <w:ins w:id="130" w:author="Sujil Kumar Koottathampathiyil" w:date="2022-06-11T23:11:00Z">
        <w:r w:rsidRPr="00FD79BE">
          <w:rPr>
            <w:rFonts w:ascii="Arial" w:hAnsi="Arial" w:cs="Arial"/>
            <w:sz w:val="24"/>
            <w:szCs w:val="24"/>
          </w:rPr>
          <w:t xml:space="preserve"> won't know the answers to these questions unless </w:t>
        </w:r>
      </w:ins>
      <w:ins w:id="131" w:author="Sujil Kumar Koottathampathiyil" w:date="2022-06-11T23:12:00Z">
        <w:r w:rsidRPr="00FD79BE">
          <w:rPr>
            <w:rFonts w:ascii="Arial" w:hAnsi="Arial" w:cs="Arial"/>
            <w:sz w:val="24"/>
            <w:szCs w:val="24"/>
          </w:rPr>
          <w:t>you</w:t>
        </w:r>
      </w:ins>
      <w:ins w:id="132" w:author="Sujil Kumar Koottathampathiyil" w:date="2022-06-11T23:11:00Z">
        <w:r w:rsidRPr="00FD79BE">
          <w:rPr>
            <w:rFonts w:ascii="Arial" w:hAnsi="Arial" w:cs="Arial"/>
            <w:sz w:val="24"/>
            <w:szCs w:val="24"/>
          </w:rPr>
          <w:t xml:space="preserve"> start studying and researching suicides, like Zetzsche</w:t>
        </w:r>
      </w:ins>
      <w:ins w:id="133" w:author="Sujil Kumar Koottathampathiyil" w:date="2022-06-11T23:12:00Z">
        <w:r w:rsidRPr="00FD79BE">
          <w:rPr>
            <w:rFonts w:ascii="Arial" w:hAnsi="Arial" w:cs="Arial"/>
            <w:sz w:val="24"/>
            <w:szCs w:val="24"/>
          </w:rPr>
          <w:t xml:space="preserve"> </w:t>
        </w:r>
      </w:ins>
      <w:ins w:id="134" w:author="Sujil Kumar Koottathampathiyil" w:date="2022-06-11T23:11:00Z">
        <w:r w:rsidRPr="00FD79BE">
          <w:rPr>
            <w:rFonts w:ascii="Arial" w:hAnsi="Arial" w:cs="Arial"/>
            <w:sz w:val="24"/>
            <w:szCs w:val="24"/>
          </w:rPr>
          <w:t>et al's </w:t>
        </w:r>
      </w:ins>
      <w:r w:rsidR="0044020A" w:rsidRPr="00FD79BE">
        <w:rPr>
          <w:rFonts w:ascii="Arial" w:hAnsi="Arial" w:cs="Arial"/>
          <w:color w:val="000000"/>
          <w:sz w:val="24"/>
          <w:szCs w:val="24"/>
        </w:rPr>
        <w:t>(2007)</w:t>
      </w:r>
      <w:ins w:id="135" w:author="Sujil Kumar Koottathampathiyil" w:date="2022-06-11T23:11:00Z">
        <w:r w:rsidRPr="00FD79BE">
          <w:rPr>
            <w:rFonts w:ascii="Arial" w:hAnsi="Arial" w:cs="Arial"/>
            <w:sz w:val="24"/>
            <w:szCs w:val="24"/>
          </w:rPr>
          <w:t xml:space="preserve"> research when they sought to figure out why people commit suicide in Western and Central Europe and came up with a few extremely interesting findings.</w:t>
        </w:r>
      </w:ins>
      <w:ins w:id="136" w:author="Sujil Kumar Koottathampathiyil" w:date="2022-06-11T23:13:00Z">
        <w:r w:rsidRPr="00FD79BE">
          <w:rPr>
            <w:rFonts w:ascii="Arial" w:hAnsi="Arial" w:cs="Arial"/>
            <w:sz w:val="24"/>
            <w:szCs w:val="24"/>
          </w:rPr>
          <w:t xml:space="preserve"> </w:t>
        </w:r>
      </w:ins>
      <w:ins w:id="137" w:author="Sujil Kumar Koottathampathiyil" w:date="2022-06-11T23:16:00Z">
        <w:r w:rsidRPr="00FD79BE">
          <w:rPr>
            <w:rFonts w:ascii="Arial" w:hAnsi="Arial" w:cs="Arial"/>
            <w:sz w:val="24"/>
            <w:szCs w:val="24"/>
          </w:rPr>
          <w:t xml:space="preserve">moreover, </w:t>
        </w:r>
      </w:ins>
      <w:r w:rsidR="00EB2DFC" w:rsidRPr="00FD79BE">
        <w:rPr>
          <w:rFonts w:ascii="Arial" w:hAnsi="Arial" w:cs="Arial"/>
          <w:sz w:val="24"/>
          <w:szCs w:val="24"/>
        </w:rPr>
        <w:t>all</w:t>
      </w:r>
      <w:ins w:id="138" w:author="Sujil Kumar Koottathampathiyil" w:date="2022-06-11T23:16:00Z">
        <w:r w:rsidRPr="00FD79BE">
          <w:rPr>
            <w:rFonts w:ascii="Arial" w:hAnsi="Arial" w:cs="Arial"/>
            <w:sz w:val="24"/>
            <w:szCs w:val="24"/>
          </w:rPr>
          <w:t xml:space="preserve"> the suicides might be due to a number of factors that we are not aware of. To put it differently, collecting </w:t>
        </w:r>
      </w:ins>
      <w:r w:rsidR="004E4F6C" w:rsidRPr="00FD79BE">
        <w:rPr>
          <w:rFonts w:ascii="Arial" w:hAnsi="Arial" w:cs="Arial"/>
          <w:sz w:val="24"/>
          <w:szCs w:val="24"/>
        </w:rPr>
        <w:t>all</w:t>
      </w:r>
      <w:ins w:id="139" w:author="Sujil Kumar Koottathampathiyil" w:date="2022-06-11T23:16:00Z">
        <w:r w:rsidRPr="00FD79BE">
          <w:rPr>
            <w:rFonts w:ascii="Arial" w:hAnsi="Arial" w:cs="Arial"/>
            <w:sz w:val="24"/>
            <w:szCs w:val="24"/>
          </w:rPr>
          <w:t xml:space="preserve"> that information is challenging, but there are some elements that </w:t>
        </w:r>
      </w:ins>
      <w:r w:rsidR="00CA0E4A" w:rsidRPr="00FD79BE">
        <w:rPr>
          <w:rFonts w:ascii="Arial" w:hAnsi="Arial" w:cs="Arial"/>
          <w:sz w:val="24"/>
          <w:szCs w:val="24"/>
        </w:rPr>
        <w:t>make</w:t>
      </w:r>
      <w:ins w:id="140" w:author="Sujil Kumar Koottathampathiyil" w:date="2022-06-11T23:16:00Z">
        <w:r w:rsidRPr="00FD79BE">
          <w:rPr>
            <w:rFonts w:ascii="Arial" w:hAnsi="Arial" w:cs="Arial"/>
            <w:sz w:val="24"/>
            <w:szCs w:val="24"/>
          </w:rPr>
          <w:t xml:space="preserve"> individuals </w:t>
        </w:r>
      </w:ins>
      <w:r w:rsidR="00CA0E4A" w:rsidRPr="00FD79BE">
        <w:rPr>
          <w:rFonts w:ascii="Arial" w:hAnsi="Arial" w:cs="Arial"/>
          <w:sz w:val="24"/>
          <w:szCs w:val="24"/>
        </w:rPr>
        <w:t xml:space="preserve">think of </w:t>
      </w:r>
      <w:ins w:id="141" w:author="Sujil Kumar Koottathampathiyil" w:date="2022-06-11T23:16:00Z">
        <w:r w:rsidRPr="00FD79BE">
          <w:rPr>
            <w:rFonts w:ascii="Arial" w:hAnsi="Arial" w:cs="Arial"/>
            <w:sz w:val="24"/>
            <w:szCs w:val="24"/>
          </w:rPr>
          <w:t>commit</w:t>
        </w:r>
      </w:ins>
      <w:r w:rsidR="00CA0E4A" w:rsidRPr="00FD79BE">
        <w:rPr>
          <w:rFonts w:ascii="Arial" w:hAnsi="Arial" w:cs="Arial"/>
          <w:sz w:val="24"/>
          <w:szCs w:val="24"/>
        </w:rPr>
        <w:t>ting</w:t>
      </w:r>
      <w:ins w:id="142" w:author="Sujil Kumar Koottathampathiyil" w:date="2022-06-11T23:16:00Z">
        <w:r w:rsidRPr="00FD79BE">
          <w:rPr>
            <w:rFonts w:ascii="Arial" w:hAnsi="Arial" w:cs="Arial"/>
            <w:sz w:val="24"/>
            <w:szCs w:val="24"/>
          </w:rPr>
          <w:t xml:space="preserve"> suicide in every country. Some of these common factors are included in the suicide dataset as features, which can be used to dig deeper into </w:t>
        </w:r>
      </w:ins>
      <w:r w:rsidR="00325313" w:rsidRPr="00FD79BE">
        <w:rPr>
          <w:rFonts w:ascii="Arial" w:hAnsi="Arial" w:cs="Arial"/>
          <w:sz w:val="24"/>
          <w:szCs w:val="24"/>
        </w:rPr>
        <w:t xml:space="preserve">the data </w:t>
      </w:r>
      <w:ins w:id="143" w:author="Sujil Kumar Koottathampathiyil" w:date="2022-06-11T23:16:00Z">
        <w:r w:rsidRPr="00FD79BE">
          <w:rPr>
            <w:rFonts w:ascii="Arial" w:hAnsi="Arial" w:cs="Arial"/>
            <w:sz w:val="24"/>
            <w:szCs w:val="24"/>
          </w:rPr>
          <w:t xml:space="preserve">and </w:t>
        </w:r>
      </w:ins>
      <w:r w:rsidR="00416D3D" w:rsidRPr="00FD79BE">
        <w:rPr>
          <w:rFonts w:ascii="Arial" w:hAnsi="Arial" w:cs="Arial"/>
          <w:sz w:val="24"/>
          <w:szCs w:val="24"/>
        </w:rPr>
        <w:t>compare the trend in</w:t>
      </w:r>
      <w:ins w:id="144" w:author="Sujil Kumar Koottathampathiyil" w:date="2022-06-11T23:16:00Z">
        <w:r w:rsidRPr="00FD79BE">
          <w:rPr>
            <w:rFonts w:ascii="Arial" w:hAnsi="Arial" w:cs="Arial"/>
            <w:sz w:val="24"/>
            <w:szCs w:val="24"/>
          </w:rPr>
          <w:t xml:space="preserve"> data from multiple countries.</w:t>
        </w:r>
      </w:ins>
      <w:del w:id="145" w:author="Sujil Kumar Koottathampathiyil" w:date="2022-06-09T00:35:00Z">
        <w:r w:rsidR="008E2A90" w:rsidRPr="00FD79BE" w:rsidDel="00331EBD">
          <w:rPr>
            <w:rFonts w:ascii="Arial" w:hAnsi="Arial" w:cs="Arial"/>
            <w:sz w:val="24"/>
            <w:szCs w:val="24"/>
            <w:rPrChange w:id="146" w:author="Sujil Kumar Koottathampathiyil" w:date="2022-06-11T23:12:00Z">
              <w:rPr>
                <w:rFonts w:ascii="Arial" w:hAnsi="Arial" w:cs="Arial"/>
              </w:rPr>
            </w:rPrChange>
          </w:rPr>
          <w:delText>of 2011, 55</w:delText>
        </w:r>
        <w:r w:rsidR="00FA00EB" w:rsidRPr="00FD79BE" w:rsidDel="00331EBD">
          <w:rPr>
            <w:rFonts w:ascii="Arial" w:hAnsi="Arial" w:cs="Arial"/>
            <w:sz w:val="24"/>
            <w:szCs w:val="24"/>
            <w:rPrChange w:id="147" w:author="Sujil Kumar Koottathampathiyil" w:date="2022-06-11T23:12:00Z">
              <w:rPr>
                <w:rFonts w:ascii="Arial" w:hAnsi="Arial" w:cs="Arial"/>
              </w:rPr>
            </w:rPrChange>
          </w:rPr>
          <w:delText>4 people suicide in 2011 alone.</w:delText>
        </w:r>
        <w:r w:rsidR="00494DA7" w:rsidRPr="00FD79BE" w:rsidDel="00331EBD">
          <w:rPr>
            <w:rFonts w:ascii="Arial" w:hAnsi="Arial" w:cs="Arial"/>
            <w:sz w:val="24"/>
            <w:szCs w:val="24"/>
            <w:rPrChange w:id="148" w:author="Sujil Kumar Koottathampathiyil" w:date="2022-06-11T23:12:00Z">
              <w:rPr>
                <w:rFonts w:ascii="Arial" w:hAnsi="Arial" w:cs="Arial"/>
              </w:rPr>
            </w:rPrChange>
          </w:rPr>
          <w:delText xml:space="preserve"> I assume there are number of circumstances that affect people to commit suicide.</w:delText>
        </w:r>
      </w:del>
      <w:del w:id="149" w:author="Sujil Kumar Koottathampathiyil" w:date="2022-06-09T00:42:00Z">
        <w:r w:rsidR="00494DA7" w:rsidRPr="00FD79BE" w:rsidDel="00331EBD">
          <w:rPr>
            <w:rFonts w:ascii="Arial" w:hAnsi="Arial" w:cs="Arial"/>
            <w:sz w:val="24"/>
            <w:szCs w:val="24"/>
            <w:rPrChange w:id="150" w:author="Sujil Kumar Koottathampathiyil" w:date="2022-06-11T23:12:00Z">
              <w:rPr>
                <w:rFonts w:ascii="Arial" w:hAnsi="Arial" w:cs="Arial"/>
              </w:rPr>
            </w:rPrChange>
          </w:rPr>
          <w:delText xml:space="preserve"> </w:delText>
        </w:r>
      </w:del>
      <w:commentRangeStart w:id="151"/>
      <w:del w:id="152" w:author="Sujil Kumar Koottathampathiyil" w:date="2022-06-09T00:29:00Z">
        <w:r w:rsidR="00AD58B4" w:rsidRPr="00FD79BE" w:rsidDel="00C1027D">
          <w:rPr>
            <w:rFonts w:ascii="Arial" w:hAnsi="Arial" w:cs="Arial"/>
            <w:sz w:val="24"/>
            <w:szCs w:val="24"/>
            <w:rPrChange w:id="153"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151"/>
        <w:r w:rsidR="00FC6EEA" w:rsidRPr="00FD79BE" w:rsidDel="00C1027D">
          <w:rPr>
            <w:rFonts w:ascii="Arial" w:hAnsi="Arial" w:cs="Arial"/>
            <w:rPrChange w:id="154" w:author="Sujil Kumar Koottathampathiyil" w:date="2022-06-11T23:12:00Z">
              <w:rPr>
                <w:rStyle w:val="CommentReference"/>
              </w:rPr>
            </w:rPrChange>
          </w:rPr>
          <w:commentReference w:id="151"/>
        </w:r>
        <w:r w:rsidR="00AD58B4" w:rsidRPr="00FD79BE" w:rsidDel="00C1027D">
          <w:rPr>
            <w:rFonts w:ascii="Arial" w:hAnsi="Arial" w:cs="Arial"/>
            <w:sz w:val="24"/>
            <w:szCs w:val="24"/>
            <w:rPrChange w:id="155" w:author="Sujil Kumar Koottathampathiyil" w:date="2022-06-11T23:12:00Z">
              <w:rPr>
                <w:rFonts w:ascii="Arial" w:hAnsi="Arial" w:cs="Arial"/>
              </w:rPr>
            </w:rPrChange>
          </w:rPr>
          <w:delText xml:space="preserve"> </w:delText>
        </w:r>
        <w:r w:rsidR="00AD58B4" w:rsidRPr="00FD79BE" w:rsidDel="00811769">
          <w:rPr>
            <w:rFonts w:ascii="Arial" w:hAnsi="Arial" w:cs="Arial"/>
            <w:sz w:val="24"/>
            <w:szCs w:val="24"/>
            <w:rPrChange w:id="156" w:author="Sujil Kumar Koottathampathiyil" w:date="2022-06-11T23:12:00Z">
              <w:rPr>
                <w:rFonts w:ascii="Arial" w:hAnsi="Arial" w:cs="Arial"/>
              </w:rPr>
            </w:rPrChange>
          </w:rPr>
          <w:delText xml:space="preserve">Have you ever thought what are the possible reasons behind these </w:delText>
        </w:r>
        <w:r w:rsidR="00564A8A" w:rsidRPr="00FD79BE" w:rsidDel="00811769">
          <w:rPr>
            <w:rFonts w:ascii="Arial" w:hAnsi="Arial" w:cs="Arial"/>
            <w:sz w:val="24"/>
            <w:szCs w:val="24"/>
            <w:rPrChange w:id="157"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FD79BE" w:rsidDel="00811769">
          <w:rPr>
            <w:rFonts w:ascii="Arial" w:hAnsi="Arial" w:cs="Arial"/>
            <w:sz w:val="24"/>
            <w:szCs w:val="24"/>
            <w:rPrChange w:id="158" w:author="Sujil Kumar Koottathampathiyil" w:date="2022-06-11T23:12:00Z">
              <w:rPr>
                <w:rFonts w:ascii="Arial" w:hAnsi="Arial" w:cs="Arial"/>
              </w:rPr>
            </w:rPrChange>
          </w:rPr>
          <w:delText>country</w:delText>
        </w:r>
        <w:r w:rsidR="00564A8A" w:rsidRPr="00FD79BE" w:rsidDel="00811769">
          <w:rPr>
            <w:rFonts w:ascii="Arial" w:hAnsi="Arial" w:cs="Arial"/>
            <w:sz w:val="24"/>
            <w:szCs w:val="24"/>
            <w:rPrChange w:id="159" w:author="Sujil Kumar Koottathampathiyil" w:date="2022-06-11T23:12:00Z">
              <w:rPr>
                <w:rFonts w:ascii="Arial" w:hAnsi="Arial" w:cs="Arial"/>
              </w:rPr>
            </w:rPrChange>
          </w:rPr>
          <w:delText xml:space="preserve">.  </w:delText>
        </w:r>
      </w:del>
    </w:p>
    <w:p w14:paraId="4532F9E3" w14:textId="77777777" w:rsidR="00276BF8" w:rsidRPr="00FD79BE" w:rsidRDefault="00276BF8" w:rsidP="00D42945">
      <w:pPr>
        <w:spacing w:line="360" w:lineRule="auto"/>
        <w:jc w:val="both"/>
        <w:rPr>
          <w:ins w:id="160" w:author="Sujil Kumar Koottathampathiyil" w:date="2022-06-12T23:11:00Z"/>
          <w:rFonts w:ascii="Arial" w:hAnsi="Arial" w:cs="Arial"/>
          <w:b/>
          <w:bCs/>
          <w:sz w:val="28"/>
          <w:szCs w:val="28"/>
        </w:rPr>
      </w:pPr>
    </w:p>
    <w:p w14:paraId="1570CE57" w14:textId="6CA19D67" w:rsidR="00FC2F99" w:rsidRPr="00FD79BE" w:rsidRDefault="00FC2F99" w:rsidP="005E7E8D">
      <w:pPr>
        <w:spacing w:line="360" w:lineRule="auto"/>
        <w:jc w:val="both"/>
        <w:rPr>
          <w:rFonts w:ascii="Arial" w:hAnsi="Arial" w:cs="Arial"/>
          <w:sz w:val="24"/>
          <w:szCs w:val="24"/>
        </w:rPr>
      </w:pPr>
      <w:r w:rsidRPr="00FD79BE">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FD79BE">
        <w:rPr>
          <w:rFonts w:ascii="Arial" w:hAnsi="Arial" w:cs="Arial"/>
          <w:sz w:val="24"/>
          <w:szCs w:val="24"/>
        </w:rPr>
        <w:t>Eloquent</w:t>
      </w:r>
      <w:r w:rsidRPr="00FD79BE">
        <w:rPr>
          <w:rFonts w:ascii="Arial" w:hAnsi="Arial" w:cs="Arial"/>
          <w:sz w:val="24"/>
          <w:szCs w:val="24"/>
        </w:rPr>
        <w:t xml:space="preserve"> Models. DB Table structure is defined in migration files in the </w:t>
      </w:r>
      <w:r w:rsidR="00F601CA" w:rsidRPr="00FD79BE">
        <w:rPr>
          <w:rFonts w:ascii="Arial" w:hAnsi="Arial" w:cs="Arial"/>
          <w:sz w:val="24"/>
          <w:szCs w:val="24"/>
        </w:rPr>
        <w:t>Laravel</w:t>
      </w:r>
      <w:r w:rsidRPr="00FD79BE">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FD79BE" w14:paraId="7A2BCC31" w14:textId="77777777" w:rsidTr="00033A9D">
        <w:trPr>
          <w:trHeight w:val="8126"/>
          <w:jc w:val="center"/>
        </w:trPr>
        <w:tc>
          <w:tcPr>
            <w:tcW w:w="6635" w:type="dxa"/>
          </w:tcPr>
          <w:p w14:paraId="32FC82C8" w14:textId="77777777" w:rsidR="00033A9D" w:rsidRPr="00FD79BE" w:rsidRDefault="00033A9D" w:rsidP="005E7E8D">
            <w:pPr>
              <w:autoSpaceDE w:val="0"/>
              <w:autoSpaceDN w:val="0"/>
              <w:adjustRightInd w:val="0"/>
              <w:spacing w:line="360" w:lineRule="auto"/>
              <w:rPr>
                <w:rFonts w:ascii="Arial" w:hAnsi="Arial" w:cs="Arial"/>
                <w:b/>
                <w:bCs/>
                <w:sz w:val="24"/>
                <w:szCs w:val="24"/>
              </w:rPr>
            </w:pPr>
            <w:r w:rsidRPr="00FD79BE">
              <w:rPr>
                <w:rFonts w:ascii="Arial" w:hAnsi="Arial" w:cs="Arial"/>
                <w:b/>
                <w:bCs/>
                <w:sz w:val="24"/>
                <w:szCs w:val="24"/>
              </w:rPr>
              <w:t>Core technologies</w:t>
            </w:r>
          </w:p>
          <w:p w14:paraId="1C31F51F" w14:textId="77777777" w:rsidR="00033A9D" w:rsidRPr="00FD79BE" w:rsidRDefault="00033A9D" w:rsidP="005E7E8D">
            <w:pPr>
              <w:autoSpaceDE w:val="0"/>
              <w:autoSpaceDN w:val="0"/>
              <w:adjustRightInd w:val="0"/>
              <w:spacing w:line="360" w:lineRule="auto"/>
              <w:rPr>
                <w:rFonts w:ascii="Arial" w:hAnsi="Arial" w:cs="Arial"/>
                <w:sz w:val="24"/>
                <w:szCs w:val="24"/>
              </w:rPr>
            </w:pPr>
            <w:r w:rsidRPr="00FD79BE">
              <w:rPr>
                <w:rFonts w:ascii="Arial" w:hAnsi="Arial" w:cs="Arial"/>
                <w:sz w:val="24"/>
                <w:szCs w:val="24"/>
              </w:rPr>
              <w:t xml:space="preserve">• Programming Language: </w:t>
            </w:r>
          </w:p>
          <w:p w14:paraId="43955E29"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Python, </w:t>
            </w:r>
          </w:p>
          <w:p w14:paraId="544A11B3"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PHP</w:t>
            </w:r>
          </w:p>
          <w:p w14:paraId="3895F2D1"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IDE: Visual Studio Code and Jupyter Notebook</w:t>
            </w:r>
          </w:p>
          <w:p w14:paraId="6B912041"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Libraries:</w:t>
            </w:r>
          </w:p>
          <w:p w14:paraId="398F3FC5"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pandas</w:t>
            </w:r>
          </w:p>
          <w:p w14:paraId="478E409B"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numpy</w:t>
            </w:r>
          </w:p>
          <w:p w14:paraId="3751648F"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requests</w:t>
            </w:r>
          </w:p>
          <w:p w14:paraId="488B8B27"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sklearn</w:t>
            </w:r>
          </w:p>
          <w:p w14:paraId="2C6642C4"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MySQL</w:t>
            </w:r>
          </w:p>
          <w:p w14:paraId="6A1C2CBF"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dash_bootstrap_components</w:t>
            </w:r>
          </w:p>
          <w:p w14:paraId="55ED8988"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dash</w:t>
            </w:r>
          </w:p>
          <w:p w14:paraId="14C200B3"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matplotlib and plotly</w:t>
            </w:r>
          </w:p>
          <w:p w14:paraId="71A181C8"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seaborn</w:t>
            </w:r>
          </w:p>
          <w:p w14:paraId="5BFCBCAE"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sklearn</w:t>
            </w:r>
          </w:p>
          <w:p w14:paraId="09DF5620"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prophet</w:t>
            </w:r>
          </w:p>
          <w:p w14:paraId="57A26EA8" w14:textId="4E11BA4D"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statsmodels</w:t>
            </w:r>
          </w:p>
          <w:p w14:paraId="0D7C0F88" w14:textId="77777777" w:rsidR="00033A9D" w:rsidRPr="00FD79BE" w:rsidRDefault="00033A9D" w:rsidP="005E7E8D">
            <w:pPr>
              <w:pStyle w:val="ListParagraph"/>
              <w:numPr>
                <w:ilvl w:val="0"/>
                <w:numId w:val="6"/>
              </w:numPr>
              <w:spacing w:line="360" w:lineRule="auto"/>
              <w:rPr>
                <w:rFonts w:ascii="Arial" w:hAnsi="Arial" w:cs="Arial"/>
                <w:sz w:val="24"/>
                <w:szCs w:val="24"/>
              </w:rPr>
            </w:pPr>
            <w:r w:rsidRPr="00FD79BE">
              <w:rPr>
                <w:rFonts w:ascii="Arial" w:hAnsi="Arial" w:cs="Arial"/>
                <w:sz w:val="24"/>
                <w:szCs w:val="24"/>
              </w:rPr>
              <w:t>Frame Works</w:t>
            </w:r>
          </w:p>
          <w:p w14:paraId="6B6C887B"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Bootstrap CSS,</w:t>
            </w:r>
          </w:p>
          <w:p w14:paraId="3DBCB9BD"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PHP Laravel,</w:t>
            </w:r>
          </w:p>
          <w:p w14:paraId="0C2E6699"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Python Dash</w:t>
            </w:r>
          </w:p>
          <w:p w14:paraId="6B22B460" w14:textId="77777777" w:rsidR="00033A9D" w:rsidRPr="00FD79BE" w:rsidRDefault="00033A9D" w:rsidP="005E7E8D">
            <w:pPr>
              <w:pStyle w:val="ListParagraph"/>
              <w:numPr>
                <w:ilvl w:val="0"/>
                <w:numId w:val="6"/>
              </w:numPr>
              <w:spacing w:line="360" w:lineRule="auto"/>
              <w:rPr>
                <w:rFonts w:ascii="Arial" w:hAnsi="Arial" w:cs="Arial"/>
                <w:sz w:val="24"/>
                <w:szCs w:val="24"/>
              </w:rPr>
            </w:pPr>
            <w:r w:rsidRPr="00FD79BE">
              <w:rPr>
                <w:rFonts w:ascii="Arial" w:hAnsi="Arial" w:cs="Arial"/>
                <w:sz w:val="24"/>
                <w:szCs w:val="24"/>
              </w:rPr>
              <w:t>Server</w:t>
            </w:r>
          </w:p>
          <w:p w14:paraId="2D6EBAF1"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Heroku</w:t>
            </w:r>
          </w:p>
          <w:p w14:paraId="1345093C" w14:textId="053CB79E" w:rsidR="00033A9D" w:rsidRPr="00FD79BE" w:rsidRDefault="00033A9D" w:rsidP="005E7E8D">
            <w:pPr>
              <w:spacing w:line="360" w:lineRule="auto"/>
              <w:rPr>
                <w:rFonts w:ascii="Arial" w:hAnsi="Arial" w:cs="Arial"/>
                <w:sz w:val="24"/>
                <w:szCs w:val="24"/>
              </w:rPr>
            </w:pPr>
            <w:r w:rsidRPr="00FD79BE">
              <w:rPr>
                <w:rFonts w:ascii="Arial" w:hAnsi="Arial" w:cs="Arial"/>
                <w:sz w:val="24"/>
                <w:szCs w:val="24"/>
              </w:rPr>
              <w:t xml:space="preserve">           * Mochahost</w:t>
            </w:r>
          </w:p>
        </w:tc>
      </w:tr>
    </w:tbl>
    <w:p w14:paraId="1071DFED" w14:textId="7BA83D9B" w:rsidR="005B0078" w:rsidRPr="00FD79BE" w:rsidRDefault="005B0078" w:rsidP="005E7E8D">
      <w:pPr>
        <w:spacing w:line="360" w:lineRule="auto"/>
        <w:jc w:val="both"/>
        <w:rPr>
          <w:rFonts w:ascii="Arial" w:hAnsi="Arial" w:cs="Arial"/>
          <w:sz w:val="24"/>
          <w:szCs w:val="24"/>
        </w:rPr>
      </w:pPr>
    </w:p>
    <w:p w14:paraId="7FA7940B" w14:textId="5230A2EB" w:rsidR="005B0078" w:rsidRPr="00FD79BE" w:rsidRDefault="00177E2D" w:rsidP="005E7E8D">
      <w:pPr>
        <w:spacing w:line="360" w:lineRule="auto"/>
        <w:jc w:val="both"/>
        <w:rPr>
          <w:rFonts w:ascii="Arial" w:hAnsi="Arial" w:cs="Arial"/>
          <w:sz w:val="24"/>
          <w:szCs w:val="24"/>
        </w:rPr>
      </w:pPr>
      <w:r w:rsidRPr="00FD79BE">
        <w:rPr>
          <w:rFonts w:ascii="Arial" w:hAnsi="Arial" w:cs="Arial"/>
          <w:sz w:val="24"/>
          <w:szCs w:val="24"/>
        </w:rPr>
        <w:t xml:space="preserve">Python is the </w:t>
      </w:r>
      <w:r w:rsidR="00871B9E" w:rsidRPr="00FD79BE">
        <w:rPr>
          <w:rFonts w:ascii="Arial" w:hAnsi="Arial" w:cs="Arial"/>
          <w:sz w:val="24"/>
          <w:szCs w:val="24"/>
        </w:rPr>
        <w:t>most used</w:t>
      </w:r>
      <w:r w:rsidRPr="00FD79BE">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0E9F1CDE" w:rsidR="006E0065"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Data Collection</w:t>
      </w:r>
      <w:r w:rsidR="00DE0137" w:rsidRPr="00FD79BE">
        <w:rPr>
          <w:rFonts w:ascii="Arial" w:hAnsi="Arial" w:cs="Arial"/>
          <w:sz w:val="21"/>
          <w:szCs w:val="21"/>
        </w:rPr>
        <w:t>:</w:t>
      </w:r>
      <w:r w:rsidRPr="00FD79BE">
        <w:rPr>
          <w:rFonts w:ascii="Arial" w:hAnsi="Arial" w:cs="Arial"/>
          <w:sz w:val="21"/>
          <w:szCs w:val="21"/>
        </w:rPr>
        <w:t xml:space="preserve"> </w:t>
      </w:r>
      <w:r w:rsidR="006E0065" w:rsidRPr="00FD79BE">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FD79BE">
        <w:rPr>
          <w:rFonts w:ascii="Arial" w:hAnsi="Arial" w:cs="Arial"/>
          <w:sz w:val="24"/>
          <w:szCs w:val="24"/>
        </w:rPr>
        <w:t xml:space="preserve"> A second dataset has been added to the master file which is received from a public machine learning repository.</w:t>
      </w:r>
      <w:r w:rsidR="00863AE9" w:rsidRPr="00FD79BE">
        <w:rPr>
          <w:rFonts w:ascii="Arial" w:hAnsi="Arial" w:cs="Arial"/>
          <w:sz w:val="24"/>
          <w:szCs w:val="24"/>
        </w:rPr>
        <w:t xml:space="preserve"> Also, in order to combine continents another csv was collected from internet where each country name is having continent names to classify which continent that </w:t>
      </w:r>
      <w:r w:rsidR="00DE0137" w:rsidRPr="00FD79BE">
        <w:rPr>
          <w:rFonts w:ascii="Arial" w:hAnsi="Arial" w:cs="Arial"/>
          <w:sz w:val="24"/>
          <w:szCs w:val="24"/>
        </w:rPr>
        <w:t>country</w:t>
      </w:r>
      <w:r w:rsidR="00863AE9" w:rsidRPr="00FD79BE">
        <w:rPr>
          <w:rFonts w:ascii="Arial" w:hAnsi="Arial" w:cs="Arial"/>
          <w:sz w:val="24"/>
          <w:szCs w:val="24"/>
        </w:rPr>
        <w:t xml:space="preserve"> belong to.</w:t>
      </w:r>
    </w:p>
    <w:p w14:paraId="1BABD7B7" w14:textId="6C07AC61" w:rsidR="00BD38FF" w:rsidRPr="00FD79BE" w:rsidRDefault="00BD38FF" w:rsidP="0002652C">
      <w:pPr>
        <w:autoSpaceDE w:val="0"/>
        <w:autoSpaceDN w:val="0"/>
        <w:adjustRightInd w:val="0"/>
        <w:spacing w:after="0" w:line="360" w:lineRule="auto"/>
        <w:jc w:val="both"/>
        <w:rPr>
          <w:rFonts w:ascii="Arial" w:hAnsi="Arial" w:cs="Arial"/>
          <w:sz w:val="21"/>
          <w:szCs w:val="21"/>
        </w:rPr>
      </w:pPr>
      <w:r w:rsidRPr="00FD79BE">
        <w:rPr>
          <w:rFonts w:ascii="Arial" w:hAnsi="Arial" w:cs="Arial"/>
          <w:sz w:val="24"/>
          <w:szCs w:val="24"/>
        </w:rPr>
        <w:t xml:space="preserve"> </w:t>
      </w:r>
    </w:p>
    <w:p w14:paraId="2A7F484C" w14:textId="20C3DF87"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Data Preparation</w:t>
      </w:r>
      <w:r w:rsidR="00DE0137" w:rsidRPr="00FD79BE">
        <w:rPr>
          <w:rFonts w:ascii="Arial" w:hAnsi="Arial" w:cs="Arial"/>
          <w:b/>
          <w:bCs/>
          <w:sz w:val="24"/>
          <w:szCs w:val="24"/>
        </w:rPr>
        <w:t xml:space="preserve">: </w:t>
      </w:r>
      <w:r w:rsidR="00200AF5" w:rsidRPr="00FD79BE">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FD79BE">
        <w:rPr>
          <w:rFonts w:ascii="Arial" w:hAnsi="Arial" w:cs="Arial"/>
          <w:sz w:val="24"/>
          <w:szCs w:val="24"/>
        </w:rPr>
        <w:t xml:space="preserve"> An output CSV is finally generated after normalizing and cleaning and that will be loaded to the </w:t>
      </w:r>
      <w:r w:rsidR="00CF1296" w:rsidRPr="00FD79BE">
        <w:rPr>
          <w:rFonts w:ascii="Arial" w:hAnsi="Arial" w:cs="Arial"/>
          <w:sz w:val="24"/>
          <w:szCs w:val="24"/>
        </w:rPr>
        <w:t>MySQL</w:t>
      </w:r>
      <w:r w:rsidR="00E72021" w:rsidRPr="00FD79BE">
        <w:rPr>
          <w:rFonts w:ascii="Arial" w:hAnsi="Arial" w:cs="Arial"/>
          <w:sz w:val="24"/>
          <w:szCs w:val="24"/>
        </w:rPr>
        <w:t xml:space="preserve"> database.</w:t>
      </w:r>
    </w:p>
    <w:p w14:paraId="4C28523A" w14:textId="77777777" w:rsidR="00200AF5" w:rsidRPr="00FD79BE"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Data Exploration</w:t>
      </w:r>
      <w:r w:rsidR="00DE0137" w:rsidRPr="00FD79BE">
        <w:rPr>
          <w:rFonts w:ascii="Arial" w:hAnsi="Arial" w:cs="Arial"/>
          <w:b/>
          <w:bCs/>
          <w:sz w:val="24"/>
          <w:szCs w:val="24"/>
        </w:rPr>
        <w:t>:</w:t>
      </w:r>
      <w:r w:rsidRPr="00FD79BE">
        <w:rPr>
          <w:rFonts w:ascii="Arial" w:hAnsi="Arial" w:cs="Arial"/>
          <w:sz w:val="24"/>
          <w:szCs w:val="24"/>
        </w:rPr>
        <w:t xml:space="preserve"> </w:t>
      </w:r>
      <w:r w:rsidR="003C684F" w:rsidRPr="00FD79BE">
        <w:rPr>
          <w:rFonts w:ascii="Arial" w:hAnsi="Arial" w:cs="Arial"/>
          <w:sz w:val="24"/>
          <w:szCs w:val="24"/>
        </w:rPr>
        <w:t xml:space="preserve">After careful preparation of data, meaningful visualisations were made using plotly, seaborn and matplotlib packages. </w:t>
      </w:r>
      <w:r w:rsidR="005F271C" w:rsidRPr="00FD79BE">
        <w:rPr>
          <w:rFonts w:ascii="Arial" w:hAnsi="Arial" w:cs="Arial"/>
          <w:sz w:val="24"/>
          <w:szCs w:val="24"/>
        </w:rPr>
        <w:t>During visualisation stage sub dataset like russia.csv was made to look deeper and understand socio-</w:t>
      </w:r>
      <w:r w:rsidR="00440C7C" w:rsidRPr="00FD79BE">
        <w:rPr>
          <w:rFonts w:ascii="Arial" w:hAnsi="Arial" w:cs="Arial"/>
          <w:sz w:val="24"/>
          <w:szCs w:val="24"/>
        </w:rPr>
        <w:t>economic</w:t>
      </w:r>
      <w:r w:rsidR="005F271C" w:rsidRPr="00FD79BE">
        <w:rPr>
          <w:rFonts w:ascii="Arial" w:hAnsi="Arial" w:cs="Arial"/>
          <w:sz w:val="24"/>
          <w:szCs w:val="24"/>
        </w:rPr>
        <w:t xml:space="preserve"> backgrounds and suicides relationships in </w:t>
      </w:r>
      <w:r w:rsidR="00440C7C" w:rsidRPr="00FD79BE">
        <w:rPr>
          <w:rFonts w:ascii="Arial" w:hAnsi="Arial" w:cs="Arial"/>
          <w:sz w:val="24"/>
          <w:szCs w:val="24"/>
        </w:rPr>
        <w:t>few</w:t>
      </w:r>
      <w:r w:rsidR="005F271C" w:rsidRPr="00FD79BE">
        <w:rPr>
          <w:rFonts w:ascii="Arial" w:hAnsi="Arial" w:cs="Arial"/>
          <w:sz w:val="24"/>
          <w:szCs w:val="24"/>
        </w:rPr>
        <w:t xml:space="preserve"> countr</w:t>
      </w:r>
      <w:r w:rsidR="00440C7C" w:rsidRPr="00FD79BE">
        <w:rPr>
          <w:rFonts w:ascii="Arial" w:hAnsi="Arial" w:cs="Arial"/>
          <w:sz w:val="24"/>
          <w:szCs w:val="24"/>
        </w:rPr>
        <w:t>ies</w:t>
      </w:r>
      <w:r w:rsidR="005F271C" w:rsidRPr="00FD79BE">
        <w:rPr>
          <w:rFonts w:ascii="Arial" w:hAnsi="Arial" w:cs="Arial"/>
          <w:sz w:val="24"/>
          <w:szCs w:val="24"/>
        </w:rPr>
        <w:t xml:space="preserve"> separately.</w:t>
      </w:r>
    </w:p>
    <w:p w14:paraId="182D97AB" w14:textId="77777777" w:rsidR="003C684F" w:rsidRPr="00FD79BE"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Labeling</w:t>
      </w:r>
      <w:r w:rsidR="00DF170C" w:rsidRPr="00FD79BE">
        <w:rPr>
          <w:rFonts w:ascii="Arial" w:hAnsi="Arial" w:cs="Arial"/>
          <w:sz w:val="24"/>
          <w:szCs w:val="24"/>
        </w:rPr>
        <w:t>:</w:t>
      </w:r>
      <w:r w:rsidR="00F94AAE" w:rsidRPr="00FD79BE">
        <w:rPr>
          <w:rFonts w:ascii="Arial" w:hAnsi="Arial" w:cs="Arial"/>
          <w:sz w:val="24"/>
          <w:szCs w:val="24"/>
        </w:rPr>
        <w:t xml:space="preserve"> </w:t>
      </w:r>
      <w:r w:rsidR="00F976FC" w:rsidRPr="00FD79BE">
        <w:rPr>
          <w:rFonts w:ascii="Arial" w:hAnsi="Arial" w:cs="Arial"/>
          <w:sz w:val="24"/>
          <w:szCs w:val="24"/>
        </w:rPr>
        <w:t xml:space="preserve">In order to make visualisations about the risk and non-risk groups, a new dataset with risk and non-risk columns were required. A </w:t>
      </w:r>
      <w:r w:rsidR="00456A4D" w:rsidRPr="00FD79BE">
        <w:rPr>
          <w:rFonts w:ascii="Arial" w:hAnsi="Arial" w:cs="Arial"/>
          <w:sz w:val="24"/>
          <w:szCs w:val="24"/>
        </w:rPr>
        <w:t>machine learning algorithm</w:t>
      </w:r>
      <w:r w:rsidR="00F94AAE" w:rsidRPr="00FD79BE">
        <w:rPr>
          <w:rFonts w:ascii="Arial" w:hAnsi="Arial" w:cs="Arial"/>
          <w:sz w:val="24"/>
          <w:szCs w:val="24"/>
        </w:rPr>
        <w:t xml:space="preserve"> called</w:t>
      </w:r>
      <w:r w:rsidR="00F976FC" w:rsidRPr="00FD79BE">
        <w:rPr>
          <w:rFonts w:ascii="Arial" w:hAnsi="Arial" w:cs="Arial"/>
          <w:sz w:val="24"/>
          <w:szCs w:val="24"/>
        </w:rPr>
        <w:t xml:space="preserve"> as</w:t>
      </w:r>
      <w:r w:rsidR="00F94AAE" w:rsidRPr="00FD79BE">
        <w:rPr>
          <w:rFonts w:ascii="Arial" w:hAnsi="Arial" w:cs="Arial"/>
          <w:sz w:val="24"/>
          <w:szCs w:val="24"/>
        </w:rPr>
        <w:t xml:space="preserve"> DT-classifier was used to classify the suicides into risk and non-risk groups.</w:t>
      </w:r>
      <w:r w:rsidR="00CC0B6F" w:rsidRPr="00FD79BE">
        <w:rPr>
          <w:rFonts w:ascii="Arial" w:hAnsi="Arial" w:cs="Arial"/>
          <w:sz w:val="24"/>
          <w:szCs w:val="24"/>
        </w:rPr>
        <w:t xml:space="preserve"> Since </w:t>
      </w:r>
      <w:r w:rsidR="00DB0A95" w:rsidRPr="00FD79BE">
        <w:rPr>
          <w:rFonts w:ascii="Arial" w:hAnsi="Arial" w:cs="Arial"/>
          <w:sz w:val="24"/>
          <w:szCs w:val="24"/>
        </w:rPr>
        <w:t>final dataset</w:t>
      </w:r>
      <w:r w:rsidR="00CC0B6F" w:rsidRPr="00FD79BE">
        <w:rPr>
          <w:rFonts w:ascii="Arial" w:hAnsi="Arial" w:cs="Arial"/>
          <w:sz w:val="24"/>
          <w:szCs w:val="24"/>
        </w:rPr>
        <w:t xml:space="preserve"> </w:t>
      </w:r>
      <w:r w:rsidR="00DB0A95" w:rsidRPr="00FD79BE">
        <w:rPr>
          <w:rFonts w:ascii="Arial" w:hAnsi="Arial" w:cs="Arial"/>
          <w:sz w:val="24"/>
          <w:szCs w:val="24"/>
        </w:rPr>
        <w:t>contained</w:t>
      </w:r>
      <w:r w:rsidR="00CC0B6F" w:rsidRPr="00FD79BE">
        <w:rPr>
          <w:rFonts w:ascii="Arial" w:hAnsi="Arial" w:cs="Arial"/>
          <w:sz w:val="24"/>
          <w:szCs w:val="24"/>
        </w:rPr>
        <w:t xml:space="preserve"> more than </w:t>
      </w:r>
      <w:r w:rsidR="00DB0A95" w:rsidRPr="00FD79BE">
        <w:rPr>
          <w:rFonts w:ascii="Arial" w:hAnsi="Arial" w:cs="Arial"/>
          <w:sz w:val="24"/>
          <w:szCs w:val="24"/>
        </w:rPr>
        <w:t>hundred thousand</w:t>
      </w:r>
      <w:r w:rsidR="00CC0B6F" w:rsidRPr="00FD79BE">
        <w:rPr>
          <w:rFonts w:ascii="Arial" w:hAnsi="Arial" w:cs="Arial"/>
          <w:sz w:val="24"/>
          <w:szCs w:val="24"/>
        </w:rPr>
        <w:t xml:space="preserve"> records, </w:t>
      </w:r>
      <w:r w:rsidR="00F976FC" w:rsidRPr="00FD79BE">
        <w:rPr>
          <w:rFonts w:ascii="Arial" w:hAnsi="Arial" w:cs="Arial"/>
          <w:sz w:val="24"/>
          <w:szCs w:val="24"/>
        </w:rPr>
        <w:t>doing more research about the classifier modelling</w:t>
      </w:r>
      <w:r w:rsidR="00F94AAE" w:rsidRPr="00FD79BE">
        <w:rPr>
          <w:rFonts w:ascii="Arial" w:hAnsi="Arial" w:cs="Arial"/>
          <w:sz w:val="24"/>
          <w:szCs w:val="24"/>
        </w:rPr>
        <w:t xml:space="preserve"> was necessary to understand how this classification work</w:t>
      </w:r>
      <w:r w:rsidR="00CC0B6F" w:rsidRPr="00FD79BE">
        <w:rPr>
          <w:rFonts w:ascii="Arial" w:hAnsi="Arial" w:cs="Arial"/>
          <w:sz w:val="24"/>
          <w:szCs w:val="24"/>
        </w:rPr>
        <w:t>s</w:t>
      </w:r>
      <w:r w:rsidR="00F94AAE" w:rsidRPr="00FD79BE">
        <w:rPr>
          <w:rFonts w:ascii="Arial" w:hAnsi="Arial" w:cs="Arial"/>
          <w:sz w:val="24"/>
          <w:szCs w:val="24"/>
        </w:rPr>
        <w:t>.</w:t>
      </w:r>
    </w:p>
    <w:p w14:paraId="339E7C7B" w14:textId="77777777" w:rsidR="00F94AAE" w:rsidRPr="00FD79BE"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Modeling</w:t>
      </w:r>
      <w:r w:rsidR="00DF170C" w:rsidRPr="00FD79BE">
        <w:rPr>
          <w:rFonts w:ascii="Arial" w:hAnsi="Arial" w:cs="Arial"/>
          <w:sz w:val="24"/>
          <w:szCs w:val="24"/>
        </w:rPr>
        <w:t>:</w:t>
      </w:r>
      <w:r w:rsidR="00804E38" w:rsidRPr="00FD79BE">
        <w:rPr>
          <w:rFonts w:ascii="Arial" w:hAnsi="Arial" w:cs="Arial"/>
          <w:sz w:val="24"/>
          <w:szCs w:val="24"/>
        </w:rPr>
        <w:t xml:space="preserve"> Since the study conducted was based on sequential data, time series models were used to make predictions. SARIMA, Custom Auto Regression and FB </w:t>
      </w:r>
      <w:r w:rsidR="00A912E6" w:rsidRPr="00FD79BE">
        <w:rPr>
          <w:rFonts w:ascii="Arial" w:hAnsi="Arial" w:cs="Arial"/>
          <w:sz w:val="24"/>
          <w:szCs w:val="24"/>
        </w:rPr>
        <w:t>Prophet</w:t>
      </w:r>
      <w:r w:rsidR="00804E38" w:rsidRPr="00FD79BE">
        <w:rPr>
          <w:rFonts w:ascii="Arial" w:hAnsi="Arial" w:cs="Arial"/>
          <w:sz w:val="24"/>
          <w:szCs w:val="24"/>
        </w:rPr>
        <w:t xml:space="preserve"> models were created and compared</w:t>
      </w:r>
      <w:r w:rsidR="00562120" w:rsidRPr="00FD79BE">
        <w:rPr>
          <w:rFonts w:ascii="Arial" w:hAnsi="Arial" w:cs="Arial"/>
          <w:sz w:val="24"/>
          <w:szCs w:val="24"/>
        </w:rPr>
        <w:t xml:space="preserve"> before making the final app.</w:t>
      </w:r>
      <w:r w:rsidR="00804E38" w:rsidRPr="00FD79BE">
        <w:rPr>
          <w:rFonts w:ascii="Arial" w:hAnsi="Arial" w:cs="Arial"/>
          <w:sz w:val="24"/>
          <w:szCs w:val="24"/>
        </w:rPr>
        <w:t xml:space="preserve"> </w:t>
      </w:r>
      <w:r w:rsidR="00063B62" w:rsidRPr="00FD79BE">
        <w:rPr>
          <w:rFonts w:ascii="Arial" w:hAnsi="Arial" w:cs="Arial"/>
          <w:sz w:val="24"/>
          <w:szCs w:val="24"/>
        </w:rPr>
        <w:t>Another machine learning algorithm was also included with modelling to make data integrity check using POD.</w:t>
      </w:r>
    </w:p>
    <w:p w14:paraId="42935F6E" w14:textId="77777777" w:rsidR="009E7A70" w:rsidRPr="00FD79BE"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Evaluatio</w:t>
      </w:r>
      <w:r w:rsidR="00123FF3" w:rsidRPr="00FD79BE">
        <w:rPr>
          <w:rFonts w:ascii="Arial" w:hAnsi="Arial" w:cs="Arial"/>
          <w:b/>
          <w:bCs/>
          <w:sz w:val="24"/>
          <w:szCs w:val="24"/>
        </w:rPr>
        <w:t>n:</w:t>
      </w:r>
      <w:r w:rsidR="005E32B7" w:rsidRPr="00FD79BE">
        <w:rPr>
          <w:rFonts w:ascii="Arial" w:hAnsi="Arial" w:cs="Arial"/>
          <w:b/>
          <w:bCs/>
          <w:sz w:val="24"/>
          <w:szCs w:val="24"/>
        </w:rPr>
        <w:t xml:space="preserve"> </w:t>
      </w:r>
      <w:r w:rsidR="006A0D4D" w:rsidRPr="00FD79BE">
        <w:rPr>
          <w:rFonts w:ascii="Arial" w:hAnsi="Arial" w:cs="Arial"/>
          <w:sz w:val="24"/>
          <w:szCs w:val="24"/>
        </w:rPr>
        <w:t xml:space="preserve">Evaluation of the models is done by examining the RMSE scores. Evaluation of model is done initially on the </w:t>
      </w:r>
      <w:r w:rsidR="00531694" w:rsidRPr="00FD79BE">
        <w:rPr>
          <w:rFonts w:ascii="Arial" w:hAnsi="Arial" w:cs="Arial"/>
          <w:sz w:val="24"/>
          <w:szCs w:val="24"/>
        </w:rPr>
        <w:t>Jupyter notebook for initial analysis as well as dynamically on the suicide dash app.</w:t>
      </w:r>
      <w:r w:rsidR="0089601F" w:rsidRPr="00FD79BE">
        <w:rPr>
          <w:rFonts w:ascii="Arial" w:hAnsi="Arial" w:cs="Arial"/>
          <w:sz w:val="24"/>
          <w:szCs w:val="24"/>
        </w:rPr>
        <w:t xml:space="preserve"> These scores are </w:t>
      </w:r>
      <w:r w:rsidR="006D7AE4" w:rsidRPr="00FD79BE">
        <w:rPr>
          <w:rFonts w:ascii="Arial" w:hAnsi="Arial" w:cs="Arial"/>
          <w:sz w:val="24"/>
          <w:szCs w:val="24"/>
        </w:rPr>
        <w:t>used to compute goodness of the fit. It is found by taking the correlation coefficient between true values and predicted values.</w:t>
      </w:r>
    </w:p>
    <w:p w14:paraId="593F3A0E" w14:textId="77777777" w:rsidR="0089601F" w:rsidRPr="00FD79BE"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Deployment</w:t>
      </w:r>
      <w:r w:rsidR="00AC51FE" w:rsidRPr="00FD79BE">
        <w:rPr>
          <w:rFonts w:ascii="Arial" w:hAnsi="Arial" w:cs="Arial"/>
          <w:sz w:val="24"/>
          <w:szCs w:val="24"/>
        </w:rPr>
        <w:t>:</w:t>
      </w:r>
      <w:r w:rsidR="00931716" w:rsidRPr="00FD79BE">
        <w:rPr>
          <w:rFonts w:ascii="Arial" w:hAnsi="Arial" w:cs="Arial"/>
          <w:sz w:val="24"/>
          <w:szCs w:val="24"/>
        </w:rPr>
        <w:t xml:space="preserve"> The most important step in publishing a </w:t>
      </w:r>
      <w:r w:rsidR="002513A0" w:rsidRPr="00FD79BE">
        <w:rPr>
          <w:rFonts w:ascii="Arial" w:hAnsi="Arial" w:cs="Arial"/>
          <w:sz w:val="24"/>
          <w:szCs w:val="24"/>
        </w:rPr>
        <w:t>web-based</w:t>
      </w:r>
      <w:r w:rsidR="00931716" w:rsidRPr="00FD79BE">
        <w:rPr>
          <w:rFonts w:ascii="Arial" w:hAnsi="Arial" w:cs="Arial"/>
          <w:sz w:val="24"/>
          <w:szCs w:val="24"/>
        </w:rPr>
        <w:t xml:space="preserve"> application is deployment. </w:t>
      </w:r>
      <w:r w:rsidR="002513A0" w:rsidRPr="00FD79BE">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FD79BE">
        <w:rPr>
          <w:rFonts w:ascii="Arial" w:hAnsi="Arial" w:cs="Arial"/>
          <w:sz w:val="24"/>
          <w:szCs w:val="24"/>
        </w:rPr>
        <w:t>MySQL</w:t>
      </w:r>
      <w:r w:rsidR="002513A0" w:rsidRPr="00FD79BE">
        <w:rPr>
          <w:rFonts w:ascii="Arial" w:hAnsi="Arial" w:cs="Arial"/>
          <w:sz w:val="24"/>
          <w:szCs w:val="24"/>
        </w:rPr>
        <w:t xml:space="preserve"> database from the same service provide has been loaded and maintained with suicide dataset.</w:t>
      </w:r>
    </w:p>
    <w:p w14:paraId="1B2D2D81" w14:textId="2F376A1B" w:rsidR="00DF722D" w:rsidRPr="00FD79BE"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FD79BE" w:rsidRDefault="00DF722D" w:rsidP="00DF722D">
      <w:pPr>
        <w:pStyle w:val="ListParagraph"/>
        <w:spacing w:line="360" w:lineRule="auto"/>
        <w:rPr>
          <w:rFonts w:ascii="Arial" w:hAnsi="Arial" w:cs="Arial"/>
          <w:sz w:val="24"/>
          <w:szCs w:val="24"/>
        </w:rPr>
      </w:pPr>
      <w:r w:rsidRPr="00FD79BE">
        <w:rPr>
          <w:rFonts w:ascii="Arial" w:hAnsi="Arial" w:cs="Arial"/>
          <w:noProof/>
        </w:rPr>
        <w:drawing>
          <wp:inline distT="0" distB="0" distL="0" distR="0" wp14:anchorId="7A9CF5A3" wp14:editId="72885E61">
            <wp:extent cx="4781550" cy="21717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stretch>
                      <a:fillRect/>
                    </a:stretch>
                  </pic:blipFill>
                  <pic:spPr>
                    <a:xfrm>
                      <a:off x="0" y="0"/>
                      <a:ext cx="4781550" cy="2171700"/>
                    </a:xfrm>
                    <a:prstGeom prst="rect">
                      <a:avLst/>
                    </a:prstGeom>
                  </pic:spPr>
                </pic:pic>
              </a:graphicData>
            </a:graphic>
          </wp:inline>
        </w:drawing>
      </w:r>
    </w:p>
    <w:p w14:paraId="56E3C22C" w14:textId="77777777" w:rsidR="00DF722D" w:rsidRPr="00FD79BE" w:rsidRDefault="00DF722D" w:rsidP="00DF722D">
      <w:pPr>
        <w:pStyle w:val="ListParagraph"/>
        <w:spacing w:line="360" w:lineRule="auto"/>
        <w:jc w:val="center"/>
        <w:rPr>
          <w:rFonts w:ascii="Arial" w:hAnsi="Arial" w:cs="Arial"/>
          <w:b/>
          <w:bCs/>
          <w:i/>
          <w:iCs/>
        </w:rPr>
      </w:pPr>
      <w:r w:rsidRPr="00FD79BE">
        <w:rPr>
          <w:rFonts w:ascii="Arial" w:hAnsi="Arial" w:cs="Arial"/>
          <w:b/>
          <w:bCs/>
          <w:i/>
          <w:iCs/>
        </w:rPr>
        <w:t xml:space="preserve">Fig x.x.x </w:t>
      </w:r>
      <w:r w:rsidRPr="00FD79BE">
        <w:rPr>
          <w:rFonts w:ascii="Arial" w:hAnsi="Arial" w:cs="Arial"/>
          <w:i/>
          <w:iCs/>
        </w:rPr>
        <w:t>Lifecycle of the project</w:t>
      </w:r>
    </w:p>
    <w:p w14:paraId="3D969617" w14:textId="6F56B7AC" w:rsidR="00136341" w:rsidRPr="00FD79BE" w:rsidRDefault="00136341" w:rsidP="00856C0E">
      <w:pPr>
        <w:spacing w:line="360" w:lineRule="auto"/>
        <w:jc w:val="both"/>
        <w:rPr>
          <w:rFonts w:ascii="Arial" w:hAnsi="Arial" w:cs="Arial"/>
          <w:sz w:val="24"/>
          <w:szCs w:val="24"/>
        </w:rPr>
      </w:pPr>
      <w:r w:rsidRPr="00FD79BE">
        <w:rPr>
          <w:rFonts w:ascii="Arial" w:hAnsi="Arial" w:cs="Arial"/>
          <w:sz w:val="24"/>
          <w:szCs w:val="24"/>
        </w:rPr>
        <w:t xml:space="preserve">The report's framework begins with Chapter 2, which reviews the literature on the subjects most closely connected to the research questions listed in Table 1.1. Chapter 3 </w:t>
      </w:r>
      <w:r w:rsidRPr="00FD79BE">
        <w:rPr>
          <w:rFonts w:ascii="Arial" w:hAnsi="Arial" w:cs="Arial"/>
          <w:sz w:val="24"/>
          <w:szCs w:val="24"/>
        </w:rPr>
        <w:lastRenderedPageBreak/>
        <w:t xml:space="preserve">(Exploration of the Data) then details all procedures used to gather and clean the suicide dataset to produce the final dataset for analysis. Labeling is explained in Chapter 4 (Design and Implementation).The based model's construction and design approach for testing and training with worldwide </w:t>
      </w:r>
      <w:r w:rsidR="00186CE9" w:rsidRPr="00FD79BE">
        <w:rPr>
          <w:rFonts w:ascii="Arial" w:hAnsi="Arial" w:cs="Arial"/>
          <w:sz w:val="24"/>
          <w:szCs w:val="24"/>
        </w:rPr>
        <w:t>suicides</w:t>
      </w:r>
      <w:r w:rsidRPr="00FD79BE">
        <w:rPr>
          <w:rFonts w:ascii="Arial" w:hAnsi="Arial" w:cs="Arial"/>
          <w:sz w:val="24"/>
          <w:szCs w:val="24"/>
        </w:rPr>
        <w:t>. Chapter</w:t>
      </w:r>
      <w:r w:rsidR="00D77996" w:rsidRPr="00FD79BE">
        <w:rPr>
          <w:rFonts w:ascii="Arial" w:hAnsi="Arial" w:cs="Arial"/>
          <w:sz w:val="24"/>
          <w:szCs w:val="24"/>
        </w:rPr>
        <w:t xml:space="preserve"> </w:t>
      </w:r>
      <w:r w:rsidRPr="00FD79BE">
        <w:rPr>
          <w:rFonts w:ascii="Arial" w:hAnsi="Arial" w:cs="Arial"/>
          <w:sz w:val="24"/>
          <w:szCs w:val="24"/>
        </w:rPr>
        <w:t>In Chapter 5, "Parameter Evaluation, and Testing," the procedure for evaluating the based</w:t>
      </w:r>
      <w:r w:rsidR="00E80D9A" w:rsidRPr="00FD79BE">
        <w:rPr>
          <w:rFonts w:ascii="Arial" w:hAnsi="Arial" w:cs="Arial"/>
          <w:sz w:val="24"/>
          <w:szCs w:val="24"/>
        </w:rPr>
        <w:t xml:space="preserve"> </w:t>
      </w:r>
      <w:r w:rsidRPr="00FD79BE">
        <w:rPr>
          <w:rFonts w:ascii="Arial" w:hAnsi="Arial" w:cs="Arial"/>
          <w:sz w:val="24"/>
          <w:szCs w:val="24"/>
        </w:rPr>
        <w:t xml:space="preserve">model. The </w:t>
      </w:r>
      <w:r w:rsidR="00B65AF1" w:rsidRPr="00FD79BE">
        <w:rPr>
          <w:rFonts w:ascii="Arial" w:hAnsi="Arial" w:cs="Arial"/>
          <w:sz w:val="24"/>
          <w:szCs w:val="24"/>
        </w:rPr>
        <w:t xml:space="preserve">number </w:t>
      </w:r>
      <w:r w:rsidRPr="00FD79BE">
        <w:rPr>
          <w:rFonts w:ascii="Arial" w:hAnsi="Arial" w:cs="Arial"/>
          <w:sz w:val="24"/>
          <w:szCs w:val="24"/>
        </w:rPr>
        <w:t xml:space="preserve">of </w:t>
      </w:r>
      <w:r w:rsidR="00B65AF1" w:rsidRPr="00FD79BE">
        <w:rPr>
          <w:rFonts w:ascii="Arial" w:hAnsi="Arial" w:cs="Arial"/>
          <w:sz w:val="24"/>
          <w:szCs w:val="24"/>
        </w:rPr>
        <w:t>deaths happened in Russia over</w:t>
      </w:r>
      <w:r w:rsidRPr="00FD79BE">
        <w:rPr>
          <w:rFonts w:ascii="Arial" w:hAnsi="Arial" w:cs="Arial"/>
          <w:sz w:val="24"/>
          <w:szCs w:val="24"/>
        </w:rPr>
        <w:t xml:space="preserve"> time is covered in Chapter 6 (Results) in general. Chapter 7 (Conclusion) explores the question of</w:t>
      </w:r>
      <w:r w:rsidR="00856C0E" w:rsidRPr="00FD79BE">
        <w:rPr>
          <w:rFonts w:ascii="Arial" w:hAnsi="Arial" w:cs="Arial"/>
          <w:sz w:val="24"/>
          <w:szCs w:val="24"/>
        </w:rPr>
        <w:t xml:space="preserve"> </w:t>
      </w:r>
      <w:r w:rsidRPr="00FD79BE">
        <w:rPr>
          <w:rFonts w:ascii="Arial" w:hAnsi="Arial" w:cs="Arial"/>
          <w:sz w:val="24"/>
          <w:szCs w:val="24"/>
        </w:rPr>
        <w:t xml:space="preserve">Future </w:t>
      </w:r>
      <w:r w:rsidR="00D35887" w:rsidRPr="00FD79BE">
        <w:rPr>
          <w:rFonts w:ascii="Arial" w:hAnsi="Arial" w:cs="Arial"/>
          <w:sz w:val="24"/>
          <w:szCs w:val="24"/>
        </w:rPr>
        <w:t>work,</w:t>
      </w:r>
      <w:r w:rsidRPr="00FD79BE">
        <w:rPr>
          <w:rFonts w:ascii="Arial" w:hAnsi="Arial" w:cs="Arial"/>
          <w:sz w:val="24"/>
          <w:szCs w:val="24"/>
        </w:rPr>
        <w:t xml:space="preserve"> and the research questions were addressed. Chapter 8 concludes (Deployment)</w:t>
      </w:r>
    </w:p>
    <w:p w14:paraId="68D362C4" w14:textId="77777777" w:rsidR="00403C47" w:rsidRPr="00FD79BE" w:rsidRDefault="00403C47" w:rsidP="00136341">
      <w:pPr>
        <w:spacing w:line="360" w:lineRule="auto"/>
        <w:rPr>
          <w:rFonts w:ascii="Arial" w:hAnsi="Arial" w:cs="Arial"/>
          <w:sz w:val="24"/>
          <w:szCs w:val="24"/>
        </w:rPr>
      </w:pPr>
    </w:p>
    <w:p w14:paraId="2C81C33C" w14:textId="49B2A963" w:rsidR="00EB09A1" w:rsidRPr="00FD79BE" w:rsidRDefault="00D05837" w:rsidP="00136341">
      <w:pPr>
        <w:spacing w:line="360" w:lineRule="auto"/>
        <w:rPr>
          <w:rFonts w:ascii="Arial" w:hAnsi="Arial" w:cs="Arial"/>
          <w:b/>
          <w:bCs/>
          <w:sz w:val="32"/>
          <w:szCs w:val="32"/>
        </w:rPr>
      </w:pPr>
      <w:ins w:id="161" w:author="Sujil Kumar Koottathampathiyil" w:date="2022-06-08T19:55:00Z">
        <w:r w:rsidRPr="00FD79BE">
          <w:rPr>
            <w:rFonts w:ascii="Arial" w:hAnsi="Arial" w:cs="Arial"/>
            <w:b/>
            <w:bCs/>
            <w:sz w:val="32"/>
            <w:szCs w:val="32"/>
          </w:rPr>
          <w:t xml:space="preserve">3.0 </w:t>
        </w:r>
      </w:ins>
      <w:ins w:id="162" w:author="Sujil Kumar Koottathampathiyil" w:date="2022-06-08T19:43:00Z">
        <w:r w:rsidR="00EB09A1" w:rsidRPr="00FD79BE">
          <w:rPr>
            <w:rFonts w:ascii="Arial" w:hAnsi="Arial" w:cs="Arial"/>
            <w:b/>
            <w:bCs/>
            <w:sz w:val="32"/>
            <w:szCs w:val="32"/>
            <w:rPrChange w:id="163" w:author="Sujil Kumar Koottathampathiyil" w:date="2022-06-08T23:07:00Z">
              <w:rPr>
                <w:rFonts w:ascii="Arial" w:hAnsi="Arial" w:cs="Arial"/>
                <w:b/>
                <w:bCs/>
              </w:rPr>
            </w:rPrChange>
          </w:rPr>
          <w:t>Literature Review</w:t>
        </w:r>
      </w:ins>
    </w:p>
    <w:p w14:paraId="661913AE" w14:textId="07ECC064" w:rsidR="00F70DA7" w:rsidRPr="00FD79BE" w:rsidRDefault="00F70DA7" w:rsidP="00136341">
      <w:pPr>
        <w:spacing w:line="360" w:lineRule="auto"/>
        <w:rPr>
          <w:rFonts w:ascii="Arial" w:hAnsi="Arial" w:cs="Arial"/>
          <w:b/>
          <w:bCs/>
          <w:sz w:val="27"/>
          <w:szCs w:val="27"/>
        </w:rPr>
      </w:pPr>
      <w:r w:rsidRPr="00FD79BE">
        <w:rPr>
          <w:rFonts w:ascii="Arial" w:hAnsi="Arial" w:cs="Arial"/>
          <w:b/>
          <w:bCs/>
          <w:sz w:val="27"/>
          <w:szCs w:val="27"/>
        </w:rPr>
        <w:t>2.1 Related work</w:t>
      </w:r>
    </w:p>
    <w:p w14:paraId="6FF2C19E" w14:textId="583AF487" w:rsidR="0026047E" w:rsidRPr="00FD79BE" w:rsidRDefault="00881F80" w:rsidP="00FA55D1">
      <w:pPr>
        <w:spacing w:line="360" w:lineRule="auto"/>
        <w:jc w:val="both"/>
        <w:rPr>
          <w:rFonts w:ascii="Arial" w:hAnsi="Arial" w:cs="Arial"/>
          <w:color w:val="000000"/>
          <w:sz w:val="24"/>
          <w:szCs w:val="24"/>
        </w:rPr>
      </w:pPr>
      <w:r w:rsidRPr="00FD79BE">
        <w:rPr>
          <w:rFonts w:ascii="Arial" w:hAnsi="Arial" w:cs="Arial"/>
          <w:sz w:val="24"/>
          <w:szCs w:val="24"/>
        </w:rPr>
        <w:t xml:space="preserve">Several </w:t>
      </w:r>
      <w:r w:rsidR="00355612" w:rsidRPr="00FD79BE">
        <w:rPr>
          <w:rFonts w:ascii="Arial" w:hAnsi="Arial" w:cs="Arial"/>
          <w:sz w:val="24"/>
          <w:szCs w:val="24"/>
        </w:rPr>
        <w:t xml:space="preserve">apps have been made </w:t>
      </w:r>
      <w:r w:rsidR="00FA55D1" w:rsidRPr="00FD79BE">
        <w:rPr>
          <w:rFonts w:ascii="Arial" w:hAnsi="Arial" w:cs="Arial"/>
          <w:sz w:val="24"/>
          <w:szCs w:val="24"/>
        </w:rPr>
        <w:t>like</w:t>
      </w:r>
      <w:r w:rsidR="00355612" w:rsidRPr="00FD79BE">
        <w:rPr>
          <w:rFonts w:ascii="Arial" w:hAnsi="Arial" w:cs="Arial"/>
          <w:sz w:val="24"/>
          <w:szCs w:val="24"/>
        </w:rPr>
        <w:t xml:space="preserve"> suicide analysis dashboard</w:t>
      </w:r>
      <w:r w:rsidR="00666D8F" w:rsidRPr="00FD79BE">
        <w:rPr>
          <w:rFonts w:ascii="Arial" w:hAnsi="Arial" w:cs="Arial"/>
          <w:sz w:val="24"/>
          <w:szCs w:val="24"/>
        </w:rPr>
        <w:t xml:space="preserve">, </w:t>
      </w:r>
      <w:r w:rsidRPr="00FD79BE">
        <w:rPr>
          <w:rFonts w:ascii="Arial" w:hAnsi="Arial" w:cs="Arial"/>
          <w:sz w:val="24"/>
          <w:szCs w:val="24"/>
        </w:rPr>
        <w:t xml:space="preserve">Poverty and Equity Dashboard  </w:t>
      </w:r>
      <w:r w:rsidR="0044020A" w:rsidRPr="00FD79BE">
        <w:rPr>
          <w:rFonts w:ascii="Arial" w:hAnsi="Arial" w:cs="Arial"/>
          <w:color w:val="000000"/>
          <w:sz w:val="24"/>
          <w:szCs w:val="24"/>
        </w:rPr>
        <w:t>(2020)</w:t>
      </w:r>
      <w:r w:rsidRPr="00FD79BE">
        <w:rPr>
          <w:rFonts w:ascii="Arial" w:hAnsi="Arial" w:cs="Arial"/>
          <w:color w:val="000000"/>
          <w:sz w:val="24"/>
          <w:szCs w:val="24"/>
        </w:rPr>
        <w:t xml:space="preserve"> was</w:t>
      </w:r>
      <w:r w:rsidR="00666D8F" w:rsidRPr="00FD79BE">
        <w:rPr>
          <w:rFonts w:ascii="Arial" w:hAnsi="Arial" w:cs="Arial"/>
          <w:color w:val="000000"/>
          <w:sz w:val="24"/>
          <w:szCs w:val="24"/>
        </w:rPr>
        <w:t xml:space="preserve"> one of the main such inspirations for creating this application.</w:t>
      </w:r>
      <w:r w:rsidR="00FA55D1" w:rsidRPr="00FD79BE">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FD79BE">
        <w:rPr>
          <w:rFonts w:ascii="Arial" w:hAnsi="Arial" w:cs="Arial"/>
          <w:color w:val="000000"/>
          <w:sz w:val="24"/>
          <w:szCs w:val="24"/>
        </w:rPr>
        <w:t xml:space="preserve">Using Migration and Population Density data from </w:t>
      </w:r>
      <w:r w:rsidR="00E96720" w:rsidRPr="00FD79BE">
        <w:rPr>
          <w:rFonts w:ascii="Arial" w:hAnsi="Arial" w:cs="Arial"/>
          <w:color w:val="000000"/>
          <w:sz w:val="24"/>
          <w:szCs w:val="24"/>
        </w:rPr>
        <w:t>World Bank</w:t>
      </w:r>
      <w:r w:rsidR="0026047E" w:rsidRPr="00FD79BE">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TWlncmF0aW9uIGFuZCBQb3B1bGF0aW9uIERlbnNpdHkgLSBXb3JsZEJhbmsgRGF0YSBEYXNoYm9hcmQgbi5kLikiLCJtYW51YWxPdmVycmlkZVRleHQiOiIoMjAxNyk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jY2Vzc2VkIjp7ImRhdGUtcGFydHMiOltbMjAyMiw4LDI0XV19LCJVUkwiOiJodHRwczovL3d3dy5kYXNoYm9hcmRvbS5jb20vbWlncmF0aW9uLXBvcHVsYXRpb24iLCJjb250YWluZXItdGl0bGUtc2hvcnQiOiIifSwiaXNUZW1wb3JhcnkiOmZhbHNlfV19"/>
          <w:id w:val="-1537186030"/>
          <w:placeholder>
            <w:docPart w:val="33BD6FE42AB6433A882ACDC88736E7F6"/>
          </w:placeholder>
        </w:sdtPr>
        <w:sdtContent>
          <w:r w:rsidR="001B6638" w:rsidRPr="001B6638">
            <w:rPr>
              <w:rFonts w:ascii="Arial" w:hAnsi="Arial" w:cs="Arial"/>
              <w:color w:val="000000"/>
              <w:sz w:val="24"/>
              <w:szCs w:val="24"/>
            </w:rPr>
            <w:t>(2017)</w:t>
          </w:r>
        </w:sdtContent>
      </w:sdt>
      <w:r w:rsidR="0026047E" w:rsidRPr="00FD79BE">
        <w:rPr>
          <w:rFonts w:ascii="Arial" w:hAnsi="Arial" w:cs="Arial"/>
          <w:color w:val="000000"/>
          <w:sz w:val="24"/>
          <w:szCs w:val="24"/>
        </w:rPr>
        <w:t xml:space="preserve"> has created a dashboard.</w:t>
      </w:r>
      <w:r w:rsidR="006F54B3" w:rsidRPr="00FD79BE">
        <w:rPr>
          <w:rFonts w:ascii="Arial" w:hAnsi="Arial" w:cs="Arial"/>
          <w:color w:val="000000"/>
          <w:sz w:val="24"/>
          <w:szCs w:val="24"/>
        </w:rPr>
        <w:t xml:space="preserve"> Their dashboard was designed in a simple way without having </w:t>
      </w:r>
      <w:r w:rsidR="00602752" w:rsidRPr="00FD79BE">
        <w:rPr>
          <w:rFonts w:ascii="Arial" w:hAnsi="Arial" w:cs="Arial"/>
          <w:color w:val="000000"/>
          <w:sz w:val="24"/>
          <w:szCs w:val="24"/>
        </w:rPr>
        <w:t>lots</w:t>
      </w:r>
      <w:r w:rsidR="006F54B3" w:rsidRPr="00FD79BE">
        <w:rPr>
          <w:rFonts w:ascii="Arial" w:hAnsi="Arial" w:cs="Arial"/>
          <w:color w:val="000000"/>
          <w:sz w:val="24"/>
          <w:szCs w:val="24"/>
        </w:rPr>
        <w:t xml:space="preserve"> of </w:t>
      </w:r>
      <w:r w:rsidR="00E96720" w:rsidRPr="00FD79BE">
        <w:rPr>
          <w:rFonts w:ascii="Arial" w:hAnsi="Arial" w:cs="Arial"/>
          <w:color w:val="000000"/>
          <w:sz w:val="24"/>
          <w:szCs w:val="24"/>
        </w:rPr>
        <w:t>CSS</w:t>
      </w:r>
      <w:r w:rsidR="006F54B3" w:rsidRPr="00FD79BE">
        <w:rPr>
          <w:rFonts w:ascii="Arial" w:hAnsi="Arial" w:cs="Arial"/>
          <w:color w:val="000000"/>
          <w:sz w:val="24"/>
          <w:szCs w:val="24"/>
        </w:rPr>
        <w:t xml:space="preserve"> styles, but easily understandable for any non-technical person. </w:t>
      </w:r>
      <w:r w:rsidR="001A0531" w:rsidRPr="00FD79BE">
        <w:rPr>
          <w:rFonts w:ascii="Arial" w:hAnsi="Arial" w:cs="Arial"/>
          <w:color w:val="000000"/>
          <w:sz w:val="24"/>
          <w:szCs w:val="24"/>
        </w:rPr>
        <w:t xml:space="preserve">They found that countries like Bahrain and Maldives have high migrant rate compared to other countries from the available </w:t>
      </w:r>
      <w:r w:rsidR="009562D9" w:rsidRPr="00FD79BE">
        <w:rPr>
          <w:rFonts w:ascii="Arial" w:hAnsi="Arial" w:cs="Arial"/>
          <w:color w:val="000000"/>
          <w:sz w:val="24"/>
          <w:szCs w:val="24"/>
        </w:rPr>
        <w:t>world bank</w:t>
      </w:r>
      <w:r w:rsidR="001A0531" w:rsidRPr="00FD79BE">
        <w:rPr>
          <w:rFonts w:ascii="Arial" w:hAnsi="Arial" w:cs="Arial"/>
          <w:color w:val="000000"/>
          <w:sz w:val="24"/>
          <w:szCs w:val="24"/>
        </w:rPr>
        <w:t xml:space="preserve"> data.</w:t>
      </w:r>
      <w:r w:rsidR="00C241AB" w:rsidRPr="00FD79BE">
        <w:rPr>
          <w:rFonts w:ascii="Arial" w:hAnsi="Arial" w:cs="Arial"/>
          <w:color w:val="000000"/>
          <w:sz w:val="24"/>
          <w:szCs w:val="24"/>
        </w:rPr>
        <w:t xml:space="preserve"> Another simple visualization project made by real python for avocados </w:t>
      </w:r>
      <w:r w:rsidR="00C32186" w:rsidRPr="00FD79BE">
        <w:rPr>
          <w:rFonts w:ascii="Arial" w:hAnsi="Arial" w:cs="Arial"/>
          <w:color w:val="000000"/>
          <w:sz w:val="24"/>
          <w:szCs w:val="24"/>
        </w:rPr>
        <w:t>sales in US</w:t>
      </w:r>
      <w:r w:rsidR="00C241AB" w:rsidRPr="00FD79BE">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RGV2ZWxvcCBEYXRhIFZpc3VhbGl6YXRpb24gSW50ZXJmYWNlcyBpbiBQeXRob24gV2l0aCBEYXNoIOKAkyBSZWFsIFB5dGhvbiBuLmQuKSIsIm1hbnVhbE92ZXJyaWRlVGV4dCI6IigyMDE4KS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Y2Nlc3NlZCI6eyJkYXRlLXBhcnRzIjpbWzIwMjIsOCwyNF1dfSwiVVJMIjoiaHR0cHM6Ly9yZWFscHl0aG9uLmNvbS9weXRob24tZGFzaC8iLCJjb250YWluZXItdGl0bGUtc2hvcnQiOiIifSwiaXNUZW1wb3JhcnkiOmZhbHNlfV19"/>
          <w:id w:val="-1097556236"/>
          <w:placeholder>
            <w:docPart w:val="DefaultPlaceholder_-1854013440"/>
          </w:placeholder>
        </w:sdtPr>
        <w:sdtContent>
          <w:r w:rsidR="001B6638" w:rsidRPr="001B6638">
            <w:rPr>
              <w:rFonts w:ascii="Arial" w:hAnsi="Arial" w:cs="Arial"/>
              <w:color w:val="000000"/>
              <w:sz w:val="24"/>
              <w:szCs w:val="24"/>
            </w:rPr>
            <w:t>(2018)</w:t>
          </w:r>
        </w:sdtContent>
      </w:sdt>
      <w:r w:rsidR="00C241AB" w:rsidRPr="00FD79BE">
        <w:rPr>
          <w:rFonts w:ascii="Arial" w:hAnsi="Arial" w:cs="Arial"/>
          <w:color w:val="000000"/>
          <w:sz w:val="24"/>
          <w:szCs w:val="24"/>
        </w:rPr>
        <w:t xml:space="preserve"> show</w:t>
      </w:r>
      <w:r w:rsidR="00A73568" w:rsidRPr="00FD79BE">
        <w:rPr>
          <w:rFonts w:ascii="Arial" w:hAnsi="Arial" w:cs="Arial"/>
          <w:color w:val="000000"/>
          <w:sz w:val="24"/>
          <w:szCs w:val="24"/>
        </w:rPr>
        <w:t>s the</w:t>
      </w:r>
      <w:r w:rsidR="00C241AB" w:rsidRPr="00FD79BE">
        <w:rPr>
          <w:rFonts w:ascii="Arial" w:hAnsi="Arial" w:cs="Arial"/>
          <w:color w:val="000000"/>
          <w:sz w:val="24"/>
          <w:szCs w:val="24"/>
        </w:rPr>
        <w:t xml:space="preserve"> simplest way from coding to deploying of python dash applications. </w:t>
      </w:r>
    </w:p>
    <w:p w14:paraId="4878CD1E" w14:textId="0A6536F8" w:rsidR="00626651" w:rsidRPr="00FD79BE" w:rsidRDefault="00F7226A" w:rsidP="00FA55D1">
      <w:pPr>
        <w:spacing w:line="360" w:lineRule="auto"/>
        <w:jc w:val="both"/>
        <w:rPr>
          <w:rFonts w:ascii="Arial" w:hAnsi="Arial" w:cs="Arial"/>
          <w:color w:val="000000"/>
          <w:sz w:val="24"/>
          <w:szCs w:val="24"/>
        </w:rPr>
      </w:pPr>
      <w:r w:rsidRPr="00FD79BE">
        <w:rPr>
          <w:rFonts w:ascii="Arial" w:hAnsi="Arial" w:cs="Arial"/>
          <w:color w:val="000000"/>
          <w:sz w:val="24"/>
          <w:szCs w:val="24"/>
        </w:rPr>
        <w:t xml:space="preserve">Another study seen in time series forecast was about the Accidental Deaths in India : Patowary et al.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"/>
          <w:id w:val="304980389"/>
          <w:placeholder>
            <w:docPart w:val="DefaultPlaceholder_-1854013440"/>
          </w:placeholder>
        </w:sdtPr>
        <w:sdtContent>
          <w:r w:rsidR="001B6638" w:rsidRPr="001B6638">
            <w:rPr>
              <w:rFonts w:ascii="Arial" w:hAnsi="Arial" w:cs="Arial"/>
              <w:color w:val="000000"/>
              <w:sz w:val="24"/>
              <w:szCs w:val="24"/>
            </w:rPr>
            <w:t>(2018)</w:t>
          </w:r>
        </w:sdtContent>
      </w:sdt>
      <w:r w:rsidRPr="00FD79BE">
        <w:rPr>
          <w:rFonts w:ascii="Arial" w:hAnsi="Arial" w:cs="Arial"/>
          <w:color w:val="000000"/>
          <w:sz w:val="24"/>
          <w:szCs w:val="24"/>
        </w:rPr>
        <w:t xml:space="preserve"> used ARIMA Model and they used dataset of natural and unnatural accidents in india between 1967 to 2015. Their study shown that ARIMA(2,2,1) model is suitable for the prediction</w:t>
      </w:r>
      <w:r w:rsidR="00F5275B" w:rsidRPr="00FD79BE">
        <w:rPr>
          <w:rFonts w:ascii="Arial" w:hAnsi="Arial" w:cs="Arial"/>
          <w:color w:val="000000"/>
          <w:sz w:val="24"/>
          <w:szCs w:val="24"/>
        </w:rPr>
        <w:t xml:space="preserve"> of</w:t>
      </w:r>
      <w:r w:rsidRPr="00FD79BE">
        <w:rPr>
          <w:rFonts w:ascii="Arial" w:hAnsi="Arial" w:cs="Arial"/>
          <w:color w:val="000000"/>
          <w:sz w:val="24"/>
          <w:szCs w:val="24"/>
        </w:rPr>
        <w:t xml:space="preserve"> </w:t>
      </w:r>
      <w:r w:rsidR="00626651" w:rsidRPr="00FD79BE">
        <w:rPr>
          <w:rFonts w:ascii="Arial" w:hAnsi="Arial" w:cs="Arial"/>
          <w:color w:val="000000"/>
          <w:sz w:val="24"/>
          <w:szCs w:val="24"/>
        </w:rPr>
        <w:t>that</w:t>
      </w:r>
      <w:r w:rsidRPr="00FD79BE">
        <w:rPr>
          <w:rFonts w:ascii="Arial" w:hAnsi="Arial" w:cs="Arial"/>
          <w:color w:val="000000"/>
          <w:sz w:val="24"/>
          <w:szCs w:val="24"/>
        </w:rPr>
        <w:t xml:space="preserve"> dataset.</w:t>
      </w:r>
      <w:r w:rsidR="0008422E" w:rsidRPr="00FD79BE">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GFuZCBQYW5kZS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1B6638" w:rsidRPr="001B6638">
            <w:rPr>
              <w:rFonts w:ascii="Arial" w:hAnsi="Arial" w:cs="Arial"/>
              <w:color w:val="000000"/>
              <w:sz w:val="24"/>
              <w:szCs w:val="24"/>
            </w:rPr>
            <w:t>(2021)</w:t>
          </w:r>
        </w:sdtContent>
      </w:sdt>
      <w:r w:rsidR="0008422E" w:rsidRPr="00FD79BE">
        <w:rPr>
          <w:rFonts w:ascii="Arial" w:hAnsi="Arial" w:cs="Arial"/>
          <w:color w:val="000000"/>
          <w:sz w:val="24"/>
          <w:szCs w:val="24"/>
        </w:rPr>
        <w:t xml:space="preserve"> found that Facebook Prophet model  outperformed other models in terms of accuracy.</w:t>
      </w:r>
      <w:r w:rsidR="00EF363D" w:rsidRPr="00FD79BE">
        <w:rPr>
          <w:rFonts w:ascii="Arial" w:hAnsi="Arial" w:cs="Arial"/>
          <w:color w:val="000000"/>
          <w:sz w:val="24"/>
          <w:szCs w:val="24"/>
        </w:rPr>
        <w:t xml:space="preserve"> They have used Addictive Model and ARIMA model along with Prophet model for the forecasting.</w:t>
      </w:r>
      <w:r w:rsidR="00DD312E" w:rsidRPr="00FD79BE">
        <w:rPr>
          <w:rFonts w:ascii="Arial" w:hAnsi="Arial" w:cs="Arial"/>
          <w:color w:val="000000"/>
          <w:sz w:val="24"/>
          <w:szCs w:val="24"/>
        </w:rPr>
        <w:t xml:space="preserve"> The Prophet model have shown them better fit, less error, better prediction </w:t>
      </w:r>
      <w:r w:rsidR="00DD312E" w:rsidRPr="00FD79BE">
        <w:rPr>
          <w:rFonts w:ascii="Arial" w:hAnsi="Arial" w:cs="Arial"/>
          <w:color w:val="000000"/>
          <w:sz w:val="24"/>
          <w:szCs w:val="24"/>
        </w:rPr>
        <w:lastRenderedPageBreak/>
        <w:t>compared to the other two.</w:t>
      </w:r>
      <w:r w:rsidR="00930412" w:rsidRPr="00FD79BE">
        <w:rPr>
          <w:rFonts w:ascii="Arial" w:hAnsi="Arial" w:cs="Arial"/>
          <w:color w:val="000000"/>
          <w:sz w:val="24"/>
          <w:szCs w:val="24"/>
        </w:rPr>
        <w:t xml:space="preserve"> Auto Regressive AR is issued in</w:t>
      </w:r>
      <w:r w:rsidR="00930412" w:rsidRPr="00FD79BE">
        <w:rPr>
          <w:rFonts w:ascii="Arial" w:hAnsi="Arial" w:cs="Arial"/>
        </w:rPr>
        <w:t xml:space="preserve"> </w:t>
      </w:r>
      <w:r w:rsidR="00930412" w:rsidRPr="00FD79BE">
        <w:rPr>
          <w:rFonts w:ascii="Arial" w:hAnsi="Arial" w:cs="Arial"/>
          <w:color w:val="000000"/>
          <w:sz w:val="24"/>
          <w:szCs w:val="24"/>
        </w:rPr>
        <w:t>forecast of wind speed by</w:t>
      </w:r>
      <w:r w:rsidR="00930412" w:rsidRPr="00FD79BE">
        <w:rPr>
          <w:rFonts w:ascii="Arial" w:hAnsi="Arial" w:cs="Arial"/>
        </w:rPr>
        <w:t xml:space="preserve"> </w:t>
      </w:r>
      <w:r w:rsidR="00930412" w:rsidRPr="00FD79BE">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YW5kIENoYWxhYmk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1B6638" w:rsidRPr="001B6638">
            <w:rPr>
              <w:rFonts w:ascii="Arial" w:hAnsi="Arial" w:cs="Arial"/>
              <w:color w:val="000000"/>
              <w:sz w:val="24"/>
              <w:szCs w:val="24"/>
            </w:rPr>
            <w:t>(1995)</w:t>
          </w:r>
        </w:sdtContent>
      </w:sdt>
      <w:r w:rsidR="00930412" w:rsidRPr="00FD79BE">
        <w:rPr>
          <w:rFonts w:ascii="Arial" w:hAnsi="Arial" w:cs="Arial"/>
          <w:color w:val="000000"/>
          <w:sz w:val="24"/>
          <w:szCs w:val="24"/>
        </w:rPr>
        <w:t xml:space="preserve"> was a good example of how good AR Models on time series data. </w:t>
      </w:r>
      <w:r w:rsidR="00223A22" w:rsidRPr="00FD79BE">
        <w:rPr>
          <w:rFonts w:ascii="Arial" w:hAnsi="Arial" w:cs="Arial"/>
          <w:color w:val="000000"/>
          <w:sz w:val="24"/>
          <w:szCs w:val="24"/>
        </w:rPr>
        <w:t>In this study the time varying parameters of AR model were modelled by smoothed, integrated random walk process.</w:t>
      </w:r>
      <w:r w:rsidR="0026047E" w:rsidRPr="00FD79BE">
        <w:rPr>
          <w:rFonts w:ascii="Arial" w:hAnsi="Arial" w:cs="Arial"/>
          <w:color w:val="000000"/>
          <w:sz w:val="24"/>
          <w:szCs w:val="24"/>
        </w:rPr>
        <w:t xml:space="preserve"> </w:t>
      </w:r>
    </w:p>
    <w:p w14:paraId="13478D0F" w14:textId="77777777" w:rsidR="009D46DA" w:rsidRPr="00FD79BE" w:rsidRDefault="009D46DA" w:rsidP="00FA55D1">
      <w:pPr>
        <w:spacing w:line="360" w:lineRule="auto"/>
        <w:jc w:val="both"/>
        <w:rPr>
          <w:ins w:id="164" w:author="Sujil Kumar Koottathampathiyil" w:date="2022-06-08T19:43:00Z"/>
          <w:rFonts w:ascii="Arial" w:hAnsi="Arial" w:cs="Arial"/>
          <w:color w:val="000000"/>
          <w:sz w:val="24"/>
          <w:szCs w:val="24"/>
          <w:rPrChange w:id="165" w:author="Sujil Kumar Koottathampathiyil" w:date="2022-06-08T23:07:00Z">
            <w:rPr>
              <w:ins w:id="166" w:author="Sujil Kumar Koottathampathiyil" w:date="2022-06-08T19:43:00Z"/>
              <w:rFonts w:ascii="Arial" w:hAnsi="Arial" w:cs="Arial"/>
              <w:b/>
              <w:bCs/>
            </w:rPr>
          </w:rPrChange>
        </w:rPr>
      </w:pPr>
    </w:p>
    <w:p w14:paraId="1F219470" w14:textId="267DD4A4" w:rsidR="00DA3F52" w:rsidRPr="00FD79BE" w:rsidDel="00944B3E" w:rsidRDefault="00DA3F52" w:rsidP="00DA3F52">
      <w:pPr>
        <w:spacing w:line="360" w:lineRule="auto"/>
        <w:jc w:val="both"/>
        <w:rPr>
          <w:ins w:id="167" w:author="Sujil Kumar Koottathampathiyil" w:date="2022-06-08T19:43:00Z"/>
          <w:del w:id="168" w:author="Sujil Kumar Koottathampathiyil" w:date="2022-06-08T20:31:00Z"/>
          <w:rFonts w:ascii="Arial" w:hAnsi="Arial" w:cs="Arial"/>
          <w:color w:val="000000"/>
          <w:sz w:val="24"/>
          <w:szCs w:val="24"/>
          <w:rPrChange w:id="169" w:author="Sujil Kumar Koottathampathiyil" w:date="2022-06-09T11:19:00Z">
            <w:rPr>
              <w:ins w:id="170" w:author="Sujil Kumar Koottathampathiyil" w:date="2022-06-08T19:43:00Z"/>
              <w:del w:id="171" w:author="Sujil Kumar Koottathampathiyil" w:date="2022-06-08T20:31:00Z"/>
              <w:rFonts w:ascii="Arial" w:hAnsi="Arial" w:cs="Arial"/>
              <w:color w:val="000000"/>
            </w:rPr>
          </w:rPrChange>
        </w:rPr>
      </w:pPr>
      <w:ins w:id="172" w:author="Sujil Kumar Koottathampathiyil" w:date="2022-06-08T19:43:00Z">
        <w:r w:rsidRPr="00FD79BE">
          <w:rPr>
            <w:rFonts w:ascii="Arial" w:hAnsi="Arial" w:cs="Arial"/>
            <w:sz w:val="24"/>
            <w:szCs w:val="24"/>
            <w:rPrChange w:id="173" w:author="Sujil Kumar Koottathampathiyil" w:date="2022-06-09T11:19:00Z">
              <w:rPr>
                <w:rFonts w:ascii="Arial" w:hAnsi="Arial" w:cs="Arial"/>
              </w:rPr>
            </w:rPrChange>
          </w:rPr>
          <w:t xml:space="preserve">ARIMA Model and </w:t>
        </w:r>
        <w:r w:rsidRPr="00FD79BE">
          <w:rPr>
            <w:rFonts w:ascii="Arial" w:hAnsi="Arial" w:cs="Arial"/>
            <w:sz w:val="24"/>
            <w:szCs w:val="24"/>
            <w:rPrChange w:id="174" w:author="Sujil Kumar Koottathampathiyil" w:date="2022-06-09T11:19:00Z">
              <w:rPr>
                <w:rFonts w:ascii="Arial" w:hAnsi="Arial" w:cs="Arial"/>
                <w:sz w:val="20"/>
                <w:szCs w:val="20"/>
              </w:rPr>
            </w:rPrChange>
          </w:rPr>
          <w:t>FBProphet models</w:t>
        </w:r>
      </w:ins>
      <w:ins w:id="175" w:author="Sujil Kumar Koottathampathiyil" w:date="2022-06-08T20:18:00Z">
        <w:r w:rsidRPr="00FD79BE">
          <w:rPr>
            <w:rFonts w:ascii="Arial" w:hAnsi="Arial" w:cs="Arial"/>
            <w:sz w:val="24"/>
            <w:szCs w:val="24"/>
            <w:rPrChange w:id="176" w:author="Sujil Kumar Koottathampathiyil" w:date="2022-06-09T11:19:00Z">
              <w:rPr>
                <w:rFonts w:ascii="Arial" w:hAnsi="Arial" w:cs="Arial"/>
                <w:sz w:val="20"/>
                <w:szCs w:val="20"/>
              </w:rPr>
            </w:rPrChange>
          </w:rPr>
          <w:t xml:space="preserve"> are normally</w:t>
        </w:r>
      </w:ins>
      <w:ins w:id="177" w:author="Sujil Kumar Koottathampathiyil" w:date="2022-06-08T19:43:00Z">
        <w:r w:rsidRPr="00FD79BE">
          <w:rPr>
            <w:rFonts w:ascii="Arial" w:hAnsi="Arial" w:cs="Arial"/>
            <w:sz w:val="24"/>
            <w:szCs w:val="24"/>
            <w:rPrChange w:id="178" w:author="Sujil Kumar Koottathampathiyil" w:date="2022-06-09T11:19:00Z">
              <w:rPr>
                <w:rFonts w:ascii="Arial" w:hAnsi="Arial" w:cs="Arial"/>
              </w:rPr>
            </w:rPrChange>
          </w:rPr>
          <w:t xml:space="preserve"> used for predicting suicide deaths around the world</w:t>
        </w:r>
        <w:del w:id="179" w:author="Sujil Kumar Koottathampathiyil" w:date="2022-06-08T20:17:00Z">
          <w:r w:rsidRPr="00FD79BE" w:rsidDel="00C0176A">
            <w:rPr>
              <w:rFonts w:ascii="Arial" w:hAnsi="Arial" w:cs="Arial"/>
              <w:sz w:val="24"/>
              <w:szCs w:val="24"/>
              <w:rPrChange w:id="180" w:author="Sujil Kumar Koottathampathiyil" w:date="2022-06-09T11:19:00Z">
                <w:rPr>
                  <w:rFonts w:ascii="Arial" w:hAnsi="Arial" w:cs="Arial"/>
                </w:rPr>
              </w:rPrChange>
            </w:rPr>
            <w:delText>.</w:delText>
          </w:r>
        </w:del>
      </w:ins>
      <w:ins w:id="181" w:author="Sujil Kumar Koottathampathiyil" w:date="2022-06-08T20:17:00Z">
        <w:r w:rsidRPr="00FD79BE">
          <w:rPr>
            <w:rFonts w:ascii="Arial" w:hAnsi="Arial" w:cs="Arial"/>
            <w:sz w:val="24"/>
            <w:szCs w:val="24"/>
            <w:rPrChange w:id="182" w:author="Sujil Kumar Koottathampathiyil" w:date="2022-06-09T11:19:00Z">
              <w:rPr>
                <w:rFonts w:ascii="Arial" w:hAnsi="Arial" w:cs="Arial"/>
              </w:rPr>
            </w:rPrChange>
          </w:rPr>
          <w:t xml:space="preserve">, the study of </w:t>
        </w:r>
      </w:ins>
      <w:ins w:id="183" w:author="Sujil Kumar Koottathampathiyil" w:date="2022-06-08T20:18:00Z">
        <w:r w:rsidRPr="00FD79BE">
          <w:rPr>
            <w:rFonts w:ascii="Arial" w:hAnsi="Arial" w:cs="Arial"/>
            <w:sz w:val="24"/>
            <w:szCs w:val="24"/>
            <w:rPrChange w:id="184" w:author="Sujil Kumar Koottathampathiyil" w:date="2022-06-09T11:19:00Z">
              <w:rPr>
                <w:rFonts w:ascii="Arial" w:hAnsi="Arial" w:cs="Arial"/>
              </w:rPr>
            </w:rPrChange>
          </w:rPr>
          <w:t xml:space="preserve">Kumar and Susan </w:t>
        </w:r>
      </w:ins>
      <w:r w:rsidR="0044020A" w:rsidRPr="00FD79BE">
        <w:rPr>
          <w:rFonts w:ascii="Arial" w:hAnsi="Arial" w:cs="Arial"/>
          <w:color w:val="000000"/>
          <w:sz w:val="24"/>
          <w:szCs w:val="24"/>
        </w:rPr>
        <w:t>(2020)</w:t>
      </w:r>
      <w:ins w:id="185" w:author="Sujil Kumar Koottathampathiyil" w:date="2022-06-08T20:18:00Z">
        <w:r w:rsidRPr="00FD79BE">
          <w:rPr>
            <w:rFonts w:ascii="Arial" w:hAnsi="Arial" w:cs="Arial"/>
            <w:color w:val="000000"/>
            <w:sz w:val="24"/>
            <w:szCs w:val="24"/>
            <w:rPrChange w:id="186" w:author="Sujil Kumar Koottathampathiyil" w:date="2022-06-09T11:19:00Z">
              <w:rPr>
                <w:rFonts w:ascii="Arial" w:hAnsi="Arial" w:cs="Arial"/>
                <w:color w:val="000000"/>
              </w:rPr>
            </w:rPrChange>
          </w:rPr>
          <w:t xml:space="preserve"> is a great example of </w:t>
        </w:r>
      </w:ins>
      <w:ins w:id="187" w:author="Sujil Kumar Koottathampathiyil" w:date="2022-06-09T00:51:00Z">
        <w:r w:rsidRPr="00FD79BE">
          <w:rPr>
            <w:rFonts w:ascii="Arial" w:hAnsi="Arial" w:cs="Arial"/>
            <w:color w:val="000000"/>
            <w:sz w:val="24"/>
            <w:szCs w:val="24"/>
            <w:rPrChange w:id="188" w:author="Sujil Kumar Koottathampathiyil" w:date="2022-06-09T11:19:00Z">
              <w:rPr>
                <w:rFonts w:ascii="Arial" w:hAnsi="Arial" w:cs="Arial"/>
                <w:color w:val="000000"/>
              </w:rPr>
            </w:rPrChange>
          </w:rPr>
          <w:t xml:space="preserve">the </w:t>
        </w:r>
      </w:ins>
      <w:ins w:id="189" w:author="Sujil Kumar Koottathampathiyil" w:date="2022-06-08T20:18:00Z">
        <w:r w:rsidRPr="00FD79BE">
          <w:rPr>
            <w:rFonts w:ascii="Arial" w:hAnsi="Arial" w:cs="Arial"/>
            <w:color w:val="000000"/>
            <w:sz w:val="24"/>
            <w:szCs w:val="24"/>
            <w:rPrChange w:id="190" w:author="Sujil Kumar Koottathampathiyil" w:date="2022-06-09T11:19:00Z">
              <w:rPr>
                <w:rFonts w:ascii="Arial" w:hAnsi="Arial" w:cs="Arial"/>
                <w:color w:val="000000"/>
              </w:rPr>
            </w:rPrChange>
          </w:rPr>
          <w:t>effective use of these approaches</w:t>
        </w:r>
      </w:ins>
      <w:ins w:id="191" w:author="Sujil Kumar Koottathampathiyil" w:date="2022-06-08T19:43:00Z">
        <w:r w:rsidRPr="00FD79BE">
          <w:rPr>
            <w:rFonts w:ascii="Arial" w:hAnsi="Arial" w:cs="Arial"/>
            <w:color w:val="000000"/>
            <w:sz w:val="24"/>
            <w:szCs w:val="24"/>
            <w:rPrChange w:id="192" w:author="Sujil Kumar Koottathampathiyil" w:date="2022-06-09T11:19:00Z">
              <w:rPr>
                <w:rFonts w:ascii="Arial" w:hAnsi="Arial" w:cs="Arial"/>
                <w:color w:val="000000"/>
              </w:rPr>
            </w:rPrChange>
          </w:rPr>
          <w:t>. Covid-19 was a very sensitive topic in recent year</w:t>
        </w:r>
      </w:ins>
      <w:ins w:id="193" w:author="Sujil Kumar Koottathampathiyil" w:date="2022-06-09T00:51:00Z">
        <w:r w:rsidRPr="00FD79BE">
          <w:rPr>
            <w:rFonts w:ascii="Arial" w:hAnsi="Arial" w:cs="Arial"/>
            <w:color w:val="000000"/>
            <w:sz w:val="24"/>
            <w:szCs w:val="24"/>
            <w:rPrChange w:id="194" w:author="Sujil Kumar Koottathampathiyil" w:date="2022-06-09T11:19:00Z">
              <w:rPr>
                <w:rFonts w:ascii="Arial" w:hAnsi="Arial" w:cs="Arial"/>
                <w:color w:val="000000"/>
              </w:rPr>
            </w:rPrChange>
          </w:rPr>
          <w:t>s</w:t>
        </w:r>
      </w:ins>
      <w:ins w:id="195" w:author="Sujil Kumar Koottathampathiyil" w:date="2022-06-08T19:43:00Z">
        <w:r w:rsidRPr="00FD79BE">
          <w:rPr>
            <w:rFonts w:ascii="Arial" w:hAnsi="Arial" w:cs="Arial"/>
            <w:color w:val="000000"/>
            <w:sz w:val="24"/>
            <w:szCs w:val="24"/>
            <w:rPrChange w:id="196" w:author="Sujil Kumar Koottathampathiyil" w:date="2022-06-09T11:19:00Z">
              <w:rPr>
                <w:rFonts w:ascii="Arial" w:hAnsi="Arial" w:cs="Arial"/>
                <w:color w:val="000000"/>
              </w:rPr>
            </w:rPrChange>
          </w:rPr>
          <w:t>.</w:t>
        </w:r>
      </w:ins>
      <w:ins w:id="197" w:author="Sujil Kumar Koottathampathiyil" w:date="2022-06-08T21:20:00Z">
        <w:r w:rsidRPr="00FD79BE">
          <w:rPr>
            <w:rFonts w:ascii="Arial" w:hAnsi="Arial" w:cs="Arial"/>
            <w:color w:val="000000"/>
            <w:sz w:val="24"/>
            <w:szCs w:val="24"/>
            <w:rPrChange w:id="198" w:author="Sujil Kumar Koottathampathiyil" w:date="2022-06-09T11:19:00Z">
              <w:rPr>
                <w:rFonts w:ascii="Arial" w:hAnsi="Arial" w:cs="Arial"/>
                <w:color w:val="000000"/>
              </w:rPr>
            </w:rPrChange>
          </w:rPr>
          <w:t xml:space="preserve"> The main goal of this study was to identify the future infected cases</w:t>
        </w:r>
      </w:ins>
      <w:ins w:id="199" w:author="Sujil Kumar Koottathampathiyil" w:date="2022-06-08T21:21:00Z">
        <w:r w:rsidRPr="00FD79BE">
          <w:rPr>
            <w:rFonts w:ascii="Arial" w:hAnsi="Arial" w:cs="Arial"/>
            <w:color w:val="000000"/>
            <w:sz w:val="24"/>
            <w:szCs w:val="24"/>
            <w:rPrChange w:id="200" w:author="Sujil Kumar Koottathampathiyil" w:date="2022-06-09T11:19:00Z">
              <w:rPr>
                <w:rFonts w:ascii="Arial" w:hAnsi="Arial" w:cs="Arial"/>
                <w:color w:val="000000"/>
              </w:rPr>
            </w:rPrChange>
          </w:rPr>
          <w:t xml:space="preserve"> and virus spread rate for the preparation </w:t>
        </w:r>
      </w:ins>
      <w:ins w:id="201" w:author="Sujil Kumar Koottathampathiyil" w:date="2022-06-09T10:14:00Z">
        <w:r w:rsidRPr="00FD79BE">
          <w:rPr>
            <w:rFonts w:ascii="Arial" w:hAnsi="Arial" w:cs="Arial"/>
            <w:color w:val="000000"/>
            <w:sz w:val="24"/>
            <w:szCs w:val="24"/>
            <w:rPrChange w:id="202" w:author="Sujil Kumar Koottathampathiyil" w:date="2022-06-09T11:19:00Z">
              <w:rPr>
                <w:rFonts w:ascii="Arial" w:hAnsi="Arial" w:cs="Arial"/>
                <w:color w:val="000000"/>
              </w:rPr>
            </w:rPrChange>
          </w:rPr>
          <w:t>of</w:t>
        </w:r>
      </w:ins>
      <w:ins w:id="203" w:author="Sujil Kumar Koottathampathiyil" w:date="2022-06-08T21:21:00Z">
        <w:r w:rsidRPr="00FD79BE">
          <w:rPr>
            <w:rFonts w:ascii="Arial" w:hAnsi="Arial" w:cs="Arial"/>
            <w:color w:val="000000"/>
            <w:sz w:val="24"/>
            <w:szCs w:val="24"/>
            <w:rPrChange w:id="204" w:author="Sujil Kumar Koottathampathiyil" w:date="2022-06-09T11:19:00Z">
              <w:rPr>
                <w:rFonts w:ascii="Arial" w:hAnsi="Arial" w:cs="Arial"/>
                <w:color w:val="000000"/>
              </w:rPr>
            </w:rPrChange>
          </w:rPr>
          <w:t xml:space="preserve"> the healthcare services to avoi</w:t>
        </w:r>
      </w:ins>
      <w:ins w:id="205" w:author="Sujil Kumar Koottathampathiyil" w:date="2022-06-08T21:22:00Z">
        <w:r w:rsidRPr="00FD79BE">
          <w:rPr>
            <w:rFonts w:ascii="Arial" w:hAnsi="Arial" w:cs="Arial"/>
            <w:color w:val="000000"/>
            <w:sz w:val="24"/>
            <w:szCs w:val="24"/>
            <w:rPrChange w:id="206" w:author="Sujil Kumar Koottathampathiyil" w:date="2022-06-09T11:19:00Z">
              <w:rPr>
                <w:rFonts w:ascii="Arial" w:hAnsi="Arial" w:cs="Arial"/>
                <w:color w:val="000000"/>
              </w:rPr>
            </w:rPrChange>
          </w:rPr>
          <w:t>d deaths</w:t>
        </w:r>
      </w:ins>
      <w:ins w:id="207" w:author="Sujil Kumar Koottathampathiyil" w:date="2022-06-08T21:21:00Z">
        <w:r w:rsidRPr="00FD79BE">
          <w:rPr>
            <w:rFonts w:ascii="Arial" w:hAnsi="Arial" w:cs="Arial"/>
            <w:color w:val="000000"/>
            <w:sz w:val="24"/>
            <w:szCs w:val="24"/>
            <w:rPrChange w:id="208" w:author="Sujil Kumar Koottathampathiyil" w:date="2022-06-09T11:19:00Z">
              <w:rPr>
                <w:rFonts w:ascii="Arial" w:hAnsi="Arial" w:cs="Arial"/>
                <w:color w:val="000000"/>
              </w:rPr>
            </w:rPrChange>
          </w:rPr>
          <w:t>.</w:t>
        </w:r>
      </w:ins>
      <w:ins w:id="209" w:author="Sujil Kumar Koottathampathiyil" w:date="2022-06-08T21:22:00Z">
        <w:r w:rsidRPr="00FD79BE">
          <w:rPr>
            <w:rFonts w:ascii="Arial" w:hAnsi="Arial" w:cs="Arial"/>
            <w:color w:val="000000"/>
            <w:sz w:val="24"/>
            <w:szCs w:val="24"/>
            <w:rPrChange w:id="210" w:author="Sujil Kumar Koottathampathiyil" w:date="2022-06-09T11:19:00Z">
              <w:rPr>
                <w:rFonts w:ascii="Arial" w:hAnsi="Arial" w:cs="Arial"/>
                <w:color w:val="000000"/>
              </w:rPr>
            </w:rPrChange>
          </w:rPr>
          <w:t xml:space="preserve"> In this study</w:t>
        </w:r>
      </w:ins>
      <w:ins w:id="211" w:author="Sujil Kumar Koottathampathiyil" w:date="2022-06-09T00:59:00Z">
        <w:r w:rsidRPr="00FD79BE">
          <w:rPr>
            <w:rFonts w:ascii="Arial" w:hAnsi="Arial" w:cs="Arial"/>
            <w:color w:val="000000"/>
            <w:sz w:val="24"/>
            <w:szCs w:val="24"/>
            <w:rPrChange w:id="212" w:author="Sujil Kumar Koottathampathiyil" w:date="2022-06-09T11:19:00Z">
              <w:rPr>
                <w:rFonts w:ascii="Arial" w:hAnsi="Arial" w:cs="Arial"/>
                <w:color w:val="000000"/>
              </w:rPr>
            </w:rPrChange>
          </w:rPr>
          <w:t>,</w:t>
        </w:r>
      </w:ins>
      <w:ins w:id="213" w:author="Sujil Kumar Koottathampathiyil" w:date="2022-06-08T21:22:00Z">
        <w:r w:rsidRPr="00FD79BE">
          <w:rPr>
            <w:rFonts w:ascii="Arial" w:hAnsi="Arial" w:cs="Arial"/>
            <w:color w:val="000000"/>
            <w:sz w:val="24"/>
            <w:szCs w:val="24"/>
            <w:rPrChange w:id="214" w:author="Sujil Kumar Koottathampathiyil" w:date="2022-06-09T11:19:00Z">
              <w:rPr>
                <w:rFonts w:ascii="Arial" w:hAnsi="Arial" w:cs="Arial"/>
                <w:color w:val="000000"/>
              </w:rPr>
            </w:rPrChange>
          </w:rPr>
          <w:t xml:space="preserve"> they have used day level information o</w:t>
        </w:r>
      </w:ins>
      <w:ins w:id="215" w:author="Sujil Kumar Koottathampathiyil" w:date="2022-06-09T00:59:00Z">
        <w:r w:rsidRPr="00FD79BE">
          <w:rPr>
            <w:rFonts w:ascii="Arial" w:hAnsi="Arial" w:cs="Arial"/>
            <w:color w:val="000000"/>
            <w:sz w:val="24"/>
            <w:szCs w:val="24"/>
            <w:rPrChange w:id="216" w:author="Sujil Kumar Koottathampathiyil" w:date="2022-06-09T11:19:00Z">
              <w:rPr>
                <w:rFonts w:ascii="Arial" w:hAnsi="Arial" w:cs="Arial"/>
                <w:color w:val="000000"/>
              </w:rPr>
            </w:rPrChange>
          </w:rPr>
          <w:t>n</w:t>
        </w:r>
      </w:ins>
      <w:ins w:id="217" w:author="Sujil Kumar Koottathampathiyil" w:date="2022-06-08T21:22:00Z">
        <w:r w:rsidRPr="00FD79BE">
          <w:rPr>
            <w:rFonts w:ascii="Arial" w:hAnsi="Arial" w:cs="Arial"/>
            <w:color w:val="000000"/>
            <w:sz w:val="24"/>
            <w:szCs w:val="24"/>
            <w:rPrChange w:id="218" w:author="Sujil Kumar Koottathampathiyil" w:date="2022-06-09T11:19:00Z">
              <w:rPr>
                <w:rFonts w:ascii="Arial" w:hAnsi="Arial" w:cs="Arial"/>
                <w:color w:val="000000"/>
              </w:rPr>
            </w:rPrChange>
          </w:rPr>
          <w:t xml:space="preserve"> covid-19 spread for </w:t>
        </w:r>
      </w:ins>
      <w:ins w:id="219" w:author="Sujil Kumar Koottathampathiyil" w:date="2022-06-08T21:23:00Z">
        <w:r w:rsidRPr="00FD79BE">
          <w:rPr>
            <w:rFonts w:ascii="Arial" w:hAnsi="Arial" w:cs="Arial"/>
            <w:color w:val="000000"/>
            <w:sz w:val="24"/>
            <w:szCs w:val="24"/>
            <w:rPrChange w:id="220" w:author="Sujil Kumar Koottathampathiyil" w:date="2022-06-09T11:19:00Z">
              <w:rPr>
                <w:rFonts w:ascii="Arial" w:hAnsi="Arial" w:cs="Arial"/>
                <w:color w:val="000000"/>
              </w:rPr>
            </w:rPrChange>
          </w:rPr>
          <w:t xml:space="preserve">cumulative cases from </w:t>
        </w:r>
      </w:ins>
      <w:ins w:id="221" w:author="Sujil Kumar Koottathampathiyil" w:date="2022-06-09T00:59:00Z">
        <w:r w:rsidRPr="00FD79BE">
          <w:rPr>
            <w:rFonts w:ascii="Arial" w:hAnsi="Arial" w:cs="Arial"/>
            <w:color w:val="000000"/>
            <w:sz w:val="24"/>
            <w:szCs w:val="24"/>
            <w:rPrChange w:id="222" w:author="Sujil Kumar Koottathampathiyil" w:date="2022-06-09T11:19:00Z">
              <w:rPr>
                <w:rFonts w:ascii="Arial" w:hAnsi="Arial" w:cs="Arial"/>
                <w:color w:val="000000"/>
              </w:rPr>
            </w:rPrChange>
          </w:rPr>
          <w:t xml:space="preserve">the </w:t>
        </w:r>
      </w:ins>
      <w:ins w:id="223" w:author="Sujil Kumar Koottathampathiyil" w:date="2022-06-08T21:23:00Z">
        <w:r w:rsidRPr="00FD79BE">
          <w:rPr>
            <w:rFonts w:ascii="Arial" w:hAnsi="Arial" w:cs="Arial"/>
            <w:color w:val="000000"/>
            <w:sz w:val="24"/>
            <w:szCs w:val="24"/>
            <w:rPrChange w:id="224" w:author="Sujil Kumar Koottathampathiyil" w:date="2022-06-09T11:19:00Z">
              <w:rPr>
                <w:rFonts w:ascii="Arial" w:hAnsi="Arial" w:cs="Arial"/>
                <w:color w:val="000000"/>
              </w:rPr>
            </w:rPrChange>
          </w:rPr>
          <w:t>whole world. T</w:t>
        </w:r>
      </w:ins>
      <w:ins w:id="225" w:author="Sujil Kumar Koottathampathiyil" w:date="2022-06-09T00:59:00Z">
        <w:r w:rsidRPr="00FD79BE">
          <w:rPr>
            <w:rFonts w:ascii="Arial" w:hAnsi="Arial" w:cs="Arial"/>
            <w:color w:val="000000"/>
            <w:sz w:val="24"/>
            <w:szCs w:val="24"/>
            <w:rPrChange w:id="226" w:author="Sujil Kumar Koottathampathiyil" w:date="2022-06-09T11:19:00Z">
              <w:rPr>
                <w:rFonts w:ascii="Arial" w:hAnsi="Arial" w:cs="Arial"/>
                <w:color w:val="000000"/>
              </w:rPr>
            </w:rPrChange>
          </w:rPr>
          <w:t>he t</w:t>
        </w:r>
      </w:ins>
      <w:ins w:id="227" w:author="Sujil Kumar Koottathampathiyil" w:date="2022-06-08T21:23:00Z">
        <w:r w:rsidRPr="00FD79BE">
          <w:rPr>
            <w:rFonts w:ascii="Arial" w:hAnsi="Arial" w:cs="Arial"/>
            <w:color w:val="000000"/>
            <w:sz w:val="24"/>
            <w:szCs w:val="24"/>
            <w:rPrChange w:id="228" w:author="Sujil Kumar Koottathampathiyil" w:date="2022-06-09T11:19:00Z">
              <w:rPr>
                <w:rFonts w:ascii="Arial" w:hAnsi="Arial" w:cs="Arial"/>
                <w:color w:val="000000"/>
              </w:rPr>
            </w:rPrChange>
          </w:rPr>
          <w:t xml:space="preserve">op ten most affected counties were </w:t>
        </w:r>
      </w:ins>
      <w:ins w:id="229" w:author="Sujil Kumar Koottathampathiyil" w:date="2022-06-09T01:00:00Z">
        <w:r w:rsidRPr="00FD79BE">
          <w:rPr>
            <w:rFonts w:ascii="Arial" w:hAnsi="Arial" w:cs="Arial"/>
            <w:color w:val="000000"/>
            <w:sz w:val="24"/>
            <w:szCs w:val="24"/>
            <w:rPrChange w:id="230" w:author="Sujil Kumar Koottathampathiyil" w:date="2022-06-09T11:19:00Z">
              <w:rPr>
                <w:rFonts w:ascii="Arial" w:hAnsi="Arial" w:cs="Arial"/>
                <w:color w:val="000000"/>
              </w:rPr>
            </w:rPrChange>
          </w:rPr>
          <w:t xml:space="preserve">the </w:t>
        </w:r>
      </w:ins>
      <w:ins w:id="231" w:author="Sujil Kumar Koottathampathiyil" w:date="2022-06-08T21:24:00Z">
        <w:r w:rsidRPr="00FD79BE">
          <w:rPr>
            <w:rFonts w:ascii="Arial" w:hAnsi="Arial" w:cs="Arial"/>
            <w:color w:val="000000"/>
            <w:sz w:val="24"/>
            <w:szCs w:val="24"/>
            <w:rPrChange w:id="232"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Pr="00FD79BE">
          <w:rPr>
            <w:rFonts w:ascii="Arial" w:hAnsi="Arial" w:cs="Arial"/>
            <w:color w:val="000000"/>
            <w:sz w:val="24"/>
            <w:szCs w:val="24"/>
            <w:rPrChange w:id="233" w:author="Sujil Kumar Koottathampathiyil" w:date="2022-06-09T11:19:00Z">
              <w:rPr>
                <w:rFonts w:ascii="Arial" w:hAnsi="Arial" w:cs="Arial"/>
                <w:color w:val="000000"/>
              </w:rPr>
            </w:rPrChange>
          </w:rPr>
          <w:t xml:space="preserve">India. </w:t>
        </w:r>
      </w:ins>
      <w:ins w:id="234" w:author="Sujil Kumar Koottathampathiyil" w:date="2022-06-08T21:25:00Z">
        <w:r w:rsidRPr="00FD79BE">
          <w:rPr>
            <w:rFonts w:ascii="Arial" w:hAnsi="Arial" w:cs="Arial"/>
            <w:color w:val="000000"/>
            <w:sz w:val="24"/>
            <w:szCs w:val="24"/>
            <w:rPrChange w:id="235" w:author="Sujil Kumar Koottathampathiyil" w:date="2022-06-09T11:19:00Z">
              <w:rPr>
                <w:rFonts w:ascii="Arial" w:hAnsi="Arial" w:cs="Arial"/>
                <w:color w:val="000000"/>
              </w:rPr>
            </w:rPrChange>
          </w:rPr>
          <w:t xml:space="preserve">They have used </w:t>
        </w:r>
        <w:r w:rsidRPr="00FD79BE">
          <w:rPr>
            <w:rFonts w:ascii="Arial" w:hAnsi="Arial" w:cs="Arial"/>
            <w:color w:val="000000"/>
            <w:sz w:val="24"/>
            <w:szCs w:val="24"/>
            <w:rPrChange w:id="236" w:author="Sujil Kumar Koottathampathiyil" w:date="2022-06-09T11:19:00Z">
              <w:rPr>
                <w:rFonts w:ascii="Arial" w:hAnsi="Arial" w:cs="Arial"/>
                <w:color w:val="333333"/>
                <w:sz w:val="27"/>
                <w:szCs w:val="27"/>
                <w:shd w:val="clear" w:color="auto" w:fill="FFFFFF"/>
              </w:rPr>
            </w:rPrChange>
          </w:rPr>
          <w:t>temporal data of coronavirus spread from January 22, 2020 to May 20, 2020.</w:t>
        </w:r>
      </w:ins>
      <w:ins w:id="237" w:author="Sujil Kumar Koottathampathiyil" w:date="2022-06-09T00:59:00Z">
        <w:r w:rsidRPr="00FD79BE">
          <w:rPr>
            <w:rFonts w:ascii="Arial" w:hAnsi="Arial" w:cs="Arial"/>
            <w:color w:val="000000"/>
            <w:sz w:val="24"/>
            <w:szCs w:val="24"/>
            <w:rPrChange w:id="238" w:author="Sujil Kumar Koottathampathiyil" w:date="2022-06-09T11:19:00Z">
              <w:rPr>
                <w:rFonts w:ascii="Arial" w:hAnsi="Arial" w:cs="Arial"/>
                <w:color w:val="000000"/>
              </w:rPr>
            </w:rPrChange>
          </w:rPr>
          <w:t xml:space="preserve"> </w:t>
        </w:r>
      </w:ins>
      <w:ins w:id="239" w:author="Sujil Kumar Koottathampathiyil" w:date="2022-06-08T21:27:00Z">
        <w:r w:rsidRPr="00FD79BE">
          <w:rPr>
            <w:rFonts w:ascii="Arial" w:hAnsi="Arial" w:cs="Arial"/>
            <w:color w:val="000000"/>
            <w:sz w:val="24"/>
            <w:szCs w:val="24"/>
            <w:rPrChange w:id="240" w:author="Sujil Kumar Koottathampathiyil" w:date="2022-06-09T11:19:00Z">
              <w:rPr>
                <w:rFonts w:ascii="Arial" w:hAnsi="Arial" w:cs="Arial"/>
                <w:color w:val="000000"/>
              </w:rPr>
            </w:rPrChange>
          </w:rPr>
          <w:t xml:space="preserve">They have used </w:t>
        </w:r>
      </w:ins>
      <w:r w:rsidR="00AF3CCB" w:rsidRPr="00FD79BE">
        <w:rPr>
          <w:rFonts w:ascii="Arial" w:hAnsi="Arial" w:cs="Arial"/>
          <w:color w:val="000000"/>
          <w:sz w:val="24"/>
          <w:szCs w:val="24"/>
        </w:rPr>
        <w:t>ARIMA,</w:t>
      </w:r>
      <w:ins w:id="241" w:author="Sujil Kumar Koottathampathiyil" w:date="2022-06-08T21:27:00Z">
        <w:r w:rsidRPr="00FD79BE">
          <w:rPr>
            <w:rFonts w:ascii="Arial" w:hAnsi="Arial" w:cs="Arial"/>
            <w:color w:val="000000"/>
            <w:sz w:val="24"/>
            <w:szCs w:val="24"/>
            <w:rPrChange w:id="242" w:author="Sujil Kumar Koottathampathiyil" w:date="2022-06-09T11:19:00Z">
              <w:rPr>
                <w:rFonts w:ascii="Arial" w:hAnsi="Arial" w:cs="Arial"/>
                <w:color w:val="000000"/>
              </w:rPr>
            </w:rPrChange>
          </w:rPr>
          <w:t xml:space="preserve"> and Prophet </w:t>
        </w:r>
      </w:ins>
      <w:ins w:id="243" w:author="Sujil Kumar Koottathampathiyil" w:date="2022-06-08T21:30:00Z">
        <w:r w:rsidRPr="00FD79BE">
          <w:rPr>
            <w:rFonts w:ascii="Arial" w:hAnsi="Arial" w:cs="Arial"/>
            <w:color w:val="000000"/>
            <w:sz w:val="24"/>
            <w:szCs w:val="24"/>
            <w:rPrChange w:id="244" w:author="Sujil Kumar Koottathampathiyil" w:date="2022-06-09T11:19:00Z">
              <w:rPr>
                <w:rFonts w:ascii="Arial" w:hAnsi="Arial" w:cs="Arial"/>
                <w:color w:val="000000"/>
              </w:rPr>
            </w:rPrChange>
          </w:rPr>
          <w:t>m</w:t>
        </w:r>
      </w:ins>
      <w:ins w:id="245" w:author="Sujil Kumar Koottathampathiyil" w:date="2022-06-08T21:31:00Z">
        <w:r w:rsidRPr="00FD79BE">
          <w:rPr>
            <w:rFonts w:ascii="Arial" w:hAnsi="Arial" w:cs="Arial"/>
            <w:color w:val="000000"/>
            <w:sz w:val="24"/>
            <w:szCs w:val="24"/>
            <w:rPrChange w:id="246"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247" w:author="Sujil Kumar Koottathampathiyil" w:date="2022-06-08T21:32:00Z">
        <w:r w:rsidRPr="00FD79BE">
          <w:rPr>
            <w:rFonts w:ascii="Arial" w:hAnsi="Arial" w:cs="Arial"/>
            <w:color w:val="000000"/>
            <w:sz w:val="24"/>
            <w:szCs w:val="24"/>
            <w:rPrChange w:id="248"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249" w:author="Sujil Kumar Koottathampathiyil" w:date="2022-06-08T21:27:00Z">
        <w:r w:rsidRPr="00FD79BE">
          <w:rPr>
            <w:rFonts w:ascii="Arial" w:hAnsi="Arial" w:cs="Arial"/>
            <w:color w:val="000000"/>
            <w:sz w:val="24"/>
            <w:szCs w:val="24"/>
            <w:rPrChange w:id="250" w:author="Sujil Kumar Koottathampathiyil" w:date="2022-06-09T11:19:00Z">
              <w:rPr>
                <w:rFonts w:ascii="Arial" w:hAnsi="Arial" w:cs="Arial"/>
                <w:color w:val="000000"/>
              </w:rPr>
            </w:rPrChange>
          </w:rPr>
          <w:t>.</w:t>
        </w:r>
      </w:ins>
      <w:ins w:id="251" w:author="Sujil Kumar Koottathampathiyil" w:date="2022-06-08T21:32:00Z">
        <w:r w:rsidRPr="00FD79BE">
          <w:rPr>
            <w:rFonts w:ascii="Arial" w:hAnsi="Arial" w:cs="Arial"/>
            <w:color w:val="000000"/>
            <w:sz w:val="24"/>
            <w:szCs w:val="24"/>
            <w:rPrChange w:id="252" w:author="Sujil Kumar Koottathampathiyil" w:date="2022-06-09T11:19:00Z">
              <w:rPr>
                <w:rFonts w:ascii="Arial" w:hAnsi="Arial" w:cs="Arial"/>
                <w:color w:val="000000"/>
              </w:rPr>
            </w:rPrChange>
          </w:rPr>
          <w:t xml:space="preserve"> This study has proved that ARIMA Model was more effective in </w:t>
        </w:r>
      </w:ins>
      <w:ins w:id="253" w:author="Sujil Kumar Koottathampathiyil" w:date="2022-06-08T21:33:00Z">
        <w:r w:rsidRPr="00FD79BE">
          <w:rPr>
            <w:rFonts w:ascii="Arial" w:hAnsi="Arial" w:cs="Arial"/>
            <w:color w:val="000000"/>
            <w:sz w:val="24"/>
            <w:szCs w:val="24"/>
            <w:rPrChange w:id="254" w:author="Sujil Kumar Koottathampathiyil" w:date="2022-06-09T11:19:00Z">
              <w:rPr>
                <w:rFonts w:ascii="Arial" w:hAnsi="Arial" w:cs="Arial"/>
                <w:color w:val="000000"/>
              </w:rPr>
            </w:rPrChange>
          </w:rPr>
          <w:t>forecasting covid-19 prevalence</w:t>
        </w:r>
      </w:ins>
      <w:ins w:id="255" w:author="Sujil Kumar Koottathampathiyil" w:date="2022-06-08T21:32:00Z">
        <w:r w:rsidRPr="00FD79BE">
          <w:rPr>
            <w:rFonts w:ascii="Arial" w:hAnsi="Arial" w:cs="Arial"/>
            <w:color w:val="000000"/>
            <w:sz w:val="24"/>
            <w:szCs w:val="24"/>
            <w:rPrChange w:id="256" w:author="Sujil Kumar Koottathampathiyil" w:date="2022-06-09T11:19:00Z">
              <w:rPr>
                <w:rFonts w:ascii="Arial" w:hAnsi="Arial" w:cs="Arial"/>
                <w:color w:val="000000"/>
              </w:rPr>
            </w:rPrChange>
          </w:rPr>
          <w:t xml:space="preserve">. </w:t>
        </w:r>
      </w:ins>
      <w:ins w:id="257" w:author="Sujil Kumar Koottathampathiyil" w:date="2022-06-08T19:43:00Z">
        <w:del w:id="258" w:author="Sujil Kumar Koottathampathiyil" w:date="2022-06-08T21:22:00Z">
          <w:r w:rsidRPr="00FD79BE" w:rsidDel="00B52248">
            <w:rPr>
              <w:rFonts w:ascii="Arial" w:hAnsi="Arial" w:cs="Arial"/>
              <w:color w:val="000000"/>
              <w:sz w:val="24"/>
              <w:szCs w:val="24"/>
              <w:rPrChange w:id="259" w:author="Sujil Kumar Koottathampathiyil" w:date="2022-06-09T11:19:00Z">
                <w:rPr>
                  <w:rFonts w:ascii="Arial" w:hAnsi="Arial" w:cs="Arial"/>
                  <w:color w:val="000000"/>
                </w:rPr>
              </w:rPrChange>
            </w:rPr>
            <w:delText xml:space="preserve"> </w:delText>
          </w:r>
        </w:del>
        <w:r w:rsidRPr="00FD79BE">
          <w:rPr>
            <w:rFonts w:ascii="Arial" w:hAnsi="Arial" w:cs="Arial"/>
            <w:color w:val="000000"/>
            <w:sz w:val="24"/>
            <w:szCs w:val="24"/>
            <w:rPrChange w:id="260" w:author="Sujil Kumar Koottathampathiyil" w:date="2022-06-09T11:19:00Z">
              <w:rPr>
                <w:rFonts w:ascii="Arial" w:hAnsi="Arial" w:cs="Arial"/>
                <w:color w:val="000000"/>
              </w:rPr>
            </w:rPrChange>
          </w:rPr>
          <w:t xml:space="preserve">Many people have </w:t>
        </w:r>
      </w:ins>
      <w:ins w:id="261" w:author="Sujil Kumar Koottathampathiyil" w:date="2022-06-09T01:00:00Z">
        <w:r w:rsidRPr="00FD79BE">
          <w:rPr>
            <w:rFonts w:ascii="Arial" w:hAnsi="Arial" w:cs="Arial"/>
            <w:color w:val="000000"/>
            <w:sz w:val="24"/>
            <w:szCs w:val="24"/>
            <w:rPrChange w:id="262" w:author="Sujil Kumar Koottathampathiyil" w:date="2022-06-09T11:19:00Z">
              <w:rPr>
                <w:rFonts w:ascii="Arial" w:hAnsi="Arial" w:cs="Arial"/>
                <w:color w:val="000000"/>
              </w:rPr>
            </w:rPrChange>
          </w:rPr>
          <w:t xml:space="preserve">been </w:t>
        </w:r>
      </w:ins>
      <w:ins w:id="263" w:author="Sujil Kumar Koottathampathiyil" w:date="2022-06-08T19:43:00Z">
        <w:r w:rsidRPr="00FD79BE">
          <w:rPr>
            <w:rFonts w:ascii="Arial" w:hAnsi="Arial" w:cs="Arial"/>
            <w:color w:val="000000"/>
            <w:sz w:val="24"/>
            <w:szCs w:val="24"/>
            <w:rPrChange w:id="264" w:author="Sujil Kumar Koottathampathiyil" w:date="2022-06-09T11:19:00Z">
              <w:rPr>
                <w:rFonts w:ascii="Arial" w:hAnsi="Arial" w:cs="Arial"/>
                <w:color w:val="000000"/>
              </w:rPr>
            </w:rPrChange>
          </w:rPr>
          <w:t xml:space="preserve">affected by it and lost their life. The dataset is very similar to what I have chosen for </w:t>
        </w:r>
        <w:del w:id="265" w:author="Sujil Kumar Koottathampathiyil" w:date="2022-06-12T23:47:00Z">
          <w:r w:rsidRPr="00FD79BE" w:rsidDel="008A07D6">
            <w:rPr>
              <w:rFonts w:ascii="Arial" w:hAnsi="Arial" w:cs="Arial"/>
              <w:color w:val="000000"/>
              <w:sz w:val="24"/>
              <w:szCs w:val="24"/>
              <w:rPrChange w:id="266" w:author="Sujil Kumar Koottathampathiyil" w:date="2022-06-09T11:19:00Z">
                <w:rPr>
                  <w:rFonts w:ascii="Arial" w:hAnsi="Arial" w:cs="Arial"/>
                  <w:color w:val="000000"/>
                </w:rPr>
              </w:rPrChange>
            </w:rPr>
            <w:delText>my</w:delText>
          </w:r>
        </w:del>
      </w:ins>
      <w:ins w:id="267" w:author="Sujil Kumar Koottathampathiyil" w:date="2022-06-12T23:47:00Z">
        <w:r w:rsidRPr="00FD79BE">
          <w:rPr>
            <w:rFonts w:ascii="Arial" w:hAnsi="Arial" w:cs="Arial"/>
            <w:color w:val="000000"/>
            <w:sz w:val="24"/>
            <w:szCs w:val="24"/>
          </w:rPr>
          <w:t>this</w:t>
        </w:r>
      </w:ins>
      <w:ins w:id="268" w:author="Sujil Kumar Koottathampathiyil" w:date="2022-06-08T19:43:00Z">
        <w:r w:rsidRPr="00FD79BE">
          <w:rPr>
            <w:rFonts w:ascii="Arial" w:hAnsi="Arial" w:cs="Arial"/>
            <w:color w:val="000000"/>
            <w:sz w:val="24"/>
            <w:szCs w:val="24"/>
            <w:rPrChange w:id="269" w:author="Sujil Kumar Koottathampathiyil" w:date="2022-06-09T11:19:00Z">
              <w:rPr>
                <w:rFonts w:ascii="Arial" w:hAnsi="Arial" w:cs="Arial"/>
                <w:color w:val="000000"/>
              </w:rPr>
            </w:rPrChange>
          </w:rPr>
          <w:t xml:space="preserve"> suicide prediction as well. In </w:t>
        </w:r>
        <w:del w:id="270" w:author="Sujil Kumar Koottathampathiyil" w:date="2022-06-12T23:47:00Z">
          <w:r w:rsidRPr="00FD79BE" w:rsidDel="008A07D6">
            <w:rPr>
              <w:rFonts w:ascii="Arial" w:hAnsi="Arial" w:cs="Arial"/>
              <w:color w:val="000000"/>
              <w:sz w:val="24"/>
              <w:szCs w:val="24"/>
              <w:rPrChange w:id="271" w:author="Sujil Kumar Koottathampathiyil" w:date="2022-06-09T11:19:00Z">
                <w:rPr>
                  <w:rFonts w:ascii="Arial" w:hAnsi="Arial" w:cs="Arial"/>
                  <w:color w:val="000000"/>
                </w:rPr>
              </w:rPrChange>
            </w:rPr>
            <w:delText>my</w:delText>
          </w:r>
        </w:del>
      </w:ins>
      <w:ins w:id="272" w:author="Sujil Kumar Koottathampathiyil" w:date="2022-06-12T23:47:00Z">
        <w:r w:rsidRPr="00FD79BE">
          <w:rPr>
            <w:rFonts w:ascii="Arial" w:hAnsi="Arial" w:cs="Arial"/>
            <w:color w:val="000000"/>
            <w:sz w:val="24"/>
            <w:szCs w:val="24"/>
          </w:rPr>
          <w:t>this</w:t>
        </w:r>
      </w:ins>
      <w:ins w:id="273" w:author="Sujil Kumar Koottathampathiyil" w:date="2022-06-08T19:43:00Z">
        <w:r w:rsidRPr="00FD79BE">
          <w:rPr>
            <w:rFonts w:ascii="Arial" w:hAnsi="Arial" w:cs="Arial"/>
            <w:color w:val="000000"/>
            <w:sz w:val="24"/>
            <w:szCs w:val="24"/>
            <w:rPrChange w:id="274" w:author="Sujil Kumar Koottathampathiyil" w:date="2022-06-09T11:19:00Z">
              <w:rPr>
                <w:rFonts w:ascii="Arial" w:hAnsi="Arial" w:cs="Arial"/>
                <w:color w:val="000000"/>
              </w:rPr>
            </w:rPrChange>
          </w:rPr>
          <w:t xml:space="preserve"> view</w:t>
        </w:r>
      </w:ins>
      <w:ins w:id="275" w:author="Sujil Kumar Koottathampathiyil" w:date="2022-06-09T01:00:00Z">
        <w:r w:rsidRPr="00FD79BE">
          <w:rPr>
            <w:rFonts w:ascii="Arial" w:hAnsi="Arial" w:cs="Arial"/>
            <w:color w:val="000000"/>
            <w:sz w:val="24"/>
            <w:szCs w:val="24"/>
            <w:rPrChange w:id="276" w:author="Sujil Kumar Koottathampathiyil" w:date="2022-06-09T11:19:00Z">
              <w:rPr>
                <w:rFonts w:ascii="Arial" w:hAnsi="Arial" w:cs="Arial"/>
                <w:color w:val="000000"/>
              </w:rPr>
            </w:rPrChange>
          </w:rPr>
          <w:t>,</w:t>
        </w:r>
      </w:ins>
      <w:ins w:id="277" w:author="Sujil Kumar Koottathampathiyil" w:date="2022-06-08T19:43:00Z">
        <w:r w:rsidRPr="00FD79BE">
          <w:rPr>
            <w:rFonts w:ascii="Arial" w:hAnsi="Arial" w:cs="Arial"/>
            <w:color w:val="000000"/>
            <w:sz w:val="24"/>
            <w:szCs w:val="24"/>
            <w:rPrChange w:id="278" w:author="Sujil Kumar Koottathampathiyil" w:date="2022-06-09T11:19:00Z">
              <w:rPr>
                <w:rFonts w:ascii="Arial" w:hAnsi="Arial" w:cs="Arial"/>
                <w:color w:val="000000"/>
              </w:rPr>
            </w:rPrChange>
          </w:rPr>
          <w:t xml:space="preserve"> </w:t>
        </w:r>
      </w:ins>
      <w:ins w:id="279" w:author="Jack Mc Donnell" w:date="2022-06-09T13:53:00Z">
        <w:r w:rsidRPr="00FD79BE">
          <w:rPr>
            <w:rFonts w:ascii="Arial" w:hAnsi="Arial" w:cs="Arial"/>
            <w:color w:val="000000"/>
            <w:sz w:val="24"/>
            <w:szCs w:val="24"/>
          </w:rPr>
          <w:t>t</w:t>
        </w:r>
      </w:ins>
      <w:ins w:id="280" w:author="Sujil Kumar Koottathampathiyil" w:date="2022-06-08T19:43:00Z">
        <w:del w:id="281" w:author="Jack Mc Donnell" w:date="2022-06-09T13:53:00Z">
          <w:r w:rsidRPr="00FD79BE" w:rsidDel="0075697C">
            <w:rPr>
              <w:rFonts w:ascii="Arial" w:hAnsi="Arial" w:cs="Arial"/>
              <w:color w:val="000000"/>
              <w:sz w:val="24"/>
              <w:szCs w:val="24"/>
              <w:rPrChange w:id="282" w:author="Sujil Kumar Koottathampathiyil" w:date="2022-06-09T11:19:00Z">
                <w:rPr>
                  <w:rFonts w:ascii="Arial" w:hAnsi="Arial" w:cs="Arial"/>
                  <w:color w:val="000000"/>
                </w:rPr>
              </w:rPrChange>
            </w:rPr>
            <w:delText>T</w:delText>
          </w:r>
        </w:del>
        <w:r w:rsidRPr="00FD79BE">
          <w:rPr>
            <w:rFonts w:ascii="Arial" w:hAnsi="Arial" w:cs="Arial"/>
            <w:color w:val="000000"/>
            <w:sz w:val="24"/>
            <w:szCs w:val="24"/>
            <w:rPrChange w:id="283"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FD79BE">
          <w:rPr>
            <w:rFonts w:ascii="Arial" w:hAnsi="Arial" w:cs="Arial"/>
            <w:sz w:val="24"/>
            <w:szCs w:val="24"/>
            <w:rPrChange w:id="284" w:author="Sujil Kumar Koottathampathiyil" w:date="2022-06-09T11:19:00Z">
              <w:rPr>
                <w:rFonts w:ascii="Arial" w:hAnsi="Arial" w:cs="Arial"/>
                <w:color w:val="000000"/>
              </w:rPr>
            </w:rPrChange>
          </w:rPr>
          <w:t>understand the patte</w:t>
        </w:r>
      </w:ins>
      <w:ins w:id="285" w:author="Sujil Kumar Koottathampathiyil" w:date="2022-06-09T01:00:00Z">
        <w:r w:rsidRPr="00FD79BE">
          <w:rPr>
            <w:rFonts w:ascii="Arial" w:hAnsi="Arial" w:cs="Arial"/>
            <w:sz w:val="24"/>
            <w:szCs w:val="24"/>
            <w:rPrChange w:id="286" w:author="Sujil Kumar Koottathampathiyil" w:date="2022-06-09T11:19:00Z">
              <w:rPr>
                <w:rFonts w:ascii="Arial" w:hAnsi="Arial" w:cs="Arial"/>
              </w:rPr>
            </w:rPrChange>
          </w:rPr>
          <w:t>r</w:t>
        </w:r>
      </w:ins>
      <w:ins w:id="287" w:author="Sujil Kumar Koottathampathiyil" w:date="2022-06-08T19:43:00Z">
        <w:r w:rsidRPr="00FD79BE">
          <w:rPr>
            <w:rFonts w:ascii="Arial" w:hAnsi="Arial" w:cs="Arial"/>
            <w:sz w:val="24"/>
            <w:szCs w:val="24"/>
            <w:rPrChange w:id="288" w:author="Sujil Kumar Koottathampathiyil" w:date="2022-06-09T11:19:00Z">
              <w:rPr>
                <w:rFonts w:ascii="Arial" w:hAnsi="Arial" w:cs="Arial"/>
                <w:color w:val="000000"/>
              </w:rPr>
            </w:rPrChange>
          </w:rPr>
          <w:t xml:space="preserve">n in deaths </w:t>
        </w:r>
      </w:ins>
      <w:ins w:id="289" w:author="Sujil Kumar Koottathampathiyil" w:date="2022-06-09T01:00:00Z">
        <w:r w:rsidRPr="00FD79BE">
          <w:rPr>
            <w:rFonts w:ascii="Arial" w:hAnsi="Arial" w:cs="Arial"/>
            <w:sz w:val="24"/>
            <w:szCs w:val="24"/>
            <w:rPrChange w:id="290" w:author="Sujil Kumar Koottathampathiyil" w:date="2022-06-09T11:19:00Z">
              <w:rPr>
                <w:rFonts w:ascii="Arial" w:hAnsi="Arial" w:cs="Arial"/>
              </w:rPr>
            </w:rPrChange>
          </w:rPr>
          <w:t xml:space="preserve">that </w:t>
        </w:r>
      </w:ins>
      <w:ins w:id="291" w:author="Sujil Kumar Koottathampathiyil" w:date="2022-06-08T19:43:00Z">
        <w:r w:rsidRPr="00FD79BE">
          <w:rPr>
            <w:rFonts w:ascii="Arial" w:hAnsi="Arial" w:cs="Arial"/>
            <w:sz w:val="24"/>
            <w:szCs w:val="24"/>
            <w:rPrChange w:id="292" w:author="Sujil Kumar Koottathampathiyil" w:date="2022-06-09T11:19:00Z">
              <w:rPr>
                <w:rFonts w:ascii="Arial" w:hAnsi="Arial" w:cs="Arial"/>
                <w:color w:val="000000"/>
              </w:rPr>
            </w:rPrChange>
          </w:rPr>
          <w:t xml:space="preserve">happened around the world. </w:t>
        </w:r>
        <w:del w:id="293" w:author="Sujil Kumar Koottathampathiyil" w:date="2022-06-09T01:00:00Z">
          <w:r w:rsidRPr="00FD79BE" w:rsidDel="000441C2">
            <w:rPr>
              <w:rFonts w:ascii="Arial" w:hAnsi="Arial" w:cs="Arial"/>
              <w:sz w:val="24"/>
              <w:szCs w:val="24"/>
              <w:rPrChange w:id="294" w:author="Sujil Kumar Koottathampathiyil" w:date="2022-06-09T11:19:00Z">
                <w:rPr>
                  <w:rFonts w:ascii="Arial" w:hAnsi="Arial" w:cs="Arial"/>
                  <w:color w:val="000000"/>
                </w:rPr>
              </w:rPrChange>
            </w:rPr>
            <w:delText xml:space="preserve">Time series is definitely helped to make predictions about coming years. </w:delText>
          </w:r>
        </w:del>
        <w:r w:rsidRPr="00FD79BE">
          <w:rPr>
            <w:rFonts w:ascii="Arial" w:hAnsi="Arial" w:cs="Arial"/>
            <w:sz w:val="24"/>
            <w:szCs w:val="24"/>
            <w:rPrChange w:id="295" w:author="Sujil Kumar Koottathampathiyil" w:date="2022-06-09T11:19:00Z">
              <w:rPr>
                <w:rFonts w:ascii="Arial" w:hAnsi="Arial" w:cs="Arial"/>
                <w:color w:val="000000"/>
              </w:rPr>
            </w:rPrChange>
          </w:rPr>
          <w:t>ARIMA and</w:t>
        </w:r>
        <w:r w:rsidRPr="00FD79BE">
          <w:rPr>
            <w:rFonts w:ascii="Arial" w:hAnsi="Arial" w:cs="Arial"/>
            <w:sz w:val="24"/>
            <w:szCs w:val="24"/>
            <w:rPrChange w:id="296" w:author="Sujil Kumar Koottathampathiyil" w:date="2022-06-09T11:19:00Z">
              <w:rPr>
                <w:rFonts w:ascii="Arial" w:hAnsi="Arial" w:cs="Arial"/>
              </w:rPr>
            </w:rPrChange>
          </w:rPr>
          <w:t xml:space="preserve"> </w:t>
        </w:r>
        <w:r w:rsidRPr="00FD79BE">
          <w:rPr>
            <w:rFonts w:ascii="Arial" w:hAnsi="Arial" w:cs="Arial"/>
            <w:sz w:val="24"/>
            <w:szCs w:val="24"/>
            <w:rPrChange w:id="297" w:author="Sujil Kumar Koottathampathiyil" w:date="2022-06-09T11:19:00Z">
              <w:rPr>
                <w:rFonts w:ascii="Arial" w:hAnsi="Arial" w:cs="Arial"/>
                <w:sz w:val="20"/>
                <w:szCs w:val="20"/>
              </w:rPr>
            </w:rPrChange>
          </w:rPr>
          <w:t xml:space="preserve">FBProphet models are used </w:t>
        </w:r>
        <w:del w:id="298" w:author="Sujil Kumar Koottathampathiyil" w:date="2022-06-09T01:01:00Z">
          <w:r w:rsidRPr="00FD79BE" w:rsidDel="000441C2">
            <w:rPr>
              <w:rFonts w:ascii="Arial" w:hAnsi="Arial" w:cs="Arial"/>
              <w:sz w:val="24"/>
              <w:szCs w:val="24"/>
              <w:rPrChange w:id="299" w:author="Sujil Kumar Koottathampathiyil" w:date="2022-06-09T11:19:00Z">
                <w:rPr>
                  <w:rFonts w:ascii="Arial" w:hAnsi="Arial" w:cs="Arial"/>
                  <w:sz w:val="20"/>
                  <w:szCs w:val="20"/>
                </w:rPr>
              </w:rPrChange>
            </w:rPr>
            <w:delText xml:space="preserve">and </w:delText>
          </w:r>
        </w:del>
        <w:r w:rsidRPr="00FD79BE">
          <w:rPr>
            <w:rFonts w:ascii="Arial" w:hAnsi="Arial" w:cs="Arial"/>
            <w:sz w:val="24"/>
            <w:szCs w:val="24"/>
            <w:rPrChange w:id="300" w:author="Sujil Kumar Koottathampathiyil" w:date="2022-06-09T11:19:00Z">
              <w:rPr>
                <w:rFonts w:ascii="Arial" w:hAnsi="Arial" w:cs="Arial"/>
                <w:sz w:val="20"/>
                <w:szCs w:val="20"/>
              </w:rPr>
            </w:rPrChange>
          </w:rPr>
          <w:t>for analysis</w:t>
        </w:r>
      </w:ins>
      <w:ins w:id="301" w:author="Sujil Kumar Koottathampathiyil" w:date="2022-06-09T01:00:00Z">
        <w:r w:rsidRPr="00FD79BE">
          <w:rPr>
            <w:rFonts w:ascii="Arial" w:hAnsi="Arial" w:cs="Arial"/>
            <w:sz w:val="24"/>
            <w:szCs w:val="24"/>
            <w:rPrChange w:id="302" w:author="Sujil Kumar Koottathampathiyil" w:date="2022-06-09T11:19:00Z">
              <w:rPr>
                <w:rFonts w:ascii="Arial" w:hAnsi="Arial" w:cs="Arial"/>
              </w:rPr>
            </w:rPrChange>
          </w:rPr>
          <w:t>.</w:t>
        </w:r>
      </w:ins>
      <w:ins w:id="303" w:author="Sujil Kumar Koottathampathiyil" w:date="2022-06-08T19:43:00Z">
        <w:r w:rsidRPr="00FD79BE">
          <w:rPr>
            <w:rFonts w:ascii="Arial" w:hAnsi="Arial" w:cs="Arial"/>
            <w:sz w:val="24"/>
            <w:szCs w:val="24"/>
            <w:rPrChange w:id="304" w:author="Sujil Kumar Koottathampathiyil" w:date="2022-06-09T11:19:00Z">
              <w:rPr>
                <w:rFonts w:ascii="Arial" w:hAnsi="Arial" w:cs="Arial"/>
                <w:sz w:val="20"/>
                <w:szCs w:val="20"/>
              </w:rPr>
            </w:rPrChange>
          </w:rPr>
          <w:t xml:space="preserve"> </w:t>
        </w:r>
      </w:ins>
      <w:ins w:id="305" w:author="Sujil Kumar Koottathampathiyil" w:date="2022-06-09T01:01:00Z">
        <w:r w:rsidRPr="00FD79BE">
          <w:rPr>
            <w:rFonts w:ascii="Arial" w:hAnsi="Arial" w:cs="Arial"/>
            <w:sz w:val="24"/>
            <w:szCs w:val="24"/>
            <w:rPrChange w:id="306" w:author="Sujil Kumar Koottathampathiyil" w:date="2022-06-09T11:19:00Z">
              <w:rPr>
                <w:rFonts w:ascii="Arial" w:hAnsi="Arial" w:cs="Arial"/>
              </w:rPr>
            </w:rPrChange>
          </w:rPr>
          <w:t>D</w:t>
        </w:r>
      </w:ins>
      <w:ins w:id="307" w:author="Sujil Kumar Koottathampathiyil" w:date="2022-06-08T19:43:00Z">
        <w:del w:id="308" w:author="Sujil Kumar Koottathampathiyil" w:date="2022-06-09T01:00:00Z">
          <w:r w:rsidRPr="00FD79BE" w:rsidDel="000441C2">
            <w:rPr>
              <w:rFonts w:ascii="Arial" w:hAnsi="Arial" w:cs="Arial"/>
              <w:sz w:val="24"/>
              <w:szCs w:val="24"/>
              <w:rPrChange w:id="309" w:author="Sujil Kumar Koottathampathiyil" w:date="2022-06-09T11:19:00Z">
                <w:rPr>
                  <w:rFonts w:ascii="Arial" w:hAnsi="Arial" w:cs="Arial"/>
                  <w:sz w:val="20"/>
                  <w:szCs w:val="20"/>
                </w:rPr>
              </w:rPrChange>
            </w:rPr>
            <w:delText>d</w:delText>
          </w:r>
        </w:del>
        <w:r w:rsidRPr="00FD79BE">
          <w:rPr>
            <w:rFonts w:ascii="Arial" w:hAnsi="Arial" w:cs="Arial"/>
            <w:sz w:val="24"/>
            <w:szCs w:val="24"/>
            <w:rPrChange w:id="310" w:author="Sujil Kumar Koottathampathiyil" w:date="2022-06-09T11:19:00Z">
              <w:rPr>
                <w:rFonts w:ascii="Arial" w:hAnsi="Arial" w:cs="Arial"/>
                <w:sz w:val="20"/>
                <w:szCs w:val="20"/>
              </w:rPr>
            </w:rPrChange>
          </w:rPr>
          <w:t>ata has been split into training and testing.</w:t>
        </w:r>
      </w:ins>
      <w:ins w:id="311" w:author="Sujil Kumar Koottathampathiyil" w:date="2022-06-08T21:39:00Z">
        <w:r w:rsidRPr="00FD79BE">
          <w:rPr>
            <w:rFonts w:ascii="Arial" w:hAnsi="Arial" w:cs="Arial"/>
            <w:sz w:val="24"/>
            <w:szCs w:val="24"/>
            <w:rPrChange w:id="312" w:author="Sujil Kumar Koottathampathiyil" w:date="2022-06-09T11:19:00Z">
              <w:rPr>
                <w:rFonts w:ascii="Arial" w:hAnsi="Arial" w:cs="Arial"/>
              </w:rPr>
            </w:rPrChange>
          </w:rPr>
          <w:t xml:space="preserve"> The trend analysis showed </w:t>
        </w:r>
      </w:ins>
      <w:ins w:id="313" w:author="Sujil Kumar Koottathampathiyil" w:date="2022-06-09T01:01:00Z">
        <w:r w:rsidRPr="00FD79BE">
          <w:rPr>
            <w:rFonts w:ascii="Arial" w:hAnsi="Arial" w:cs="Arial"/>
            <w:sz w:val="24"/>
            <w:szCs w:val="24"/>
            <w:rPrChange w:id="314" w:author="Sujil Kumar Koottathampathiyil" w:date="2022-06-09T11:19:00Z">
              <w:rPr>
                <w:rFonts w:ascii="Arial" w:hAnsi="Arial" w:cs="Arial"/>
              </w:rPr>
            </w:rPrChange>
          </w:rPr>
          <w:t xml:space="preserve">a </w:t>
        </w:r>
      </w:ins>
      <w:ins w:id="315" w:author="Sujil Kumar Koottathampathiyil" w:date="2022-06-08T21:39:00Z">
        <w:r w:rsidRPr="00FD79BE">
          <w:rPr>
            <w:rFonts w:ascii="Arial" w:hAnsi="Arial" w:cs="Arial"/>
            <w:sz w:val="24"/>
            <w:szCs w:val="24"/>
            <w:rPrChange w:id="316" w:author="Sujil Kumar Koottathampathiyil" w:date="2022-06-09T11:19:00Z">
              <w:rPr>
                <w:rFonts w:ascii="Arial" w:hAnsi="Arial" w:cs="Arial"/>
              </w:rPr>
            </w:rPrChange>
          </w:rPr>
          <w:t xml:space="preserve">rapid increase in the affected cases and </w:t>
        </w:r>
      </w:ins>
      <w:ins w:id="317" w:author="Sujil Kumar Koottathampathiyil" w:date="2022-06-08T21:40:00Z">
        <w:r w:rsidRPr="00FD79BE">
          <w:rPr>
            <w:rFonts w:ascii="Arial" w:hAnsi="Arial" w:cs="Arial"/>
            <w:sz w:val="24"/>
            <w:szCs w:val="24"/>
            <w:rPrChange w:id="318" w:author="Sujil Kumar Koottathampathiyil" w:date="2022-06-09T11:19:00Z">
              <w:rPr>
                <w:rFonts w:ascii="Arial" w:hAnsi="Arial" w:cs="Arial"/>
              </w:rPr>
            </w:rPrChange>
          </w:rPr>
          <w:t>the prediction study show</w:t>
        </w:r>
      </w:ins>
      <w:ins w:id="319" w:author="Sujil Kumar Koottathampathiyil" w:date="2022-06-09T01:01:00Z">
        <w:r w:rsidRPr="00FD79BE">
          <w:rPr>
            <w:rFonts w:ascii="Arial" w:hAnsi="Arial" w:cs="Arial"/>
            <w:sz w:val="24"/>
            <w:szCs w:val="24"/>
            <w:rPrChange w:id="320" w:author="Sujil Kumar Koottathampathiyil" w:date="2022-06-09T11:19:00Z">
              <w:rPr>
                <w:rFonts w:ascii="Arial" w:hAnsi="Arial" w:cs="Arial"/>
              </w:rPr>
            </w:rPrChange>
          </w:rPr>
          <w:t>ed</w:t>
        </w:r>
      </w:ins>
      <w:ins w:id="321" w:author="Sujil Kumar Koottathampathiyil" w:date="2022-06-08T21:40:00Z">
        <w:r w:rsidRPr="00FD79BE">
          <w:rPr>
            <w:rFonts w:ascii="Arial" w:hAnsi="Arial" w:cs="Arial"/>
            <w:sz w:val="24"/>
            <w:szCs w:val="24"/>
            <w:rPrChange w:id="322" w:author="Sujil Kumar Koottathampathiyil" w:date="2022-06-09T11:19:00Z">
              <w:rPr>
                <w:rFonts w:ascii="Arial" w:hAnsi="Arial" w:cs="Arial"/>
              </w:rPr>
            </w:rPrChange>
          </w:rPr>
          <w:t xml:space="preserve"> a great increase in the </w:t>
        </w:r>
      </w:ins>
      <w:ins w:id="323" w:author="Sujil Kumar Koottathampathiyil" w:date="2022-06-08T21:41:00Z">
        <w:r w:rsidRPr="00FD79BE">
          <w:rPr>
            <w:rFonts w:ascii="Arial" w:hAnsi="Arial" w:cs="Arial"/>
            <w:sz w:val="24"/>
            <w:szCs w:val="24"/>
            <w:rPrChange w:id="324" w:author="Sujil Kumar Koottathampathiyil" w:date="2022-06-09T11:19:00Z">
              <w:rPr>
                <w:rFonts w:ascii="Arial" w:hAnsi="Arial" w:cs="Arial"/>
              </w:rPr>
            </w:rPrChange>
          </w:rPr>
          <w:t>expected active, recovered, and death cases worldwide. Howev</w:t>
        </w:r>
      </w:ins>
      <w:ins w:id="325" w:author="Sujil Kumar Koottathampathiyil" w:date="2022-06-08T21:42:00Z">
        <w:r w:rsidRPr="00FD79BE">
          <w:rPr>
            <w:rFonts w:ascii="Arial" w:hAnsi="Arial" w:cs="Arial"/>
            <w:sz w:val="24"/>
            <w:szCs w:val="24"/>
            <w:rPrChange w:id="326" w:author="Sujil Kumar Koottathampathiyil" w:date="2022-06-09T11:19:00Z">
              <w:rPr>
                <w:rFonts w:ascii="Arial" w:hAnsi="Arial" w:cs="Arial"/>
              </w:rPr>
            </w:rPrChange>
          </w:rPr>
          <w:t>er</w:t>
        </w:r>
      </w:ins>
      <w:ins w:id="327" w:author="Sujil Kumar Koottathampathiyil" w:date="2022-06-09T01:01:00Z">
        <w:r w:rsidRPr="00FD79BE">
          <w:rPr>
            <w:rFonts w:ascii="Arial" w:hAnsi="Arial" w:cs="Arial"/>
            <w:sz w:val="24"/>
            <w:szCs w:val="24"/>
            <w:rPrChange w:id="328" w:author="Sujil Kumar Koottathampathiyil" w:date="2022-06-09T11:19:00Z">
              <w:rPr>
                <w:rFonts w:ascii="Arial" w:hAnsi="Arial" w:cs="Arial"/>
              </w:rPr>
            </w:rPrChange>
          </w:rPr>
          <w:t>,</w:t>
        </w:r>
      </w:ins>
      <w:ins w:id="329" w:author="Sujil Kumar Koottathampathiyil" w:date="2022-06-08T21:42:00Z">
        <w:r w:rsidRPr="00FD79BE">
          <w:rPr>
            <w:rFonts w:ascii="Arial" w:hAnsi="Arial" w:cs="Arial"/>
            <w:sz w:val="24"/>
            <w:szCs w:val="24"/>
            <w:rPrChange w:id="330" w:author="Sujil Kumar Koottathampathiyil" w:date="2022-06-09T11:19:00Z">
              <w:rPr>
                <w:rFonts w:ascii="Arial" w:hAnsi="Arial" w:cs="Arial"/>
              </w:rPr>
            </w:rPrChange>
          </w:rPr>
          <w:t xml:space="preserve"> as per their research</w:t>
        </w:r>
      </w:ins>
      <w:ins w:id="331" w:author="Sujil Kumar Koottathampathiyil" w:date="2022-06-08T21:43:00Z">
        <w:r w:rsidRPr="00FD79BE">
          <w:rPr>
            <w:rFonts w:ascii="Arial" w:hAnsi="Arial" w:cs="Arial"/>
            <w:sz w:val="24"/>
            <w:szCs w:val="24"/>
            <w:rPrChange w:id="332" w:author="Sujil Kumar Koottathampathiyil" w:date="2022-06-09T11:19:00Z">
              <w:rPr>
                <w:rFonts w:ascii="Arial" w:hAnsi="Arial" w:cs="Arial"/>
              </w:rPr>
            </w:rPrChange>
          </w:rPr>
          <w:t>,</w:t>
        </w:r>
      </w:ins>
      <w:ins w:id="333" w:author="Sujil Kumar Koottathampathiyil" w:date="2022-06-08T21:42:00Z">
        <w:r w:rsidRPr="00FD79BE">
          <w:rPr>
            <w:rFonts w:ascii="Arial" w:hAnsi="Arial" w:cs="Arial"/>
            <w:sz w:val="24"/>
            <w:szCs w:val="24"/>
            <w:rPrChange w:id="334" w:author="Sujil Kumar Koottathampathiyil" w:date="2022-06-09T11:19:00Z">
              <w:rPr>
                <w:rFonts w:ascii="Arial" w:hAnsi="Arial" w:cs="Arial"/>
              </w:rPr>
            </w:rPrChange>
          </w:rPr>
          <w:t xml:space="preserve"> containment policies and lockdowns might affec</w:t>
        </w:r>
      </w:ins>
      <w:ins w:id="335" w:author="Sujil Kumar Koottathampathiyil" w:date="2022-06-08T21:43:00Z">
        <w:r w:rsidRPr="00FD79BE">
          <w:rPr>
            <w:rFonts w:ascii="Arial" w:hAnsi="Arial" w:cs="Arial"/>
            <w:sz w:val="24"/>
            <w:szCs w:val="24"/>
            <w:rPrChange w:id="336" w:author="Sujil Kumar Koottathampathiyil" w:date="2022-06-09T11:19:00Z">
              <w:rPr>
                <w:rFonts w:ascii="Arial" w:hAnsi="Arial" w:cs="Arial"/>
              </w:rPr>
            </w:rPrChange>
          </w:rPr>
          <w:t>t the prediction results.</w:t>
        </w:r>
      </w:ins>
    </w:p>
    <w:p w14:paraId="66484003" w14:textId="77777777" w:rsidR="00DA3F52" w:rsidRPr="00FD79BE" w:rsidRDefault="00DA3F52" w:rsidP="00DA3F52">
      <w:pPr>
        <w:spacing w:line="360" w:lineRule="auto"/>
        <w:jc w:val="both"/>
        <w:rPr>
          <w:ins w:id="337" w:author="Sujil Kumar Koottathampathiyil" w:date="2022-06-08T19:43:00Z"/>
          <w:rFonts w:ascii="Arial" w:hAnsi="Arial" w:cs="Arial"/>
          <w:color w:val="000000"/>
        </w:rPr>
      </w:pPr>
    </w:p>
    <w:p w14:paraId="7CCC9D2F" w14:textId="77777777" w:rsidR="00DA3F52" w:rsidRPr="00FD79BE" w:rsidRDefault="00DA3F52" w:rsidP="00DA3F52">
      <w:pPr>
        <w:spacing w:line="360" w:lineRule="auto"/>
        <w:jc w:val="center"/>
        <w:rPr>
          <w:ins w:id="338" w:author="Sujil Kumar Koottathampathiyil" w:date="2022-06-08T21:36:00Z"/>
          <w:rFonts w:ascii="Arial" w:hAnsi="Arial" w:cs="Arial"/>
          <w:rPrChange w:id="339" w:author="Sujil Kumar Koottathampathiyil" w:date="2022-06-08T23:07:00Z">
            <w:rPr>
              <w:ins w:id="340" w:author="Sujil Kumar Koottathampathiyil" w:date="2022-06-08T21:36:00Z"/>
            </w:rPr>
          </w:rPrChange>
        </w:rPr>
      </w:pPr>
      <w:ins w:id="341" w:author="Sujil Kumar Koottathampathiyil" w:date="2022-06-08T19:43:00Z">
        <w:del w:id="342" w:author="Sujil Kumar Koottathampathiyil" w:date="2022-06-08T21:35:00Z">
          <w:r w:rsidRPr="00FD79BE" w:rsidDel="006B5410">
            <w:rPr>
              <w:rFonts w:ascii="Arial" w:hAnsi="Arial" w:cs="Arial"/>
              <w:noProof/>
              <w:color w:val="000000"/>
            </w:rPr>
            <w:lastRenderedPageBreak/>
            <w:drawing>
              <wp:inline distT="0" distB="0" distL="0" distR="0" wp14:anchorId="58825A95" wp14:editId="1BD9F613">
                <wp:extent cx="1899138" cy="266839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ins>
      <w:ins w:id="343" w:author="Sujil Kumar Koottathampathiyil" w:date="2022-06-08T21:35:00Z">
        <w:r w:rsidRPr="00FD79BE">
          <w:rPr>
            <w:rFonts w:ascii="Arial" w:hAnsi="Arial" w:cs="Arial"/>
            <w:rPrChange w:id="344" w:author="Sujil Kumar Koottathampathiyil" w:date="2022-06-08T23:07:00Z">
              <w:rPr/>
            </w:rPrChange>
          </w:rPr>
          <w:t xml:space="preserve"> </w:t>
        </w:r>
        <w:r w:rsidRPr="00FD79BE">
          <w:rPr>
            <w:rFonts w:ascii="Arial" w:hAnsi="Arial" w:cs="Arial"/>
            <w:noProof/>
            <w:rPrChange w:id="345" w:author="Sujil Kumar Koottathampathiyil" w:date="2022-06-08T23:07:00Z">
              <w:rPr>
                <w:noProof/>
              </w:rPr>
            </w:rPrChange>
          </w:rPr>
          <w:drawing>
            <wp:inline distT="0" distB="0" distL="0" distR="0" wp14:anchorId="13C20415" wp14:editId="1523508E">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0B71C12" w14:textId="0E3D1AE5" w:rsidR="00DA3F52" w:rsidRPr="00FD79BE" w:rsidRDefault="00DA3F52">
      <w:pPr>
        <w:spacing w:after="0" w:line="240" w:lineRule="auto"/>
        <w:jc w:val="both"/>
        <w:rPr>
          <w:ins w:id="346" w:author="Sujil Kumar Koottathampathiyil" w:date="2022-06-08T21:36:00Z"/>
          <w:rFonts w:ascii="Arial" w:eastAsia="Times New Roman" w:hAnsi="Arial" w:cs="Arial"/>
          <w:i/>
          <w:iCs/>
          <w:sz w:val="24"/>
          <w:szCs w:val="24"/>
          <w:rPrChange w:id="347" w:author="Sujil Kumar Koottathampathiyil" w:date="2022-06-12T09:32:00Z">
            <w:rPr>
              <w:ins w:id="348" w:author="Sujil Kumar Koottathampathiyil" w:date="2022-06-08T21:36:00Z"/>
              <w:rFonts w:ascii="Times New Roman" w:eastAsia="Times New Roman" w:hAnsi="Times New Roman" w:cs="Times New Roman"/>
              <w:sz w:val="24"/>
              <w:szCs w:val="24"/>
            </w:rPr>
          </w:rPrChange>
        </w:rPr>
        <w:pPrChange w:id="349" w:author="Sujil Kumar Koottathampathiyil" w:date="2022-06-12T09:32:00Z">
          <w:pPr>
            <w:spacing w:after="360" w:line="240" w:lineRule="auto"/>
          </w:pPr>
        </w:pPrChange>
      </w:pPr>
      <w:ins w:id="350" w:author="Sujil Kumar Koottathampathiyil" w:date="2022-06-08T21:36:00Z">
        <w:r w:rsidRPr="00FD79BE">
          <w:rPr>
            <w:rFonts w:ascii="Arial" w:eastAsia="Times New Roman" w:hAnsi="Arial" w:cs="Arial"/>
            <w:b/>
            <w:bCs/>
            <w:i/>
            <w:iCs/>
            <w:sz w:val="24"/>
            <w:szCs w:val="24"/>
            <w:rPrChange w:id="351" w:author="Sujil Kumar Koottathampathiyil" w:date="2022-06-12T09:32:00Z">
              <w:rPr>
                <w:rFonts w:ascii="Verdana" w:eastAsia="Times New Roman" w:hAnsi="Verdana" w:cs="Times New Roman"/>
                <w:b/>
                <w:bCs/>
                <w:color w:val="666666"/>
                <w:sz w:val="23"/>
                <w:szCs w:val="23"/>
                <w:shd w:val="clear" w:color="auto" w:fill="FFFFFF"/>
              </w:rPr>
            </w:rPrChange>
          </w:rPr>
          <w:t xml:space="preserve">Fig. </w:t>
        </w:r>
      </w:ins>
      <w:ins w:id="352" w:author="Sujil Kumar Koottathampathiyil" w:date="2022-06-09T08:19:00Z">
        <w:r w:rsidRPr="00FD79BE">
          <w:rPr>
            <w:rFonts w:ascii="Arial" w:eastAsia="Times New Roman" w:hAnsi="Arial" w:cs="Arial"/>
            <w:b/>
            <w:bCs/>
            <w:i/>
            <w:iCs/>
            <w:sz w:val="24"/>
            <w:szCs w:val="24"/>
            <w:rPrChange w:id="353" w:author="Sujil Kumar Koottathampathiyil" w:date="2022-06-12T09:32:00Z">
              <w:rPr>
                <w:rFonts w:ascii="Arial" w:eastAsia="Times New Roman" w:hAnsi="Arial" w:cs="Arial"/>
                <w:b/>
                <w:bCs/>
                <w:sz w:val="24"/>
                <w:szCs w:val="24"/>
              </w:rPr>
            </w:rPrChange>
          </w:rPr>
          <w:t>1.0</w:t>
        </w:r>
      </w:ins>
      <w:ins w:id="354" w:author="Sujil Kumar Koottathampathiyil" w:date="2022-06-08T21:36:00Z">
        <w:r w:rsidRPr="00FD79BE">
          <w:rPr>
            <w:rFonts w:ascii="Arial" w:eastAsia="Times New Roman" w:hAnsi="Arial" w:cs="Arial"/>
            <w:b/>
            <w:bCs/>
            <w:i/>
            <w:iCs/>
            <w:sz w:val="24"/>
            <w:szCs w:val="24"/>
            <w:rPrChange w:id="355" w:author="Sujil Kumar Koottathampathiyil" w:date="2022-06-12T09:32:00Z">
              <w:rPr>
                <w:rFonts w:ascii="Verdana" w:eastAsia="Times New Roman" w:hAnsi="Verdana" w:cs="Times New Roman"/>
                <w:b/>
                <w:bCs/>
                <w:color w:val="666666"/>
                <w:sz w:val="23"/>
                <w:szCs w:val="23"/>
                <w:shd w:val="clear" w:color="auto" w:fill="FFFFFF"/>
              </w:rPr>
            </w:rPrChange>
          </w:rPr>
          <w:t>:</w:t>
        </w:r>
      </w:ins>
      <w:ins w:id="356" w:author="Sujil Kumar Koottathampathiyil" w:date="2022-06-08T21:45:00Z">
        <w:r w:rsidRPr="00FD79BE">
          <w:rPr>
            <w:rFonts w:ascii="Arial" w:eastAsia="Times New Roman" w:hAnsi="Arial" w:cs="Arial"/>
            <w:i/>
            <w:iCs/>
            <w:sz w:val="24"/>
            <w:szCs w:val="24"/>
            <w:rPrChange w:id="357" w:author="Sujil Kumar Koottathampathiyil" w:date="2022-06-12T09:32:00Z">
              <w:rPr>
                <w:rFonts w:ascii="Arial" w:eastAsia="Times New Roman" w:hAnsi="Arial" w:cs="Arial"/>
                <w:sz w:val="24"/>
                <w:szCs w:val="24"/>
              </w:rPr>
            </w:rPrChange>
          </w:rPr>
          <w:t xml:space="preserve"> </w:t>
        </w:r>
      </w:ins>
      <w:ins w:id="358" w:author="Sujil Kumar Koottathampathiyil" w:date="2022-06-08T21:36:00Z">
        <w:r w:rsidRPr="00FD79BE">
          <w:rPr>
            <w:rFonts w:ascii="Arial" w:eastAsia="Times New Roman" w:hAnsi="Arial" w:cs="Arial"/>
            <w:i/>
            <w:iCs/>
            <w:sz w:val="24"/>
            <w:szCs w:val="24"/>
            <w:rPrChange w:id="359" w:author="Sujil Kumar Koottathampathiyil" w:date="2022-06-12T09:32:00Z">
              <w:rPr>
                <w:rFonts w:ascii="Times New Roman" w:eastAsia="Times New Roman" w:hAnsi="Times New Roman" w:cs="Times New Roman"/>
                <w:sz w:val="24"/>
                <w:szCs w:val="24"/>
              </w:rPr>
            </w:rPrChange>
          </w:rPr>
          <w:t>Framework to evaluate the forecasting model</w:t>
        </w:r>
      </w:ins>
      <w:ins w:id="360" w:author="Sujil Kumar Koottathampathiyil" w:date="2022-06-09T08:58:00Z">
        <w:r w:rsidRPr="00FD79BE">
          <w:rPr>
            <w:rFonts w:ascii="Arial" w:eastAsia="Times New Roman" w:hAnsi="Arial" w:cs="Arial"/>
            <w:i/>
            <w:iCs/>
            <w:sz w:val="24"/>
            <w:szCs w:val="24"/>
            <w:rPrChange w:id="361" w:author="Sujil Kumar Koottathampathiyil" w:date="2022-06-12T09:32:00Z">
              <w:rPr>
                <w:rFonts w:ascii="Arial" w:eastAsia="Times New Roman" w:hAnsi="Arial" w:cs="Arial"/>
                <w:sz w:val="24"/>
                <w:szCs w:val="24"/>
              </w:rPr>
            </w:rPrChange>
          </w:rPr>
          <w:t xml:space="preserve"> from</w:t>
        </w:r>
      </w:ins>
      <w:ins w:id="362" w:author="Sujil Kumar Koottathampathiyil" w:date="2022-06-09T08:56:00Z">
        <w:r w:rsidRPr="00FD79BE">
          <w:rPr>
            <w:rFonts w:ascii="Arial" w:eastAsia="Times New Roman" w:hAnsi="Arial" w:cs="Arial"/>
            <w:i/>
            <w:iCs/>
            <w:color w:val="000000"/>
            <w:sz w:val="24"/>
            <w:szCs w:val="24"/>
            <w:rPrChange w:id="363" w:author="Sujil Kumar Koottathampathiyil" w:date="2022-06-12T09:32:00Z">
              <w:rPr>
                <w:rFonts w:ascii="Arial" w:eastAsia="Times New Roman" w:hAnsi="Arial" w:cs="Arial"/>
                <w:color w:val="000000"/>
                <w:sz w:val="24"/>
                <w:szCs w:val="24"/>
              </w:rPr>
            </w:rPrChange>
          </w:rPr>
          <w:t xml:space="preserve"> Kumar and Susan </w:t>
        </w:r>
      </w:ins>
      <w:r w:rsidR="0044020A" w:rsidRPr="00FD79BE">
        <w:rPr>
          <w:rFonts w:ascii="Arial" w:eastAsia="Times New Roman" w:hAnsi="Arial" w:cs="Arial"/>
          <w:iCs/>
          <w:color w:val="000000"/>
          <w:sz w:val="24"/>
          <w:szCs w:val="24"/>
        </w:rPr>
        <w:t>(2020)</w:t>
      </w:r>
    </w:p>
    <w:p w14:paraId="1BBCAC18" w14:textId="77777777" w:rsidR="00DA3F52" w:rsidRPr="00FD79BE" w:rsidRDefault="00DA3F52" w:rsidP="00DA3F52">
      <w:pPr>
        <w:spacing w:line="360" w:lineRule="auto"/>
        <w:jc w:val="center"/>
        <w:rPr>
          <w:ins w:id="364" w:author="Sujil Kumar Koottathampathiyil" w:date="2022-06-08T19:43:00Z"/>
          <w:rFonts w:ascii="Arial" w:hAnsi="Arial" w:cs="Arial"/>
          <w:color w:val="000000"/>
        </w:rPr>
      </w:pPr>
    </w:p>
    <w:p w14:paraId="3022C81F" w14:textId="2E47091E" w:rsidR="00DA3F52" w:rsidRPr="00FD79BE" w:rsidRDefault="00DA3F52" w:rsidP="00DA3F52">
      <w:pPr>
        <w:spacing w:line="360" w:lineRule="auto"/>
        <w:jc w:val="both"/>
        <w:rPr>
          <w:ins w:id="365" w:author="Sujil Kumar Koottathampathiyil" w:date="2022-06-08T22:29:00Z"/>
          <w:rFonts w:ascii="Arial" w:hAnsi="Arial" w:cs="Arial"/>
          <w:color w:val="000000"/>
          <w:sz w:val="24"/>
          <w:szCs w:val="24"/>
          <w:rPrChange w:id="366" w:author="Sujil Kumar Koottathampathiyil" w:date="2022-06-09T11:19:00Z">
            <w:rPr>
              <w:ins w:id="367" w:author="Sujil Kumar Koottathampathiyil" w:date="2022-06-08T22:29:00Z"/>
              <w:rFonts w:ascii="Arial" w:hAnsi="Arial" w:cs="Arial"/>
              <w:color w:val="000000"/>
            </w:rPr>
          </w:rPrChange>
        </w:rPr>
      </w:pPr>
      <w:ins w:id="368" w:author="Sujil Kumar Koottathampathiyil" w:date="2022-06-11T23:24:00Z">
        <w:r w:rsidRPr="00FD79BE">
          <w:rPr>
            <w:rFonts w:ascii="Arial" w:hAnsi="Arial" w:cs="Arial"/>
            <w:color w:val="000000"/>
            <w:sz w:val="24"/>
            <w:szCs w:val="24"/>
          </w:rPr>
          <w:t xml:space="preserve">In Qingdao, China, another study was conducted on forecasting cancer-related deaths in </w:t>
        </w:r>
      </w:ins>
      <w:r w:rsidR="0044020A" w:rsidRPr="00FD79BE">
        <w:rPr>
          <w:rFonts w:ascii="Arial" w:hAnsi="Arial" w:cs="Arial"/>
          <w:color w:val="000000"/>
          <w:sz w:val="24"/>
          <w:szCs w:val="24"/>
        </w:rPr>
        <w:t>2021</w:t>
      </w:r>
      <w:ins w:id="369" w:author="Sujil Kumar Koottathampathiyil" w:date="2022-06-11T23:24:00Z">
        <w:r w:rsidRPr="00FD79BE">
          <w:rPr>
            <w:rFonts w:ascii="Arial" w:hAnsi="Arial" w:cs="Arial"/>
            <w:color w:val="000000"/>
            <w:sz w:val="24"/>
            <w:szCs w:val="24"/>
          </w:rPr>
          <w:t xml:space="preserve">. They've also employed the ARIMA Model to forecast fatalities. The ARIMA method integrates the autoregressive and moving average models into one. </w:t>
        </w:r>
      </w:ins>
      <w:r w:rsidR="0044020A" w:rsidRPr="00FD79BE">
        <w:rPr>
          <w:rFonts w:ascii="Arial" w:hAnsi="Arial" w:cs="Arial"/>
          <w:color w:val="000000"/>
          <w:sz w:val="24"/>
          <w:szCs w:val="24"/>
        </w:rPr>
        <w:t>Airiti and her team</w:t>
      </w:r>
      <w:ins w:id="370" w:author="Sujil Kumar Koottathampathiyil" w:date="2022-06-11T23:25:00Z">
        <w:r w:rsidRPr="00FD79BE">
          <w:rPr>
            <w:rFonts w:ascii="Arial" w:hAnsi="Arial" w:cs="Arial"/>
            <w:color w:val="000000"/>
            <w:sz w:val="24"/>
            <w:szCs w:val="24"/>
          </w:rPr>
          <w:t xml:space="preserve"> </w:t>
        </w:r>
      </w:ins>
      <w:ins w:id="371" w:author="Sujil Kumar Koottathampathiyil" w:date="2022-06-11T23:24:00Z">
        <w:r w:rsidRPr="00FD79BE">
          <w:rPr>
            <w:rFonts w:ascii="Arial" w:hAnsi="Arial" w:cs="Arial"/>
            <w:color w:val="000000"/>
            <w:sz w:val="24"/>
            <w:szCs w:val="24"/>
          </w:rPr>
          <w:t>conducted another study on exchange rate forecasting. This research makes use of ARIMA and Artificial Neural Networks.</w:t>
        </w:r>
      </w:ins>
    </w:p>
    <w:p w14:paraId="416417F7" w14:textId="6307183E" w:rsidR="00DA3F52" w:rsidRPr="00FD79BE" w:rsidRDefault="00DA3F52" w:rsidP="00DA3F52">
      <w:pPr>
        <w:spacing w:line="360" w:lineRule="auto"/>
        <w:jc w:val="both"/>
        <w:rPr>
          <w:ins w:id="372" w:author="Sujil Kumar Koottathampathiyil" w:date="2022-06-08T19:43:00Z"/>
          <w:rFonts w:ascii="Arial" w:hAnsi="Arial" w:cs="Arial"/>
          <w:color w:val="000000"/>
          <w:sz w:val="24"/>
          <w:szCs w:val="24"/>
          <w:rPrChange w:id="373" w:author="Sujil Kumar Koottathampathiyil" w:date="2022-06-09T11:19:00Z">
            <w:rPr>
              <w:ins w:id="374" w:author="Sujil Kumar Koottathampathiyil" w:date="2022-06-08T19:43:00Z"/>
              <w:rFonts w:ascii="Arial" w:hAnsi="Arial" w:cs="Arial"/>
              <w:color w:val="000000"/>
            </w:rPr>
          </w:rPrChange>
        </w:rPr>
      </w:pPr>
      <w:ins w:id="375" w:author="Sujil Kumar Koottathampathiyil" w:date="2022-06-09T01:03:00Z">
        <w:r w:rsidRPr="00FD79BE">
          <w:rPr>
            <w:rFonts w:ascii="Arial" w:hAnsi="Arial" w:cs="Arial"/>
            <w:color w:val="000000"/>
            <w:sz w:val="24"/>
            <w:szCs w:val="24"/>
            <w:rPrChange w:id="376" w:author="Sujil Kumar Koottathampathiyil" w:date="2022-06-09T11:19:00Z">
              <w:rPr>
                <w:rFonts w:ascii="Arial" w:hAnsi="Arial" w:cs="Arial"/>
                <w:color w:val="000000"/>
              </w:rPr>
            </w:rPrChange>
          </w:rPr>
          <w:t>The s</w:t>
        </w:r>
      </w:ins>
      <w:ins w:id="377" w:author="Sujil Kumar Koottathampathiyil" w:date="2022-06-08T22:30:00Z">
        <w:r w:rsidRPr="00FD79BE">
          <w:rPr>
            <w:rFonts w:ascii="Arial" w:hAnsi="Arial" w:cs="Arial"/>
            <w:color w:val="000000"/>
            <w:sz w:val="24"/>
            <w:szCs w:val="24"/>
            <w:rPrChange w:id="378" w:author="Sujil Kumar Koottathampathiyil" w:date="2022-06-09T11:19:00Z">
              <w:rPr>
                <w:rFonts w:ascii="Arial" w:hAnsi="Arial" w:cs="Arial"/>
                <w:color w:val="000000"/>
              </w:rPr>
            </w:rPrChange>
          </w:rPr>
          <w:t xml:space="preserve">tudy of Singh et al. </w:t>
        </w:r>
      </w:ins>
      <w:r w:rsidR="0044020A" w:rsidRPr="00FD79BE">
        <w:rPr>
          <w:rFonts w:ascii="Arial" w:hAnsi="Arial" w:cs="Arial"/>
          <w:color w:val="000000"/>
          <w:sz w:val="24"/>
          <w:szCs w:val="24"/>
        </w:rPr>
        <w:t>(2020)</w:t>
      </w:r>
      <w:ins w:id="379" w:author="Sujil Kumar Koottathampathiyil" w:date="2022-06-08T22:30:00Z">
        <w:r w:rsidRPr="00FD79BE">
          <w:rPr>
            <w:rFonts w:ascii="Arial" w:hAnsi="Arial" w:cs="Arial"/>
            <w:color w:val="000000"/>
            <w:sz w:val="24"/>
            <w:szCs w:val="24"/>
            <w:rPrChange w:id="380" w:author="Sujil Kumar Koottathampathiyil" w:date="2022-06-09T11:19:00Z">
              <w:rPr>
                <w:rFonts w:ascii="Arial" w:hAnsi="Arial" w:cs="Arial"/>
                <w:color w:val="000000"/>
              </w:rPr>
            </w:rPrChange>
          </w:rPr>
          <w:t xml:space="preserve"> </w:t>
        </w:r>
      </w:ins>
      <w:ins w:id="381" w:author="Sujil Kumar Koottathampathiyil" w:date="2022-06-08T22:29:00Z">
        <w:r w:rsidRPr="00FD79BE">
          <w:rPr>
            <w:rFonts w:ascii="Arial" w:hAnsi="Arial" w:cs="Arial"/>
            <w:color w:val="000000"/>
            <w:sz w:val="24"/>
            <w:szCs w:val="24"/>
            <w:rPrChange w:id="382" w:author="Sujil Kumar Koottathampathiyil" w:date="2022-06-09T11:19:00Z">
              <w:rPr>
                <w:rFonts w:ascii="Arial" w:hAnsi="Arial" w:cs="Arial"/>
                <w:color w:val="000000"/>
              </w:rPr>
            </w:rPrChange>
          </w:rPr>
          <w:t xml:space="preserve">for predicting </w:t>
        </w:r>
      </w:ins>
      <w:ins w:id="383" w:author="Sujil Kumar Koottathampathiyil" w:date="2022-06-09T01:03:00Z">
        <w:r w:rsidRPr="00FD79BE">
          <w:rPr>
            <w:rFonts w:ascii="Arial" w:hAnsi="Arial" w:cs="Arial"/>
            <w:color w:val="000000"/>
            <w:sz w:val="24"/>
            <w:szCs w:val="24"/>
            <w:rPrChange w:id="384" w:author="Sujil Kumar Koottathampathiyil" w:date="2022-06-09T11:19:00Z">
              <w:rPr>
                <w:rFonts w:ascii="Arial" w:hAnsi="Arial" w:cs="Arial"/>
                <w:color w:val="000000"/>
              </w:rPr>
            </w:rPrChange>
          </w:rPr>
          <w:t xml:space="preserve">the </w:t>
        </w:r>
      </w:ins>
      <w:ins w:id="385" w:author="Sujil Kumar Koottathampathiyil" w:date="2022-06-08T22:29:00Z">
        <w:r w:rsidRPr="00FD79BE">
          <w:rPr>
            <w:rFonts w:ascii="Arial" w:hAnsi="Arial" w:cs="Arial"/>
            <w:color w:val="000000"/>
            <w:sz w:val="24"/>
            <w:szCs w:val="24"/>
            <w:rPrChange w:id="386" w:author="Sujil Kumar Koottathampathiyil" w:date="2022-06-09T11:19:00Z">
              <w:rPr>
                <w:rFonts w:ascii="Arial" w:hAnsi="Arial" w:cs="Arial"/>
                <w:color w:val="000000"/>
              </w:rPr>
            </w:rPrChange>
          </w:rPr>
          <w:t>covid-19 pandemic on time series</w:t>
        </w:r>
      </w:ins>
      <w:ins w:id="387" w:author="Sujil Kumar Koottathampathiyil" w:date="2022-06-08T22:31:00Z">
        <w:r w:rsidRPr="00FD79BE">
          <w:rPr>
            <w:rFonts w:ascii="Arial" w:hAnsi="Arial" w:cs="Arial"/>
            <w:color w:val="000000"/>
            <w:sz w:val="24"/>
            <w:szCs w:val="24"/>
            <w:rPrChange w:id="388" w:author="Sujil Kumar Koottathampathiyil" w:date="2022-06-09T11:19:00Z">
              <w:rPr>
                <w:rFonts w:ascii="Arial" w:hAnsi="Arial" w:cs="Arial"/>
                <w:color w:val="000000"/>
              </w:rPr>
            </w:rPrChange>
          </w:rPr>
          <w:t xml:space="preserve"> data is also </w:t>
        </w:r>
      </w:ins>
      <w:ins w:id="389" w:author="Sujil Kumar Koottathampathiyil" w:date="2022-06-09T01:03:00Z">
        <w:r w:rsidRPr="00FD79BE">
          <w:rPr>
            <w:rFonts w:ascii="Arial" w:hAnsi="Arial" w:cs="Arial"/>
            <w:color w:val="000000"/>
            <w:sz w:val="24"/>
            <w:szCs w:val="24"/>
            <w:rPrChange w:id="390" w:author="Sujil Kumar Koottathampathiyil" w:date="2022-06-09T11:19:00Z">
              <w:rPr>
                <w:rFonts w:ascii="Arial" w:hAnsi="Arial" w:cs="Arial"/>
                <w:color w:val="000000"/>
              </w:rPr>
            </w:rPrChange>
          </w:rPr>
          <w:t xml:space="preserve">a </w:t>
        </w:r>
      </w:ins>
      <w:ins w:id="391" w:author="Sujil Kumar Koottathampathiyil" w:date="2022-06-08T22:31:00Z">
        <w:r w:rsidRPr="00FD79BE">
          <w:rPr>
            <w:rFonts w:ascii="Arial" w:hAnsi="Arial" w:cs="Arial"/>
            <w:color w:val="000000"/>
            <w:sz w:val="24"/>
            <w:szCs w:val="24"/>
            <w:rPrChange w:id="392" w:author="Sujil Kumar Koottathampathiyil" w:date="2022-06-09T11:19:00Z">
              <w:rPr>
                <w:rFonts w:ascii="Arial" w:hAnsi="Arial" w:cs="Arial"/>
                <w:color w:val="000000"/>
              </w:rPr>
            </w:rPrChange>
          </w:rPr>
          <w:t xml:space="preserve">similar example. But they have used </w:t>
        </w:r>
      </w:ins>
      <w:ins w:id="393" w:author="Sujil Kumar Koottathampathiyil" w:date="2022-06-09T01:03:00Z">
        <w:r w:rsidRPr="00FD79BE">
          <w:rPr>
            <w:rFonts w:ascii="Arial" w:hAnsi="Arial" w:cs="Arial"/>
            <w:color w:val="000000"/>
            <w:sz w:val="24"/>
            <w:szCs w:val="24"/>
            <w:rPrChange w:id="394" w:author="Sujil Kumar Koottathampathiyil" w:date="2022-06-09T11:19:00Z">
              <w:rPr>
                <w:rFonts w:ascii="Arial" w:hAnsi="Arial" w:cs="Arial"/>
                <w:color w:val="000000"/>
              </w:rPr>
            </w:rPrChange>
          </w:rPr>
          <w:t xml:space="preserve">the </w:t>
        </w:r>
      </w:ins>
      <w:ins w:id="395" w:author="Sujil Kumar Koottathampathiyil" w:date="2022-06-08T22:31:00Z">
        <w:r w:rsidRPr="00FD79BE">
          <w:rPr>
            <w:rFonts w:ascii="Arial" w:hAnsi="Arial" w:cs="Arial"/>
            <w:color w:val="000000"/>
            <w:sz w:val="24"/>
            <w:szCs w:val="24"/>
            <w:rPrChange w:id="396" w:author="Sujil Kumar Koottathampathiyil" w:date="2022-06-09T11:19:00Z">
              <w:rPr>
                <w:rFonts w:ascii="Arial" w:hAnsi="Arial" w:cs="Arial"/>
                <w:color w:val="000000"/>
              </w:rPr>
            </w:rPrChange>
          </w:rPr>
          <w:t xml:space="preserve">Support Vector Machine (SVM) model for the prediction. </w:t>
        </w:r>
      </w:ins>
      <w:ins w:id="397" w:author="Sujil Kumar Koottathampathiyil" w:date="2022-06-08T22:32:00Z">
        <w:r w:rsidRPr="00FD79BE">
          <w:rPr>
            <w:rFonts w:ascii="Arial" w:hAnsi="Arial" w:cs="Arial"/>
            <w:color w:val="000000"/>
            <w:sz w:val="24"/>
            <w:szCs w:val="24"/>
            <w:rPrChange w:id="398" w:author="Sujil Kumar Koottathampathiyil" w:date="2022-06-09T11:19:00Z">
              <w:rPr>
                <w:rFonts w:ascii="Arial" w:hAnsi="Arial" w:cs="Arial"/>
                <w:color w:val="000000"/>
              </w:rPr>
            </w:rPrChange>
          </w:rPr>
          <w:t xml:space="preserve">The objective of the research was to produce </w:t>
        </w:r>
      </w:ins>
      <w:ins w:id="399" w:author="Sujil Kumar Koottathampathiyil" w:date="2022-06-09T01:03:00Z">
        <w:r w:rsidRPr="00FD79BE">
          <w:rPr>
            <w:rFonts w:ascii="Arial" w:hAnsi="Arial" w:cs="Arial"/>
            <w:color w:val="000000"/>
            <w:sz w:val="24"/>
            <w:szCs w:val="24"/>
            <w:rPrChange w:id="400" w:author="Sujil Kumar Koottathampathiyil" w:date="2022-06-09T11:19:00Z">
              <w:rPr>
                <w:rFonts w:ascii="Arial" w:hAnsi="Arial" w:cs="Arial"/>
                <w:color w:val="000000"/>
              </w:rPr>
            </w:rPrChange>
          </w:rPr>
          <w:t xml:space="preserve">a </w:t>
        </w:r>
      </w:ins>
      <w:ins w:id="401" w:author="Sujil Kumar Koottathampathiyil" w:date="2022-06-08T22:32:00Z">
        <w:r w:rsidRPr="00FD79BE">
          <w:rPr>
            <w:rFonts w:ascii="Arial" w:hAnsi="Arial" w:cs="Arial"/>
            <w:color w:val="000000"/>
            <w:sz w:val="24"/>
            <w:szCs w:val="24"/>
            <w:rPrChange w:id="402" w:author="Sujil Kumar Koottathampathiyil" w:date="2022-06-09T11:19:00Z">
              <w:rPr>
                <w:rFonts w:ascii="Arial" w:hAnsi="Arial" w:cs="Arial"/>
                <w:color w:val="000000"/>
              </w:rPr>
            </w:rPrChange>
          </w:rPr>
          <w:t>real-time forecast using SVM Model. The purpos</w:t>
        </w:r>
      </w:ins>
      <w:ins w:id="403" w:author="Sujil Kumar Koottathampathiyil" w:date="2022-06-08T22:33:00Z">
        <w:r w:rsidRPr="00FD79BE">
          <w:rPr>
            <w:rFonts w:ascii="Arial" w:hAnsi="Arial" w:cs="Arial"/>
            <w:color w:val="000000"/>
            <w:sz w:val="24"/>
            <w:szCs w:val="24"/>
            <w:rPrChange w:id="404" w:author="Sujil Kumar Koottathampathiyil" w:date="2022-06-09T11:19:00Z">
              <w:rPr>
                <w:rFonts w:ascii="Arial" w:hAnsi="Arial" w:cs="Arial"/>
                <w:color w:val="000000"/>
              </w:rPr>
            </w:rPrChange>
          </w:rPr>
          <w:t xml:space="preserve">e of this study was to investigate the coronavirus disease in the year 2019 </w:t>
        </w:r>
      </w:ins>
      <w:ins w:id="405" w:author="Sujil Kumar Koottathampathiyil" w:date="2022-06-08T22:34:00Z">
        <w:r w:rsidRPr="00FD79BE">
          <w:rPr>
            <w:rFonts w:ascii="Arial" w:hAnsi="Arial" w:cs="Arial"/>
            <w:color w:val="000000"/>
            <w:sz w:val="24"/>
            <w:szCs w:val="24"/>
            <w:rPrChange w:id="406" w:author="Sujil Kumar Koottathampathiyil" w:date="2022-06-09T11:19:00Z">
              <w:rPr>
                <w:rFonts w:ascii="Arial" w:hAnsi="Arial" w:cs="Arial"/>
                <w:color w:val="000000"/>
              </w:rPr>
            </w:rPrChange>
          </w:rPr>
          <w:t>prediction of confirmed, diseased and recovered cases.</w:t>
        </w:r>
      </w:ins>
      <w:ins w:id="407" w:author="Sujil Kumar Koottathampathiyil" w:date="2022-06-08T22:35:00Z">
        <w:r w:rsidRPr="00FD79BE">
          <w:rPr>
            <w:rFonts w:ascii="Arial" w:hAnsi="Arial" w:cs="Arial"/>
            <w:color w:val="000000"/>
            <w:sz w:val="24"/>
            <w:szCs w:val="24"/>
            <w:rPrChange w:id="408" w:author="Sujil Kumar Koottathampathiyil" w:date="2022-06-09T11:19:00Z">
              <w:rPr>
                <w:rFonts w:ascii="Arial" w:hAnsi="Arial" w:cs="Arial"/>
                <w:color w:val="000000"/>
              </w:rPr>
            </w:rPrChange>
          </w:rPr>
          <w:t xml:space="preserve"> This prediction is used to </w:t>
        </w:r>
      </w:ins>
      <w:ins w:id="409" w:author="Sujil Kumar Koottathampathiyil" w:date="2022-06-08T22:36:00Z">
        <w:r w:rsidRPr="00FD79BE">
          <w:rPr>
            <w:rFonts w:ascii="Arial" w:hAnsi="Arial" w:cs="Arial"/>
            <w:color w:val="000000"/>
            <w:sz w:val="24"/>
            <w:szCs w:val="24"/>
            <w:rPrChange w:id="410" w:author="Sujil Kumar Koottathampathiyil" w:date="2022-06-09T11:19:00Z">
              <w:rPr>
                <w:rFonts w:ascii="Arial" w:hAnsi="Arial" w:cs="Arial"/>
                <w:color w:val="000000"/>
              </w:rPr>
            </w:rPrChange>
          </w:rPr>
          <w:t>plan reso</w:t>
        </w:r>
      </w:ins>
      <w:ins w:id="411" w:author="Sujil Kumar Koottathampathiyil" w:date="2022-06-08T22:37:00Z">
        <w:r w:rsidRPr="00FD79BE">
          <w:rPr>
            <w:rFonts w:ascii="Arial" w:hAnsi="Arial" w:cs="Arial"/>
            <w:color w:val="000000"/>
            <w:sz w:val="24"/>
            <w:szCs w:val="24"/>
            <w:rPrChange w:id="412" w:author="Sujil Kumar Koottathampathiyil" w:date="2022-06-09T11:19:00Z">
              <w:rPr>
                <w:rFonts w:ascii="Arial" w:hAnsi="Arial" w:cs="Arial"/>
                <w:color w:val="000000"/>
              </w:rPr>
            </w:rPrChange>
          </w:rPr>
          <w:t xml:space="preserve">urces, determine government policy, </w:t>
        </w:r>
      </w:ins>
      <w:ins w:id="413" w:author="Sujil Kumar Koottathampathiyil" w:date="2022-06-08T22:38:00Z">
        <w:r w:rsidRPr="00FD79BE">
          <w:rPr>
            <w:rFonts w:ascii="Arial" w:hAnsi="Arial" w:cs="Arial"/>
            <w:color w:val="000000"/>
            <w:sz w:val="24"/>
            <w:szCs w:val="24"/>
            <w:rPrChange w:id="414" w:author="Sujil Kumar Koottathampathiyil" w:date="2022-06-09T11:19:00Z">
              <w:rPr>
                <w:rFonts w:ascii="Arial" w:hAnsi="Arial" w:cs="Arial"/>
                <w:color w:val="000000"/>
              </w:rPr>
            </w:rPrChange>
          </w:rPr>
          <w:t>provide survivors with immunity passport</w:t>
        </w:r>
      </w:ins>
      <w:ins w:id="415" w:author="Sujil Kumar Koottathampathiyil" w:date="2022-06-09T01:03:00Z">
        <w:r w:rsidRPr="00FD79BE">
          <w:rPr>
            <w:rFonts w:ascii="Arial" w:hAnsi="Arial" w:cs="Arial"/>
            <w:color w:val="000000"/>
            <w:sz w:val="24"/>
            <w:szCs w:val="24"/>
            <w:rPrChange w:id="416" w:author="Sujil Kumar Koottathampathiyil" w:date="2022-06-09T11:19:00Z">
              <w:rPr>
                <w:rFonts w:ascii="Arial" w:hAnsi="Arial" w:cs="Arial"/>
                <w:color w:val="000000"/>
              </w:rPr>
            </w:rPrChange>
          </w:rPr>
          <w:t>s</w:t>
        </w:r>
      </w:ins>
      <w:ins w:id="417" w:author="Sujil Kumar Koottathampathiyil" w:date="2022-06-08T22:41:00Z">
        <w:r w:rsidRPr="00FD79BE">
          <w:rPr>
            <w:rFonts w:ascii="Arial" w:hAnsi="Arial" w:cs="Arial"/>
            <w:color w:val="000000"/>
            <w:sz w:val="24"/>
            <w:szCs w:val="24"/>
            <w:rPrChange w:id="418" w:author="Sujil Kumar Koottathampathiyil" w:date="2022-06-09T11:19:00Z">
              <w:rPr>
                <w:rFonts w:ascii="Arial" w:hAnsi="Arial" w:cs="Arial"/>
                <w:color w:val="000000"/>
              </w:rPr>
            </w:rPrChange>
          </w:rPr>
          <w:t xml:space="preserve"> and use the same plasma for care.</w:t>
        </w:r>
      </w:ins>
      <w:ins w:id="419" w:author="Sujil Kumar Koottathampathiyil" w:date="2022-06-08T22:38:00Z">
        <w:r w:rsidRPr="00FD79BE">
          <w:rPr>
            <w:rFonts w:ascii="Arial" w:hAnsi="Arial" w:cs="Arial"/>
            <w:color w:val="000000"/>
            <w:sz w:val="24"/>
            <w:szCs w:val="24"/>
            <w:rPrChange w:id="420" w:author="Sujil Kumar Koottathampathiyil" w:date="2022-06-09T11:19:00Z">
              <w:rPr>
                <w:rFonts w:ascii="Arial" w:hAnsi="Arial" w:cs="Arial"/>
                <w:color w:val="000000"/>
              </w:rPr>
            </w:rPrChange>
          </w:rPr>
          <w:t xml:space="preserve"> </w:t>
        </w:r>
      </w:ins>
      <w:ins w:id="421" w:author="Sujil Kumar Koottathampathiyil" w:date="2022-06-08T22:47:00Z">
        <w:r w:rsidRPr="00FD79BE">
          <w:rPr>
            <w:rFonts w:ascii="Arial" w:hAnsi="Arial" w:cs="Arial"/>
            <w:color w:val="000000"/>
            <w:sz w:val="24"/>
            <w:szCs w:val="24"/>
            <w:rPrChange w:id="422" w:author="Sujil Kumar Koottathampathiyil" w:date="2022-06-09T11:19:00Z">
              <w:rPr>
                <w:rFonts w:ascii="Arial" w:hAnsi="Arial" w:cs="Arial"/>
                <w:color w:val="000000"/>
              </w:rPr>
            </w:rPrChange>
          </w:rPr>
          <w:t xml:space="preserve">The findings from the author indicate that </w:t>
        </w:r>
      </w:ins>
      <w:ins w:id="423" w:author="Sujil Kumar Koottathampathiyil" w:date="2022-06-08T22:48:00Z">
        <w:r w:rsidRPr="00FD79BE">
          <w:rPr>
            <w:rFonts w:ascii="Arial" w:hAnsi="Arial" w:cs="Arial"/>
            <w:color w:val="000000"/>
            <w:sz w:val="24"/>
            <w:szCs w:val="24"/>
            <w:rPrChange w:id="424" w:author="Sujil Kumar Koottathampathiyil" w:date="2022-06-09T11:19:00Z">
              <w:rPr>
                <w:rFonts w:ascii="Arial" w:hAnsi="Arial" w:cs="Arial"/>
                <w:color w:val="000000"/>
              </w:rPr>
            </w:rPrChange>
          </w:rPr>
          <w:t xml:space="preserve">Covid-19’s daily mortality rate is positively correlated with </w:t>
        </w:r>
      </w:ins>
      <w:ins w:id="425" w:author="Sujil Kumar Koottathampathiyil" w:date="2022-06-09T01:04:00Z">
        <w:r w:rsidRPr="00FD79BE">
          <w:rPr>
            <w:rFonts w:ascii="Arial" w:hAnsi="Arial" w:cs="Arial"/>
            <w:color w:val="000000"/>
            <w:sz w:val="24"/>
            <w:szCs w:val="24"/>
            <w:rPrChange w:id="426" w:author="Sujil Kumar Koottathampathiyil" w:date="2022-06-09T11:19:00Z">
              <w:rPr>
                <w:rFonts w:ascii="Arial" w:hAnsi="Arial" w:cs="Arial"/>
                <w:color w:val="000000"/>
              </w:rPr>
            </w:rPrChange>
          </w:rPr>
          <w:t>several</w:t>
        </w:r>
      </w:ins>
      <w:ins w:id="427" w:author="Sujil Kumar Koottathampathiyil" w:date="2022-06-08T22:48:00Z">
        <w:r w:rsidRPr="00FD79BE">
          <w:rPr>
            <w:rFonts w:ascii="Arial" w:hAnsi="Arial" w:cs="Arial"/>
            <w:color w:val="000000"/>
            <w:sz w:val="24"/>
            <w:szCs w:val="24"/>
            <w:rPrChange w:id="428" w:author="Sujil Kumar Koottathampathiyil" w:date="2022-06-09T11:19:00Z">
              <w:rPr>
                <w:rFonts w:ascii="Arial" w:hAnsi="Arial" w:cs="Arial"/>
                <w:color w:val="000000"/>
              </w:rPr>
            </w:rPrChange>
          </w:rPr>
          <w:t xml:space="preserve"> confirmed cases.</w:t>
        </w:r>
      </w:ins>
      <w:ins w:id="429" w:author="Sujil Kumar Koottathampathiyil" w:date="2022-06-08T22:49:00Z">
        <w:r w:rsidRPr="00FD79BE">
          <w:rPr>
            <w:rFonts w:ascii="Arial" w:hAnsi="Arial" w:cs="Arial"/>
            <w:color w:val="000000"/>
            <w:sz w:val="24"/>
            <w:szCs w:val="24"/>
            <w:rPrChange w:id="430" w:author="Sujil Kumar Koottathampathiyil" w:date="2022-06-09T11:19:00Z">
              <w:rPr>
                <w:rFonts w:ascii="Arial" w:hAnsi="Arial" w:cs="Arial"/>
                <w:color w:val="000000"/>
              </w:rPr>
            </w:rPrChange>
          </w:rPr>
          <w:t xml:space="preserve"> The study also showed that it is dependent on the dietary routine and immune system.</w:t>
        </w:r>
      </w:ins>
      <w:ins w:id="431" w:author="Sujil Kumar Koottathampathiyil" w:date="2022-06-08T22:50:00Z">
        <w:r w:rsidRPr="00FD79BE">
          <w:rPr>
            <w:rFonts w:ascii="Arial" w:hAnsi="Arial" w:cs="Arial"/>
            <w:color w:val="000000"/>
            <w:sz w:val="24"/>
            <w:szCs w:val="24"/>
            <w:rPrChange w:id="432" w:author="Sujil Kumar Koottathampathiyil" w:date="2022-06-09T11:19:00Z">
              <w:rPr>
                <w:rFonts w:ascii="Arial" w:hAnsi="Arial" w:cs="Arial"/>
                <w:color w:val="000000"/>
              </w:rPr>
            </w:rPrChange>
          </w:rPr>
          <w:t xml:space="preserve"> As per the author, </w:t>
        </w:r>
      </w:ins>
      <w:ins w:id="433" w:author="Sujil Kumar Koottathampathiyil" w:date="2022-06-08T22:52:00Z">
        <w:r w:rsidRPr="00FD79BE">
          <w:rPr>
            <w:rFonts w:ascii="Arial" w:hAnsi="Arial" w:cs="Arial"/>
            <w:color w:val="000000"/>
            <w:sz w:val="24"/>
            <w:szCs w:val="24"/>
            <w:rPrChange w:id="434" w:author="Sujil Kumar Koottathampathiyil" w:date="2022-06-09T11:19:00Z">
              <w:rPr>
                <w:rFonts w:ascii="Arial" w:hAnsi="Arial" w:cs="Arial"/>
                <w:color w:val="000000"/>
              </w:rPr>
            </w:rPrChange>
          </w:rPr>
          <w:t xml:space="preserve">an emergency can be </w:t>
        </w:r>
      </w:ins>
      <w:ins w:id="435" w:author="Sujil Kumar Koottathampathiyil" w:date="2022-06-08T22:59:00Z">
        <w:r w:rsidRPr="00FD79BE">
          <w:rPr>
            <w:rFonts w:ascii="Arial" w:hAnsi="Arial" w:cs="Arial"/>
            <w:color w:val="000000"/>
            <w:sz w:val="24"/>
            <w:szCs w:val="24"/>
            <w:rPrChange w:id="436" w:author="Sujil Kumar Koottathampathiyil" w:date="2022-06-09T11:19:00Z">
              <w:rPr>
                <w:rFonts w:ascii="Arial" w:hAnsi="Arial" w:cs="Arial"/>
                <w:color w:val="000000"/>
              </w:rPr>
            </w:rPrChange>
          </w:rPr>
          <w:t>awakened</w:t>
        </w:r>
      </w:ins>
      <w:ins w:id="437" w:author="Sujil Kumar Koottathampathiyil" w:date="2022-06-08T22:52:00Z">
        <w:r w:rsidRPr="00FD79BE">
          <w:rPr>
            <w:rFonts w:ascii="Arial" w:hAnsi="Arial" w:cs="Arial"/>
            <w:color w:val="000000"/>
            <w:sz w:val="24"/>
            <w:szCs w:val="24"/>
            <w:rPrChange w:id="438" w:author="Sujil Kumar Koottathampathiyil" w:date="2022-06-09T11:19:00Z">
              <w:rPr>
                <w:rFonts w:ascii="Arial" w:hAnsi="Arial" w:cs="Arial"/>
                <w:color w:val="000000"/>
              </w:rPr>
            </w:rPrChange>
          </w:rPr>
          <w:t xml:space="preserve"> before </w:t>
        </w:r>
      </w:ins>
      <w:ins w:id="439" w:author="Sujil Kumar Koottathampathiyil" w:date="2022-06-09T01:04:00Z">
        <w:r w:rsidRPr="00FD79BE">
          <w:rPr>
            <w:rFonts w:ascii="Arial" w:hAnsi="Arial" w:cs="Arial"/>
            <w:color w:val="000000"/>
            <w:sz w:val="24"/>
            <w:szCs w:val="24"/>
            <w:rPrChange w:id="440" w:author="Sujil Kumar Koottathampathiyil" w:date="2022-06-09T11:19:00Z">
              <w:rPr>
                <w:rFonts w:ascii="Arial" w:hAnsi="Arial" w:cs="Arial"/>
                <w:color w:val="000000"/>
              </w:rPr>
            </w:rPrChange>
          </w:rPr>
          <w:t xml:space="preserve">the </w:t>
        </w:r>
      </w:ins>
      <w:ins w:id="441" w:author="Sujil Kumar Koottathampathiyil" w:date="2022-06-08T22:52:00Z">
        <w:r w:rsidRPr="00FD79BE">
          <w:rPr>
            <w:rFonts w:ascii="Arial" w:hAnsi="Arial" w:cs="Arial"/>
            <w:color w:val="000000"/>
            <w:sz w:val="24"/>
            <w:szCs w:val="24"/>
            <w:rPrChange w:id="442" w:author="Sujil Kumar Koottathampathiyil" w:date="2022-06-09T11:19:00Z">
              <w:rPr>
                <w:rFonts w:ascii="Arial" w:hAnsi="Arial" w:cs="Arial"/>
                <w:color w:val="000000"/>
              </w:rPr>
            </w:rPrChange>
          </w:rPr>
          <w:t xml:space="preserve">proper vaccine is invented. </w:t>
        </w:r>
      </w:ins>
      <w:ins w:id="443" w:author="Sujil Kumar Koottathampathiyil" w:date="2022-06-08T19:43:00Z">
        <w:r w:rsidRPr="00FD79BE">
          <w:rPr>
            <w:rFonts w:ascii="Arial" w:hAnsi="Arial" w:cs="Arial"/>
            <w:color w:val="000000"/>
            <w:sz w:val="24"/>
            <w:szCs w:val="24"/>
            <w:rPrChange w:id="444" w:author="Sujil Kumar Koottathampathiyil" w:date="2022-06-09T11:19:00Z">
              <w:rPr>
                <w:rFonts w:ascii="Arial" w:hAnsi="Arial" w:cs="Arial"/>
                <w:color w:val="000000"/>
              </w:rPr>
            </w:rPrChange>
          </w:rPr>
          <w:t xml:space="preserve">Another study </w:t>
        </w:r>
      </w:ins>
      <w:ins w:id="445" w:author="Sujil Kumar Koottathampathiyil" w:date="2022-06-08T21:46:00Z">
        <w:r w:rsidRPr="00FD79BE">
          <w:rPr>
            <w:rFonts w:ascii="Arial" w:hAnsi="Arial" w:cs="Arial"/>
            <w:color w:val="000000"/>
            <w:sz w:val="24"/>
            <w:szCs w:val="24"/>
            <w:rPrChange w:id="446" w:author="Sujil Kumar Koottathampathiyil" w:date="2022-06-09T11:19:00Z">
              <w:rPr>
                <w:rFonts w:ascii="Arial" w:hAnsi="Arial" w:cs="Arial"/>
                <w:color w:val="000000"/>
              </w:rPr>
            </w:rPrChange>
          </w:rPr>
          <w:t>from</w:t>
        </w:r>
      </w:ins>
      <w:ins w:id="447" w:author="Sujil Kumar Koottathampathiyil" w:date="2022-06-08T21:47:00Z">
        <w:r w:rsidRPr="00FD79BE">
          <w:rPr>
            <w:rFonts w:ascii="Arial" w:hAnsi="Arial" w:cs="Arial"/>
            <w:color w:val="000000"/>
            <w:sz w:val="24"/>
            <w:szCs w:val="24"/>
            <w:rPrChange w:id="448" w:author="Sujil Kumar Koottathampathiyil" w:date="2022-06-09T11:19:00Z">
              <w:rPr>
                <w:rFonts w:ascii="Arial" w:hAnsi="Arial" w:cs="Arial"/>
                <w:color w:val="000000"/>
              </w:rPr>
            </w:rPrChange>
          </w:rPr>
          <w:t xml:space="preserve"> Włodarczyk</w:t>
        </w:r>
      </w:ins>
      <w:ins w:id="449" w:author="Sujil Kumar Koottathampathiyil" w:date="2022-06-08T21:51:00Z">
        <w:r w:rsidRPr="00FD79BE">
          <w:rPr>
            <w:rFonts w:ascii="Arial" w:hAnsi="Arial" w:cs="Arial"/>
            <w:color w:val="000000"/>
            <w:sz w:val="24"/>
            <w:szCs w:val="24"/>
            <w:rPrChange w:id="450" w:author="Sujil Kumar Koottathampathiyil" w:date="2022-06-09T11:19:00Z">
              <w:rPr>
                <w:rFonts w:ascii="Arial" w:hAnsi="Arial" w:cs="Arial"/>
                <w:color w:val="000000"/>
              </w:rPr>
            </w:rPrChange>
          </w:rPr>
          <w:t xml:space="preserve"> </w:t>
        </w:r>
      </w:ins>
      <w:r w:rsidR="0044020A" w:rsidRPr="00FD79BE">
        <w:rPr>
          <w:rFonts w:ascii="Arial" w:hAnsi="Arial" w:cs="Arial"/>
          <w:color w:val="000000"/>
          <w:sz w:val="24"/>
          <w:szCs w:val="24"/>
        </w:rPr>
        <w:t>(2021)</w:t>
      </w:r>
      <w:ins w:id="451" w:author="Sujil Kumar Koottathampathiyil" w:date="2022-06-08T21:46:00Z">
        <w:r w:rsidRPr="00FD79BE">
          <w:rPr>
            <w:rFonts w:ascii="Arial" w:hAnsi="Arial" w:cs="Arial"/>
            <w:color w:val="000000"/>
            <w:sz w:val="24"/>
            <w:szCs w:val="24"/>
            <w:rPrChange w:id="452" w:author="Sujil Kumar Koottathampathiyil" w:date="2022-06-09T11:19:00Z">
              <w:rPr>
                <w:rFonts w:ascii="Arial" w:hAnsi="Arial" w:cs="Arial"/>
                <w:color w:val="000000"/>
              </w:rPr>
            </w:rPrChange>
          </w:rPr>
          <w:t xml:space="preserve"> </w:t>
        </w:r>
      </w:ins>
      <w:ins w:id="453" w:author="Sujil Kumar Koottathampathiyil" w:date="2022-06-08T19:43:00Z">
        <w:del w:id="454" w:author="Sujil Kumar Koottathampathiyil" w:date="2022-06-08T21:47:00Z">
          <w:r w:rsidRPr="00FD79BE" w:rsidDel="00D770F2">
            <w:rPr>
              <w:rFonts w:ascii="Arial" w:hAnsi="Arial" w:cs="Arial"/>
              <w:color w:val="000000"/>
              <w:sz w:val="24"/>
              <w:szCs w:val="24"/>
              <w:rPrChange w:id="455" w:author="Sujil Kumar Koottathampathiyil" w:date="2022-06-09T11:19:00Z">
                <w:rPr>
                  <w:rFonts w:ascii="Arial" w:hAnsi="Arial" w:cs="Arial"/>
                  <w:color w:val="000000"/>
                </w:rPr>
              </w:rPrChange>
            </w:rPr>
            <w:delText xml:space="preserve">was done on </w:delText>
          </w:r>
        </w:del>
        <w:r w:rsidRPr="00FD79BE">
          <w:rPr>
            <w:rFonts w:ascii="Arial" w:hAnsi="Arial" w:cs="Arial"/>
            <w:color w:val="000000"/>
            <w:sz w:val="24"/>
            <w:szCs w:val="24"/>
            <w:rPrChange w:id="456" w:author="Sujil Kumar Koottathampathiyil" w:date="2022-06-09T11:19:00Z">
              <w:rPr>
                <w:rFonts w:ascii="Arial" w:hAnsi="Arial" w:cs="Arial"/>
                <w:color w:val="000000"/>
              </w:rPr>
            </w:rPrChange>
          </w:rPr>
          <w:t>predicting birth</w:t>
        </w:r>
      </w:ins>
      <w:ins w:id="457" w:author="Sujil Kumar Koottathampathiyil" w:date="2022-06-08T21:47:00Z">
        <w:r w:rsidRPr="00FD79BE">
          <w:rPr>
            <w:rFonts w:ascii="Arial" w:hAnsi="Arial" w:cs="Arial"/>
            <w:color w:val="000000"/>
            <w:sz w:val="24"/>
            <w:szCs w:val="24"/>
            <w:rPrChange w:id="458" w:author="Sujil Kumar Koottathampathiyil" w:date="2022-06-09T11:19:00Z">
              <w:rPr>
                <w:rFonts w:ascii="Arial" w:hAnsi="Arial" w:cs="Arial"/>
                <w:color w:val="000000"/>
              </w:rPr>
            </w:rPrChange>
          </w:rPr>
          <w:t xml:space="preserve"> has used </w:t>
        </w:r>
      </w:ins>
      <w:ins w:id="459" w:author="Sujil Kumar Koottathampathiyil" w:date="2022-06-08T22:56:00Z">
        <w:r w:rsidRPr="00FD79BE">
          <w:rPr>
            <w:rFonts w:ascii="Arial" w:hAnsi="Arial" w:cs="Arial"/>
            <w:color w:val="000000"/>
            <w:sz w:val="24"/>
            <w:szCs w:val="24"/>
            <w:rPrChange w:id="460" w:author="Sujil Kumar Koottathampathiyil" w:date="2022-06-09T11:19:00Z">
              <w:rPr>
                <w:rFonts w:ascii="Arial" w:hAnsi="Arial" w:cs="Arial"/>
                <w:color w:val="000000"/>
              </w:rPr>
            </w:rPrChange>
          </w:rPr>
          <w:t xml:space="preserve">the same SVM </w:t>
        </w:r>
      </w:ins>
      <w:ins w:id="461" w:author="Sujil Kumar Koottathampathiyil" w:date="2022-06-08T21:47:00Z">
        <w:r w:rsidRPr="00FD79BE">
          <w:rPr>
            <w:rFonts w:ascii="Arial" w:hAnsi="Arial" w:cs="Arial"/>
            <w:color w:val="000000"/>
            <w:sz w:val="24"/>
            <w:szCs w:val="24"/>
            <w:rPrChange w:id="462" w:author="Sujil Kumar Koottathampathiyil" w:date="2022-06-09T11:19:00Z">
              <w:rPr>
                <w:rFonts w:ascii="Arial" w:hAnsi="Arial" w:cs="Arial"/>
                <w:color w:val="000000"/>
              </w:rPr>
            </w:rPrChange>
          </w:rPr>
          <w:t>model</w:t>
        </w:r>
      </w:ins>
      <w:ins w:id="463" w:author="Sujil Kumar Koottathampathiyil" w:date="2022-06-08T19:43:00Z">
        <w:del w:id="464" w:author="Sujil Kumar Koottathampathiyil" w:date="2022-06-08T21:46:00Z">
          <w:r w:rsidRPr="00FD79BE" w:rsidDel="004001EB">
            <w:rPr>
              <w:rFonts w:ascii="Arial" w:hAnsi="Arial" w:cs="Arial"/>
              <w:color w:val="000000"/>
              <w:sz w:val="24"/>
              <w:szCs w:val="24"/>
              <w:rPrChange w:id="465" w:author="Sujil Kumar Koottathampathiyil" w:date="2022-06-09T11:19:00Z">
                <w:rPr>
                  <w:rFonts w:ascii="Arial" w:hAnsi="Arial" w:cs="Arial"/>
                  <w:color w:val="000000"/>
                </w:rPr>
              </w:rPrChange>
            </w:rPr>
            <w:delText xml:space="preserve"> </w:delText>
          </w:r>
        </w:del>
        <w:r w:rsidRPr="00FD79BE">
          <w:rPr>
            <w:rFonts w:ascii="Arial" w:hAnsi="Arial" w:cs="Arial"/>
            <w:color w:val="000000"/>
            <w:sz w:val="24"/>
            <w:szCs w:val="24"/>
            <w:rPrChange w:id="466" w:author="Sujil Kumar Koottathampathiyil" w:date="2022-06-09T11:19:00Z">
              <w:rPr>
                <w:rFonts w:ascii="Arial" w:hAnsi="Arial" w:cs="Arial"/>
                <w:color w:val="000000"/>
              </w:rPr>
            </w:rPrChange>
          </w:rPr>
          <w:t xml:space="preserve">, </w:t>
        </w:r>
      </w:ins>
      <w:ins w:id="467" w:author="Sujil Kumar Koottathampathiyil" w:date="2022-06-08T22:56:00Z">
        <w:r w:rsidRPr="00FD79BE">
          <w:rPr>
            <w:rFonts w:ascii="Arial" w:hAnsi="Arial" w:cs="Arial"/>
            <w:color w:val="000000"/>
            <w:sz w:val="24"/>
            <w:szCs w:val="24"/>
            <w:rPrChange w:id="468" w:author="Sujil Kumar Koottathampathiyil" w:date="2022-06-09T11:19:00Z">
              <w:rPr>
                <w:rFonts w:ascii="Arial" w:hAnsi="Arial" w:cs="Arial"/>
                <w:color w:val="000000"/>
              </w:rPr>
            </w:rPrChange>
          </w:rPr>
          <w:t xml:space="preserve">this </w:t>
        </w:r>
      </w:ins>
      <w:ins w:id="469" w:author="Sujil Kumar Koottathampathiyil" w:date="2022-06-08T19:43:00Z">
        <w:r w:rsidRPr="00FD79BE">
          <w:rPr>
            <w:rFonts w:ascii="Arial" w:hAnsi="Arial" w:cs="Arial"/>
            <w:color w:val="000000"/>
            <w:sz w:val="24"/>
            <w:szCs w:val="24"/>
            <w:rPrChange w:id="470" w:author="Sujil Kumar Koottathampathiyil" w:date="2022-06-09T11:19:00Z">
              <w:rPr>
                <w:rFonts w:ascii="Arial" w:hAnsi="Arial" w:cs="Arial"/>
                <w:color w:val="000000"/>
              </w:rPr>
            </w:rPrChange>
          </w:rPr>
          <w:t>study was trying to figure out the preterm births. This study</w:t>
        </w:r>
      </w:ins>
      <w:ins w:id="471" w:author="Sujil Kumar Koottathampathiyil" w:date="2022-06-08T22:56:00Z">
        <w:r w:rsidRPr="00FD79BE">
          <w:rPr>
            <w:rFonts w:ascii="Arial" w:hAnsi="Arial" w:cs="Arial"/>
            <w:color w:val="000000"/>
            <w:sz w:val="24"/>
            <w:szCs w:val="24"/>
            <w:rPrChange w:id="472" w:author="Sujil Kumar Koottathampathiyil" w:date="2022-06-09T11:19:00Z">
              <w:rPr>
                <w:rFonts w:ascii="Arial" w:hAnsi="Arial" w:cs="Arial"/>
                <w:color w:val="000000"/>
              </w:rPr>
            </w:rPrChange>
          </w:rPr>
          <w:t xml:space="preserve"> has also</w:t>
        </w:r>
      </w:ins>
      <w:ins w:id="473" w:author="Sujil Kumar Koottathampathiyil" w:date="2022-06-08T19:43:00Z">
        <w:r w:rsidRPr="00FD79BE">
          <w:rPr>
            <w:rFonts w:ascii="Arial" w:hAnsi="Arial" w:cs="Arial"/>
            <w:color w:val="000000"/>
            <w:sz w:val="24"/>
            <w:szCs w:val="24"/>
            <w:rPrChange w:id="474" w:author="Sujil Kumar Koottathampathiyil" w:date="2022-06-09T11:19:00Z">
              <w:rPr>
                <w:rFonts w:ascii="Arial" w:hAnsi="Arial" w:cs="Arial"/>
                <w:color w:val="000000"/>
              </w:rPr>
            </w:rPrChange>
          </w:rPr>
          <w:t xml:space="preserve"> used machine </w:t>
        </w:r>
        <w:r w:rsidRPr="00FD79BE">
          <w:rPr>
            <w:rFonts w:ascii="Arial" w:hAnsi="Arial" w:cs="Arial"/>
            <w:color w:val="000000"/>
            <w:sz w:val="24"/>
            <w:szCs w:val="24"/>
            <w:rPrChange w:id="475" w:author="Sujil Kumar Koottathampathiyil" w:date="2022-06-09T11:19:00Z">
              <w:rPr>
                <w:rFonts w:ascii="Arial" w:hAnsi="Arial" w:cs="Arial"/>
                <w:color w:val="000000"/>
              </w:rPr>
            </w:rPrChange>
          </w:rPr>
          <w:lastRenderedPageBreak/>
          <w:t xml:space="preserve">learning algorithms like </w:t>
        </w:r>
      </w:ins>
      <w:ins w:id="476" w:author="Sujil Kumar Koottathampathiyil" w:date="2022-06-09T01:04:00Z">
        <w:r w:rsidRPr="00FD79BE">
          <w:rPr>
            <w:rFonts w:ascii="Arial" w:hAnsi="Arial" w:cs="Arial"/>
            <w:color w:val="000000"/>
            <w:sz w:val="24"/>
            <w:szCs w:val="24"/>
            <w:rPrChange w:id="477" w:author="Sujil Kumar Koottathampathiyil" w:date="2022-06-09T11:19:00Z">
              <w:rPr>
                <w:rFonts w:ascii="Arial" w:hAnsi="Arial" w:cs="Arial"/>
                <w:color w:val="000000"/>
              </w:rPr>
            </w:rPrChange>
          </w:rPr>
          <w:t xml:space="preserve">the </w:t>
        </w:r>
      </w:ins>
      <w:ins w:id="478" w:author="Sujil Kumar Koottathampathiyil" w:date="2022-06-08T19:43:00Z">
        <w:del w:id="479" w:author="Sujil Kumar Koottathampathiyil" w:date="2022-06-08T21:52:00Z">
          <w:r w:rsidRPr="00FD79BE" w:rsidDel="009F188F">
            <w:rPr>
              <w:rFonts w:ascii="Arial" w:hAnsi="Arial" w:cs="Arial"/>
              <w:color w:val="000000"/>
              <w:sz w:val="24"/>
              <w:szCs w:val="24"/>
              <w:rPrChange w:id="480" w:author="Sujil Kumar Koottathampathiyil" w:date="2022-06-09T11:19:00Z">
                <w:rPr>
                  <w:rFonts w:ascii="Arial" w:hAnsi="Arial" w:cs="Arial"/>
                  <w:color w:val="000000"/>
                </w:rPr>
              </w:rPrChange>
            </w:rPr>
            <w:delText>support vector machine(svm)</w:delText>
          </w:r>
        </w:del>
        <w:del w:id="481" w:author="Sujil Kumar Koottathampathiyil" w:date="2022-06-08T22:56:00Z">
          <w:r w:rsidRPr="00FD79BE" w:rsidDel="00A01004">
            <w:rPr>
              <w:rFonts w:ascii="Arial" w:hAnsi="Arial" w:cs="Arial"/>
              <w:color w:val="000000"/>
              <w:sz w:val="24"/>
              <w:szCs w:val="24"/>
              <w:rPrChange w:id="482" w:author="Sujil Kumar Koottathampathiyil" w:date="2022-06-09T11:19:00Z">
                <w:rPr>
                  <w:rFonts w:ascii="Arial" w:hAnsi="Arial" w:cs="Arial"/>
                  <w:color w:val="000000"/>
                </w:rPr>
              </w:rPrChange>
            </w:rPr>
            <w:delText xml:space="preserve">, </w:delText>
          </w:r>
        </w:del>
        <w:r w:rsidRPr="00FD79BE">
          <w:rPr>
            <w:rFonts w:ascii="Arial" w:hAnsi="Arial" w:cs="Arial"/>
            <w:color w:val="000000"/>
            <w:sz w:val="24"/>
            <w:szCs w:val="24"/>
            <w:rPrChange w:id="483" w:author="Sujil Kumar Koottathampathiyil" w:date="2022-06-09T11:19:00Z">
              <w:rPr>
                <w:rFonts w:ascii="Arial" w:hAnsi="Arial" w:cs="Arial"/>
                <w:color w:val="000000"/>
              </w:rPr>
            </w:rPrChange>
          </w:rPr>
          <w:t>random forest, K-Nearest Neighbor, and Convolutional Neural Network (CNNs)</w:t>
        </w:r>
      </w:ins>
      <w:ins w:id="484" w:author="Sujil Kumar Koottathampathiyil" w:date="2022-06-08T22:56:00Z">
        <w:r w:rsidRPr="00FD79BE">
          <w:rPr>
            <w:rFonts w:ascii="Arial" w:hAnsi="Arial" w:cs="Arial"/>
            <w:color w:val="000000"/>
            <w:sz w:val="24"/>
            <w:szCs w:val="24"/>
            <w:rPrChange w:id="485" w:author="Sujil Kumar Koottathampathiyil" w:date="2022-06-09T11:19:00Z">
              <w:rPr>
                <w:rFonts w:ascii="Arial" w:hAnsi="Arial" w:cs="Arial"/>
                <w:color w:val="000000"/>
              </w:rPr>
            </w:rPrChange>
          </w:rPr>
          <w:t xml:space="preserve"> </w:t>
        </w:r>
      </w:ins>
      <w:ins w:id="486" w:author="Sujil Kumar Koottathampathiyil" w:date="2022-06-08T22:57:00Z">
        <w:r w:rsidRPr="00FD79BE">
          <w:rPr>
            <w:rFonts w:ascii="Arial" w:hAnsi="Arial" w:cs="Arial"/>
            <w:color w:val="000000"/>
            <w:sz w:val="24"/>
            <w:szCs w:val="24"/>
            <w:rPrChange w:id="487" w:author="Sujil Kumar Koottathampathiyil" w:date="2022-06-09T11:19:00Z">
              <w:rPr>
                <w:rFonts w:ascii="Arial" w:hAnsi="Arial" w:cs="Arial"/>
                <w:color w:val="000000"/>
              </w:rPr>
            </w:rPrChange>
          </w:rPr>
          <w:t>along</w:t>
        </w:r>
      </w:ins>
      <w:ins w:id="488" w:author="Sujil Kumar Koottathampathiyil" w:date="2022-06-08T22:56:00Z">
        <w:r w:rsidRPr="00FD79BE">
          <w:rPr>
            <w:rFonts w:ascii="Arial" w:hAnsi="Arial" w:cs="Arial"/>
            <w:color w:val="000000"/>
            <w:sz w:val="24"/>
            <w:szCs w:val="24"/>
            <w:rPrChange w:id="489" w:author="Sujil Kumar Koottathampathiyil" w:date="2022-06-09T11:19:00Z">
              <w:rPr>
                <w:rFonts w:ascii="Arial" w:hAnsi="Arial" w:cs="Arial"/>
                <w:color w:val="000000"/>
              </w:rPr>
            </w:rPrChange>
          </w:rPr>
          <w:t xml:space="preserve"> with </w:t>
        </w:r>
      </w:ins>
      <w:ins w:id="490" w:author="Sujil Kumar Koottathampathiyil" w:date="2022-06-08T22:57:00Z">
        <w:r w:rsidRPr="00FD79BE">
          <w:rPr>
            <w:rFonts w:ascii="Arial" w:hAnsi="Arial" w:cs="Arial"/>
            <w:color w:val="000000"/>
            <w:sz w:val="24"/>
            <w:szCs w:val="24"/>
            <w:rPrChange w:id="491" w:author="Sujil Kumar Koottathampathiyil" w:date="2022-06-09T11:19:00Z">
              <w:rPr>
                <w:rFonts w:ascii="Arial" w:hAnsi="Arial" w:cs="Arial"/>
                <w:color w:val="000000"/>
              </w:rPr>
            </w:rPrChange>
          </w:rPr>
          <w:t>SVM</w:t>
        </w:r>
      </w:ins>
      <w:ins w:id="492" w:author="Sujil Kumar Koottathampathiyil" w:date="2022-06-08T19:43:00Z">
        <w:r w:rsidRPr="00FD79BE">
          <w:rPr>
            <w:rFonts w:ascii="Arial" w:hAnsi="Arial" w:cs="Arial"/>
            <w:color w:val="000000"/>
            <w:sz w:val="24"/>
            <w:szCs w:val="24"/>
            <w:rPrChange w:id="493" w:author="Sujil Kumar Koottathampathiyil" w:date="2022-06-09T11:19:00Z">
              <w:rPr>
                <w:rFonts w:ascii="Arial" w:hAnsi="Arial" w:cs="Arial"/>
                <w:color w:val="000000"/>
              </w:rPr>
            </w:rPrChange>
          </w:rPr>
          <w:t>.</w:t>
        </w:r>
      </w:ins>
    </w:p>
    <w:p w14:paraId="37F83C3E" w14:textId="4CE6D365" w:rsidR="00DA3F52" w:rsidRPr="00FD79BE" w:rsidDel="009B311D" w:rsidRDefault="00DA3F52" w:rsidP="00DA3F52">
      <w:pPr>
        <w:spacing w:line="360" w:lineRule="auto"/>
        <w:jc w:val="both"/>
        <w:rPr>
          <w:ins w:id="494" w:author="Sujil Kumar Koottathampathiyil" w:date="2022-06-08T19:43:00Z"/>
          <w:del w:id="495" w:author="Sujil Kumar Koottathampathiyil" w:date="2022-06-08T21:51:00Z"/>
          <w:rFonts w:ascii="Arial" w:hAnsi="Arial" w:cs="Arial"/>
          <w:color w:val="000000"/>
          <w:sz w:val="24"/>
          <w:szCs w:val="24"/>
          <w:rPrChange w:id="496" w:author="Sujil Kumar Koottathampathiyil" w:date="2022-06-09T11:19:00Z">
            <w:rPr>
              <w:ins w:id="497" w:author="Sujil Kumar Koottathampathiyil" w:date="2022-06-08T19:43:00Z"/>
              <w:del w:id="498" w:author="Sujil Kumar Koottathampathiyil" w:date="2022-06-08T21:51:00Z"/>
              <w:rFonts w:ascii="Arial" w:hAnsi="Arial" w:cs="Arial"/>
              <w:color w:val="000000"/>
            </w:rPr>
          </w:rPrChange>
        </w:rPr>
      </w:pPr>
      <w:commentRangeStart w:id="499"/>
      <w:ins w:id="500" w:author="Sujil Kumar Koottathampathiyil" w:date="2022-06-08T19:43:00Z">
        <w:del w:id="501" w:author="Sujil Kumar Koottathampathiyil" w:date="2022-06-08T23:04:00Z">
          <w:r w:rsidRPr="00FD79BE" w:rsidDel="00896A89">
            <w:rPr>
              <w:rFonts w:ascii="Arial" w:hAnsi="Arial" w:cs="Arial"/>
              <w:color w:val="000000"/>
              <w:sz w:val="24"/>
              <w:szCs w:val="24"/>
              <w:rPrChange w:id="502" w:author="Sujil Kumar Koottathampathiyil" w:date="2022-06-09T11:19:00Z">
                <w:rPr>
                  <w:rFonts w:ascii="Arial" w:hAnsi="Arial" w:cs="Arial"/>
                  <w:color w:val="000000"/>
                </w:rPr>
              </w:rPrChange>
            </w:rPr>
            <w:delText xml:space="preserve">Another study I can point out was done on predicting mortality of predicting attributable to cancer in  in Qingdao, China. They have also used ARIMA Model for prediction of deaths. ARIMA model is combination of autoregressive model and moving average model. Another study done by   on prediction on exchange rate. Artificial Nueral Network and ARIMA are used </w:delText>
          </w:r>
        </w:del>
        <w:del w:id="503" w:author="Sujil Kumar Koottathampathiyil" w:date="2022-06-11T23:27:00Z">
          <w:r w:rsidRPr="00FD79BE" w:rsidDel="00E30810">
            <w:rPr>
              <w:rFonts w:ascii="Arial" w:hAnsi="Arial" w:cs="Arial"/>
              <w:color w:val="000000"/>
              <w:sz w:val="24"/>
              <w:szCs w:val="24"/>
              <w:rPrChange w:id="504" w:author="Sujil Kumar Koottathampathiyil" w:date="2022-06-09T11:19:00Z">
                <w:rPr>
                  <w:rFonts w:ascii="Arial" w:hAnsi="Arial" w:cs="Arial"/>
                  <w:color w:val="000000"/>
                </w:rPr>
              </w:rPrChange>
            </w:rPr>
            <w:delText xml:space="preserve">to predict the </w:delText>
          </w:r>
        </w:del>
      </w:ins>
      <w:commentRangeEnd w:id="499"/>
      <w:del w:id="505" w:author="Sujil Kumar Koottathampathiyil" w:date="2022-06-11T23:27:00Z">
        <w:r w:rsidRPr="00FD79BE" w:rsidDel="00E30810">
          <w:rPr>
            <w:rStyle w:val="CommentReference"/>
            <w:rFonts w:ascii="Arial" w:hAnsi="Arial" w:cs="Arial"/>
          </w:rPr>
          <w:commentReference w:id="499"/>
        </w:r>
      </w:del>
      <w:ins w:id="506" w:author="Sujil Kumar Koottathampathiyil" w:date="2022-06-08T19:43:00Z">
        <w:del w:id="507" w:author="Sujil Kumar Koottathampathiyil" w:date="2022-06-11T23:27:00Z">
          <w:r w:rsidRPr="00FD79BE" w:rsidDel="00E30810">
            <w:rPr>
              <w:rFonts w:ascii="Arial" w:hAnsi="Arial" w:cs="Arial"/>
              <w:color w:val="000000"/>
              <w:sz w:val="24"/>
              <w:szCs w:val="24"/>
              <w:rPrChange w:id="508" w:author="Sujil Kumar Koottathampathiyil" w:date="2022-06-09T11:19:00Z">
                <w:rPr>
                  <w:rFonts w:ascii="Arial" w:hAnsi="Arial" w:cs="Arial"/>
                  <w:color w:val="000000"/>
                </w:rPr>
              </w:rPrChange>
            </w:rPr>
            <w:delText>model.</w:delText>
          </w:r>
        </w:del>
      </w:ins>
    </w:p>
    <w:p w14:paraId="492BE460" w14:textId="77777777" w:rsidR="00DA3F52" w:rsidRPr="00FD79BE" w:rsidDel="00A01D67" w:rsidRDefault="00DA3F52" w:rsidP="00DA3F52">
      <w:pPr>
        <w:spacing w:line="360" w:lineRule="auto"/>
        <w:jc w:val="both"/>
        <w:rPr>
          <w:ins w:id="509" w:author="Sujil Kumar Koottathampathiyil" w:date="2022-06-08T19:43:00Z"/>
          <w:del w:id="510" w:author="Sujil Kumar Koottathampathiyil" w:date="2022-06-08T22:58:00Z"/>
          <w:rFonts w:ascii="Arial" w:hAnsi="Arial" w:cs="Arial"/>
          <w:color w:val="000000"/>
          <w:sz w:val="24"/>
          <w:szCs w:val="24"/>
          <w:rPrChange w:id="511" w:author="Sujil Kumar Koottathampathiyil" w:date="2022-06-09T11:19:00Z">
            <w:rPr>
              <w:ins w:id="512" w:author="Sujil Kumar Koottathampathiyil" w:date="2022-06-08T19:43:00Z"/>
              <w:del w:id="513" w:author="Sujil Kumar Koottathampathiyil" w:date="2022-06-08T22:58:00Z"/>
              <w:rFonts w:ascii="Arial" w:hAnsi="Arial" w:cs="Arial"/>
              <w:color w:val="000000"/>
            </w:rPr>
          </w:rPrChange>
        </w:rPr>
      </w:pPr>
    </w:p>
    <w:p w14:paraId="33E50626" w14:textId="2E2188CC" w:rsidR="00DA3F52" w:rsidRPr="00FD79BE" w:rsidRDefault="00DA3F52" w:rsidP="00DA3F52">
      <w:pPr>
        <w:spacing w:line="360" w:lineRule="auto"/>
        <w:jc w:val="both"/>
        <w:rPr>
          <w:ins w:id="514" w:author="Sujil Kumar Koottathampathiyil" w:date="2022-06-08T19:43:00Z"/>
          <w:rFonts w:ascii="Arial" w:hAnsi="Arial" w:cs="Arial"/>
          <w:color w:val="000000"/>
          <w:sz w:val="24"/>
          <w:szCs w:val="24"/>
          <w:rPrChange w:id="515" w:author="Sujil Kumar Koottathampathiyil" w:date="2022-06-09T11:19:00Z">
            <w:rPr>
              <w:ins w:id="516" w:author="Sujil Kumar Koottathampathiyil" w:date="2022-06-08T19:43:00Z"/>
              <w:rFonts w:ascii="Arial" w:hAnsi="Arial" w:cs="Arial"/>
              <w:color w:val="000000"/>
            </w:rPr>
          </w:rPrChange>
        </w:rPr>
      </w:pPr>
      <w:ins w:id="517" w:author="Sujil Kumar Koottathampathiyil" w:date="2022-06-08T19:43:00Z">
        <w:del w:id="518" w:author="Sujil Kumar Koottathampathiyil" w:date="2022-06-11T23:29:00Z">
          <w:r w:rsidRPr="00FD79BE" w:rsidDel="00BA4B13">
            <w:rPr>
              <w:rFonts w:ascii="Arial" w:hAnsi="Arial" w:cs="Arial"/>
              <w:color w:val="000000"/>
              <w:sz w:val="24"/>
              <w:szCs w:val="24"/>
              <w:rPrChange w:id="519" w:author="Sujil Kumar Koottathampathiyil" w:date="2022-06-09T11:19:00Z">
                <w:rPr>
                  <w:rFonts w:ascii="Arial" w:hAnsi="Arial" w:cs="Arial"/>
                  <w:color w:val="000000"/>
                </w:rPr>
              </w:rPrChange>
            </w:rPr>
            <w:delText xml:space="preserve">SVM has been used Time series analysis, like  has </w:delText>
          </w:r>
        </w:del>
        <w:del w:id="520" w:author="Sujil Kumar Koottathampathiyil" w:date="2022-06-09T01:04:00Z">
          <w:r w:rsidRPr="00FD79BE" w:rsidDel="008955A0">
            <w:rPr>
              <w:rFonts w:ascii="Arial" w:hAnsi="Arial" w:cs="Arial"/>
              <w:color w:val="000000"/>
              <w:sz w:val="24"/>
              <w:szCs w:val="24"/>
              <w:rPrChange w:id="521" w:author="Sujil Kumar Koottathampathiyil" w:date="2022-06-09T11:19:00Z">
                <w:rPr>
                  <w:rFonts w:ascii="Arial" w:hAnsi="Arial" w:cs="Arial"/>
                  <w:color w:val="000000"/>
                </w:rPr>
              </w:rPrChange>
            </w:rPr>
            <w:delText xml:space="preserve">clearly </w:delText>
          </w:r>
        </w:del>
        <w:del w:id="522" w:author="Sujil Kumar Koottathampathiyil" w:date="2022-06-11T23:29:00Z">
          <w:r w:rsidRPr="00FD79BE" w:rsidDel="00BA4B13">
            <w:rPr>
              <w:rFonts w:ascii="Arial" w:hAnsi="Arial" w:cs="Arial"/>
              <w:color w:val="000000"/>
              <w:sz w:val="24"/>
              <w:szCs w:val="24"/>
              <w:rPrChange w:id="523" w:author="Sujil Kumar Koottathampathiyil" w:date="2022-06-09T11:19:00Z">
                <w:rPr>
                  <w:rFonts w:ascii="Arial" w:hAnsi="Arial" w:cs="Arial"/>
                  <w:color w:val="000000"/>
                </w:rPr>
              </w:rPrChange>
            </w:rPr>
            <w:delText xml:space="preserve">studied classification problem </w:delText>
          </w:r>
        </w:del>
        <w:del w:id="524" w:author="Sujil Kumar Koottathampathiyil" w:date="2022-06-09T01:05:00Z">
          <w:r w:rsidRPr="00FD79BE" w:rsidDel="008955A0">
            <w:rPr>
              <w:rFonts w:ascii="Arial" w:hAnsi="Arial" w:cs="Arial"/>
              <w:color w:val="000000"/>
              <w:sz w:val="24"/>
              <w:szCs w:val="24"/>
              <w:rPrChange w:id="525" w:author="Sujil Kumar Koottathampathiyil" w:date="2022-06-09T11:19:00Z">
                <w:rPr>
                  <w:rFonts w:ascii="Arial" w:hAnsi="Arial" w:cs="Arial"/>
                  <w:color w:val="000000"/>
                </w:rPr>
              </w:rPrChange>
            </w:rPr>
            <w:delText>on</w:delText>
          </w:r>
        </w:del>
        <w:del w:id="526" w:author="Sujil Kumar Koottathampathiyil" w:date="2022-06-11T23:29:00Z">
          <w:r w:rsidRPr="00FD79BE" w:rsidDel="00BA4B13">
            <w:rPr>
              <w:rFonts w:ascii="Arial" w:hAnsi="Arial" w:cs="Arial"/>
              <w:color w:val="000000"/>
              <w:sz w:val="24"/>
              <w:szCs w:val="24"/>
              <w:rPrChange w:id="527" w:author="Sujil Kumar Koottathampathiyil" w:date="2022-06-09T11:19:00Z">
                <w:rPr>
                  <w:rFonts w:ascii="Arial" w:hAnsi="Arial" w:cs="Arial"/>
                  <w:color w:val="000000"/>
                </w:rPr>
              </w:rPrChange>
            </w:rPr>
            <w:delText xml:space="preserve"> Breast cancer dataset. This study also checked for different kernel function </w:delText>
          </w:r>
        </w:del>
        <w:del w:id="528" w:author="Sujil Kumar Koottathampathiyil" w:date="2022-06-09T01:05:00Z">
          <w:r w:rsidRPr="00FD79BE" w:rsidDel="008955A0">
            <w:rPr>
              <w:rFonts w:ascii="Arial" w:hAnsi="Arial" w:cs="Arial"/>
              <w:color w:val="000000"/>
              <w:sz w:val="24"/>
              <w:szCs w:val="24"/>
              <w:rPrChange w:id="529" w:author="Sujil Kumar Koottathampathiyil" w:date="2022-06-09T11:19:00Z">
                <w:rPr>
                  <w:rFonts w:ascii="Arial" w:hAnsi="Arial" w:cs="Arial"/>
                  <w:color w:val="000000"/>
                </w:rPr>
              </w:rPrChange>
            </w:rPr>
            <w:delText xml:space="preserve">that </w:delText>
          </w:r>
        </w:del>
        <w:del w:id="530" w:author="Sujil Kumar Koottathampathiyil" w:date="2022-06-11T23:29:00Z">
          <w:r w:rsidRPr="00FD79BE" w:rsidDel="00BA4B13">
            <w:rPr>
              <w:rFonts w:ascii="Arial" w:hAnsi="Arial" w:cs="Arial"/>
              <w:color w:val="000000"/>
              <w:sz w:val="24"/>
              <w:szCs w:val="24"/>
              <w:rPrChange w:id="531" w:author="Sujil Kumar Koottathampathiyil" w:date="2022-06-09T11:19:00Z">
                <w:rPr>
                  <w:rFonts w:ascii="Arial" w:hAnsi="Arial" w:cs="Arial"/>
                  <w:color w:val="000000"/>
                </w:rPr>
              </w:rPrChange>
            </w:rPr>
            <w:delText>used in the SVM Classifier. The outcome of their shows that for large scale datasets RBF kernel based SVM ensembles based on</w:delText>
          </w:r>
        </w:del>
      </w:ins>
      <w:ins w:id="532" w:author="Jack Mc Donnell" w:date="2022-06-09T13:55:00Z">
        <w:del w:id="533" w:author="Sujil Kumar Koottathampathiyil" w:date="2022-06-11T23:29:00Z">
          <w:r w:rsidRPr="00FD79BE" w:rsidDel="00BA4B13">
            <w:rPr>
              <w:rFonts w:ascii="Arial" w:hAnsi="Arial" w:cs="Arial"/>
              <w:color w:val="000000"/>
              <w:sz w:val="24"/>
              <w:szCs w:val="24"/>
            </w:rPr>
            <w:delText xml:space="preserve"> </w:delText>
          </w:r>
        </w:del>
      </w:ins>
      <w:ins w:id="534" w:author="Sujil Kumar Koottathampathiyil" w:date="2022-06-08T19:43:00Z">
        <w:del w:id="535" w:author="Sujil Kumar Koottathampathiyil" w:date="2022-06-11T23:29:00Z">
          <w:r w:rsidRPr="00FD79BE" w:rsidDel="00BA4B13">
            <w:rPr>
              <w:rFonts w:ascii="Arial" w:hAnsi="Arial" w:cs="Arial"/>
              <w:color w:val="000000"/>
              <w:sz w:val="24"/>
              <w:szCs w:val="24"/>
              <w:rPrChange w:id="536" w:author="Sujil Kumar Koottathampathiyil" w:date="2022-06-09T11:19:00Z">
                <w:rPr>
                  <w:rFonts w:ascii="Arial" w:hAnsi="Arial" w:cs="Arial"/>
                  <w:color w:val="000000"/>
                </w:rPr>
              </w:rPrChange>
            </w:rPr>
            <w:delText xml:space="preserve">boosting perform better than the other classifiers. SVM is first introduced by  </w:delText>
          </w:r>
        </w:del>
        <w:del w:id="537" w:author="Sujil Kumar Koottathampathiyil" w:date="2022-06-09T01:05:00Z">
          <w:r w:rsidRPr="00FD79BE" w:rsidDel="008955A0">
            <w:rPr>
              <w:rFonts w:ascii="Arial" w:hAnsi="Arial" w:cs="Arial"/>
              <w:color w:val="000000"/>
              <w:sz w:val="24"/>
              <w:szCs w:val="24"/>
              <w:rPrChange w:id="538" w:author="Sujil Kumar Koottathampathiyil" w:date="2022-06-09T11:19:00Z">
                <w:rPr>
                  <w:rFonts w:ascii="Arial" w:hAnsi="Arial" w:cs="Arial"/>
                  <w:color w:val="000000"/>
                </w:rPr>
              </w:rPrChange>
            </w:rPr>
            <w:delText>shown</w:delText>
          </w:r>
        </w:del>
        <w:del w:id="539" w:author="Sujil Kumar Koottathampathiyil" w:date="2022-06-11T23:29:00Z">
          <w:r w:rsidRPr="00FD79BE" w:rsidDel="00BA4B13">
            <w:rPr>
              <w:rFonts w:ascii="Arial" w:hAnsi="Arial" w:cs="Arial"/>
              <w:color w:val="000000"/>
              <w:sz w:val="24"/>
              <w:szCs w:val="24"/>
              <w:rPrChange w:id="540" w:author="Sujil Kumar Koottathampathiyil" w:date="2022-06-09T11:19:00Z">
                <w:rPr>
                  <w:rFonts w:ascii="Arial" w:hAnsi="Arial" w:cs="Arial"/>
                  <w:color w:val="000000"/>
                </w:rPr>
              </w:rPrChange>
            </w:rPr>
            <w:delText xml:space="preserve"> that it’s better for two-group classification problems.</w:delText>
          </w:r>
        </w:del>
      </w:ins>
      <w:ins w:id="541" w:author="Sujil Kumar Koottathampathiyil" w:date="2022-06-11T23:28:00Z">
        <w:r w:rsidRPr="00FD79BE">
          <w:rPr>
            <w:rFonts w:ascii="Arial" w:hAnsi="Arial" w:cs="Arial"/>
            <w:color w:val="000000"/>
            <w:sz w:val="24"/>
            <w:szCs w:val="24"/>
          </w:rPr>
          <w:t xml:space="preserve">SVM has been applied in Time series analysis, such as when Huang et al </w:t>
        </w:r>
      </w:ins>
      <w:r w:rsidR="0044020A" w:rsidRPr="00FD79BE">
        <w:rPr>
          <w:rFonts w:ascii="Arial" w:hAnsi="Arial" w:cs="Arial"/>
          <w:color w:val="000000"/>
          <w:sz w:val="24"/>
          <w:szCs w:val="24"/>
        </w:rPr>
        <w:t>(2017)</w:t>
      </w:r>
      <w:ins w:id="542" w:author="Sujil Kumar Koottathampathiyil" w:date="2022-06-11T23:29:00Z">
        <w:r w:rsidRPr="00FD79BE">
          <w:rPr>
            <w:rFonts w:ascii="Arial" w:hAnsi="Arial" w:cs="Arial"/>
            <w:color w:val="000000"/>
            <w:sz w:val="24"/>
            <w:szCs w:val="24"/>
          </w:rPr>
          <w:t xml:space="preserve"> </w:t>
        </w:r>
      </w:ins>
      <w:ins w:id="543" w:author="Sujil Kumar Koottathampathiyil" w:date="2022-06-11T23:28:00Z">
        <w:r w:rsidRPr="00FD79BE">
          <w:rPr>
            <w:rFonts w:ascii="Arial" w:hAnsi="Arial" w:cs="Arial"/>
            <w:color w:val="000000"/>
            <w:sz w:val="24"/>
            <w:szCs w:val="24"/>
          </w:rPr>
          <w:t xml:space="preserve">looked at classification issues in the Breast cancer dataset. Different kernel functions employed in the SVM Classifier were also investigated in this work. RBF kernel-based SVM ensembles based on boosting outperform other classifiers on large size datasets, according to their findings. Cortes and Vapnik </w:t>
        </w:r>
      </w:ins>
      <w:r w:rsidR="0044020A" w:rsidRPr="00FD79BE">
        <w:rPr>
          <w:rFonts w:ascii="Arial" w:hAnsi="Arial" w:cs="Arial"/>
          <w:color w:val="000000"/>
          <w:sz w:val="24"/>
          <w:szCs w:val="24"/>
        </w:rPr>
        <w:t>(1995)</w:t>
      </w:r>
      <w:ins w:id="544" w:author="Sujil Kumar Koottathampathiyil" w:date="2022-06-11T23:29:00Z">
        <w:r w:rsidRPr="00FD79BE">
          <w:rPr>
            <w:rFonts w:ascii="Arial" w:hAnsi="Arial" w:cs="Arial"/>
            <w:color w:val="000000"/>
            <w:sz w:val="24"/>
            <w:szCs w:val="24"/>
          </w:rPr>
          <w:t xml:space="preserve"> </w:t>
        </w:r>
      </w:ins>
      <w:ins w:id="545" w:author="Sujil Kumar Koottathampathiyil" w:date="2022-06-11T23:28:00Z">
        <w:r w:rsidRPr="00FD79BE">
          <w:rPr>
            <w:rFonts w:ascii="Arial" w:hAnsi="Arial" w:cs="Arial"/>
            <w:color w:val="000000"/>
            <w:sz w:val="24"/>
            <w:szCs w:val="24"/>
          </w:rPr>
          <w:t>were the first to develop SVM, which proved to be more effective for two-group classification issues.</w:t>
        </w:r>
      </w:ins>
    </w:p>
    <w:p w14:paraId="7429C062" w14:textId="57EF0E41" w:rsidR="00DA3F52" w:rsidRPr="00FD79BE" w:rsidDel="00896A89" w:rsidRDefault="00DA3F52" w:rsidP="00DA3F52">
      <w:pPr>
        <w:spacing w:line="360" w:lineRule="auto"/>
        <w:jc w:val="both"/>
        <w:rPr>
          <w:ins w:id="546" w:author="Sujil Kumar Koottathampathiyil" w:date="2022-06-08T19:43:00Z"/>
          <w:del w:id="547" w:author="Sujil Kumar Koottathampathiyil" w:date="2022-06-08T23:03:00Z"/>
          <w:rFonts w:ascii="Arial" w:hAnsi="Arial" w:cs="Arial"/>
          <w:color w:val="000000"/>
          <w:sz w:val="24"/>
          <w:szCs w:val="24"/>
          <w:rPrChange w:id="548" w:author="Sujil Kumar Koottathampathiyil" w:date="2022-06-09T11:19:00Z">
            <w:rPr>
              <w:ins w:id="549" w:author="Sujil Kumar Koottathampathiyil" w:date="2022-06-08T19:43:00Z"/>
              <w:del w:id="550" w:author="Sujil Kumar Koottathampathiyil" w:date="2022-06-08T23:03:00Z"/>
              <w:rFonts w:ascii="Arial" w:hAnsi="Arial" w:cs="Arial"/>
              <w:color w:val="000000"/>
            </w:rPr>
          </w:rPrChange>
        </w:rPr>
      </w:pPr>
      <w:ins w:id="551" w:author="Sujil Kumar Koottathampathiyil" w:date="2022-06-08T19:43:00Z">
        <w:del w:id="552" w:author="Sujil Kumar Koottathampathiyil" w:date="2022-06-08T23:03:00Z">
          <w:r w:rsidRPr="00FD79BE" w:rsidDel="00896A89">
            <w:rPr>
              <w:rFonts w:ascii="Arial" w:hAnsi="Arial" w:cs="Arial"/>
              <w:color w:val="000000"/>
              <w:sz w:val="24"/>
              <w:szCs w:val="24"/>
              <w:rPrChange w:id="553" w:author="Sujil Kumar Koottathampathiyil" w:date="2022-06-09T11:19:00Z">
                <w:rPr>
                  <w:rFonts w:ascii="Arial" w:hAnsi="Arial" w:cs="Arial"/>
                  <w:color w:val="000000"/>
                </w:rPr>
              </w:rPrChange>
            </w:rPr>
            <w:delText>PCA-KNN model is used in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ins>
    </w:p>
    <w:p w14:paraId="00C674FA" w14:textId="471BD257" w:rsidR="00DA3F52" w:rsidRPr="00FD79BE" w:rsidRDefault="00DA3F52" w:rsidP="00DA3F52">
      <w:pPr>
        <w:spacing w:line="360" w:lineRule="auto"/>
        <w:ind w:firstLine="720"/>
        <w:jc w:val="both"/>
        <w:rPr>
          <w:ins w:id="554" w:author="Sujil Kumar Koottathampathiyil" w:date="2022-06-08T23:00:00Z"/>
          <w:rFonts w:ascii="Arial" w:hAnsi="Arial" w:cs="Arial"/>
          <w:color w:val="000000"/>
          <w:sz w:val="24"/>
          <w:szCs w:val="24"/>
          <w:rPrChange w:id="555" w:author="Sujil Kumar Koottathampathiyil" w:date="2022-06-09T11:19:00Z">
            <w:rPr>
              <w:ins w:id="556" w:author="Sujil Kumar Koottathampathiyil" w:date="2022-06-08T23:00:00Z"/>
              <w:rFonts w:ascii="Arial" w:hAnsi="Arial" w:cs="Arial"/>
              <w:color w:val="000000"/>
            </w:rPr>
          </w:rPrChange>
        </w:rPr>
      </w:pPr>
      <w:ins w:id="557" w:author="Sujil Kumar Koottathampathiyil" w:date="2022-06-08T19:43:00Z">
        <w:r w:rsidRPr="00FD79BE">
          <w:rPr>
            <w:rFonts w:ascii="Arial" w:hAnsi="Arial" w:cs="Arial"/>
            <w:color w:val="000000"/>
            <w:sz w:val="24"/>
            <w:szCs w:val="24"/>
            <w:rPrChange w:id="558" w:author="Sujil Kumar Koottathampathiyil" w:date="2022-06-09T11:19:00Z">
              <w:rPr>
                <w:rFonts w:ascii="Arial" w:hAnsi="Arial" w:cs="Arial"/>
                <w:color w:val="000000"/>
              </w:rPr>
            </w:rPrChange>
          </w:rPr>
          <w:t>Working with Multivariate time series data, I was looking for models which can mak</w:t>
        </w:r>
        <w:del w:id="559" w:author="Sujil Kumar Koottathampathiyil" w:date="2022-06-09T01:05:00Z">
          <w:r w:rsidRPr="00FD79BE" w:rsidDel="00B460CB">
            <w:rPr>
              <w:rFonts w:ascii="Arial" w:hAnsi="Arial" w:cs="Arial"/>
              <w:color w:val="000000"/>
              <w:sz w:val="24"/>
              <w:szCs w:val="24"/>
              <w:rPrChange w:id="560" w:author="Sujil Kumar Koottathampathiyil" w:date="2022-06-09T11:19:00Z">
                <w:rPr>
                  <w:rFonts w:ascii="Arial" w:hAnsi="Arial" w:cs="Arial"/>
                  <w:color w:val="000000"/>
                </w:rPr>
              </w:rPrChange>
            </w:rPr>
            <w:delText>ing</w:delText>
          </w:r>
        </w:del>
      </w:ins>
      <w:ins w:id="561" w:author="Sujil Kumar Koottathampathiyil" w:date="2022-06-09T01:05:00Z">
        <w:r w:rsidRPr="00FD79BE">
          <w:rPr>
            <w:rFonts w:ascii="Arial" w:hAnsi="Arial" w:cs="Arial"/>
            <w:color w:val="000000"/>
            <w:sz w:val="24"/>
            <w:szCs w:val="24"/>
            <w:rPrChange w:id="562" w:author="Sujil Kumar Koottathampathiyil" w:date="2022-06-09T11:19:00Z">
              <w:rPr>
                <w:rFonts w:ascii="Arial" w:hAnsi="Arial" w:cs="Arial"/>
                <w:color w:val="000000"/>
              </w:rPr>
            </w:rPrChange>
          </w:rPr>
          <w:t>e</w:t>
        </w:r>
      </w:ins>
      <w:ins w:id="563" w:author="Sujil Kumar Koottathampathiyil" w:date="2022-06-08T19:43:00Z">
        <w:r w:rsidRPr="00FD79BE">
          <w:rPr>
            <w:rFonts w:ascii="Arial" w:hAnsi="Arial" w:cs="Arial"/>
            <w:color w:val="000000"/>
            <w:sz w:val="24"/>
            <w:szCs w:val="24"/>
            <w:rPrChange w:id="564" w:author="Sujil Kumar Koottathampathiyil" w:date="2022-06-09T11:19:00Z">
              <w:rPr>
                <w:rFonts w:ascii="Arial" w:hAnsi="Arial" w:cs="Arial"/>
                <w:color w:val="000000"/>
              </w:rPr>
            </w:rPrChange>
          </w:rPr>
          <w:t xml:space="preserve"> predictions on more than one variable. For example, the </w:t>
        </w:r>
      </w:ins>
      <w:r w:rsidR="0044020A" w:rsidRPr="00FD79BE">
        <w:rPr>
          <w:rFonts w:ascii="Arial" w:hAnsi="Arial" w:cs="Arial"/>
          <w:color w:val="000000"/>
          <w:sz w:val="24"/>
          <w:szCs w:val="24"/>
        </w:rPr>
        <w:t>(Vector Autoregressive Models for Multivariate Time Series 2006)</w:t>
      </w:r>
      <w:ins w:id="565" w:author="Sujil Kumar Koottathampathiyil" w:date="2022-06-08T19:43:00Z">
        <w:r w:rsidRPr="00FD79BE">
          <w:rPr>
            <w:rFonts w:ascii="Arial" w:hAnsi="Arial" w:cs="Arial"/>
            <w:color w:val="000000"/>
            <w:sz w:val="24"/>
            <w:szCs w:val="24"/>
            <w:rPrChange w:id="566" w:author="Sujil Kumar Koottathampathiyil" w:date="2022-06-09T11:19:00Z">
              <w:rPr>
                <w:rFonts w:ascii="Arial" w:hAnsi="Arial" w:cs="Arial"/>
                <w:color w:val="000000"/>
              </w:rPr>
            </w:rPrChange>
          </w:rPr>
          <w:t xml:space="preserve"> showed me how relevant is VAR (Vector Autoregressive Models) model for </w:t>
        </w:r>
        <w:del w:id="567" w:author="Sujil Kumar Koottathampathiyil" w:date="2022-06-09T01:06:00Z">
          <w:r w:rsidRPr="00FD79BE" w:rsidDel="00B460CB">
            <w:rPr>
              <w:rFonts w:ascii="Arial" w:hAnsi="Arial" w:cs="Arial"/>
              <w:color w:val="000000"/>
              <w:sz w:val="24"/>
              <w:szCs w:val="24"/>
              <w:rPrChange w:id="568" w:author="Sujil Kumar Koottathampathiyil" w:date="2022-06-09T11:19:00Z">
                <w:rPr>
                  <w:rFonts w:ascii="Arial" w:hAnsi="Arial" w:cs="Arial"/>
                  <w:color w:val="000000"/>
                </w:rPr>
              </w:rPrChange>
            </w:rPr>
            <w:delText xml:space="preserve">the </w:delText>
          </w:r>
        </w:del>
        <w:r w:rsidRPr="00FD79BE">
          <w:rPr>
            <w:rFonts w:ascii="Arial" w:hAnsi="Arial" w:cs="Arial"/>
            <w:color w:val="000000"/>
            <w:sz w:val="24"/>
            <w:szCs w:val="24"/>
            <w:rPrChange w:id="569" w:author="Sujil Kumar Koottathampathiyil" w:date="2022-06-09T11:19:00Z">
              <w:rPr>
                <w:rFonts w:ascii="Arial" w:hAnsi="Arial" w:cs="Arial"/>
                <w:color w:val="000000"/>
              </w:rPr>
            </w:rPrChange>
          </w:rPr>
          <w:t xml:space="preserve">suicide analysis. </w:t>
        </w:r>
      </w:ins>
      <w:ins w:id="570" w:author="Sujil Kumar Koottathampathiyil" w:date="2022-06-08T19:58:00Z">
        <w:r w:rsidRPr="00FD79BE">
          <w:rPr>
            <w:rFonts w:ascii="Arial" w:hAnsi="Arial" w:cs="Arial"/>
            <w:color w:val="000000"/>
            <w:sz w:val="24"/>
            <w:szCs w:val="24"/>
            <w:rPrChange w:id="571" w:author="Sujil Kumar Koottathampathiyil" w:date="2022-06-09T11:19:00Z">
              <w:rPr>
                <w:rFonts w:ascii="Arial" w:hAnsi="Arial" w:cs="Arial"/>
                <w:color w:val="000000"/>
              </w:rPr>
            </w:rPrChange>
          </w:rPr>
          <w:t>VAR Model is mainly used when we have to deal with Multivariate time series data.</w:t>
        </w:r>
      </w:ins>
      <w:ins w:id="572" w:author="Sujil Kumar Koottathampathiyil" w:date="2022-06-08T20:27:00Z">
        <w:r w:rsidRPr="00FD79BE">
          <w:rPr>
            <w:rFonts w:ascii="Arial" w:hAnsi="Arial" w:cs="Arial"/>
            <w:color w:val="000000"/>
            <w:sz w:val="24"/>
            <w:szCs w:val="24"/>
            <w:rPrChange w:id="573" w:author="Sujil Kumar Koottathampathiyil" w:date="2022-06-09T11:19:00Z">
              <w:rPr>
                <w:rFonts w:ascii="Arial" w:hAnsi="Arial" w:cs="Arial"/>
                <w:color w:val="000000"/>
              </w:rPr>
            </w:rPrChange>
          </w:rPr>
          <w:t xml:space="preserve"> </w:t>
        </w:r>
      </w:ins>
      <w:ins w:id="574" w:author="Sujil Kumar Koottathampathiyil" w:date="2022-06-09T01:06:00Z">
        <w:r w:rsidRPr="00FD79BE">
          <w:rPr>
            <w:rFonts w:ascii="Arial" w:hAnsi="Arial" w:cs="Arial"/>
            <w:color w:val="000000"/>
            <w:sz w:val="24"/>
            <w:szCs w:val="24"/>
            <w:rPrChange w:id="575" w:author="Sujil Kumar Koottathampathiyil" w:date="2022-06-09T11:19:00Z">
              <w:rPr>
                <w:rFonts w:ascii="Arial" w:hAnsi="Arial" w:cs="Arial"/>
                <w:color w:val="000000"/>
              </w:rPr>
            </w:rPrChange>
          </w:rPr>
          <w:t>The s</w:t>
        </w:r>
      </w:ins>
      <w:ins w:id="576" w:author="Sujil Kumar Koottathampathiyil" w:date="2022-06-08T20:27:00Z">
        <w:r w:rsidRPr="00FD79BE">
          <w:rPr>
            <w:rFonts w:ascii="Arial" w:hAnsi="Arial" w:cs="Arial"/>
            <w:color w:val="000000"/>
            <w:sz w:val="24"/>
            <w:szCs w:val="24"/>
            <w:rPrChange w:id="577" w:author="Sujil Kumar Koottathampathiyil" w:date="2022-06-09T11:19:00Z">
              <w:rPr>
                <w:rFonts w:ascii="Arial" w:hAnsi="Arial" w:cs="Arial"/>
                <w:color w:val="000000"/>
              </w:rPr>
            </w:rPrChange>
          </w:rPr>
          <w:t>uicide dataset contains more than twenty var</w:t>
        </w:r>
      </w:ins>
      <w:ins w:id="578" w:author="Sujil Kumar Koottathampathiyil" w:date="2022-06-08T19:43:00Z">
        <w:del w:id="579" w:author="Sujil Kumar Koottathampathiyil" w:date="2022-06-08T19:57:00Z">
          <w:r w:rsidRPr="00FD79BE" w:rsidDel="000538F2">
            <w:rPr>
              <w:rFonts w:ascii="Arial" w:hAnsi="Arial" w:cs="Arial"/>
              <w:color w:val="000000"/>
              <w:sz w:val="24"/>
              <w:szCs w:val="24"/>
              <w:rPrChange w:id="580" w:author="Sujil Kumar Koottathampathiyil" w:date="2022-06-09T11:19:00Z">
                <w:rPr>
                  <w:rFonts w:ascii="Arial" w:hAnsi="Arial" w:cs="Arial"/>
                  <w:color w:val="000000"/>
                </w:rPr>
              </w:rPrChange>
            </w:rPr>
            <w:delText xml:space="preserve">It also gave me. </w:delText>
          </w:r>
        </w:del>
      </w:ins>
      <w:ins w:id="581" w:author="Sujil Kumar Koottathampathiyil" w:date="2022-06-08T20:27:00Z">
        <w:r w:rsidRPr="00FD79BE">
          <w:rPr>
            <w:rFonts w:ascii="Arial" w:hAnsi="Arial" w:cs="Arial"/>
            <w:color w:val="000000"/>
            <w:sz w:val="24"/>
            <w:szCs w:val="24"/>
            <w:rPrChange w:id="582" w:author="Sujil Kumar Koottathampathiyil" w:date="2022-06-09T11:19:00Z">
              <w:rPr>
                <w:rFonts w:ascii="Arial" w:hAnsi="Arial" w:cs="Arial"/>
                <w:color w:val="000000"/>
              </w:rPr>
            </w:rPrChange>
          </w:rPr>
          <w:t>iables</w:t>
        </w:r>
      </w:ins>
      <w:ins w:id="583" w:author="Sujil Kumar Koottathampathiyil" w:date="2022-06-08T20:28:00Z">
        <w:r w:rsidRPr="00FD79BE">
          <w:rPr>
            <w:rFonts w:ascii="Arial" w:hAnsi="Arial" w:cs="Arial"/>
            <w:color w:val="000000"/>
            <w:sz w:val="24"/>
            <w:szCs w:val="24"/>
            <w:rPrChange w:id="584" w:author="Sujil Kumar Koottathampathiyil" w:date="2022-06-09T11:19:00Z">
              <w:rPr>
                <w:rFonts w:ascii="Arial" w:hAnsi="Arial" w:cs="Arial"/>
                <w:color w:val="000000"/>
              </w:rPr>
            </w:rPrChange>
          </w:rPr>
          <w:t xml:space="preserve">, which needs such a complex model like VAR. VAR </w:t>
        </w:r>
      </w:ins>
      <w:ins w:id="585" w:author="Sujil Kumar Koottathampathiyil" w:date="2022-06-08T20:29:00Z">
        <w:r w:rsidRPr="00FD79BE">
          <w:rPr>
            <w:rFonts w:ascii="Arial" w:hAnsi="Arial" w:cs="Arial"/>
            <w:color w:val="000000"/>
            <w:sz w:val="24"/>
            <w:szCs w:val="24"/>
            <w:rPrChange w:id="586" w:author="Sujil Kumar Koottathampathiyil" w:date="2022-06-09T11:19:00Z">
              <w:rPr>
                <w:rFonts w:ascii="Arial" w:hAnsi="Arial" w:cs="Arial"/>
                <w:color w:val="000000"/>
              </w:rPr>
            </w:rPrChange>
          </w:rPr>
          <w:t>is a</w:t>
        </w:r>
      </w:ins>
      <w:ins w:id="587" w:author="Sujil Kumar Koottathampathiyil" w:date="2022-06-08T20:28:00Z">
        <w:r w:rsidRPr="00FD79BE">
          <w:rPr>
            <w:rFonts w:ascii="Arial" w:hAnsi="Arial" w:cs="Arial"/>
            <w:color w:val="000000"/>
            <w:sz w:val="24"/>
            <w:szCs w:val="24"/>
            <w:rPrChange w:id="588" w:author="Sujil Kumar Koottathampathiyil" w:date="2022-06-09T11:19:00Z">
              <w:rPr>
                <w:rFonts w:ascii="Arial" w:hAnsi="Arial" w:cs="Arial"/>
                <w:color w:val="000000"/>
              </w:rPr>
            </w:rPrChange>
          </w:rPr>
          <w:t xml:space="preserve"> systematic but </w:t>
        </w:r>
      </w:ins>
      <w:ins w:id="589" w:author="Sujil Kumar Koottathampathiyil" w:date="2022-06-08T20:29:00Z">
        <w:r w:rsidRPr="00FD79BE">
          <w:rPr>
            <w:rFonts w:ascii="Arial" w:hAnsi="Arial" w:cs="Arial"/>
            <w:color w:val="000000"/>
            <w:sz w:val="24"/>
            <w:szCs w:val="24"/>
            <w:rPrChange w:id="590" w:author="Sujil Kumar Koottathampathiyil" w:date="2022-06-09T11:19:00Z">
              <w:rPr>
                <w:rFonts w:ascii="Arial" w:hAnsi="Arial" w:cs="Arial"/>
                <w:color w:val="000000"/>
              </w:rPr>
            </w:rPrChange>
          </w:rPr>
          <w:t>flexible</w:t>
        </w:r>
      </w:ins>
      <w:ins w:id="591" w:author="Sujil Kumar Koottathampathiyil" w:date="2022-06-08T20:28:00Z">
        <w:r w:rsidRPr="00FD79BE">
          <w:rPr>
            <w:rFonts w:ascii="Arial" w:hAnsi="Arial" w:cs="Arial"/>
            <w:color w:val="000000"/>
            <w:sz w:val="24"/>
            <w:szCs w:val="24"/>
            <w:rPrChange w:id="592" w:author="Sujil Kumar Koottathampathiyil" w:date="2022-06-09T11:19:00Z">
              <w:rPr>
                <w:rFonts w:ascii="Arial" w:hAnsi="Arial" w:cs="Arial"/>
                <w:color w:val="000000"/>
              </w:rPr>
            </w:rPrChange>
          </w:rPr>
          <w:t xml:space="preserve"> </w:t>
        </w:r>
      </w:ins>
      <w:ins w:id="593" w:author="Sujil Kumar Koottathampathiyil" w:date="2022-06-08T20:29:00Z">
        <w:r w:rsidRPr="00FD79BE">
          <w:rPr>
            <w:rFonts w:ascii="Arial" w:hAnsi="Arial" w:cs="Arial"/>
            <w:color w:val="000000"/>
            <w:sz w:val="24"/>
            <w:szCs w:val="24"/>
            <w:rPrChange w:id="594" w:author="Sujil Kumar Koottathampathiyil" w:date="2022-06-09T11:19:00Z">
              <w:rPr>
                <w:rFonts w:ascii="Arial" w:hAnsi="Arial" w:cs="Arial"/>
                <w:color w:val="000000"/>
              </w:rPr>
            </w:rPrChange>
          </w:rPr>
          <w:t xml:space="preserve">approach for dealing with complex </w:t>
        </w:r>
      </w:ins>
      <w:ins w:id="595" w:author="Sujil Kumar Koottathampathiyil" w:date="2022-06-08T20:30:00Z">
        <w:r w:rsidRPr="00FD79BE">
          <w:rPr>
            <w:rFonts w:ascii="Arial" w:hAnsi="Arial" w:cs="Arial"/>
            <w:color w:val="000000"/>
            <w:sz w:val="24"/>
            <w:szCs w:val="24"/>
            <w:rPrChange w:id="596" w:author="Sujil Kumar Koottathampathiyil" w:date="2022-06-09T11:19:00Z">
              <w:rPr>
                <w:rFonts w:ascii="Arial" w:hAnsi="Arial" w:cs="Arial"/>
                <w:color w:val="000000"/>
              </w:rPr>
            </w:rPrChange>
          </w:rPr>
          <w:t>real-world</w:t>
        </w:r>
      </w:ins>
      <w:ins w:id="597" w:author="Sujil Kumar Koottathampathiyil" w:date="2022-06-08T20:29:00Z">
        <w:r w:rsidRPr="00FD79BE">
          <w:rPr>
            <w:rFonts w:ascii="Arial" w:hAnsi="Arial" w:cs="Arial"/>
            <w:color w:val="000000"/>
            <w:sz w:val="24"/>
            <w:szCs w:val="24"/>
            <w:rPrChange w:id="598" w:author="Sujil Kumar Koottathampathiyil" w:date="2022-06-09T11:19:00Z">
              <w:rPr>
                <w:rFonts w:ascii="Arial" w:hAnsi="Arial" w:cs="Arial"/>
                <w:color w:val="000000"/>
              </w:rPr>
            </w:rPrChange>
          </w:rPr>
          <w:t xml:space="preserve"> </w:t>
        </w:r>
      </w:ins>
      <w:r w:rsidR="00A211DF" w:rsidRPr="00FD79BE">
        <w:rPr>
          <w:rFonts w:ascii="Arial" w:hAnsi="Arial" w:cs="Arial"/>
          <w:color w:val="000000"/>
          <w:sz w:val="24"/>
          <w:szCs w:val="24"/>
        </w:rPr>
        <w:t>behavior</w:t>
      </w:r>
      <w:ins w:id="599" w:author="Sujil Kumar Koottathampathiyil" w:date="2022-06-08T20:29:00Z">
        <w:r w:rsidRPr="00FD79BE">
          <w:rPr>
            <w:rFonts w:ascii="Arial" w:hAnsi="Arial" w:cs="Arial"/>
            <w:color w:val="000000"/>
            <w:sz w:val="24"/>
            <w:szCs w:val="24"/>
            <w:rPrChange w:id="600" w:author="Sujil Kumar Koottathampathiyil" w:date="2022-06-09T11:19:00Z">
              <w:rPr>
                <w:rFonts w:ascii="Arial" w:hAnsi="Arial" w:cs="Arial"/>
                <w:color w:val="000000"/>
              </w:rPr>
            </w:rPrChange>
          </w:rPr>
          <w:t xml:space="preserve">. VAR is also </w:t>
        </w:r>
      </w:ins>
      <w:ins w:id="601" w:author="Sujil Kumar Koottathampathiyil" w:date="2022-06-08T20:30:00Z">
        <w:r w:rsidRPr="00FD79BE">
          <w:rPr>
            <w:rFonts w:ascii="Arial" w:hAnsi="Arial" w:cs="Arial"/>
            <w:color w:val="000000"/>
            <w:sz w:val="24"/>
            <w:szCs w:val="24"/>
            <w:rPrChange w:id="602" w:author="Sujil Kumar Koottathampathiyil" w:date="2022-06-09T11:19:00Z">
              <w:rPr>
                <w:rFonts w:ascii="Arial" w:hAnsi="Arial" w:cs="Arial"/>
                <w:color w:val="000000"/>
              </w:rPr>
            </w:rPrChange>
          </w:rPr>
          <w:t xml:space="preserve">popular amongst data scientists because of </w:t>
        </w:r>
      </w:ins>
      <w:ins w:id="603" w:author="Sujil Kumar Koottathampathiyil" w:date="2022-06-09T01:06:00Z">
        <w:r w:rsidRPr="00FD79BE">
          <w:rPr>
            <w:rFonts w:ascii="Arial" w:hAnsi="Arial" w:cs="Arial"/>
            <w:color w:val="000000"/>
            <w:sz w:val="24"/>
            <w:szCs w:val="24"/>
            <w:rPrChange w:id="604" w:author="Sujil Kumar Koottathampathiyil" w:date="2022-06-09T11:19:00Z">
              <w:rPr>
                <w:rFonts w:ascii="Arial" w:hAnsi="Arial" w:cs="Arial"/>
                <w:color w:val="000000"/>
              </w:rPr>
            </w:rPrChange>
          </w:rPr>
          <w:t>its</w:t>
        </w:r>
      </w:ins>
      <w:ins w:id="605" w:author="Sujil Kumar Koottathampathiyil" w:date="2022-06-08T20:30:00Z">
        <w:r w:rsidRPr="00FD79BE">
          <w:rPr>
            <w:rFonts w:ascii="Arial" w:hAnsi="Arial" w:cs="Arial"/>
            <w:color w:val="000000"/>
            <w:sz w:val="24"/>
            <w:szCs w:val="24"/>
            <w:rPrChange w:id="606" w:author="Sujil Kumar Koottathampathiyil" w:date="2022-06-09T11:19:00Z">
              <w:rPr>
                <w:rFonts w:ascii="Arial" w:hAnsi="Arial" w:cs="Arial"/>
                <w:color w:val="000000"/>
              </w:rPr>
            </w:rPrChange>
          </w:rPr>
          <w:t xml:space="preserve"> high forecasting performance.</w:t>
        </w:r>
      </w:ins>
      <w:ins w:id="607" w:author="Sujil Kumar Koottathampathiyil" w:date="2022-06-08T20:34:00Z">
        <w:r w:rsidRPr="00FD79BE">
          <w:rPr>
            <w:rFonts w:ascii="Arial" w:hAnsi="Arial" w:cs="Arial"/>
            <w:color w:val="000000"/>
            <w:sz w:val="24"/>
            <w:szCs w:val="24"/>
            <w:rPrChange w:id="608" w:author="Sujil Kumar Koottathampathiyil" w:date="2022-06-09T11:19:00Z">
              <w:rPr>
                <w:rFonts w:ascii="Arial" w:hAnsi="Arial" w:cs="Arial"/>
                <w:color w:val="000000"/>
              </w:rPr>
            </w:rPrChange>
          </w:rPr>
          <w:t xml:space="preserve"> Most importantly VAR </w:t>
        </w:r>
      </w:ins>
      <w:ins w:id="609" w:author="Sujil Kumar Koottathampathiyil" w:date="2022-06-09T01:06:00Z">
        <w:r w:rsidRPr="00FD79BE">
          <w:rPr>
            <w:rFonts w:ascii="Arial" w:hAnsi="Arial" w:cs="Arial"/>
            <w:color w:val="000000"/>
            <w:sz w:val="24"/>
            <w:szCs w:val="24"/>
            <w:rPrChange w:id="610" w:author="Sujil Kumar Koottathampathiyil" w:date="2022-06-09T11:19:00Z">
              <w:rPr>
                <w:rFonts w:ascii="Arial" w:hAnsi="Arial" w:cs="Arial"/>
                <w:color w:val="000000"/>
              </w:rPr>
            </w:rPrChange>
          </w:rPr>
          <w:t>can</w:t>
        </w:r>
      </w:ins>
      <w:ins w:id="611" w:author="Sujil Kumar Koottathampathiyil" w:date="2022-06-08T20:34:00Z">
        <w:r w:rsidRPr="00FD79BE">
          <w:rPr>
            <w:rFonts w:ascii="Arial" w:hAnsi="Arial" w:cs="Arial"/>
            <w:color w:val="000000"/>
            <w:sz w:val="24"/>
            <w:szCs w:val="24"/>
            <w:rPrChange w:id="612" w:author="Sujil Kumar Koottathampathiyil" w:date="2022-06-09T11:19:00Z">
              <w:rPr>
                <w:rFonts w:ascii="Arial" w:hAnsi="Arial" w:cs="Arial"/>
                <w:color w:val="000000"/>
              </w:rPr>
            </w:rPrChange>
          </w:rPr>
          <w:t xml:space="preserve"> capture the intertwined dynamics of time series data.</w:t>
        </w:r>
      </w:ins>
      <w:ins w:id="613" w:author="Sujil Kumar Koottathampathiyil" w:date="2022-06-08T20:36:00Z">
        <w:r w:rsidRPr="00FD79BE">
          <w:rPr>
            <w:rFonts w:ascii="Arial" w:hAnsi="Arial" w:cs="Arial"/>
            <w:color w:val="000000"/>
            <w:sz w:val="24"/>
            <w:szCs w:val="24"/>
            <w:rPrChange w:id="614" w:author="Sujil Kumar Koottathampathiyil" w:date="2022-06-09T11:19:00Z">
              <w:rPr>
                <w:rFonts w:ascii="Arial" w:hAnsi="Arial" w:cs="Arial"/>
                <w:color w:val="000000"/>
              </w:rPr>
            </w:rPrChange>
          </w:rPr>
          <w:t xml:space="preserve"> We </w:t>
        </w:r>
      </w:ins>
      <w:r w:rsidR="00D06A61" w:rsidRPr="00FD79BE">
        <w:rPr>
          <w:rFonts w:ascii="Arial" w:hAnsi="Arial" w:cs="Arial"/>
          <w:color w:val="000000"/>
          <w:sz w:val="24"/>
          <w:szCs w:val="24"/>
        </w:rPr>
        <w:t>must</w:t>
      </w:r>
      <w:ins w:id="615" w:author="Sujil Kumar Koottathampathiyil" w:date="2022-06-08T20:36:00Z">
        <w:r w:rsidRPr="00FD79BE">
          <w:rPr>
            <w:rFonts w:ascii="Arial" w:hAnsi="Arial" w:cs="Arial"/>
            <w:color w:val="000000"/>
            <w:sz w:val="24"/>
            <w:szCs w:val="24"/>
            <w:rPrChange w:id="616" w:author="Sujil Kumar Koottathampathiyil" w:date="2022-06-09T11:19:00Z">
              <w:rPr>
                <w:rFonts w:ascii="Arial" w:hAnsi="Arial" w:cs="Arial"/>
                <w:color w:val="000000"/>
              </w:rPr>
            </w:rPrChange>
          </w:rPr>
          <w:t xml:space="preserve"> understand the lag using </w:t>
        </w:r>
      </w:ins>
      <w:ins w:id="617" w:author="Sujil Kumar Koottathampathiyil" w:date="2022-06-08T20:37:00Z">
        <w:r w:rsidRPr="00FD79BE">
          <w:rPr>
            <w:rFonts w:ascii="Arial" w:hAnsi="Arial" w:cs="Arial"/>
            <w:color w:val="000000"/>
            <w:sz w:val="24"/>
            <w:szCs w:val="24"/>
            <w:rPrChange w:id="618" w:author="Sujil Kumar Koottathampathiyil" w:date="2022-06-09T11:19:00Z">
              <w:rPr>
                <w:rFonts w:ascii="Arial" w:hAnsi="Arial" w:cs="Arial"/>
                <w:color w:val="000000"/>
              </w:rPr>
            </w:rPrChange>
          </w:rPr>
          <w:t xml:space="preserve">calculating AIC and BIC. AIC is considered in our case and looking at different lags from one </w:t>
        </w:r>
      </w:ins>
      <w:ins w:id="619" w:author="Sujil Kumar Koottathampathiyil" w:date="2022-06-09T01:06:00Z">
        <w:r w:rsidRPr="00FD79BE">
          <w:rPr>
            <w:rFonts w:ascii="Arial" w:hAnsi="Arial" w:cs="Arial"/>
            <w:color w:val="000000"/>
            <w:sz w:val="24"/>
            <w:szCs w:val="24"/>
            <w:rPrChange w:id="620" w:author="Sujil Kumar Koottathampathiyil" w:date="2022-06-09T11:19:00Z">
              <w:rPr>
                <w:rFonts w:ascii="Arial" w:hAnsi="Arial" w:cs="Arial"/>
                <w:color w:val="000000"/>
              </w:rPr>
            </w:rPrChange>
          </w:rPr>
          <w:t xml:space="preserve">to </w:t>
        </w:r>
      </w:ins>
      <w:ins w:id="621" w:author="Sujil Kumar Koottathampathiyil" w:date="2022-06-08T20:37:00Z">
        <w:r w:rsidRPr="00FD79BE">
          <w:rPr>
            <w:rFonts w:ascii="Arial" w:hAnsi="Arial" w:cs="Arial"/>
            <w:color w:val="000000"/>
            <w:sz w:val="24"/>
            <w:szCs w:val="24"/>
            <w:rPrChange w:id="622" w:author="Sujil Kumar Koottathampathiyil" w:date="2022-06-09T11:19:00Z">
              <w:rPr>
                <w:rFonts w:ascii="Arial" w:hAnsi="Arial" w:cs="Arial"/>
                <w:color w:val="000000"/>
              </w:rPr>
            </w:rPrChange>
          </w:rPr>
          <w:t xml:space="preserve">nine, </w:t>
        </w:r>
      </w:ins>
      <w:ins w:id="623" w:author="Sujil Kumar Koottathampathiyil" w:date="2022-06-08T20:38:00Z">
        <w:r w:rsidRPr="00FD79BE">
          <w:rPr>
            <w:rFonts w:ascii="Arial" w:hAnsi="Arial" w:cs="Arial"/>
            <w:color w:val="000000"/>
            <w:sz w:val="24"/>
            <w:szCs w:val="24"/>
            <w:rPrChange w:id="624"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625" w:author="Sujil Kumar Koottathampathiyil" w:date="2022-06-08T20:39:00Z">
        <w:r w:rsidRPr="00FD79BE">
          <w:rPr>
            <w:rFonts w:ascii="Arial" w:hAnsi="Arial" w:cs="Arial"/>
            <w:color w:val="000000"/>
            <w:sz w:val="24"/>
            <w:szCs w:val="24"/>
            <w:rPrChange w:id="626" w:author="Sujil Kumar Koottathampathiyil" w:date="2022-06-09T11:19:00Z">
              <w:rPr>
                <w:rFonts w:ascii="Arial" w:hAnsi="Arial" w:cs="Arial"/>
                <w:color w:val="000000"/>
              </w:rPr>
            </w:rPrChange>
          </w:rPr>
          <w:t>model fitting.</w:t>
        </w:r>
      </w:ins>
      <w:ins w:id="627" w:author="Sujil Kumar Koottathampathiyil" w:date="2022-06-08T20:48:00Z">
        <w:r w:rsidRPr="00FD79BE">
          <w:rPr>
            <w:rFonts w:ascii="Arial" w:hAnsi="Arial" w:cs="Arial"/>
            <w:color w:val="000000"/>
            <w:sz w:val="24"/>
            <w:szCs w:val="24"/>
            <w:rPrChange w:id="628" w:author="Sujil Kumar Koottathampathiyil" w:date="2022-06-09T11:19:00Z">
              <w:rPr>
                <w:rFonts w:ascii="Arial" w:hAnsi="Arial" w:cs="Arial"/>
                <w:color w:val="000000"/>
              </w:rPr>
            </w:rPrChange>
          </w:rPr>
          <w:t xml:space="preserve"> </w:t>
        </w:r>
      </w:ins>
      <w:r w:rsidR="0044020A" w:rsidRPr="00FD79BE">
        <w:rPr>
          <w:rFonts w:ascii="Arial" w:hAnsi="Arial" w:cs="Arial"/>
          <w:color w:val="000000"/>
          <w:sz w:val="24"/>
          <w:szCs w:val="24"/>
        </w:rPr>
        <w:t>Filho and Valk (2020)</w:t>
      </w:r>
      <w:ins w:id="629" w:author="Sujil Kumar Koottathampathiyil" w:date="2022-06-08T21:03:00Z">
        <w:r w:rsidRPr="00FD79BE">
          <w:rPr>
            <w:rFonts w:ascii="Arial" w:hAnsi="Arial" w:cs="Arial"/>
            <w:color w:val="000000"/>
            <w:sz w:val="24"/>
            <w:szCs w:val="24"/>
            <w:rPrChange w:id="630" w:author="Sujil Kumar Koottathampathiyil" w:date="2022-06-09T11:19:00Z">
              <w:rPr>
                <w:rFonts w:ascii="Arial" w:hAnsi="Arial" w:cs="Arial"/>
                <w:color w:val="000000"/>
              </w:rPr>
            </w:rPrChange>
          </w:rPr>
          <w:t xml:space="preserve"> ha</w:t>
        </w:r>
      </w:ins>
      <w:ins w:id="631" w:author="Sujil Kumar Koottathampathiyil" w:date="2022-06-09T01:06:00Z">
        <w:r w:rsidRPr="00FD79BE">
          <w:rPr>
            <w:rFonts w:ascii="Arial" w:hAnsi="Arial" w:cs="Arial"/>
            <w:color w:val="000000"/>
            <w:sz w:val="24"/>
            <w:szCs w:val="24"/>
            <w:rPrChange w:id="632" w:author="Sujil Kumar Koottathampathiyil" w:date="2022-06-09T11:19:00Z">
              <w:rPr>
                <w:rFonts w:ascii="Arial" w:hAnsi="Arial" w:cs="Arial"/>
                <w:color w:val="000000"/>
              </w:rPr>
            </w:rPrChange>
          </w:rPr>
          <w:t>ve</w:t>
        </w:r>
      </w:ins>
      <w:ins w:id="633" w:author="Sujil Kumar Koottathampathiyil" w:date="2022-06-08T21:03:00Z">
        <w:r w:rsidRPr="00FD79BE">
          <w:rPr>
            <w:rFonts w:ascii="Arial" w:hAnsi="Arial" w:cs="Arial"/>
            <w:color w:val="000000"/>
            <w:sz w:val="24"/>
            <w:szCs w:val="24"/>
            <w:rPrChange w:id="634" w:author="Sujil Kumar Koottathampathiyil" w:date="2022-06-09T11:19:00Z">
              <w:rPr>
                <w:rFonts w:ascii="Arial" w:hAnsi="Arial" w:cs="Arial"/>
                <w:color w:val="000000"/>
              </w:rPr>
            </w:rPrChange>
          </w:rPr>
          <w:t xml:space="preserve"> implemented VAR model-based control charts for batch process monitoring</w:t>
        </w:r>
      </w:ins>
      <w:ins w:id="635" w:author="Sujil Kumar Koottathampathiyil" w:date="2022-06-08T21:04:00Z">
        <w:r w:rsidRPr="00FD79BE">
          <w:rPr>
            <w:rFonts w:ascii="Arial" w:hAnsi="Arial" w:cs="Arial"/>
            <w:color w:val="000000"/>
            <w:sz w:val="24"/>
            <w:szCs w:val="24"/>
            <w:rPrChange w:id="636" w:author="Sujil Kumar Koottathampathiyil" w:date="2022-06-09T11:19:00Z">
              <w:rPr>
                <w:rFonts w:ascii="Arial" w:hAnsi="Arial" w:cs="Arial"/>
                <w:color w:val="000000"/>
              </w:rPr>
            </w:rPrChange>
          </w:rPr>
          <w:t xml:space="preserve"> In the field of Statistical Process Control (SPC)</w:t>
        </w:r>
      </w:ins>
      <w:ins w:id="637" w:author="Sujil Kumar Koottathampathiyil" w:date="2022-06-08T21:05:00Z">
        <w:r w:rsidRPr="00FD79BE">
          <w:rPr>
            <w:rFonts w:ascii="Arial" w:hAnsi="Arial" w:cs="Arial"/>
            <w:color w:val="000000"/>
            <w:sz w:val="24"/>
            <w:szCs w:val="24"/>
            <w:rPrChange w:id="638" w:author="Sujil Kumar Koottathampathiyil" w:date="2022-06-09T11:19:00Z">
              <w:rPr>
                <w:rFonts w:ascii="Arial" w:hAnsi="Arial" w:cs="Arial"/>
                <w:color w:val="000000"/>
              </w:rPr>
            </w:rPrChange>
          </w:rPr>
          <w:t xml:space="preserve">. There were many approaches to deal with monitoring </w:t>
        </w:r>
      </w:ins>
      <w:ins w:id="639" w:author="Sujil Kumar Koottathampathiyil" w:date="2022-06-09T01:06:00Z">
        <w:r w:rsidRPr="00FD79BE">
          <w:rPr>
            <w:rFonts w:ascii="Arial" w:hAnsi="Arial" w:cs="Arial"/>
            <w:color w:val="000000"/>
            <w:sz w:val="24"/>
            <w:szCs w:val="24"/>
            <w:rPrChange w:id="640" w:author="Sujil Kumar Koottathampathiyil" w:date="2022-06-09T11:19:00Z">
              <w:rPr>
                <w:rFonts w:ascii="Arial" w:hAnsi="Arial" w:cs="Arial"/>
                <w:color w:val="000000"/>
              </w:rPr>
            </w:rPrChange>
          </w:rPr>
          <w:t xml:space="preserve">the </w:t>
        </w:r>
      </w:ins>
      <w:ins w:id="641" w:author="Sujil Kumar Koottathampathiyil" w:date="2022-06-08T21:05:00Z">
        <w:r w:rsidRPr="00FD79BE">
          <w:rPr>
            <w:rFonts w:ascii="Arial" w:hAnsi="Arial" w:cs="Arial"/>
            <w:color w:val="000000"/>
            <w:sz w:val="24"/>
            <w:szCs w:val="24"/>
            <w:rPrChange w:id="642" w:author="Sujil Kumar Koottathampathiyil" w:date="2022-06-09T11:19:00Z">
              <w:rPr>
                <w:rFonts w:ascii="Arial" w:hAnsi="Arial" w:cs="Arial"/>
                <w:color w:val="000000"/>
              </w:rPr>
            </w:rPrChange>
          </w:rPr>
          <w:t xml:space="preserve">batch process. </w:t>
        </w:r>
      </w:ins>
      <w:ins w:id="643" w:author="Sujil Kumar Koottathampathiyil" w:date="2022-06-08T21:06:00Z">
        <w:r w:rsidRPr="00FD79BE">
          <w:rPr>
            <w:rFonts w:ascii="Arial" w:hAnsi="Arial" w:cs="Arial"/>
            <w:color w:val="000000"/>
            <w:sz w:val="24"/>
            <w:szCs w:val="24"/>
            <w:rPrChange w:id="644" w:author="Sujil Kumar Koottathampathiyil" w:date="2022-06-09T11:19:00Z">
              <w:rPr>
                <w:rFonts w:ascii="Arial" w:hAnsi="Arial" w:cs="Arial"/>
                <w:color w:val="000000"/>
              </w:rPr>
            </w:rPrChange>
          </w:rPr>
          <w:t xml:space="preserve">A </w:t>
        </w:r>
      </w:ins>
      <w:ins w:id="645" w:author="Sujil Kumar Koottathampathiyil" w:date="2022-06-08T21:12:00Z">
        <w:r w:rsidRPr="00FD79BE">
          <w:rPr>
            <w:rFonts w:ascii="Arial" w:hAnsi="Arial" w:cs="Arial"/>
            <w:color w:val="000000"/>
            <w:sz w:val="24"/>
            <w:szCs w:val="24"/>
            <w:rPrChange w:id="646" w:author="Sujil Kumar Koottathampathiyil" w:date="2022-06-09T11:19:00Z">
              <w:rPr>
                <w:rFonts w:ascii="Arial" w:hAnsi="Arial" w:cs="Arial"/>
                <w:color w:val="000000"/>
              </w:rPr>
            </w:rPrChange>
          </w:rPr>
          <w:t>three-way</w:t>
        </w:r>
      </w:ins>
      <w:ins w:id="647" w:author="Sujil Kumar Koottathampathiyil" w:date="2022-06-08T21:06:00Z">
        <w:r w:rsidRPr="00FD79BE">
          <w:rPr>
            <w:rFonts w:ascii="Arial" w:hAnsi="Arial" w:cs="Arial"/>
            <w:color w:val="000000"/>
            <w:sz w:val="24"/>
            <w:szCs w:val="24"/>
            <w:rPrChange w:id="648" w:author="Sujil Kumar Koottathampathiyil" w:date="2022-06-09T11:19:00Z">
              <w:rPr>
                <w:rFonts w:ascii="Arial" w:hAnsi="Arial" w:cs="Arial"/>
                <w:color w:val="000000"/>
              </w:rPr>
            </w:rPrChange>
          </w:rPr>
          <w:t xml:space="preserve"> data structure (batches</w:t>
        </w:r>
      </w:ins>
      <w:ins w:id="649" w:author="Sujil Kumar Koottathampathiyil" w:date="2022-06-08T21:16:00Z">
        <w:r w:rsidRPr="00FD79BE">
          <w:rPr>
            <w:rFonts w:ascii="Arial" w:hAnsi="Arial" w:cs="Arial"/>
            <w:color w:val="000000"/>
            <w:sz w:val="24"/>
            <w:szCs w:val="24"/>
            <w:rPrChange w:id="650" w:author="Sujil Kumar Koottathampathiyil" w:date="2022-06-09T11:19:00Z">
              <w:rPr>
                <w:rFonts w:ascii="Arial" w:hAnsi="Arial" w:cs="Arial"/>
                <w:color w:val="000000"/>
              </w:rPr>
            </w:rPrChange>
          </w:rPr>
          <w:t xml:space="preserve"> x </w:t>
        </w:r>
      </w:ins>
      <w:ins w:id="651" w:author="Sujil Kumar Koottathampathiyil" w:date="2022-06-08T21:06:00Z">
        <w:r w:rsidRPr="00FD79BE">
          <w:rPr>
            <w:rFonts w:ascii="Arial" w:hAnsi="Arial" w:cs="Arial"/>
            <w:color w:val="000000"/>
            <w:sz w:val="24"/>
            <w:szCs w:val="24"/>
            <w:rPrChange w:id="652" w:author="Sujil Kumar Koottathampathiyil" w:date="2022-06-09T11:19:00Z">
              <w:rPr>
                <w:rFonts w:ascii="Arial" w:hAnsi="Arial" w:cs="Arial"/>
                <w:color w:val="000000"/>
              </w:rPr>
            </w:rPrChange>
          </w:rPr>
          <w:t>variables</w:t>
        </w:r>
      </w:ins>
      <w:ins w:id="653" w:author="Sujil Kumar Koottathampathiyil" w:date="2022-06-08T21:16:00Z">
        <w:r w:rsidRPr="00FD79BE">
          <w:rPr>
            <w:rFonts w:ascii="Arial" w:hAnsi="Arial" w:cs="Arial"/>
            <w:color w:val="000000"/>
            <w:sz w:val="24"/>
            <w:szCs w:val="24"/>
            <w:rPrChange w:id="654" w:author="Sujil Kumar Koottathampathiyil" w:date="2022-06-09T11:19:00Z">
              <w:rPr>
                <w:rFonts w:ascii="Arial" w:hAnsi="Arial" w:cs="Arial"/>
                <w:color w:val="000000"/>
              </w:rPr>
            </w:rPrChange>
          </w:rPr>
          <w:t xml:space="preserve"> x </w:t>
        </w:r>
      </w:ins>
      <w:ins w:id="655" w:author="Sujil Kumar Koottathampathiyil" w:date="2022-06-08T21:06:00Z">
        <w:r w:rsidRPr="00FD79BE">
          <w:rPr>
            <w:rFonts w:ascii="Arial" w:hAnsi="Arial" w:cs="Arial"/>
            <w:color w:val="000000"/>
            <w:sz w:val="24"/>
            <w:szCs w:val="24"/>
            <w:rPrChange w:id="656" w:author="Sujil Kumar Koottathampathiyil" w:date="2022-06-09T11:19:00Z">
              <w:rPr>
                <w:rFonts w:ascii="Arial" w:hAnsi="Arial" w:cs="Arial"/>
                <w:color w:val="000000"/>
              </w:rPr>
            </w:rPrChange>
          </w:rPr>
          <w:t>time-instants). For each batch</w:t>
        </w:r>
      </w:ins>
      <w:ins w:id="657" w:author="Sujil Kumar Koottathampathiyil" w:date="2022-06-09T01:06:00Z">
        <w:r w:rsidRPr="00FD79BE">
          <w:rPr>
            <w:rFonts w:ascii="Arial" w:hAnsi="Arial" w:cs="Arial"/>
            <w:color w:val="000000"/>
            <w:sz w:val="24"/>
            <w:szCs w:val="24"/>
            <w:rPrChange w:id="658" w:author="Sujil Kumar Koottathampathiyil" w:date="2022-06-09T11:19:00Z">
              <w:rPr>
                <w:rFonts w:ascii="Arial" w:hAnsi="Arial" w:cs="Arial"/>
                <w:color w:val="000000"/>
              </w:rPr>
            </w:rPrChange>
          </w:rPr>
          <w:t>,</w:t>
        </w:r>
      </w:ins>
      <w:ins w:id="659" w:author="Sujil Kumar Koottathampathiyil" w:date="2022-06-08T21:06:00Z">
        <w:r w:rsidRPr="00FD79BE">
          <w:rPr>
            <w:rFonts w:ascii="Arial" w:hAnsi="Arial" w:cs="Arial"/>
            <w:color w:val="000000"/>
            <w:sz w:val="24"/>
            <w:szCs w:val="24"/>
            <w:rPrChange w:id="660" w:author="Sujil Kumar Koottathampathiyil" w:date="2022-06-09T11:19:00Z">
              <w:rPr>
                <w:rFonts w:ascii="Arial" w:hAnsi="Arial" w:cs="Arial"/>
                <w:color w:val="000000"/>
              </w:rPr>
            </w:rPrChange>
          </w:rPr>
          <w:t xml:space="preserve"> there </w:t>
        </w:r>
      </w:ins>
      <w:ins w:id="661" w:author="Sujil Kumar Koottathampathiyil" w:date="2022-06-09T01:06:00Z">
        <w:r w:rsidRPr="00FD79BE">
          <w:rPr>
            <w:rFonts w:ascii="Arial" w:hAnsi="Arial" w:cs="Arial"/>
            <w:color w:val="000000"/>
            <w:sz w:val="24"/>
            <w:szCs w:val="24"/>
            <w:rPrChange w:id="662" w:author="Sujil Kumar Koottathampathiyil" w:date="2022-06-09T11:19:00Z">
              <w:rPr>
                <w:rFonts w:ascii="Arial" w:hAnsi="Arial" w:cs="Arial"/>
                <w:color w:val="000000"/>
              </w:rPr>
            </w:rPrChange>
          </w:rPr>
          <w:t>are</w:t>
        </w:r>
      </w:ins>
      <w:ins w:id="663" w:author="Sujil Kumar Koottathampathiyil" w:date="2022-06-08T21:06:00Z">
        <w:r w:rsidRPr="00FD79BE">
          <w:rPr>
            <w:rFonts w:ascii="Arial" w:hAnsi="Arial" w:cs="Arial"/>
            <w:color w:val="000000"/>
            <w:sz w:val="24"/>
            <w:szCs w:val="24"/>
            <w:rPrChange w:id="664" w:author="Sujil Kumar Koottathampathiyil" w:date="2022-06-09T11:19:00Z">
              <w:rPr>
                <w:rFonts w:ascii="Arial" w:hAnsi="Arial" w:cs="Arial"/>
                <w:color w:val="000000"/>
              </w:rPr>
            </w:rPrChange>
          </w:rPr>
          <w:t xml:space="preserve"> </w:t>
        </w:r>
      </w:ins>
      <w:ins w:id="665" w:author="Sujil Kumar Koottathampathiyil" w:date="2022-06-08T21:07:00Z">
        <w:r w:rsidRPr="00FD79BE">
          <w:rPr>
            <w:rFonts w:ascii="Arial" w:hAnsi="Arial" w:cs="Arial"/>
            <w:color w:val="000000"/>
            <w:sz w:val="24"/>
            <w:szCs w:val="24"/>
            <w:rPrChange w:id="666" w:author="Sujil Kumar Koottathampathiyil" w:date="2022-06-09T11:19:00Z">
              <w:rPr>
                <w:rFonts w:ascii="Arial" w:hAnsi="Arial" w:cs="Arial"/>
                <w:color w:val="000000"/>
              </w:rPr>
            </w:rPrChange>
          </w:rPr>
          <w:t xml:space="preserve">multivariate </w:t>
        </w:r>
      </w:ins>
      <w:ins w:id="667" w:author="Sujil Kumar Koottathampathiyil" w:date="2022-06-08T21:06:00Z">
        <w:r w:rsidRPr="00FD79BE">
          <w:rPr>
            <w:rFonts w:ascii="Arial" w:hAnsi="Arial" w:cs="Arial"/>
            <w:color w:val="000000"/>
            <w:sz w:val="24"/>
            <w:szCs w:val="24"/>
            <w:rPrChange w:id="668" w:author="Sujil Kumar Koottathampathiyil" w:date="2022-06-09T11:19:00Z">
              <w:rPr>
                <w:rFonts w:ascii="Arial" w:hAnsi="Arial" w:cs="Arial"/>
                <w:color w:val="000000"/>
              </w:rPr>
            </w:rPrChange>
          </w:rPr>
          <w:t xml:space="preserve">time series data available. </w:t>
        </w:r>
      </w:ins>
      <w:ins w:id="669" w:author="Sujil Kumar Koottathampathiyil" w:date="2022-06-08T21:05:00Z">
        <w:r w:rsidRPr="00FD79BE">
          <w:rPr>
            <w:rFonts w:ascii="Arial" w:hAnsi="Arial" w:cs="Arial"/>
            <w:color w:val="000000"/>
            <w:sz w:val="24"/>
            <w:szCs w:val="24"/>
            <w:rPrChange w:id="670" w:author="Sujil Kumar Koottathampathiyil" w:date="2022-06-09T11:19:00Z">
              <w:rPr>
                <w:rFonts w:ascii="Arial" w:hAnsi="Arial" w:cs="Arial"/>
                <w:color w:val="000000"/>
              </w:rPr>
            </w:rPrChange>
          </w:rPr>
          <w:t xml:space="preserve"> </w:t>
        </w:r>
      </w:ins>
      <w:ins w:id="671" w:author="Sujil Kumar Koottathampathiyil" w:date="2022-06-08T21:07:00Z">
        <w:r w:rsidRPr="00FD79BE">
          <w:rPr>
            <w:rFonts w:ascii="Arial" w:hAnsi="Arial" w:cs="Arial"/>
            <w:color w:val="000000"/>
            <w:sz w:val="24"/>
            <w:szCs w:val="24"/>
            <w:rPrChange w:id="672" w:author="Sujil Kumar Koottathampathiyil" w:date="2022-06-09T11:19:00Z">
              <w:rPr>
                <w:rFonts w:ascii="Arial" w:hAnsi="Arial" w:cs="Arial"/>
                <w:color w:val="000000"/>
              </w:rPr>
            </w:rPrChange>
          </w:rPr>
          <w:t xml:space="preserve">In traditional approaches, they do not take the nature of the time series data into account. </w:t>
        </w:r>
      </w:ins>
      <w:ins w:id="673" w:author="Sujil Kumar Koottathampathiyil" w:date="2022-06-08T21:08:00Z">
        <w:r w:rsidRPr="00FD79BE">
          <w:rPr>
            <w:rFonts w:ascii="Arial" w:hAnsi="Arial" w:cs="Arial"/>
            <w:color w:val="000000"/>
            <w:sz w:val="24"/>
            <w:szCs w:val="24"/>
            <w:rPrChange w:id="674" w:author="Sujil Kumar Koottathampathiyil" w:date="2022-06-09T11:19:00Z">
              <w:rPr>
                <w:rFonts w:ascii="Arial" w:hAnsi="Arial" w:cs="Arial"/>
                <w:color w:val="000000"/>
              </w:rPr>
            </w:rPrChange>
          </w:rPr>
          <w:t>They used multivariate techniques on the</w:t>
        </w:r>
      </w:ins>
      <w:ins w:id="675" w:author="Sujil Kumar Koottathampathiyil" w:date="2022-06-08T21:10:00Z">
        <w:r w:rsidRPr="00FD79BE">
          <w:rPr>
            <w:rFonts w:ascii="Arial" w:hAnsi="Arial" w:cs="Arial"/>
            <w:color w:val="000000"/>
            <w:sz w:val="24"/>
            <w:szCs w:val="24"/>
            <w:rPrChange w:id="676" w:author="Sujil Kumar Koottathampathiyil" w:date="2022-06-09T11:19:00Z">
              <w:rPr>
                <w:rFonts w:ascii="Arial" w:hAnsi="Arial" w:cs="Arial"/>
                <w:color w:val="000000"/>
              </w:rPr>
            </w:rPrChange>
          </w:rPr>
          <w:t xml:space="preserve"> reduced</w:t>
        </w:r>
      </w:ins>
      <w:ins w:id="677" w:author="Sujil Kumar Koottathampathiyil" w:date="2022-06-08T21:08:00Z">
        <w:r w:rsidRPr="00FD79BE">
          <w:rPr>
            <w:rFonts w:ascii="Arial" w:hAnsi="Arial" w:cs="Arial"/>
            <w:color w:val="000000"/>
            <w:sz w:val="24"/>
            <w:szCs w:val="24"/>
            <w:rPrChange w:id="678" w:author="Sujil Kumar Koottathampathiyil" w:date="2022-06-09T11:19:00Z">
              <w:rPr>
                <w:rFonts w:ascii="Arial" w:hAnsi="Arial" w:cs="Arial"/>
                <w:color w:val="000000"/>
              </w:rPr>
            </w:rPrChange>
          </w:rPr>
          <w:t xml:space="preserve"> two</w:t>
        </w:r>
      </w:ins>
      <w:ins w:id="679" w:author="Sujil Kumar Koottathampathiyil" w:date="2022-06-08T21:10:00Z">
        <w:r w:rsidRPr="00FD79BE">
          <w:rPr>
            <w:rFonts w:ascii="Arial" w:hAnsi="Arial" w:cs="Arial"/>
            <w:color w:val="000000"/>
            <w:sz w:val="24"/>
            <w:szCs w:val="24"/>
            <w:rPrChange w:id="680" w:author="Sujil Kumar Koottathampathiyil" w:date="2022-06-09T11:19:00Z">
              <w:rPr>
                <w:rFonts w:ascii="Arial" w:hAnsi="Arial" w:cs="Arial"/>
                <w:color w:val="000000"/>
              </w:rPr>
            </w:rPrChange>
          </w:rPr>
          <w:t>-way</w:t>
        </w:r>
      </w:ins>
      <w:ins w:id="681" w:author="Sujil Kumar Koottathampathiyil" w:date="2022-06-08T21:08:00Z">
        <w:r w:rsidRPr="00FD79BE">
          <w:rPr>
            <w:rFonts w:ascii="Arial" w:hAnsi="Arial" w:cs="Arial"/>
            <w:color w:val="000000"/>
            <w:sz w:val="24"/>
            <w:szCs w:val="24"/>
            <w:rPrChange w:id="682" w:author="Sujil Kumar Koottathampathiyil" w:date="2022-06-09T11:19:00Z">
              <w:rPr>
                <w:rFonts w:ascii="Arial" w:hAnsi="Arial" w:cs="Arial"/>
                <w:color w:val="000000"/>
              </w:rPr>
            </w:rPrChange>
          </w:rPr>
          <w:t xml:space="preserve"> data</w:t>
        </w:r>
      </w:ins>
      <w:ins w:id="683" w:author="Sujil Kumar Koottathampathiyil" w:date="2022-06-08T21:10:00Z">
        <w:r w:rsidRPr="00FD79BE">
          <w:rPr>
            <w:rFonts w:ascii="Arial" w:hAnsi="Arial" w:cs="Arial"/>
            <w:color w:val="000000"/>
            <w:sz w:val="24"/>
            <w:szCs w:val="24"/>
            <w:rPrChange w:id="684" w:author="Sujil Kumar Koottathampathiyil" w:date="2022-06-09T11:19:00Z">
              <w:rPr>
                <w:rFonts w:ascii="Arial" w:hAnsi="Arial" w:cs="Arial"/>
                <w:color w:val="000000"/>
              </w:rPr>
            </w:rPrChange>
          </w:rPr>
          <w:t xml:space="preserve">. Recent developments in SPC </w:t>
        </w:r>
      </w:ins>
      <w:ins w:id="685" w:author="Sujil Kumar Koottathampathiyil" w:date="2022-06-08T21:12:00Z">
        <w:r w:rsidRPr="00FD79BE">
          <w:rPr>
            <w:rFonts w:ascii="Arial" w:hAnsi="Arial" w:cs="Arial"/>
            <w:color w:val="000000"/>
            <w:sz w:val="24"/>
            <w:szCs w:val="24"/>
            <w:rPrChange w:id="686" w:author="Sujil Kumar Koottathampathiyil" w:date="2022-06-09T11:19:00Z">
              <w:rPr>
                <w:rFonts w:ascii="Arial" w:hAnsi="Arial" w:cs="Arial"/>
                <w:color w:val="000000"/>
              </w:rPr>
            </w:rPrChange>
          </w:rPr>
          <w:t>have</w:t>
        </w:r>
      </w:ins>
      <w:ins w:id="687" w:author="Sujil Kumar Koottathampathiyil" w:date="2022-06-08T21:10:00Z">
        <w:r w:rsidRPr="00FD79BE">
          <w:rPr>
            <w:rFonts w:ascii="Arial" w:hAnsi="Arial" w:cs="Arial"/>
            <w:color w:val="000000"/>
            <w:sz w:val="24"/>
            <w:szCs w:val="24"/>
            <w:rPrChange w:id="688" w:author="Sujil Kumar Koottathampathiyil" w:date="2022-06-09T11:19:00Z">
              <w:rPr>
                <w:rFonts w:ascii="Arial" w:hAnsi="Arial" w:cs="Arial"/>
                <w:color w:val="000000"/>
              </w:rPr>
            </w:rPrChange>
          </w:rPr>
          <w:t xml:space="preserve"> proposed to use </w:t>
        </w:r>
      </w:ins>
      <w:ins w:id="689" w:author="Sujil Kumar Koottathampathiyil" w:date="2022-06-09T11:27:00Z">
        <w:r w:rsidRPr="00FD79BE">
          <w:rPr>
            <w:rFonts w:ascii="Arial" w:hAnsi="Arial" w:cs="Arial"/>
            <w:color w:val="000000"/>
            <w:sz w:val="24"/>
            <w:szCs w:val="24"/>
          </w:rPr>
          <w:t xml:space="preserve">the </w:t>
        </w:r>
      </w:ins>
      <w:ins w:id="690" w:author="Sujil Kumar Koottathampathiyil" w:date="2022-06-08T21:10:00Z">
        <w:r w:rsidRPr="00FD79BE">
          <w:rPr>
            <w:rFonts w:ascii="Arial" w:hAnsi="Arial" w:cs="Arial"/>
            <w:color w:val="000000"/>
            <w:sz w:val="24"/>
            <w:szCs w:val="24"/>
            <w:rPrChange w:id="691" w:author="Sujil Kumar Koottathampathiyil" w:date="2022-06-09T11:19:00Z">
              <w:rPr>
                <w:rFonts w:ascii="Arial" w:hAnsi="Arial" w:cs="Arial"/>
                <w:color w:val="000000"/>
              </w:rPr>
            </w:rPrChange>
          </w:rPr>
          <w:t>VAR</w:t>
        </w:r>
      </w:ins>
      <w:ins w:id="692" w:author="Sujil Kumar Koottathampathiyil" w:date="2022-06-09T10:14:00Z">
        <w:r w:rsidRPr="00FD79BE">
          <w:rPr>
            <w:rFonts w:ascii="Arial" w:hAnsi="Arial" w:cs="Arial"/>
            <w:color w:val="000000"/>
            <w:sz w:val="24"/>
            <w:szCs w:val="24"/>
            <w:rPrChange w:id="693" w:author="Sujil Kumar Koottathampathiyil" w:date="2022-06-09T11:19:00Z">
              <w:rPr>
                <w:rFonts w:ascii="Arial" w:hAnsi="Arial" w:cs="Arial"/>
                <w:color w:val="000000"/>
              </w:rPr>
            </w:rPrChange>
          </w:rPr>
          <w:t xml:space="preserve"> model</w:t>
        </w:r>
      </w:ins>
      <w:ins w:id="694" w:author="Sujil Kumar Koottathampathiyil" w:date="2022-06-08T21:10:00Z">
        <w:r w:rsidRPr="00FD79BE">
          <w:rPr>
            <w:rFonts w:ascii="Arial" w:hAnsi="Arial" w:cs="Arial"/>
            <w:color w:val="000000"/>
            <w:sz w:val="24"/>
            <w:szCs w:val="24"/>
            <w:rPrChange w:id="695" w:author="Sujil Kumar Koottathampathiyil" w:date="2022-06-09T11:19:00Z">
              <w:rPr>
                <w:rFonts w:ascii="Arial" w:hAnsi="Arial" w:cs="Arial"/>
                <w:color w:val="000000"/>
              </w:rPr>
            </w:rPrChange>
          </w:rPr>
          <w:t xml:space="preserve"> </w:t>
        </w:r>
      </w:ins>
      <w:ins w:id="696" w:author="Sujil Kumar Koottathampathiyil" w:date="2022-06-09T01:07:00Z">
        <w:r w:rsidRPr="00FD79BE">
          <w:rPr>
            <w:rFonts w:ascii="Arial" w:hAnsi="Arial" w:cs="Arial"/>
            <w:color w:val="000000"/>
            <w:sz w:val="24"/>
            <w:szCs w:val="24"/>
            <w:rPrChange w:id="697" w:author="Sujil Kumar Koottathampathiyil" w:date="2022-06-09T11:19:00Z">
              <w:rPr>
                <w:rFonts w:ascii="Arial" w:hAnsi="Arial" w:cs="Arial"/>
                <w:color w:val="000000"/>
              </w:rPr>
            </w:rPrChange>
          </w:rPr>
          <w:t>concerning</w:t>
        </w:r>
      </w:ins>
      <w:ins w:id="698" w:author="Sujil Kumar Koottathampathiyil" w:date="2022-06-08T21:11:00Z">
        <w:r w:rsidRPr="00FD79BE">
          <w:rPr>
            <w:rFonts w:ascii="Arial" w:hAnsi="Arial" w:cs="Arial"/>
            <w:color w:val="000000"/>
            <w:sz w:val="24"/>
            <w:szCs w:val="24"/>
            <w:rPrChange w:id="699" w:author="Sujil Kumar Koottathampathiyil" w:date="2022-06-09T11:19:00Z">
              <w:rPr>
                <w:rFonts w:ascii="Arial" w:hAnsi="Arial" w:cs="Arial"/>
                <w:color w:val="000000"/>
              </w:rPr>
            </w:rPrChange>
          </w:rPr>
          <w:t xml:space="preserve"> the original three-way </w:t>
        </w:r>
      </w:ins>
      <w:ins w:id="700" w:author="Sujil Kumar Koottathampathiyil" w:date="2022-06-08T21:12:00Z">
        <w:r w:rsidRPr="00FD79BE">
          <w:rPr>
            <w:rFonts w:ascii="Arial" w:hAnsi="Arial" w:cs="Arial"/>
            <w:color w:val="000000"/>
            <w:sz w:val="24"/>
            <w:szCs w:val="24"/>
            <w:rPrChange w:id="701" w:author="Sujil Kumar Koottathampathiyil" w:date="2022-06-09T11:19:00Z">
              <w:rPr>
                <w:rFonts w:ascii="Arial" w:hAnsi="Arial" w:cs="Arial"/>
                <w:color w:val="000000"/>
              </w:rPr>
            </w:rPrChange>
          </w:rPr>
          <w:t>structure. However, they are restricted control approaches focused on VAR Models.</w:t>
        </w:r>
      </w:ins>
      <w:ins w:id="702" w:author="Sujil Kumar Koottathampathiyil" w:date="2022-06-08T21:11:00Z">
        <w:r w:rsidRPr="00FD79BE">
          <w:rPr>
            <w:rFonts w:ascii="Arial" w:hAnsi="Arial" w:cs="Arial"/>
            <w:color w:val="000000"/>
            <w:sz w:val="24"/>
            <w:szCs w:val="24"/>
            <w:rPrChange w:id="703" w:author="Sujil Kumar Koottathampathiyil" w:date="2022-06-09T11:19:00Z">
              <w:rPr>
                <w:rFonts w:ascii="Arial" w:hAnsi="Arial" w:cs="Arial"/>
                <w:color w:val="000000"/>
              </w:rPr>
            </w:rPrChange>
          </w:rPr>
          <w:t xml:space="preserve"> This study has </w:t>
        </w:r>
      </w:ins>
      <w:ins w:id="704" w:author="Sujil Kumar Koottathampathiyil" w:date="2022-06-08T21:13:00Z">
        <w:r w:rsidRPr="00FD79BE">
          <w:rPr>
            <w:rFonts w:ascii="Arial" w:hAnsi="Arial" w:cs="Arial"/>
            <w:color w:val="000000"/>
            <w:sz w:val="24"/>
            <w:szCs w:val="24"/>
            <w:rPrChange w:id="705" w:author="Sujil Kumar Koottathampathiyil" w:date="2022-06-09T11:19:00Z">
              <w:rPr>
                <w:rFonts w:ascii="Arial" w:hAnsi="Arial" w:cs="Arial"/>
                <w:color w:val="000000"/>
              </w:rPr>
            </w:rPrChange>
          </w:rPr>
          <w:t xml:space="preserve">suggested a new method to deal with </w:t>
        </w:r>
      </w:ins>
      <w:ins w:id="706" w:author="Sujil Kumar Koottathampathiyil" w:date="2022-06-09T01:07:00Z">
        <w:r w:rsidRPr="00FD79BE">
          <w:rPr>
            <w:rFonts w:ascii="Arial" w:hAnsi="Arial" w:cs="Arial"/>
            <w:color w:val="000000"/>
            <w:sz w:val="24"/>
            <w:szCs w:val="24"/>
            <w:rPrChange w:id="707" w:author="Sujil Kumar Koottathampathiyil" w:date="2022-06-09T11:19:00Z">
              <w:rPr>
                <w:rFonts w:ascii="Arial" w:hAnsi="Arial" w:cs="Arial"/>
                <w:color w:val="000000"/>
              </w:rPr>
            </w:rPrChange>
          </w:rPr>
          <w:t xml:space="preserve">the </w:t>
        </w:r>
      </w:ins>
      <w:ins w:id="708" w:author="Sujil Kumar Koottathampathiyil" w:date="2022-06-08T21:13:00Z">
        <w:r w:rsidRPr="00FD79BE">
          <w:rPr>
            <w:rFonts w:ascii="Arial" w:hAnsi="Arial" w:cs="Arial"/>
            <w:color w:val="000000"/>
            <w:sz w:val="24"/>
            <w:szCs w:val="24"/>
            <w:rPrChange w:id="709" w:author="Sujil Kumar Koottathampathiyil" w:date="2022-06-09T11:19:00Z">
              <w:rPr>
                <w:rFonts w:ascii="Arial" w:hAnsi="Arial" w:cs="Arial"/>
                <w:color w:val="000000"/>
              </w:rPr>
            </w:rPrChange>
          </w:rPr>
          <w:t>batch process focusing o</w:t>
        </w:r>
      </w:ins>
      <w:ins w:id="710" w:author="Sujil Kumar Koottathampathiyil" w:date="2022-06-08T21:14:00Z">
        <w:r w:rsidRPr="00FD79BE">
          <w:rPr>
            <w:rFonts w:ascii="Arial" w:hAnsi="Arial" w:cs="Arial"/>
            <w:color w:val="000000"/>
            <w:sz w:val="24"/>
            <w:szCs w:val="24"/>
            <w:rPrChange w:id="711" w:author="Sujil Kumar Koottathampathiyil" w:date="2022-06-09T11:19:00Z">
              <w:rPr>
                <w:rFonts w:ascii="Arial" w:hAnsi="Arial" w:cs="Arial"/>
                <w:color w:val="000000"/>
              </w:rPr>
            </w:rPrChange>
          </w:rPr>
          <w:t>n</w:t>
        </w:r>
      </w:ins>
      <w:ins w:id="712" w:author="Sujil Kumar Koottathampathiyil" w:date="2022-06-08T21:13:00Z">
        <w:r w:rsidRPr="00FD79BE">
          <w:rPr>
            <w:rFonts w:ascii="Arial" w:hAnsi="Arial" w:cs="Arial"/>
            <w:color w:val="000000"/>
            <w:sz w:val="24"/>
            <w:szCs w:val="24"/>
            <w:rPrChange w:id="713" w:author="Sujil Kumar Koottathampathiyil" w:date="2022-06-09T11:19:00Z">
              <w:rPr>
                <w:rFonts w:ascii="Arial" w:hAnsi="Arial" w:cs="Arial"/>
                <w:color w:val="000000"/>
              </w:rPr>
            </w:rPrChange>
          </w:rPr>
          <w:t xml:space="preserve"> VAR.</w:t>
        </w:r>
      </w:ins>
    </w:p>
    <w:p w14:paraId="3CC48263" w14:textId="167B03A3" w:rsidR="006809DE" w:rsidRPr="00FD79BE" w:rsidDel="000649BA" w:rsidRDefault="006809DE" w:rsidP="0043442C">
      <w:pPr>
        <w:spacing w:line="360" w:lineRule="auto"/>
        <w:jc w:val="both"/>
        <w:rPr>
          <w:del w:id="714" w:author="Sujil Kumar Koottathampathiyil" w:date="2022-06-08T19:55:00Z"/>
          <w:rFonts w:ascii="Arial" w:hAnsi="Arial" w:cs="Arial"/>
          <w:color w:val="000000"/>
          <w:sz w:val="24"/>
          <w:szCs w:val="24"/>
        </w:rPr>
      </w:pPr>
    </w:p>
    <w:p w14:paraId="7F8C2E0A" w14:textId="4349E67C" w:rsidR="004B3B33" w:rsidRPr="00FD79BE" w:rsidDel="000649BA" w:rsidRDefault="004B3B33" w:rsidP="005D4B76">
      <w:pPr>
        <w:spacing w:line="360" w:lineRule="auto"/>
        <w:jc w:val="both"/>
        <w:rPr>
          <w:del w:id="715" w:author="Sujil Kumar Koottathampathiyil" w:date="2022-06-08T19:55:00Z"/>
          <w:rFonts w:ascii="Arial" w:hAnsi="Arial" w:cs="Arial"/>
          <w:color w:val="000000"/>
          <w:sz w:val="24"/>
          <w:szCs w:val="24"/>
        </w:rPr>
      </w:pPr>
    </w:p>
    <w:p w14:paraId="0BCF9ECD" w14:textId="148B2BA3" w:rsidR="004B3B33" w:rsidRPr="00FD79BE" w:rsidDel="000649BA" w:rsidRDefault="004B3B33" w:rsidP="005D4B76">
      <w:pPr>
        <w:spacing w:line="360" w:lineRule="auto"/>
        <w:jc w:val="both"/>
        <w:rPr>
          <w:del w:id="716" w:author="Sujil Kumar Koottathampathiyil" w:date="2022-06-08T19:55:00Z"/>
          <w:rFonts w:ascii="Arial" w:hAnsi="Arial" w:cs="Arial"/>
          <w:color w:val="000000"/>
          <w:sz w:val="24"/>
          <w:szCs w:val="24"/>
        </w:rPr>
      </w:pPr>
    </w:p>
    <w:p w14:paraId="6472B2A6" w14:textId="0CA33876" w:rsidR="0049196A" w:rsidRPr="00FD79BE" w:rsidDel="008808DC" w:rsidRDefault="0044020A" w:rsidP="0049196A">
      <w:pPr>
        <w:spacing w:line="360" w:lineRule="auto"/>
        <w:jc w:val="both"/>
        <w:rPr>
          <w:del w:id="717" w:author="Sujil Kumar Koottathampathiyil" w:date="2022-06-08T19:51:00Z"/>
          <w:rFonts w:ascii="Arial" w:hAnsi="Arial" w:cs="Arial"/>
          <w:color w:val="000000"/>
          <w:sz w:val="24"/>
          <w:szCs w:val="24"/>
          <w:rPrChange w:id="718" w:author="Sujil Kumar Koottathampathiyil" w:date="2022-06-09T11:27:00Z">
            <w:rPr>
              <w:del w:id="719" w:author="Sujil Kumar Koottathampathiyil" w:date="2022-06-08T19:51:00Z"/>
              <w:rFonts w:ascii="Arial" w:hAnsi="Arial" w:cs="Arial"/>
            </w:rPr>
          </w:rPrChange>
        </w:rPr>
      </w:pPr>
      <w:r w:rsidRPr="00FD79BE">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del w:id="720" w:author="Sujil Kumar Koottathampathiyil" w:date="2022-06-08T19:51:00Z">
        <w:r w:rsidR="0049196A" w:rsidRPr="00FD79BE" w:rsidDel="008808DC">
          <w:rPr>
            <w:rFonts w:ascii="Arial" w:hAnsi="Arial" w:cs="Arial"/>
            <w:color w:val="000000"/>
            <w:sz w:val="24"/>
            <w:szCs w:val="24"/>
            <w:rPrChange w:id="721" w:author="Sujil Kumar Koottathampathiyil" w:date="2022-06-09T11:27:00Z">
              <w:rPr>
                <w:rFonts w:ascii="Arial" w:hAnsi="Arial" w:cs="Arial"/>
              </w:rPr>
            </w:rPrChange>
          </w:rPr>
          <w:delText xml:space="preserve"> has made these process easier and more efficient. I am going to use some of the python packages like plotly to make interactive dashboard and make models that can make great predictions.</w:delText>
        </w:r>
      </w:del>
    </w:p>
    <w:p w14:paraId="1F3C8677" w14:textId="77777777" w:rsidR="0049196A" w:rsidRPr="00FD79BE" w:rsidRDefault="0049196A" w:rsidP="0049196A">
      <w:pPr>
        <w:spacing w:line="360" w:lineRule="auto"/>
        <w:jc w:val="both"/>
        <w:rPr>
          <w:ins w:id="722" w:author="Sujil Kumar Koottathampathiyil" w:date="2022-06-09T11:38:00Z"/>
          <w:rFonts w:ascii="Arial" w:hAnsi="Arial" w:cs="Arial"/>
          <w:sz w:val="24"/>
          <w:szCs w:val="24"/>
        </w:rPr>
      </w:pPr>
      <w:del w:id="723" w:author="Sujil Kumar Koottathampathiyil" w:date="2022-06-09T11:38:00Z">
        <w:r w:rsidRPr="00FD79BE" w:rsidDel="002F77EA">
          <w:rPr>
            <w:rFonts w:ascii="Arial" w:hAnsi="Arial" w:cs="Arial"/>
            <w:color w:val="000000"/>
            <w:sz w:val="24"/>
            <w:szCs w:val="24"/>
            <w:rPrChange w:id="724" w:author="Sujil Kumar Koottathampathiyil" w:date="2022-06-09T11:27:00Z">
              <w:rPr>
                <w:rFonts w:ascii="Arial" w:hAnsi="Arial" w:cs="Arial"/>
              </w:rPr>
            </w:rPrChange>
          </w:rPr>
          <w:delText>Secondly, w</w:delText>
        </w:r>
      </w:del>
      <w:ins w:id="725" w:author="Sujil Kumar Koottathampathiyil" w:date="2022-06-09T11:38:00Z">
        <w:r w:rsidRPr="00FD79BE">
          <w:rPr>
            <w:rFonts w:ascii="Arial" w:hAnsi="Arial" w:cs="Arial"/>
            <w:color w:val="000000"/>
            <w:sz w:val="24"/>
            <w:szCs w:val="24"/>
          </w:rPr>
          <w:t>W</w:t>
        </w:r>
      </w:ins>
      <w:r w:rsidRPr="00FD79BE">
        <w:rPr>
          <w:rFonts w:ascii="Arial" w:hAnsi="Arial" w:cs="Arial"/>
          <w:color w:val="000000"/>
          <w:sz w:val="24"/>
          <w:szCs w:val="24"/>
          <w:rPrChange w:id="726" w:author="Sujil Kumar Koottathampathiyil" w:date="2022-06-09T11:27:00Z">
            <w:rPr>
              <w:rFonts w:ascii="Arial" w:hAnsi="Arial" w:cs="Arial"/>
            </w:rPr>
          </w:rPrChange>
        </w:rPr>
        <w:t xml:space="preserve">orking with time series forecasting is </w:t>
      </w:r>
      <w:del w:id="727" w:author="Sujil Kumar Koottathampathiyil" w:date="2022-06-09T01:08:00Z">
        <w:r w:rsidRPr="00FD79BE" w:rsidDel="00922372">
          <w:rPr>
            <w:rFonts w:ascii="Arial" w:hAnsi="Arial" w:cs="Arial"/>
            <w:color w:val="000000"/>
            <w:sz w:val="24"/>
            <w:szCs w:val="24"/>
            <w:rPrChange w:id="728" w:author="Sujil Kumar Koottathampathiyil" w:date="2022-06-09T11:27:00Z">
              <w:rPr>
                <w:rFonts w:ascii="Arial" w:hAnsi="Arial" w:cs="Arial"/>
              </w:rPr>
            </w:rPrChange>
          </w:rPr>
          <w:delText>a crucial part</w:delText>
        </w:r>
      </w:del>
      <w:ins w:id="729" w:author="Sujil Kumar Koottathampathiyil" w:date="2022-06-09T01:08:00Z">
        <w:r w:rsidRPr="00FD79BE">
          <w:rPr>
            <w:rFonts w:ascii="Arial" w:hAnsi="Arial" w:cs="Arial"/>
            <w:color w:val="000000"/>
            <w:sz w:val="24"/>
            <w:szCs w:val="24"/>
            <w:rPrChange w:id="730" w:author="Sujil Kumar Koottathampathiyil" w:date="2022-06-09T11:27:00Z">
              <w:rPr>
                <w:rFonts w:ascii="Arial" w:hAnsi="Arial" w:cs="Arial"/>
              </w:rPr>
            </w:rPrChange>
          </w:rPr>
          <w:t>an important part</w:t>
        </w:r>
      </w:ins>
      <w:r w:rsidRPr="00FD79BE">
        <w:rPr>
          <w:rFonts w:ascii="Arial" w:hAnsi="Arial" w:cs="Arial"/>
          <w:color w:val="000000"/>
          <w:sz w:val="24"/>
          <w:szCs w:val="24"/>
          <w:rPrChange w:id="731" w:author="Sujil Kumar Koottathampathiyil" w:date="2022-06-09T11:27:00Z">
            <w:rPr>
              <w:rFonts w:ascii="Arial" w:hAnsi="Arial" w:cs="Arial"/>
            </w:rPr>
          </w:rPrChange>
        </w:rPr>
        <w:t xml:space="preserve"> </w:t>
      </w:r>
      <w:del w:id="732" w:author="Sujil Kumar Koottathampathiyil" w:date="2022-06-09T01:07:00Z">
        <w:r w:rsidRPr="00FD79BE" w:rsidDel="00922372">
          <w:rPr>
            <w:rFonts w:ascii="Arial" w:hAnsi="Arial" w:cs="Arial"/>
            <w:color w:val="000000"/>
            <w:sz w:val="24"/>
            <w:szCs w:val="24"/>
            <w:rPrChange w:id="733" w:author="Sujil Kumar Koottathampathiyil" w:date="2022-06-09T11:27:00Z">
              <w:rPr>
                <w:rFonts w:ascii="Arial" w:hAnsi="Arial" w:cs="Arial"/>
              </w:rPr>
            </w:rPrChange>
          </w:rPr>
          <w:delText xml:space="preserve">in </w:delText>
        </w:r>
      </w:del>
      <w:ins w:id="734" w:author="Sujil Kumar Koottathampathiyil" w:date="2022-06-09T01:07:00Z">
        <w:r w:rsidRPr="00FD79BE">
          <w:rPr>
            <w:rFonts w:ascii="Arial" w:hAnsi="Arial" w:cs="Arial"/>
            <w:color w:val="000000"/>
            <w:sz w:val="24"/>
            <w:szCs w:val="24"/>
            <w:rPrChange w:id="735" w:author="Sujil Kumar Koottathampathiyil" w:date="2022-06-09T11:27:00Z">
              <w:rPr>
                <w:rFonts w:ascii="Arial" w:hAnsi="Arial" w:cs="Arial"/>
              </w:rPr>
            </w:rPrChange>
          </w:rPr>
          <w:t xml:space="preserve">of </w:t>
        </w:r>
      </w:ins>
      <w:del w:id="736" w:author="Sujil Kumar Koottathampathiyil" w:date="2022-06-12T23:47:00Z">
        <w:r w:rsidRPr="00FD79BE" w:rsidDel="008A07D6">
          <w:rPr>
            <w:rFonts w:ascii="Arial" w:hAnsi="Arial" w:cs="Arial"/>
            <w:color w:val="000000"/>
            <w:sz w:val="24"/>
            <w:szCs w:val="24"/>
            <w:rPrChange w:id="737" w:author="Sujil Kumar Koottathampathiyil" w:date="2022-06-09T11:27:00Z">
              <w:rPr>
                <w:rFonts w:ascii="Arial" w:hAnsi="Arial" w:cs="Arial"/>
              </w:rPr>
            </w:rPrChange>
          </w:rPr>
          <w:delText>my</w:delText>
        </w:r>
      </w:del>
      <w:ins w:id="738" w:author="Sujil Kumar Koottathampathiyil" w:date="2022-06-12T23:47:00Z">
        <w:r w:rsidRPr="00FD79BE">
          <w:rPr>
            <w:rFonts w:ascii="Arial" w:hAnsi="Arial" w:cs="Arial"/>
            <w:color w:val="000000"/>
            <w:sz w:val="24"/>
            <w:szCs w:val="24"/>
          </w:rPr>
          <w:t>this</w:t>
        </w:r>
      </w:ins>
      <w:r w:rsidRPr="00FD79BE">
        <w:rPr>
          <w:rFonts w:ascii="Arial" w:hAnsi="Arial" w:cs="Arial"/>
          <w:color w:val="000000"/>
          <w:sz w:val="24"/>
          <w:szCs w:val="24"/>
          <w:rPrChange w:id="739" w:author="Sujil Kumar Koottathampathiyil" w:date="2022-06-09T11:27:00Z">
            <w:rPr>
              <w:rFonts w:ascii="Arial" w:hAnsi="Arial" w:cs="Arial"/>
            </w:rPr>
          </w:rPrChange>
        </w:rPr>
        <w:t xml:space="preserve"> dissertation. I have </w:t>
      </w:r>
      <w:ins w:id="740" w:author="Sujil Kumar Koottathampathiyil" w:date="2022-06-09T01:07:00Z">
        <w:r w:rsidRPr="00FD79BE">
          <w:rPr>
            <w:rFonts w:ascii="Arial" w:hAnsi="Arial" w:cs="Arial"/>
            <w:color w:val="000000"/>
            <w:sz w:val="24"/>
            <w:szCs w:val="24"/>
            <w:rPrChange w:id="741" w:author="Sujil Kumar Koottathampathiyil" w:date="2022-06-09T11:27:00Z">
              <w:rPr>
                <w:rFonts w:ascii="Arial" w:hAnsi="Arial" w:cs="Arial"/>
              </w:rPr>
            </w:rPrChange>
          </w:rPr>
          <w:t>several</w:t>
        </w:r>
      </w:ins>
      <w:del w:id="742" w:author="Sujil Kumar Koottathampathiyil" w:date="2022-06-09T01:07:00Z">
        <w:r w:rsidRPr="00FD79BE" w:rsidDel="00922372">
          <w:rPr>
            <w:rFonts w:ascii="Arial" w:hAnsi="Arial" w:cs="Arial"/>
            <w:color w:val="000000"/>
            <w:sz w:val="24"/>
            <w:szCs w:val="24"/>
            <w:rPrChange w:id="743" w:author="Sujil Kumar Koottathampathiyil" w:date="2022-06-09T11:27:00Z">
              <w:rPr>
                <w:rFonts w:ascii="Arial" w:hAnsi="Arial" w:cs="Arial"/>
              </w:rPr>
            </w:rPrChange>
          </w:rPr>
          <w:delText>number of</w:delText>
        </w:r>
      </w:del>
      <w:r w:rsidRPr="00FD79BE">
        <w:rPr>
          <w:rFonts w:ascii="Arial" w:hAnsi="Arial" w:cs="Arial"/>
          <w:sz w:val="24"/>
          <w:szCs w:val="24"/>
          <w:rPrChange w:id="744" w:author="Sujil Kumar Koottathampathiyil" w:date="2022-06-09T11:27:00Z">
            <w:rPr>
              <w:rFonts w:ascii="Arial" w:hAnsi="Arial" w:cs="Arial"/>
            </w:rPr>
          </w:rPrChange>
        </w:rPr>
        <w:t xml:space="preserve"> different targets in </w:t>
      </w:r>
      <w:del w:id="745" w:author="Sujil Kumar Koottathampathiyil" w:date="2022-06-12T23:47:00Z">
        <w:r w:rsidRPr="00FD79BE" w:rsidDel="008A07D6">
          <w:rPr>
            <w:rFonts w:ascii="Arial" w:hAnsi="Arial" w:cs="Arial"/>
            <w:sz w:val="24"/>
            <w:szCs w:val="24"/>
            <w:rPrChange w:id="746" w:author="Sujil Kumar Koottathampathiyil" w:date="2022-06-09T11:27:00Z">
              <w:rPr>
                <w:rFonts w:ascii="Arial" w:hAnsi="Arial" w:cs="Arial"/>
              </w:rPr>
            </w:rPrChange>
          </w:rPr>
          <w:delText>my</w:delText>
        </w:r>
      </w:del>
      <w:ins w:id="747" w:author="Sujil Kumar Koottathampathiyil" w:date="2022-06-12T23:47:00Z">
        <w:r w:rsidRPr="00FD79BE">
          <w:rPr>
            <w:rFonts w:ascii="Arial" w:hAnsi="Arial" w:cs="Arial"/>
            <w:sz w:val="24"/>
            <w:szCs w:val="24"/>
          </w:rPr>
          <w:t>this</w:t>
        </w:r>
      </w:ins>
      <w:r w:rsidRPr="00FD79BE">
        <w:rPr>
          <w:rFonts w:ascii="Arial" w:hAnsi="Arial" w:cs="Arial"/>
          <w:sz w:val="24"/>
          <w:szCs w:val="24"/>
          <w:rPrChange w:id="748" w:author="Sujil Kumar Koottathampathiyil" w:date="2022-06-09T11:27:00Z">
            <w:rPr>
              <w:rFonts w:ascii="Arial" w:hAnsi="Arial" w:cs="Arial"/>
            </w:rPr>
          </w:rPrChange>
        </w:rPr>
        <w:t xml:space="preserve"> dissertation</w:t>
      </w:r>
      <w:ins w:id="749" w:author="Sujil Kumar Koottathampathiyil" w:date="2022-06-09T01:08:00Z">
        <w:r w:rsidRPr="00FD79BE">
          <w:rPr>
            <w:rFonts w:ascii="Arial" w:hAnsi="Arial" w:cs="Arial"/>
            <w:sz w:val="24"/>
            <w:szCs w:val="24"/>
            <w:rPrChange w:id="750" w:author="Sujil Kumar Koottathampathiyil" w:date="2022-06-09T11:27:00Z">
              <w:rPr>
                <w:rFonts w:ascii="Arial" w:hAnsi="Arial" w:cs="Arial"/>
              </w:rPr>
            </w:rPrChange>
          </w:rPr>
          <w:t xml:space="preserve"> including </w:t>
        </w:r>
      </w:ins>
      <w:ins w:id="751" w:author="Sujil Kumar Koottathampathiyil" w:date="2022-06-09T01:09:00Z">
        <w:r w:rsidRPr="00FD79BE">
          <w:rPr>
            <w:rFonts w:ascii="Arial" w:hAnsi="Arial" w:cs="Arial"/>
            <w:sz w:val="24"/>
            <w:szCs w:val="24"/>
            <w:rPrChange w:id="752" w:author="Sujil Kumar Koottathampathiyil" w:date="2022-06-09T11:27:00Z">
              <w:rPr>
                <w:rFonts w:ascii="Arial" w:hAnsi="Arial" w:cs="Arial"/>
              </w:rPr>
            </w:rPrChange>
          </w:rPr>
          <w:t xml:space="preserve">dashboard </w:t>
        </w:r>
      </w:ins>
      <w:ins w:id="753" w:author="Sujil Kumar Koottathampathiyil" w:date="2022-06-11T23:29:00Z">
        <w:r w:rsidRPr="00FD79BE">
          <w:rPr>
            <w:rFonts w:ascii="Arial" w:hAnsi="Arial" w:cs="Arial"/>
            <w:sz w:val="24"/>
            <w:szCs w:val="24"/>
          </w:rPr>
          <w:t>visualization</w:t>
        </w:r>
      </w:ins>
      <w:ins w:id="754" w:author="Sujil Kumar Koottathampathiyil" w:date="2022-06-09T01:09:00Z">
        <w:r w:rsidRPr="00FD79BE">
          <w:rPr>
            <w:rFonts w:ascii="Arial" w:hAnsi="Arial" w:cs="Arial"/>
            <w:sz w:val="24"/>
            <w:szCs w:val="24"/>
            <w:rPrChange w:id="755" w:author="Sujil Kumar Koottathampathiyil" w:date="2022-06-09T11:27:00Z">
              <w:rPr>
                <w:rFonts w:ascii="Arial" w:hAnsi="Arial" w:cs="Arial"/>
              </w:rPr>
            </w:rPrChange>
          </w:rPr>
          <w:t>, forecast modelling, database management etc</w:t>
        </w:r>
      </w:ins>
      <w:r w:rsidRPr="00FD79BE">
        <w:rPr>
          <w:rFonts w:ascii="Arial" w:hAnsi="Arial" w:cs="Arial"/>
          <w:sz w:val="24"/>
          <w:szCs w:val="24"/>
          <w:rPrChange w:id="756" w:author="Sujil Kumar Koottathampathiyil" w:date="2022-06-09T11:27:00Z">
            <w:rPr>
              <w:rFonts w:ascii="Arial" w:hAnsi="Arial" w:cs="Arial"/>
            </w:rPr>
          </w:rPrChange>
        </w:rPr>
        <w:t xml:space="preserve">. I have been looking for ways to predict the number of suicides in upcoming years. </w:t>
      </w:r>
      <w:del w:id="757" w:author="Sujil Kumar Koottathampathiyil" w:date="2022-06-12T23:47:00Z">
        <w:r w:rsidRPr="00FD79BE" w:rsidDel="008A07D6">
          <w:rPr>
            <w:rFonts w:ascii="Arial" w:hAnsi="Arial" w:cs="Arial"/>
            <w:sz w:val="24"/>
            <w:szCs w:val="24"/>
            <w:rPrChange w:id="758" w:author="Sujil Kumar Koottathampathiyil" w:date="2022-06-09T11:27:00Z">
              <w:rPr>
                <w:rFonts w:ascii="Arial" w:hAnsi="Arial" w:cs="Arial"/>
              </w:rPr>
            </w:rPrChange>
          </w:rPr>
          <w:delText>My</w:delText>
        </w:r>
      </w:del>
      <w:ins w:id="759" w:author="Sujil Kumar Koottathampathiyil" w:date="2022-06-12T23:47:00Z">
        <w:r w:rsidRPr="00FD79BE">
          <w:rPr>
            <w:rFonts w:ascii="Arial" w:hAnsi="Arial" w:cs="Arial"/>
            <w:sz w:val="24"/>
            <w:szCs w:val="24"/>
          </w:rPr>
          <w:t>This</w:t>
        </w:r>
      </w:ins>
      <w:r w:rsidRPr="00FD79BE">
        <w:rPr>
          <w:rFonts w:ascii="Arial" w:hAnsi="Arial" w:cs="Arial"/>
          <w:sz w:val="24"/>
          <w:szCs w:val="24"/>
          <w:rPrChange w:id="760" w:author="Sujil Kumar Koottathampathiyil" w:date="2022-06-09T11:27:00Z">
            <w:rPr>
              <w:rFonts w:ascii="Arial" w:hAnsi="Arial" w:cs="Arial"/>
            </w:rPr>
          </w:rPrChange>
        </w:rPr>
        <w:t xml:space="preserve"> interest in time series and ML made me dive deep into sophisticated time series models like S</w:t>
      </w:r>
      <w:r w:rsidRPr="00FD79BE">
        <w:rPr>
          <w:rFonts w:ascii="Arial" w:eastAsia="Times New Roman" w:hAnsi="Arial" w:cs="Arial"/>
          <w:sz w:val="24"/>
          <w:szCs w:val="24"/>
          <w:rPrChange w:id="761" w:author="Sujil Kumar Koottathampathiyil" w:date="2022-06-09T11:27:00Z">
            <w:rPr>
              <w:rFonts w:ascii="Arial" w:hAnsi="Arial" w:cs="Arial"/>
            </w:rPr>
          </w:rPrChange>
        </w:rPr>
        <w:t>ARIMA and VAR to make models on the suicide data and forecast future suicides in different countries.</w:t>
      </w:r>
      <w:ins w:id="762" w:author="Sujil Kumar Koottathampathiyil" w:date="2022-06-08T23:07:00Z">
        <w:r w:rsidRPr="00FD79BE">
          <w:rPr>
            <w:rFonts w:ascii="Arial" w:eastAsia="Times New Roman" w:hAnsi="Arial" w:cs="Arial"/>
            <w:sz w:val="24"/>
            <w:szCs w:val="24"/>
            <w:rPrChange w:id="763"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Pr="00FD79BE">
          <w:rPr>
            <w:rFonts w:ascii="Arial" w:hAnsi="Arial" w:cs="Arial"/>
            <w:sz w:val="24"/>
            <w:szCs w:val="24"/>
            <w:rPrChange w:id="764"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765" w:author="Sujil Kumar Koottathampathiyil" w:date="2022-06-08T19:45:00Z">
        <w:r w:rsidRPr="00FD79BE">
          <w:rPr>
            <w:rFonts w:ascii="Arial" w:hAnsi="Arial" w:cs="Arial"/>
            <w:sz w:val="24"/>
            <w:szCs w:val="24"/>
            <w:rPrChange w:id="766" w:author="Sujil Kumar Koottathampathiyil" w:date="2022-06-09T11:27:00Z">
              <w:rPr>
                <w:rFonts w:ascii="Arial" w:hAnsi="Arial" w:cs="Arial"/>
              </w:rPr>
            </w:rPrChange>
          </w:rPr>
          <w:t xml:space="preserve"> </w:t>
        </w:r>
      </w:ins>
    </w:p>
    <w:p w14:paraId="6FFF35E1" w14:textId="1125E58C" w:rsidR="0049196A" w:rsidRPr="00FD79BE" w:rsidRDefault="0044020A" w:rsidP="0049196A">
      <w:pPr>
        <w:spacing w:line="360" w:lineRule="auto"/>
        <w:jc w:val="both"/>
        <w:rPr>
          <w:rFonts w:ascii="Arial" w:hAnsi="Arial" w:cs="Arial"/>
          <w:sz w:val="24"/>
          <w:szCs w:val="24"/>
          <w:rPrChange w:id="767" w:author="Sujil Kumar Koottathampathiyil" w:date="2022-06-09T11:27:00Z">
            <w:rPr>
              <w:rFonts w:ascii="Arial" w:hAnsi="Arial" w:cs="Arial"/>
            </w:rPr>
          </w:rPrChange>
        </w:rPr>
      </w:pPr>
      <w:r w:rsidRPr="00FD79BE">
        <w:rPr>
          <w:rFonts w:ascii="Arial" w:hAnsi="Arial" w:cs="Arial"/>
          <w:color w:val="000000"/>
          <w:sz w:val="24"/>
          <w:szCs w:val="24"/>
        </w:rPr>
        <w:t>Vector Auto Regressive Model</w:t>
      </w:r>
      <w:ins w:id="768" w:author="Sujil Kumar Koottathampathiyil" w:date="2022-06-08T19:45:00Z">
        <w:r w:rsidR="0049196A" w:rsidRPr="00FD79BE">
          <w:rPr>
            <w:rFonts w:ascii="Arial" w:hAnsi="Arial" w:cs="Arial"/>
            <w:sz w:val="24"/>
            <w:szCs w:val="24"/>
            <w:rPrChange w:id="769" w:author="Sujil Kumar Koottathampathiyil" w:date="2022-06-09T11:27:00Z">
              <w:rPr>
                <w:rFonts w:ascii="Arial" w:hAnsi="Arial" w:cs="Arial"/>
              </w:rPr>
            </w:rPrChange>
          </w:rPr>
          <w:t xml:space="preserve"> is mostly used in </w:t>
        </w:r>
      </w:ins>
      <w:ins w:id="770" w:author="Sujil Kumar Koottathampathiyil" w:date="2022-06-08T19:47:00Z">
        <w:r w:rsidR="0049196A" w:rsidRPr="00FD79BE">
          <w:rPr>
            <w:rFonts w:ascii="Arial" w:hAnsi="Arial" w:cs="Arial"/>
            <w:sz w:val="24"/>
            <w:szCs w:val="24"/>
            <w:rPrChange w:id="771" w:author="Sujil Kumar Koottathampathiyil" w:date="2022-06-09T11:27:00Z">
              <w:rPr>
                <w:rFonts w:ascii="Arial" w:hAnsi="Arial" w:cs="Arial"/>
              </w:rPr>
            </w:rPrChange>
          </w:rPr>
          <w:t xml:space="preserve">finance and econometrics because they offer </w:t>
        </w:r>
      </w:ins>
      <w:ins w:id="772" w:author="Sujil Kumar Koottathampathiyil" w:date="2022-06-09T01:09:00Z">
        <w:r w:rsidR="0049196A" w:rsidRPr="00FD79BE">
          <w:rPr>
            <w:rFonts w:ascii="Arial" w:hAnsi="Arial" w:cs="Arial"/>
            <w:sz w:val="24"/>
            <w:szCs w:val="24"/>
            <w:rPrChange w:id="773" w:author="Sujil Kumar Koottathampathiyil" w:date="2022-06-09T11:27:00Z">
              <w:rPr>
                <w:rFonts w:ascii="Arial" w:hAnsi="Arial" w:cs="Arial"/>
              </w:rPr>
            </w:rPrChange>
          </w:rPr>
          <w:t xml:space="preserve">a </w:t>
        </w:r>
      </w:ins>
      <w:ins w:id="774" w:author="Sujil Kumar Koottathampathiyil" w:date="2022-06-08T19:47:00Z">
        <w:r w:rsidR="0049196A" w:rsidRPr="00FD79BE">
          <w:rPr>
            <w:rFonts w:ascii="Arial" w:hAnsi="Arial" w:cs="Arial"/>
            <w:sz w:val="24"/>
            <w:szCs w:val="24"/>
            <w:rPrChange w:id="775" w:author="Sujil Kumar Koottathampathiyil" w:date="2022-06-09T11:27:00Z">
              <w:rPr>
                <w:rFonts w:ascii="Arial" w:hAnsi="Arial" w:cs="Arial"/>
              </w:rPr>
            </w:rPrChange>
          </w:rPr>
          <w:t>framework for achieving important mode</w:t>
        </w:r>
      </w:ins>
      <w:ins w:id="776" w:author="Sujil Kumar Koottathampathiyil" w:date="2022-06-09T01:10:00Z">
        <w:r w:rsidR="0049196A" w:rsidRPr="00FD79BE">
          <w:rPr>
            <w:rFonts w:ascii="Arial" w:hAnsi="Arial" w:cs="Arial"/>
            <w:sz w:val="24"/>
            <w:szCs w:val="24"/>
            <w:rPrChange w:id="777" w:author="Sujil Kumar Koottathampathiyil" w:date="2022-06-09T11:27:00Z">
              <w:rPr>
                <w:rFonts w:ascii="Arial" w:hAnsi="Arial" w:cs="Arial"/>
              </w:rPr>
            </w:rPrChange>
          </w:rPr>
          <w:t>l</w:t>
        </w:r>
      </w:ins>
      <w:ins w:id="778" w:author="Sujil Kumar Koottathampathiyil" w:date="2022-06-08T19:48:00Z">
        <w:r w:rsidR="0049196A" w:rsidRPr="00FD79BE">
          <w:rPr>
            <w:rFonts w:ascii="Arial" w:hAnsi="Arial" w:cs="Arial"/>
            <w:sz w:val="24"/>
            <w:szCs w:val="24"/>
            <w:rPrChange w:id="779" w:author="Sujil Kumar Koottathampathiyil" w:date="2022-06-09T11:27:00Z">
              <w:rPr>
                <w:rFonts w:ascii="Arial" w:hAnsi="Arial" w:cs="Arial"/>
              </w:rPr>
            </w:rPrChange>
          </w:rPr>
          <w:t>ling goals, including</w:t>
        </w:r>
      </w:ins>
      <w:ins w:id="780" w:author="Sujil Kumar Koottathampathiyil" w:date="2022-06-08T19:54:00Z">
        <w:r w:rsidR="0049196A" w:rsidRPr="00FD79BE">
          <w:rPr>
            <w:rFonts w:ascii="Arial" w:hAnsi="Arial" w:cs="Arial"/>
            <w:sz w:val="24"/>
            <w:szCs w:val="24"/>
            <w:rPrChange w:id="781" w:author="Sujil Kumar Koottathampathiyil" w:date="2022-06-09T11:27:00Z">
              <w:rPr>
                <w:rFonts w:ascii="Arial" w:hAnsi="Arial" w:cs="Arial"/>
              </w:rPr>
            </w:rPrChange>
          </w:rPr>
          <w:t xml:space="preserve"> data description, Forecasting, Structural Inference, </w:t>
        </w:r>
      </w:ins>
      <w:ins w:id="782" w:author="Sujil Kumar Koottathampathiyil" w:date="2022-06-09T01:10:00Z">
        <w:r w:rsidR="0049196A" w:rsidRPr="00FD79BE">
          <w:rPr>
            <w:rFonts w:ascii="Arial" w:hAnsi="Arial" w:cs="Arial"/>
            <w:sz w:val="24"/>
            <w:szCs w:val="24"/>
            <w:rPrChange w:id="783" w:author="Sujil Kumar Koottathampathiyil" w:date="2022-06-09T11:27:00Z">
              <w:rPr>
                <w:rFonts w:ascii="Arial" w:hAnsi="Arial" w:cs="Arial"/>
              </w:rPr>
            </w:rPrChange>
          </w:rPr>
          <w:t xml:space="preserve">and </w:t>
        </w:r>
      </w:ins>
      <w:ins w:id="784" w:author="Sujil Kumar Koottathampathiyil" w:date="2022-06-08T19:54:00Z">
        <w:r w:rsidR="0049196A" w:rsidRPr="00FD79BE">
          <w:rPr>
            <w:rFonts w:ascii="Arial" w:hAnsi="Arial" w:cs="Arial"/>
            <w:sz w:val="24"/>
            <w:szCs w:val="24"/>
            <w:rPrChange w:id="785" w:author="Sujil Kumar Koottathampathiyil" w:date="2022-06-09T11:27:00Z">
              <w:rPr>
                <w:rFonts w:ascii="Arial" w:hAnsi="Arial" w:cs="Arial"/>
              </w:rPr>
            </w:rPrChange>
          </w:rPr>
          <w:t xml:space="preserve">Policy Analysis. </w:t>
        </w:r>
      </w:ins>
      <w:ins w:id="786" w:author="Sujil Kumar Koottathampathiyil" w:date="2022-06-08T19:50:00Z">
        <w:r w:rsidR="0049196A" w:rsidRPr="00FD79BE">
          <w:rPr>
            <w:rFonts w:ascii="Arial" w:hAnsi="Arial" w:cs="Arial"/>
            <w:sz w:val="24"/>
            <w:szCs w:val="24"/>
            <w:rPrChange w:id="787" w:author="Sujil Kumar Koottathampathiyil" w:date="2022-06-09T11:27:00Z">
              <w:rPr>
                <w:rFonts w:ascii="Arial" w:hAnsi="Arial" w:cs="Arial"/>
              </w:rPr>
            </w:rPrChange>
          </w:rPr>
          <w:t xml:space="preserve">VAR Model is a workhouse time series multivariate model </w:t>
        </w:r>
        <w:r w:rsidR="0049196A" w:rsidRPr="00FD79BE">
          <w:rPr>
            <w:rFonts w:ascii="Arial" w:hAnsi="Arial" w:cs="Arial"/>
            <w:sz w:val="24"/>
            <w:szCs w:val="24"/>
            <w:rPrChange w:id="788"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2CC2F0DA" w14:textId="77777777" w:rsidR="0049196A" w:rsidRPr="00FD79BE" w:rsidDel="009A5B1C" w:rsidRDefault="0049196A" w:rsidP="0049196A">
      <w:pPr>
        <w:spacing w:line="360" w:lineRule="auto"/>
        <w:jc w:val="both"/>
        <w:rPr>
          <w:del w:id="789" w:author="Sujil Kumar Koottathampathiyil" w:date="2022-06-08T19:51:00Z"/>
          <w:rFonts w:ascii="Arial" w:hAnsi="Arial" w:cs="Arial"/>
          <w:sz w:val="24"/>
          <w:szCs w:val="24"/>
          <w:rPrChange w:id="790" w:author="Sujil Kumar Koottathampathiyil" w:date="2022-06-09T11:27:00Z">
            <w:rPr>
              <w:del w:id="791" w:author="Sujil Kumar Koottathampathiyil" w:date="2022-06-08T19:51:00Z"/>
              <w:rFonts w:ascii="Arial" w:hAnsi="Arial" w:cs="Arial"/>
            </w:rPr>
          </w:rPrChange>
        </w:rPr>
      </w:pPr>
      <w:r w:rsidRPr="00FD79BE">
        <w:rPr>
          <w:rFonts w:ascii="Arial" w:hAnsi="Arial" w:cs="Arial"/>
          <w:sz w:val="24"/>
          <w:szCs w:val="24"/>
          <w:rPrChange w:id="792" w:author="Sujil Kumar Koottathampathiyil" w:date="2022-06-09T11:27:00Z">
            <w:rPr>
              <w:rFonts w:ascii="Arial" w:hAnsi="Arial" w:cs="Arial"/>
            </w:rPr>
          </w:rPrChange>
        </w:rPr>
        <w:t xml:space="preserve">Thirdly, we need a database server for data to be stored on the server. I will be using PSQL or </w:t>
      </w:r>
      <w:del w:id="793" w:author="Sujil Kumar Koottathampathiyil" w:date="2022-06-12T23:47:00Z">
        <w:r w:rsidRPr="00FD79BE" w:rsidDel="008A07D6">
          <w:rPr>
            <w:rFonts w:ascii="Arial" w:hAnsi="Arial" w:cs="Arial"/>
            <w:sz w:val="24"/>
            <w:szCs w:val="24"/>
            <w:rPrChange w:id="794" w:author="Sujil Kumar Koottathampathiyil" w:date="2022-06-09T11:27:00Z">
              <w:rPr>
                <w:rFonts w:ascii="Arial" w:hAnsi="Arial" w:cs="Arial"/>
              </w:rPr>
            </w:rPrChange>
          </w:rPr>
          <w:delText>My</w:delText>
        </w:r>
      </w:del>
      <w:ins w:id="795" w:author="Sujil Kumar Koottathampathiyil" w:date="2022-06-12T23:47:00Z">
        <w:r w:rsidRPr="00FD79BE">
          <w:rPr>
            <w:rFonts w:ascii="Arial" w:hAnsi="Arial" w:cs="Arial"/>
            <w:sz w:val="24"/>
            <w:szCs w:val="24"/>
          </w:rPr>
          <w:t>This</w:t>
        </w:r>
      </w:ins>
      <w:r w:rsidRPr="00FD79BE">
        <w:rPr>
          <w:rFonts w:ascii="Arial" w:hAnsi="Arial" w:cs="Arial"/>
          <w:sz w:val="24"/>
          <w:szCs w:val="24"/>
          <w:rPrChange w:id="796" w:author="Sujil Kumar Koottathampathiyil" w:date="2022-06-09T11:27:00Z">
            <w:rPr>
              <w:rFonts w:ascii="Arial" w:hAnsi="Arial" w:cs="Arial"/>
            </w:rPr>
          </w:rPrChange>
        </w:rPr>
        <w:t xml:space="preserve">SQL servers for data storage and management. I want the data in </w:t>
      </w:r>
      <w:del w:id="797" w:author="Sujil Kumar Koottathampathiyil" w:date="2022-06-12T23:47:00Z">
        <w:r w:rsidRPr="00FD79BE" w:rsidDel="008A07D6">
          <w:rPr>
            <w:rFonts w:ascii="Arial" w:hAnsi="Arial" w:cs="Arial"/>
            <w:sz w:val="24"/>
            <w:szCs w:val="24"/>
            <w:rPrChange w:id="798" w:author="Sujil Kumar Koottathampathiyil" w:date="2022-06-09T11:27:00Z">
              <w:rPr>
                <w:rFonts w:ascii="Arial" w:hAnsi="Arial" w:cs="Arial"/>
              </w:rPr>
            </w:rPrChange>
          </w:rPr>
          <w:delText>my</w:delText>
        </w:r>
      </w:del>
      <w:ins w:id="799" w:author="Sujil Kumar Koottathampathiyil" w:date="2022-06-12T23:47:00Z">
        <w:r w:rsidRPr="00FD79BE">
          <w:rPr>
            <w:rFonts w:ascii="Arial" w:hAnsi="Arial" w:cs="Arial"/>
            <w:sz w:val="24"/>
            <w:szCs w:val="24"/>
          </w:rPr>
          <w:t>this</w:t>
        </w:r>
      </w:ins>
      <w:r w:rsidRPr="00FD79BE">
        <w:rPr>
          <w:rFonts w:ascii="Arial" w:hAnsi="Arial" w:cs="Arial"/>
          <w:sz w:val="24"/>
          <w:szCs w:val="24"/>
          <w:rPrChange w:id="800" w:author="Sujil Kumar Koottathampathiyil" w:date="2022-06-09T11:27:00Z">
            <w:rPr>
              <w:rFonts w:ascii="Arial" w:hAnsi="Arial" w:cs="Arial"/>
            </w:rPr>
          </w:rPrChange>
        </w:rPr>
        <w:t xml:space="preserve"> DB to be updated </w:t>
      </w:r>
      <w:ins w:id="801" w:author="Sujil Kumar Koottathampathiyil" w:date="2022-06-09T01:10:00Z">
        <w:r w:rsidRPr="00FD79BE">
          <w:rPr>
            <w:rFonts w:ascii="Arial" w:hAnsi="Arial" w:cs="Arial"/>
            <w:sz w:val="24"/>
            <w:szCs w:val="24"/>
            <w:rPrChange w:id="802" w:author="Sujil Kumar Koottathampathiyil" w:date="2022-06-09T11:27:00Z">
              <w:rPr>
                <w:rFonts w:ascii="Arial" w:hAnsi="Arial" w:cs="Arial"/>
              </w:rPr>
            </w:rPrChange>
          </w:rPr>
          <w:t xml:space="preserve">from </w:t>
        </w:r>
      </w:ins>
      <w:r w:rsidRPr="00FD79BE">
        <w:rPr>
          <w:rFonts w:ascii="Arial" w:hAnsi="Arial" w:cs="Arial"/>
          <w:sz w:val="24"/>
          <w:szCs w:val="24"/>
          <w:rPrChange w:id="803" w:author="Sujil Kumar Koottathampathiyil" w:date="2022-06-09T11:27:00Z">
            <w:rPr>
              <w:rFonts w:ascii="Arial" w:hAnsi="Arial" w:cs="Arial"/>
            </w:rPr>
          </w:rPrChange>
        </w:rPr>
        <w:t xml:space="preserve">time to time and </w:t>
      </w:r>
      <w:del w:id="804" w:author="Sujil Kumar Koottathampathiyil" w:date="2022-06-12T23:47:00Z">
        <w:r w:rsidRPr="00FD79BE" w:rsidDel="008A07D6">
          <w:rPr>
            <w:rFonts w:ascii="Arial" w:hAnsi="Arial" w:cs="Arial"/>
            <w:sz w:val="24"/>
            <w:szCs w:val="24"/>
            <w:rPrChange w:id="805" w:author="Sujil Kumar Koottathampathiyil" w:date="2022-06-09T11:27:00Z">
              <w:rPr>
                <w:rFonts w:ascii="Arial" w:hAnsi="Arial" w:cs="Arial"/>
              </w:rPr>
            </w:rPrChange>
          </w:rPr>
          <w:delText>my</w:delText>
        </w:r>
      </w:del>
      <w:ins w:id="806" w:author="Sujil Kumar Koottathampathiyil" w:date="2022-06-12T23:47:00Z">
        <w:r w:rsidRPr="00FD79BE">
          <w:rPr>
            <w:rFonts w:ascii="Arial" w:hAnsi="Arial" w:cs="Arial"/>
            <w:sz w:val="24"/>
            <w:szCs w:val="24"/>
          </w:rPr>
          <w:t>this</w:t>
        </w:r>
      </w:ins>
      <w:r w:rsidRPr="00FD79BE">
        <w:rPr>
          <w:rFonts w:ascii="Arial" w:hAnsi="Arial" w:cs="Arial"/>
          <w:sz w:val="24"/>
          <w:szCs w:val="24"/>
          <w:rPrChange w:id="807" w:author="Sujil Kumar Koottathampathiyil" w:date="2022-06-09T11:27:00Z">
            <w:rPr>
              <w:rFonts w:ascii="Arial" w:hAnsi="Arial" w:cs="Arial"/>
            </w:rPr>
          </w:rPrChange>
        </w:rPr>
        <w:t xml:space="preserve"> model has to be updated based on the new data injected in each time. The reason for choosing these DB’s is the flexibility of usage and its syntax matching with Structured Query Language (SQL) minute differences. </w:t>
      </w:r>
    </w:p>
    <w:p w14:paraId="4D9E9544" w14:textId="69265581" w:rsidR="0049196A" w:rsidRPr="00FD79BE" w:rsidRDefault="0049196A" w:rsidP="0049196A">
      <w:pPr>
        <w:spacing w:line="360" w:lineRule="auto"/>
        <w:jc w:val="both"/>
        <w:rPr>
          <w:ins w:id="808" w:author="Sujil Kumar Koottathampathiyil" w:date="2022-06-08T19:51:00Z"/>
          <w:rFonts w:ascii="Arial" w:hAnsi="Arial" w:cs="Arial"/>
          <w:sz w:val="24"/>
          <w:szCs w:val="24"/>
          <w:rPrChange w:id="809" w:author="Sujil Kumar Koottathampathiyil" w:date="2022-06-09T11:27:00Z">
            <w:rPr>
              <w:ins w:id="810" w:author="Sujil Kumar Koottathampathiyil" w:date="2022-06-08T19:51:00Z"/>
              <w:rFonts w:ascii="Arial" w:hAnsi="Arial" w:cs="Arial"/>
            </w:rPr>
          </w:rPrChange>
        </w:rPr>
      </w:pPr>
      <w:moveToRangeStart w:id="811" w:author="Sujil Kumar Koottathampathiyil" w:date="2022-06-08T19:51:00Z" w:name="move105610329"/>
      <w:ins w:id="812" w:author="Sujil Kumar Koottathampathiyil" w:date="2022-06-08T19:51:00Z">
        <w:r w:rsidRPr="00FD79BE">
          <w:rPr>
            <w:rFonts w:ascii="Arial" w:hAnsi="Arial" w:cs="Arial"/>
            <w:sz w:val="24"/>
            <w:szCs w:val="24"/>
            <w:rPrChange w:id="813" w:author="Sujil Kumar Koottathampathiyil" w:date="2022-06-09T11:27:00Z">
              <w:rPr>
                <w:rFonts w:ascii="Arial" w:hAnsi="Arial" w:cs="Arial"/>
              </w:rPr>
            </w:rPrChange>
          </w:rPr>
          <w:t xml:space="preserve">Firstly, I want to talk about </w:t>
        </w:r>
      </w:ins>
      <w:ins w:id="814" w:author="Sujil Kumar Koottathampathiyil" w:date="2022-06-09T01:10:00Z">
        <w:r w:rsidRPr="00FD79BE">
          <w:rPr>
            <w:rFonts w:ascii="Arial" w:hAnsi="Arial" w:cs="Arial"/>
            <w:sz w:val="24"/>
            <w:szCs w:val="24"/>
            <w:rPrChange w:id="815" w:author="Sujil Kumar Koottathampathiyil" w:date="2022-06-09T11:27:00Z">
              <w:rPr>
                <w:rFonts w:ascii="Arial" w:hAnsi="Arial" w:cs="Arial"/>
              </w:rPr>
            </w:rPrChange>
          </w:rPr>
          <w:t xml:space="preserve">the </w:t>
        </w:r>
      </w:ins>
      <w:ins w:id="816" w:author="Sujil Kumar Koottathampathiyil" w:date="2022-06-08T19:51:00Z">
        <w:r w:rsidRPr="00FD79BE">
          <w:rPr>
            <w:rFonts w:ascii="Arial" w:hAnsi="Arial" w:cs="Arial"/>
            <w:sz w:val="24"/>
            <w:szCs w:val="24"/>
            <w:rPrChange w:id="817" w:author="Sujil Kumar Koottathampathiyil" w:date="2022-06-09T11:27:00Z">
              <w:rPr>
                <w:rFonts w:ascii="Arial" w:hAnsi="Arial" w:cs="Arial"/>
              </w:rPr>
            </w:rPrChange>
          </w:rPr>
          <w:t xml:space="preserve">python dashboard. It’s always </w:t>
        </w:r>
        <w:del w:id="818" w:author="Sujil Kumar Koottathampathiyil" w:date="2022-06-08T23:08:00Z">
          <w:r w:rsidRPr="00FD79BE" w:rsidDel="00340CAB">
            <w:rPr>
              <w:rFonts w:ascii="Arial" w:hAnsi="Arial" w:cs="Arial"/>
              <w:sz w:val="24"/>
              <w:szCs w:val="24"/>
              <w:rPrChange w:id="819" w:author="Sujil Kumar Koottathampathiyil" w:date="2022-06-09T11:27:00Z">
                <w:rPr>
                  <w:rFonts w:ascii="Arial" w:hAnsi="Arial" w:cs="Arial"/>
                </w:rPr>
              </w:rPrChange>
            </w:rPr>
            <w:delText>wonderful</w:delText>
          </w:r>
        </w:del>
      </w:ins>
      <w:ins w:id="820" w:author="Sujil Kumar Koottathampathiyil" w:date="2022-06-08T23:08:00Z">
        <w:r w:rsidRPr="00FD79BE">
          <w:rPr>
            <w:rFonts w:ascii="Arial" w:hAnsi="Arial" w:cs="Arial"/>
            <w:sz w:val="24"/>
            <w:szCs w:val="24"/>
            <w:rPrChange w:id="821" w:author="Sujil Kumar Koottathampathiyil" w:date="2022-06-09T11:27:00Z">
              <w:rPr>
                <w:rFonts w:ascii="Arial" w:hAnsi="Arial" w:cs="Arial"/>
              </w:rPr>
            </w:rPrChange>
          </w:rPr>
          <w:t>fascinating</w:t>
        </w:r>
      </w:ins>
      <w:ins w:id="822" w:author="Sujil Kumar Koottathampathiyil" w:date="2022-06-08T19:51:00Z">
        <w:r w:rsidRPr="00FD79BE">
          <w:rPr>
            <w:rFonts w:ascii="Arial" w:hAnsi="Arial" w:cs="Arial"/>
            <w:sz w:val="24"/>
            <w:szCs w:val="24"/>
            <w:rPrChange w:id="823" w:author="Sujil Kumar Koottathampathiyil" w:date="2022-06-09T11:27:00Z">
              <w:rPr>
                <w:rFonts w:ascii="Arial" w:hAnsi="Arial" w:cs="Arial"/>
              </w:rPr>
            </w:rPrChange>
          </w:rPr>
          <w:t xml:space="preserve"> to see how we </w:t>
        </w:r>
        <w:del w:id="824" w:author="Sujil Kumar Koottathampathiyil" w:date="2022-06-09T01:10:00Z">
          <w:r w:rsidRPr="00FD79BE" w:rsidDel="00E21F00">
            <w:rPr>
              <w:rFonts w:ascii="Arial" w:hAnsi="Arial" w:cs="Arial"/>
              <w:sz w:val="24"/>
              <w:szCs w:val="24"/>
              <w:rPrChange w:id="825" w:author="Sujil Kumar Koottathampathiyil" w:date="2022-06-09T11:27:00Z">
                <w:rPr>
                  <w:rFonts w:ascii="Arial" w:hAnsi="Arial" w:cs="Arial"/>
                </w:rPr>
              </w:rPrChange>
            </w:rPr>
            <w:delText>are able to</w:delText>
          </w:r>
        </w:del>
      </w:ins>
      <w:ins w:id="826" w:author="Sujil Kumar Koottathampathiyil" w:date="2022-06-09T01:10:00Z">
        <w:r w:rsidRPr="00FD79BE">
          <w:rPr>
            <w:rFonts w:ascii="Arial" w:hAnsi="Arial" w:cs="Arial"/>
            <w:sz w:val="24"/>
            <w:szCs w:val="24"/>
            <w:rPrChange w:id="827" w:author="Sujil Kumar Koottathampathiyil" w:date="2022-06-09T11:27:00Z">
              <w:rPr>
                <w:rFonts w:ascii="Arial" w:hAnsi="Arial" w:cs="Arial"/>
              </w:rPr>
            </w:rPrChange>
          </w:rPr>
          <w:t>can</w:t>
        </w:r>
      </w:ins>
      <w:ins w:id="828" w:author="Sujil Kumar Koottathampathiyil" w:date="2022-06-08T19:51:00Z">
        <w:r w:rsidRPr="00FD79BE">
          <w:rPr>
            <w:rFonts w:ascii="Arial" w:hAnsi="Arial" w:cs="Arial"/>
            <w:sz w:val="24"/>
            <w:szCs w:val="24"/>
            <w:rPrChange w:id="829" w:author="Sujil Kumar Koottathampathiyil" w:date="2022-06-09T11:27:00Z">
              <w:rPr>
                <w:rFonts w:ascii="Arial" w:hAnsi="Arial" w:cs="Arial"/>
              </w:rPr>
            </w:rPrChange>
          </w:rPr>
          <w:t xml:space="preserve"> make models and interpret them. But it is also important to note, recently there are </w:t>
        </w:r>
      </w:ins>
      <w:ins w:id="830" w:author="Sujil Kumar Koottathampathiyil" w:date="2022-06-09T01:10:00Z">
        <w:r w:rsidRPr="00FD79BE">
          <w:rPr>
            <w:rFonts w:ascii="Arial" w:hAnsi="Arial" w:cs="Arial"/>
            <w:sz w:val="24"/>
            <w:szCs w:val="24"/>
            <w:rPrChange w:id="831" w:author="Sujil Kumar Koottathampathiyil" w:date="2022-06-09T11:27:00Z">
              <w:rPr>
                <w:rFonts w:ascii="Arial" w:hAnsi="Arial" w:cs="Arial"/>
              </w:rPr>
            </w:rPrChange>
          </w:rPr>
          <w:t>many</w:t>
        </w:r>
      </w:ins>
      <w:ins w:id="832" w:author="Sujil Kumar Koottathampathiyil" w:date="2022-06-08T19:51:00Z">
        <w:del w:id="833" w:author="Sujil Kumar Koottathampathiyil" w:date="2022-06-09T01:10:00Z">
          <w:r w:rsidRPr="00FD79BE" w:rsidDel="00E21F00">
            <w:rPr>
              <w:rFonts w:ascii="Arial" w:hAnsi="Arial" w:cs="Arial"/>
              <w:sz w:val="24"/>
              <w:szCs w:val="24"/>
              <w:rPrChange w:id="834" w:author="Sujil Kumar Koottathampathiyil" w:date="2022-06-09T11:27:00Z">
                <w:rPr>
                  <w:rFonts w:ascii="Arial" w:hAnsi="Arial" w:cs="Arial"/>
                </w:rPr>
              </w:rPrChange>
            </w:rPr>
            <w:delText>number of</w:delText>
          </w:r>
        </w:del>
        <w:r w:rsidRPr="00FD79BE">
          <w:rPr>
            <w:rFonts w:ascii="Arial" w:hAnsi="Arial" w:cs="Arial"/>
            <w:sz w:val="24"/>
            <w:szCs w:val="24"/>
            <w:rPrChange w:id="835" w:author="Sujil Kumar Koottathampathiyil" w:date="2022-06-09T11:27:00Z">
              <w:rPr>
                <w:rFonts w:ascii="Arial" w:hAnsi="Arial" w:cs="Arial"/>
              </w:rPr>
            </w:rPrChange>
          </w:rPr>
          <w:t xml:space="preserve"> concerns about how well we </w:t>
        </w:r>
        <w:del w:id="836" w:author="Sujil Kumar Koottathampathiyil" w:date="2022-06-09T01:10:00Z">
          <w:r w:rsidRPr="00FD79BE" w:rsidDel="00E21F00">
            <w:rPr>
              <w:rFonts w:ascii="Arial" w:hAnsi="Arial" w:cs="Arial"/>
              <w:sz w:val="24"/>
              <w:szCs w:val="24"/>
              <w:rPrChange w:id="837" w:author="Sujil Kumar Koottathampathiyil" w:date="2022-06-09T11:27:00Z">
                <w:rPr>
                  <w:rFonts w:ascii="Arial" w:hAnsi="Arial" w:cs="Arial"/>
                </w:rPr>
              </w:rPrChange>
            </w:rPr>
            <w:delText>are able to</w:delText>
          </w:r>
        </w:del>
      </w:ins>
      <w:ins w:id="838" w:author="Sujil Kumar Koottathampathiyil" w:date="2022-06-09T01:10:00Z">
        <w:r w:rsidRPr="00FD79BE">
          <w:rPr>
            <w:rFonts w:ascii="Arial" w:hAnsi="Arial" w:cs="Arial"/>
            <w:sz w:val="24"/>
            <w:szCs w:val="24"/>
            <w:rPrChange w:id="839" w:author="Sujil Kumar Koottathampathiyil" w:date="2022-06-09T11:27:00Z">
              <w:rPr>
                <w:rFonts w:ascii="Arial" w:hAnsi="Arial" w:cs="Arial"/>
              </w:rPr>
            </w:rPrChange>
          </w:rPr>
          <w:t>can</w:t>
        </w:r>
      </w:ins>
      <w:ins w:id="840" w:author="Sujil Kumar Koottathampathiyil" w:date="2022-06-08T19:51:00Z">
        <w:r w:rsidRPr="00FD79BE">
          <w:rPr>
            <w:rFonts w:ascii="Arial" w:hAnsi="Arial" w:cs="Arial"/>
            <w:sz w:val="24"/>
            <w:szCs w:val="24"/>
            <w:rPrChange w:id="841" w:author="Sujil Kumar Koottathampathiyil" w:date="2022-06-09T11:27:00Z">
              <w:rPr>
                <w:rFonts w:ascii="Arial" w:hAnsi="Arial" w:cs="Arial"/>
              </w:rPr>
            </w:rPrChange>
          </w:rPr>
          <w:t xml:space="preserve"> make modifications to the existing model and maintain them. So, our model has to work dynamic and make </w:t>
        </w:r>
      </w:ins>
      <w:ins w:id="842" w:author="Sujil Kumar Koottathampathiyil" w:date="2022-06-09T01:11:00Z">
        <w:r w:rsidRPr="00FD79BE">
          <w:rPr>
            <w:rFonts w:ascii="Arial" w:hAnsi="Arial" w:cs="Arial"/>
            <w:sz w:val="24"/>
            <w:szCs w:val="24"/>
            <w:rPrChange w:id="843" w:author="Sujil Kumar Koottathampathiyil" w:date="2022-06-09T11:27:00Z">
              <w:rPr>
                <w:rFonts w:ascii="Arial" w:hAnsi="Arial" w:cs="Arial"/>
              </w:rPr>
            </w:rPrChange>
          </w:rPr>
          <w:t xml:space="preserve">a </w:t>
        </w:r>
      </w:ins>
      <w:ins w:id="844" w:author="Sujil Kumar Koottathampathiyil" w:date="2022-06-08T19:51:00Z">
        <w:r w:rsidRPr="00FD79BE">
          <w:rPr>
            <w:rFonts w:ascii="Arial" w:hAnsi="Arial" w:cs="Arial"/>
            <w:sz w:val="24"/>
            <w:szCs w:val="24"/>
            <w:rPrChange w:id="845" w:author="Sujil Kumar Koottathampathiyil" w:date="2022-06-09T11:27:00Z">
              <w:rPr>
                <w:rFonts w:ascii="Arial" w:hAnsi="Arial" w:cs="Arial"/>
              </w:rPr>
            </w:rPrChange>
          </w:rPr>
          <w:t xml:space="preserve">prediction based on the available data. In recent years programmers used </w:t>
        </w:r>
      </w:ins>
      <w:ins w:id="846" w:author="Sujil Kumar Koottathampathiyil" w:date="2022-06-09T01:11:00Z">
        <w:r w:rsidRPr="00FD79BE">
          <w:rPr>
            <w:rFonts w:ascii="Arial" w:hAnsi="Arial" w:cs="Arial"/>
            <w:sz w:val="24"/>
            <w:szCs w:val="24"/>
            <w:rPrChange w:id="847" w:author="Sujil Kumar Koottathampathiyil" w:date="2022-06-09T11:27:00Z">
              <w:rPr>
                <w:rFonts w:ascii="Arial" w:hAnsi="Arial" w:cs="Arial"/>
              </w:rPr>
            </w:rPrChange>
          </w:rPr>
          <w:t xml:space="preserve">to </w:t>
        </w:r>
      </w:ins>
      <w:ins w:id="848" w:author="Sujil Kumar Koottathampathiyil" w:date="2022-06-08T19:51:00Z">
        <w:r w:rsidRPr="00FD79BE">
          <w:rPr>
            <w:rFonts w:ascii="Arial" w:hAnsi="Arial" w:cs="Arial"/>
            <w:sz w:val="24"/>
            <w:szCs w:val="24"/>
            <w:rPrChange w:id="849" w:author="Sujil Kumar Koottathampathiyil" w:date="2022-06-09T11:27:00Z">
              <w:rPr>
                <w:rFonts w:ascii="Arial" w:hAnsi="Arial" w:cs="Arial"/>
              </w:rPr>
            </w:rPrChange>
          </w:rPr>
          <w:t xml:space="preserve">use VueJS or web-based languages for making dashboards, we now have </w:t>
        </w:r>
      </w:ins>
      <w:ins w:id="850" w:author="Sujil Kumar Koottathampathiyil" w:date="2022-06-09T01:11:00Z">
        <w:r w:rsidRPr="00FD79BE">
          <w:rPr>
            <w:rFonts w:ascii="Arial" w:hAnsi="Arial" w:cs="Arial"/>
            <w:sz w:val="24"/>
            <w:szCs w:val="24"/>
            <w:rPrChange w:id="851" w:author="Sujil Kumar Koottathampathiyil" w:date="2022-06-09T11:27:00Z">
              <w:rPr>
                <w:rFonts w:ascii="Arial" w:hAnsi="Arial" w:cs="Arial"/>
              </w:rPr>
            </w:rPrChange>
          </w:rPr>
          <w:t xml:space="preserve">the </w:t>
        </w:r>
      </w:ins>
      <w:ins w:id="852" w:author="Sujil Kumar Koottathampathiyil" w:date="2022-06-08T19:51:00Z">
        <w:r w:rsidRPr="00FD79BE">
          <w:rPr>
            <w:rFonts w:ascii="Arial" w:hAnsi="Arial" w:cs="Arial"/>
            <w:sz w:val="24"/>
            <w:szCs w:val="24"/>
            <w:rPrChange w:id="853" w:author="Sujil Kumar Koottathampathiyil" w:date="2022-06-09T11:27:00Z">
              <w:rPr>
                <w:rFonts w:ascii="Arial" w:hAnsi="Arial" w:cs="Arial"/>
              </w:rPr>
            </w:rPrChange>
          </w:rPr>
          <w:t>most advanced package</w:t>
        </w:r>
        <w:del w:id="854" w:author="Sujil Kumar Koottathampathiyil" w:date="2022-06-09T01:11:00Z">
          <w:r w:rsidRPr="00FD79BE" w:rsidDel="00E21F00">
            <w:rPr>
              <w:rFonts w:ascii="Arial" w:hAnsi="Arial" w:cs="Arial"/>
              <w:sz w:val="24"/>
              <w:szCs w:val="24"/>
              <w:rPrChange w:id="855" w:author="Sujil Kumar Koottathampathiyil" w:date="2022-06-09T11:27:00Z">
                <w:rPr>
                  <w:rFonts w:ascii="Arial" w:hAnsi="Arial" w:cs="Arial"/>
                </w:rPr>
              </w:rPrChange>
            </w:rPr>
            <w:delText>d</w:delText>
          </w:r>
        </w:del>
      </w:ins>
      <w:ins w:id="856" w:author="Sujil Kumar Koottathampathiyil" w:date="2022-06-09T01:11:00Z">
        <w:r w:rsidRPr="00FD79BE">
          <w:rPr>
            <w:rFonts w:ascii="Arial" w:hAnsi="Arial" w:cs="Arial"/>
            <w:sz w:val="24"/>
            <w:szCs w:val="24"/>
            <w:rPrChange w:id="857" w:author="Sujil Kumar Koottathampathiyil" w:date="2022-06-09T11:27:00Z">
              <w:rPr>
                <w:rFonts w:ascii="Arial" w:hAnsi="Arial" w:cs="Arial"/>
              </w:rPr>
            </w:rPrChange>
          </w:rPr>
          <w:t>s</w:t>
        </w:r>
      </w:ins>
      <w:ins w:id="858" w:author="Sujil Kumar Koottathampathiyil" w:date="2022-06-08T19:51:00Z">
        <w:r w:rsidRPr="00FD79BE">
          <w:rPr>
            <w:rFonts w:ascii="Arial" w:hAnsi="Arial" w:cs="Arial"/>
            <w:sz w:val="24"/>
            <w:szCs w:val="24"/>
            <w:rPrChange w:id="859" w:author="Sujil Kumar Koottathampathiyil" w:date="2022-06-09T11:27:00Z">
              <w:rPr>
                <w:rFonts w:ascii="Arial" w:hAnsi="Arial" w:cs="Arial"/>
              </w:rPr>
            </w:rPrChange>
          </w:rPr>
          <w:t xml:space="preserve"> like </w:t>
        </w:r>
      </w:ins>
      <w:r w:rsidR="0044020A" w:rsidRPr="00FD79BE">
        <w:rPr>
          <w:rFonts w:ascii="Arial" w:hAnsi="Arial" w:cs="Arial"/>
          <w:color w:val="000000"/>
          <w:sz w:val="24"/>
          <w:szCs w:val="24"/>
        </w:rPr>
        <w:t>Streamlit</w:t>
      </w:r>
      <w:ins w:id="860" w:author="Sujil Kumar Koottathampathiyil" w:date="2022-06-08T19:51:00Z">
        <w:r w:rsidRPr="00FD79BE">
          <w:rPr>
            <w:rFonts w:ascii="Arial" w:hAnsi="Arial" w:cs="Arial"/>
            <w:sz w:val="24"/>
            <w:szCs w:val="24"/>
            <w:rPrChange w:id="861" w:author="Sujil Kumar Koottathampathiyil" w:date="2022-06-09T11:27:00Z">
              <w:rPr>
                <w:rFonts w:ascii="Arial" w:hAnsi="Arial" w:cs="Arial"/>
              </w:rPr>
            </w:rPrChange>
          </w:rPr>
          <w:t xml:space="preserve"> has made these proces</w:t>
        </w:r>
      </w:ins>
      <w:ins w:id="862" w:author="Sujil Kumar Koottathampathiyil" w:date="2022-06-09T01:11:00Z">
        <w:r w:rsidRPr="00FD79BE">
          <w:rPr>
            <w:rFonts w:ascii="Arial" w:hAnsi="Arial" w:cs="Arial"/>
            <w:sz w:val="24"/>
            <w:szCs w:val="24"/>
            <w:rPrChange w:id="863" w:author="Sujil Kumar Koottathampathiyil" w:date="2022-06-09T11:27:00Z">
              <w:rPr>
                <w:rFonts w:ascii="Arial" w:hAnsi="Arial" w:cs="Arial"/>
              </w:rPr>
            </w:rPrChange>
          </w:rPr>
          <w:t>se</w:t>
        </w:r>
      </w:ins>
      <w:ins w:id="864" w:author="Sujil Kumar Koottathampathiyil" w:date="2022-06-08T19:51:00Z">
        <w:r w:rsidRPr="00FD79BE">
          <w:rPr>
            <w:rFonts w:ascii="Arial" w:hAnsi="Arial" w:cs="Arial"/>
            <w:sz w:val="24"/>
            <w:szCs w:val="24"/>
            <w:rPrChange w:id="865" w:author="Sujil Kumar Koottathampathiyil" w:date="2022-06-09T11:27:00Z">
              <w:rPr>
                <w:rFonts w:ascii="Arial" w:hAnsi="Arial" w:cs="Arial"/>
              </w:rPr>
            </w:rPrChange>
          </w:rPr>
          <w:t xml:space="preserve">s easier and more efficient. I am going to use some of the python </w:t>
        </w:r>
        <w:r w:rsidRPr="00FD79BE">
          <w:rPr>
            <w:rFonts w:ascii="Arial" w:hAnsi="Arial" w:cs="Arial"/>
            <w:sz w:val="24"/>
            <w:szCs w:val="24"/>
            <w:rPrChange w:id="866" w:author="Sujil Kumar Koottathampathiyil" w:date="2022-06-09T11:27:00Z">
              <w:rPr>
                <w:rFonts w:ascii="Arial" w:hAnsi="Arial" w:cs="Arial"/>
              </w:rPr>
            </w:rPrChange>
          </w:rPr>
          <w:lastRenderedPageBreak/>
          <w:t xml:space="preserve">packages like plotly to make </w:t>
        </w:r>
      </w:ins>
      <w:ins w:id="867" w:author="Sujil Kumar Koottathampathiyil" w:date="2022-06-09T01:11:00Z">
        <w:r w:rsidRPr="00FD79BE">
          <w:rPr>
            <w:rFonts w:ascii="Arial" w:hAnsi="Arial" w:cs="Arial"/>
            <w:sz w:val="24"/>
            <w:szCs w:val="24"/>
            <w:rPrChange w:id="868" w:author="Sujil Kumar Koottathampathiyil" w:date="2022-06-09T11:27:00Z">
              <w:rPr>
                <w:rFonts w:ascii="Arial" w:hAnsi="Arial" w:cs="Arial"/>
              </w:rPr>
            </w:rPrChange>
          </w:rPr>
          <w:t xml:space="preserve">an </w:t>
        </w:r>
      </w:ins>
      <w:ins w:id="869" w:author="Sujil Kumar Koottathampathiyil" w:date="2022-06-08T19:51:00Z">
        <w:r w:rsidRPr="00FD79BE">
          <w:rPr>
            <w:rFonts w:ascii="Arial" w:hAnsi="Arial" w:cs="Arial"/>
            <w:sz w:val="24"/>
            <w:szCs w:val="24"/>
            <w:rPrChange w:id="870" w:author="Sujil Kumar Koottathampathiyil" w:date="2022-06-09T11:27:00Z">
              <w:rPr>
                <w:rFonts w:ascii="Arial" w:hAnsi="Arial" w:cs="Arial"/>
              </w:rPr>
            </w:rPrChange>
          </w:rPr>
          <w:t>interactive dashboard and make models that can make great predictions.</w:t>
        </w:r>
      </w:ins>
    </w:p>
    <w:moveToRangeEnd w:id="811"/>
    <w:p w14:paraId="58AB7FF0" w14:textId="1E0E75C2" w:rsidR="005F6FD8" w:rsidRPr="00FD79BE" w:rsidRDefault="0049196A">
      <w:pPr>
        <w:spacing w:line="360" w:lineRule="auto"/>
        <w:jc w:val="both"/>
        <w:rPr>
          <w:rFonts w:ascii="Arial" w:hAnsi="Arial" w:cs="Arial"/>
          <w:sz w:val="24"/>
          <w:szCs w:val="24"/>
        </w:rPr>
      </w:pPr>
      <w:ins w:id="871" w:author="Sujil Kumar Koottathampathiyil" w:date="2022-06-09T11:37:00Z">
        <w:r w:rsidRPr="00FD79BE">
          <w:rPr>
            <w:rFonts w:ascii="Arial" w:hAnsi="Arial" w:cs="Arial"/>
            <w:sz w:val="24"/>
            <w:szCs w:val="24"/>
          </w:rPr>
          <w:t>Finally</w:t>
        </w:r>
      </w:ins>
      <w:ins w:id="872" w:author="Sujil Kumar Koottathampathiyil" w:date="2022-06-08T19:52:00Z">
        <w:r w:rsidRPr="00FD79BE">
          <w:rPr>
            <w:rFonts w:ascii="Arial" w:hAnsi="Arial" w:cs="Arial"/>
            <w:sz w:val="24"/>
            <w:szCs w:val="24"/>
            <w:rPrChange w:id="873" w:author="Sujil Kumar Koottathampathiyil" w:date="2022-06-09T11:27:00Z">
              <w:rPr>
                <w:rFonts w:ascii="Arial" w:hAnsi="Arial" w:cs="Arial"/>
              </w:rPr>
            </w:rPrChange>
          </w:rPr>
          <w:t xml:space="preserve">, I want to talk about </w:t>
        </w:r>
      </w:ins>
      <w:ins w:id="874" w:author="Sujil Kumar Koottathampathiyil" w:date="2022-06-09T01:11:00Z">
        <w:r w:rsidRPr="00FD79BE">
          <w:rPr>
            <w:rFonts w:ascii="Arial" w:hAnsi="Arial" w:cs="Arial"/>
            <w:sz w:val="24"/>
            <w:szCs w:val="24"/>
            <w:rPrChange w:id="875" w:author="Sujil Kumar Koottathampathiyil" w:date="2022-06-09T11:27:00Z">
              <w:rPr>
                <w:rFonts w:ascii="Arial" w:hAnsi="Arial" w:cs="Arial"/>
              </w:rPr>
            </w:rPrChange>
          </w:rPr>
          <w:t xml:space="preserve">the </w:t>
        </w:r>
      </w:ins>
      <w:ins w:id="876" w:author="Sujil Kumar Koottathampathiyil" w:date="2022-06-08T19:52:00Z">
        <w:r w:rsidRPr="00FD79BE">
          <w:rPr>
            <w:rFonts w:ascii="Arial" w:hAnsi="Arial" w:cs="Arial"/>
            <w:sz w:val="24"/>
            <w:szCs w:val="24"/>
            <w:rPrChange w:id="877" w:author="Sujil Kumar Koottathampathiyil" w:date="2022-06-09T11:27:00Z">
              <w:rPr>
                <w:rFonts w:ascii="Arial" w:hAnsi="Arial" w:cs="Arial"/>
              </w:rPr>
            </w:rPrChange>
          </w:rPr>
          <w:t xml:space="preserve">python dashboard. It’s always wonderful to see how we </w:t>
        </w:r>
      </w:ins>
      <w:ins w:id="878" w:author="Sujil Kumar Koottathampathiyil" w:date="2022-06-09T01:11:00Z">
        <w:r w:rsidRPr="00FD79BE">
          <w:rPr>
            <w:rFonts w:ascii="Arial" w:hAnsi="Arial" w:cs="Arial"/>
            <w:sz w:val="24"/>
            <w:szCs w:val="24"/>
            <w:rPrChange w:id="879" w:author="Sujil Kumar Koottathampathiyil" w:date="2022-06-09T11:27:00Z">
              <w:rPr>
                <w:rFonts w:ascii="Arial" w:hAnsi="Arial" w:cs="Arial"/>
              </w:rPr>
            </w:rPrChange>
          </w:rPr>
          <w:t>can</w:t>
        </w:r>
      </w:ins>
      <w:ins w:id="880" w:author="Sujil Kumar Koottathampathiyil" w:date="2022-06-08T19:52:00Z">
        <w:r w:rsidRPr="00FD79BE">
          <w:rPr>
            <w:rFonts w:ascii="Arial" w:hAnsi="Arial" w:cs="Arial"/>
            <w:sz w:val="24"/>
            <w:szCs w:val="24"/>
            <w:rPrChange w:id="881" w:author="Sujil Kumar Koottathampathiyil" w:date="2022-06-09T11:27:00Z">
              <w:rPr>
                <w:rFonts w:ascii="Arial" w:hAnsi="Arial" w:cs="Arial"/>
              </w:rPr>
            </w:rPrChange>
          </w:rPr>
          <w:t xml:space="preserve"> make models and interpret them. But it is also important to note, recently there </w:t>
        </w:r>
      </w:ins>
      <w:ins w:id="882" w:author="Sujil Kumar Koottathampathiyil" w:date="2022-06-09T11:37:00Z">
        <w:r w:rsidRPr="00FD79BE">
          <w:rPr>
            <w:rFonts w:ascii="Arial" w:hAnsi="Arial" w:cs="Arial"/>
            <w:sz w:val="24"/>
            <w:szCs w:val="24"/>
          </w:rPr>
          <w:t>were</w:t>
        </w:r>
      </w:ins>
      <w:ins w:id="883" w:author="Sujil Kumar Koottathampathiyil" w:date="2022-06-08T19:52:00Z">
        <w:r w:rsidRPr="00FD79BE">
          <w:rPr>
            <w:rFonts w:ascii="Arial" w:hAnsi="Arial" w:cs="Arial"/>
            <w:sz w:val="24"/>
            <w:szCs w:val="24"/>
            <w:rPrChange w:id="884" w:author="Sujil Kumar Koottathampathiyil" w:date="2022-06-09T11:27:00Z">
              <w:rPr>
                <w:rFonts w:ascii="Arial" w:hAnsi="Arial" w:cs="Arial"/>
              </w:rPr>
            </w:rPrChange>
          </w:rPr>
          <w:t xml:space="preserve"> </w:t>
        </w:r>
      </w:ins>
      <w:ins w:id="885" w:author="Sujil Kumar Koottathampathiyil" w:date="2022-06-09T01:11:00Z">
        <w:r w:rsidRPr="00FD79BE">
          <w:rPr>
            <w:rFonts w:ascii="Arial" w:hAnsi="Arial" w:cs="Arial"/>
            <w:sz w:val="24"/>
            <w:szCs w:val="24"/>
            <w:rPrChange w:id="886" w:author="Sujil Kumar Koottathampathiyil" w:date="2022-06-09T11:27:00Z">
              <w:rPr>
                <w:rFonts w:ascii="Arial" w:hAnsi="Arial" w:cs="Arial"/>
              </w:rPr>
            </w:rPrChange>
          </w:rPr>
          <w:t>some</w:t>
        </w:r>
      </w:ins>
      <w:ins w:id="887" w:author="Sujil Kumar Koottathampathiyil" w:date="2022-06-08T19:52:00Z">
        <w:r w:rsidRPr="00FD79BE">
          <w:rPr>
            <w:rFonts w:ascii="Arial" w:hAnsi="Arial" w:cs="Arial"/>
            <w:sz w:val="24"/>
            <w:szCs w:val="24"/>
            <w:rPrChange w:id="888" w:author="Sujil Kumar Koottathampathiyil" w:date="2022-06-09T11:27:00Z">
              <w:rPr>
                <w:rFonts w:ascii="Arial" w:hAnsi="Arial" w:cs="Arial"/>
              </w:rPr>
            </w:rPrChange>
          </w:rPr>
          <w:t xml:space="preserve"> concerns about how well we </w:t>
        </w:r>
      </w:ins>
      <w:ins w:id="889" w:author="Sujil Kumar Koottathampathiyil" w:date="2022-06-09T01:11:00Z">
        <w:r w:rsidRPr="00FD79BE">
          <w:rPr>
            <w:rFonts w:ascii="Arial" w:hAnsi="Arial" w:cs="Arial"/>
            <w:sz w:val="24"/>
            <w:szCs w:val="24"/>
            <w:rPrChange w:id="890" w:author="Sujil Kumar Koottathampathiyil" w:date="2022-06-09T11:27:00Z">
              <w:rPr>
                <w:rFonts w:ascii="Arial" w:hAnsi="Arial" w:cs="Arial"/>
              </w:rPr>
            </w:rPrChange>
          </w:rPr>
          <w:t>can</w:t>
        </w:r>
      </w:ins>
      <w:ins w:id="891" w:author="Sujil Kumar Koottathampathiyil" w:date="2022-06-08T19:52:00Z">
        <w:r w:rsidRPr="00FD79BE">
          <w:rPr>
            <w:rFonts w:ascii="Arial" w:hAnsi="Arial" w:cs="Arial"/>
            <w:sz w:val="24"/>
            <w:szCs w:val="24"/>
            <w:rPrChange w:id="892" w:author="Sujil Kumar Koottathampathiyil" w:date="2022-06-09T11:27:00Z">
              <w:rPr>
                <w:rFonts w:ascii="Arial" w:hAnsi="Arial" w:cs="Arial"/>
              </w:rPr>
            </w:rPrChange>
          </w:rPr>
          <w:t xml:space="preserve"> make modifications to the existing model and maintain them. So, our model </w:t>
        </w:r>
        <w:del w:id="893" w:author="Jack Mc Donnell" w:date="2022-06-09T13:56:00Z">
          <w:r w:rsidRPr="00FD79BE" w:rsidDel="00082F56">
            <w:rPr>
              <w:rFonts w:ascii="Arial" w:hAnsi="Arial" w:cs="Arial"/>
              <w:sz w:val="24"/>
              <w:szCs w:val="24"/>
              <w:rPrChange w:id="894" w:author="Sujil Kumar Koottathampathiyil" w:date="2022-06-09T11:27:00Z">
                <w:rPr>
                  <w:rFonts w:ascii="Arial" w:hAnsi="Arial" w:cs="Arial"/>
                </w:rPr>
              </w:rPrChange>
            </w:rPr>
            <w:delText>has to</w:delText>
          </w:r>
        </w:del>
      </w:ins>
      <w:ins w:id="895" w:author="Jack Mc Donnell" w:date="2022-06-09T13:56:00Z">
        <w:r w:rsidRPr="00FD79BE">
          <w:rPr>
            <w:rFonts w:ascii="Arial" w:hAnsi="Arial" w:cs="Arial"/>
            <w:sz w:val="24"/>
            <w:szCs w:val="24"/>
          </w:rPr>
          <w:t>must</w:t>
        </w:r>
      </w:ins>
      <w:ins w:id="896" w:author="Sujil Kumar Koottathampathiyil" w:date="2022-06-08T19:52:00Z">
        <w:r w:rsidRPr="00FD79BE">
          <w:rPr>
            <w:rFonts w:ascii="Arial" w:hAnsi="Arial" w:cs="Arial"/>
            <w:sz w:val="24"/>
            <w:szCs w:val="24"/>
            <w:rPrChange w:id="897" w:author="Sujil Kumar Koottathampathiyil" w:date="2022-06-09T11:27:00Z">
              <w:rPr>
                <w:rFonts w:ascii="Arial" w:hAnsi="Arial" w:cs="Arial"/>
              </w:rPr>
            </w:rPrChange>
          </w:rPr>
          <w:t xml:space="preserve"> work dynamic</w:t>
        </w:r>
      </w:ins>
      <w:ins w:id="898" w:author="Jack Mc Donnell" w:date="2022-06-09T13:56:00Z">
        <w:r w:rsidRPr="00FD79BE">
          <w:rPr>
            <w:rFonts w:ascii="Arial" w:hAnsi="Arial" w:cs="Arial"/>
            <w:sz w:val="24"/>
            <w:szCs w:val="24"/>
          </w:rPr>
          <w:t>ally</w:t>
        </w:r>
      </w:ins>
      <w:ins w:id="899" w:author="Sujil Kumar Koottathampathiyil" w:date="2022-06-08T19:52:00Z">
        <w:r w:rsidRPr="00FD79BE">
          <w:rPr>
            <w:rFonts w:ascii="Arial" w:hAnsi="Arial" w:cs="Arial"/>
            <w:sz w:val="24"/>
            <w:szCs w:val="24"/>
            <w:rPrChange w:id="900" w:author="Sujil Kumar Koottathampathiyil" w:date="2022-06-09T11:27:00Z">
              <w:rPr>
                <w:rFonts w:ascii="Arial" w:hAnsi="Arial" w:cs="Arial"/>
              </w:rPr>
            </w:rPrChange>
          </w:rPr>
          <w:t xml:space="preserve"> and make </w:t>
        </w:r>
      </w:ins>
      <w:ins w:id="901" w:author="Sujil Kumar Koottathampathiyil" w:date="2022-06-09T01:11:00Z">
        <w:r w:rsidRPr="00FD79BE">
          <w:rPr>
            <w:rFonts w:ascii="Arial" w:hAnsi="Arial" w:cs="Arial"/>
            <w:sz w:val="24"/>
            <w:szCs w:val="24"/>
            <w:rPrChange w:id="902" w:author="Sujil Kumar Koottathampathiyil" w:date="2022-06-09T11:27:00Z">
              <w:rPr>
                <w:rFonts w:ascii="Arial" w:hAnsi="Arial" w:cs="Arial"/>
              </w:rPr>
            </w:rPrChange>
          </w:rPr>
          <w:t xml:space="preserve">a </w:t>
        </w:r>
      </w:ins>
      <w:ins w:id="903" w:author="Sujil Kumar Koottathampathiyil" w:date="2022-06-08T19:52:00Z">
        <w:r w:rsidRPr="00FD79BE">
          <w:rPr>
            <w:rFonts w:ascii="Arial" w:hAnsi="Arial" w:cs="Arial"/>
            <w:sz w:val="24"/>
            <w:szCs w:val="24"/>
            <w:rPrChange w:id="904" w:author="Sujil Kumar Koottathampathiyil" w:date="2022-06-09T11:27:00Z">
              <w:rPr>
                <w:rFonts w:ascii="Arial" w:hAnsi="Arial" w:cs="Arial"/>
              </w:rPr>
            </w:rPrChange>
          </w:rPr>
          <w:t xml:space="preserve">prediction based on the available data. In recent years programmers used </w:t>
        </w:r>
      </w:ins>
      <w:ins w:id="905" w:author="Sujil Kumar Koottathampathiyil" w:date="2022-06-09T01:12:00Z">
        <w:r w:rsidRPr="00FD79BE">
          <w:rPr>
            <w:rFonts w:ascii="Arial" w:hAnsi="Arial" w:cs="Arial"/>
            <w:sz w:val="24"/>
            <w:szCs w:val="24"/>
            <w:rPrChange w:id="906" w:author="Sujil Kumar Koottathampathiyil" w:date="2022-06-09T11:27:00Z">
              <w:rPr>
                <w:rFonts w:ascii="Arial" w:hAnsi="Arial" w:cs="Arial"/>
              </w:rPr>
            </w:rPrChange>
          </w:rPr>
          <w:t xml:space="preserve">to </w:t>
        </w:r>
      </w:ins>
      <w:ins w:id="907" w:author="Sujil Kumar Koottathampathiyil" w:date="2022-06-08T19:52:00Z">
        <w:r w:rsidRPr="00FD79BE">
          <w:rPr>
            <w:rFonts w:ascii="Arial" w:hAnsi="Arial" w:cs="Arial"/>
            <w:sz w:val="24"/>
            <w:szCs w:val="24"/>
            <w:rPrChange w:id="908" w:author="Sujil Kumar Koottathampathiyil" w:date="2022-06-09T11:27:00Z">
              <w:rPr>
                <w:rFonts w:ascii="Arial" w:hAnsi="Arial" w:cs="Arial"/>
              </w:rPr>
            </w:rPrChange>
          </w:rPr>
          <w:t xml:space="preserve">use VueJS or web-based languages for making dashboards, we now have </w:t>
        </w:r>
      </w:ins>
      <w:ins w:id="909" w:author="Sujil Kumar Koottathampathiyil" w:date="2022-06-09T01:12:00Z">
        <w:r w:rsidRPr="00FD79BE">
          <w:rPr>
            <w:rFonts w:ascii="Arial" w:hAnsi="Arial" w:cs="Arial"/>
            <w:sz w:val="24"/>
            <w:szCs w:val="24"/>
            <w:rPrChange w:id="910" w:author="Sujil Kumar Koottathampathiyil" w:date="2022-06-09T11:27:00Z">
              <w:rPr>
                <w:rFonts w:ascii="Arial" w:hAnsi="Arial" w:cs="Arial"/>
              </w:rPr>
            </w:rPrChange>
          </w:rPr>
          <w:t xml:space="preserve">the </w:t>
        </w:r>
      </w:ins>
      <w:ins w:id="911" w:author="Sujil Kumar Koottathampathiyil" w:date="2022-06-08T19:52:00Z">
        <w:r w:rsidRPr="00FD79BE">
          <w:rPr>
            <w:rFonts w:ascii="Arial" w:hAnsi="Arial" w:cs="Arial"/>
            <w:sz w:val="24"/>
            <w:szCs w:val="24"/>
            <w:rPrChange w:id="912" w:author="Sujil Kumar Koottathampathiyil" w:date="2022-06-09T11:27:00Z">
              <w:rPr>
                <w:rFonts w:ascii="Arial" w:hAnsi="Arial" w:cs="Arial"/>
              </w:rPr>
            </w:rPrChange>
          </w:rPr>
          <w:t>most advanced package</w:t>
        </w:r>
      </w:ins>
      <w:ins w:id="913" w:author="Sujil Kumar Koottathampathiyil" w:date="2022-06-09T01:12:00Z">
        <w:r w:rsidRPr="00FD79BE">
          <w:rPr>
            <w:rFonts w:ascii="Arial" w:hAnsi="Arial" w:cs="Arial"/>
            <w:sz w:val="24"/>
            <w:szCs w:val="24"/>
            <w:rPrChange w:id="914" w:author="Sujil Kumar Koottathampathiyil" w:date="2022-06-09T11:27:00Z">
              <w:rPr>
                <w:rFonts w:ascii="Arial" w:hAnsi="Arial" w:cs="Arial"/>
              </w:rPr>
            </w:rPrChange>
          </w:rPr>
          <w:t>s</w:t>
        </w:r>
      </w:ins>
      <w:ins w:id="915" w:author="Sujil Kumar Koottathampathiyil" w:date="2022-06-08T19:52:00Z">
        <w:r w:rsidRPr="00FD79BE">
          <w:rPr>
            <w:rFonts w:ascii="Arial" w:hAnsi="Arial" w:cs="Arial"/>
            <w:sz w:val="24"/>
            <w:szCs w:val="24"/>
            <w:rPrChange w:id="916" w:author="Sujil Kumar Koottathampathiyil" w:date="2022-06-09T11:27:00Z">
              <w:rPr>
                <w:rFonts w:ascii="Arial" w:hAnsi="Arial" w:cs="Arial"/>
              </w:rPr>
            </w:rPrChange>
          </w:rPr>
          <w:t xml:space="preserve"> like </w:t>
        </w:r>
      </w:ins>
      <w:r w:rsidR="0044020A" w:rsidRPr="00FD79BE">
        <w:rPr>
          <w:rFonts w:ascii="Arial" w:hAnsi="Arial" w:cs="Arial"/>
          <w:color w:val="000000"/>
          <w:sz w:val="24"/>
          <w:szCs w:val="24"/>
        </w:rPr>
        <w:t>Streamlit</w:t>
      </w:r>
      <w:ins w:id="917" w:author="Sujil Kumar Koottathampathiyil" w:date="2022-06-08T19:52:00Z">
        <w:r w:rsidRPr="00FD79BE">
          <w:rPr>
            <w:rFonts w:ascii="Arial" w:hAnsi="Arial" w:cs="Arial"/>
            <w:sz w:val="24"/>
            <w:szCs w:val="24"/>
            <w:rPrChange w:id="918" w:author="Sujil Kumar Koottathampathiyil" w:date="2022-06-09T11:27:00Z">
              <w:rPr>
                <w:rFonts w:ascii="Arial" w:hAnsi="Arial" w:cs="Arial"/>
              </w:rPr>
            </w:rPrChange>
          </w:rPr>
          <w:t xml:space="preserve"> has made these proces</w:t>
        </w:r>
      </w:ins>
      <w:ins w:id="919" w:author="Sujil Kumar Koottathampathiyil" w:date="2022-06-09T01:12:00Z">
        <w:r w:rsidRPr="00FD79BE">
          <w:rPr>
            <w:rFonts w:ascii="Arial" w:hAnsi="Arial" w:cs="Arial"/>
            <w:sz w:val="24"/>
            <w:szCs w:val="24"/>
            <w:rPrChange w:id="920" w:author="Sujil Kumar Koottathampathiyil" w:date="2022-06-09T11:27:00Z">
              <w:rPr>
                <w:rFonts w:ascii="Arial" w:hAnsi="Arial" w:cs="Arial"/>
              </w:rPr>
            </w:rPrChange>
          </w:rPr>
          <w:t>se</w:t>
        </w:r>
      </w:ins>
      <w:ins w:id="921" w:author="Sujil Kumar Koottathampathiyil" w:date="2022-06-08T19:52:00Z">
        <w:r w:rsidRPr="00FD79BE">
          <w:rPr>
            <w:rFonts w:ascii="Arial" w:hAnsi="Arial" w:cs="Arial"/>
            <w:sz w:val="24"/>
            <w:szCs w:val="24"/>
            <w:rPrChange w:id="922" w:author="Sujil Kumar Koottathampathiyil" w:date="2022-06-09T11:27:00Z">
              <w:rPr>
                <w:rFonts w:ascii="Arial" w:hAnsi="Arial" w:cs="Arial"/>
              </w:rPr>
            </w:rPrChange>
          </w:rPr>
          <w:t xml:space="preserve">s easier and more efficient. I am going to use some of the python packages like plotly to make </w:t>
        </w:r>
      </w:ins>
      <w:ins w:id="923" w:author="Sujil Kumar Koottathampathiyil" w:date="2022-06-09T01:12:00Z">
        <w:r w:rsidRPr="00FD79BE">
          <w:rPr>
            <w:rFonts w:ascii="Arial" w:hAnsi="Arial" w:cs="Arial"/>
            <w:sz w:val="24"/>
            <w:szCs w:val="24"/>
            <w:rPrChange w:id="924" w:author="Sujil Kumar Koottathampathiyil" w:date="2022-06-09T11:27:00Z">
              <w:rPr>
                <w:rFonts w:ascii="Arial" w:hAnsi="Arial" w:cs="Arial"/>
              </w:rPr>
            </w:rPrChange>
          </w:rPr>
          <w:t xml:space="preserve">an </w:t>
        </w:r>
      </w:ins>
      <w:ins w:id="925" w:author="Sujil Kumar Koottathampathiyil" w:date="2022-06-08T19:52:00Z">
        <w:r w:rsidRPr="00FD79BE">
          <w:rPr>
            <w:rFonts w:ascii="Arial" w:hAnsi="Arial" w:cs="Arial"/>
            <w:sz w:val="24"/>
            <w:szCs w:val="24"/>
            <w:rPrChange w:id="926" w:author="Sujil Kumar Koottathampathiyil" w:date="2022-06-09T11:27:00Z">
              <w:rPr>
                <w:rFonts w:ascii="Arial" w:hAnsi="Arial" w:cs="Arial"/>
              </w:rPr>
            </w:rPrChange>
          </w:rPr>
          <w:t>interactive dashboard and make models that can make great predictions.</w:t>
        </w:r>
      </w:ins>
      <w:del w:id="927" w:author="Sujil Kumar Koottathampathiyil" w:date="2022-06-08T19:51:00Z">
        <w:r w:rsidRPr="00FD79BE" w:rsidDel="009B3C63">
          <w:rPr>
            <w:rFonts w:ascii="Arial" w:hAnsi="Arial" w:cs="Arial"/>
            <w:sz w:val="24"/>
            <w:szCs w:val="24"/>
            <w:rPrChange w:id="928" w:author="Sujil Kumar Koottathampathiyil" w:date="2022-06-09T11:27:00Z">
              <w:rPr>
                <w:rFonts w:ascii="Arial" w:hAnsi="Arial" w:cs="Arial"/>
              </w:rPr>
            </w:rPrChange>
          </w:rPr>
          <w:delText>Fourthly,</w:delText>
        </w:r>
      </w:del>
    </w:p>
    <w:p w14:paraId="4C17F589" w14:textId="70BBD985" w:rsidR="007566FF" w:rsidRPr="00FD79BE" w:rsidRDefault="007566FF">
      <w:pPr>
        <w:spacing w:line="360" w:lineRule="auto"/>
        <w:jc w:val="both"/>
        <w:rPr>
          <w:rFonts w:ascii="Arial" w:hAnsi="Arial" w:cs="Arial"/>
          <w:b/>
          <w:bCs/>
          <w:sz w:val="27"/>
          <w:szCs w:val="27"/>
        </w:rPr>
      </w:pPr>
      <w:r w:rsidRPr="00FD79BE">
        <w:rPr>
          <w:rFonts w:ascii="Arial" w:hAnsi="Arial" w:cs="Arial"/>
          <w:b/>
          <w:bCs/>
          <w:sz w:val="27"/>
          <w:szCs w:val="27"/>
        </w:rPr>
        <w:t>2.</w:t>
      </w:r>
      <w:r w:rsidR="00067575" w:rsidRPr="00FD79BE">
        <w:rPr>
          <w:rFonts w:ascii="Arial" w:hAnsi="Arial" w:cs="Arial"/>
          <w:b/>
          <w:bCs/>
          <w:sz w:val="27"/>
          <w:szCs w:val="27"/>
        </w:rPr>
        <w:t>2</w:t>
      </w:r>
      <w:r w:rsidRPr="00FD79BE">
        <w:rPr>
          <w:rFonts w:ascii="Arial" w:hAnsi="Arial" w:cs="Arial"/>
          <w:b/>
          <w:bCs/>
          <w:sz w:val="27"/>
          <w:szCs w:val="27"/>
        </w:rPr>
        <w:t xml:space="preserve"> Suicide Analysis</w:t>
      </w:r>
    </w:p>
    <w:p w14:paraId="1F4F6D2C" w14:textId="5A47BD56" w:rsidR="007566FF" w:rsidRPr="00FD79BE" w:rsidDel="009B3C63" w:rsidRDefault="007566FF" w:rsidP="008F6786">
      <w:pPr>
        <w:spacing w:line="360" w:lineRule="auto"/>
        <w:rPr>
          <w:del w:id="929" w:author="Sujil Kumar Koottathampathiyil" w:date="2022-06-08T19:51:00Z"/>
          <w:rFonts w:ascii="Arial" w:hAnsi="Arial" w:cs="Arial"/>
          <w:sz w:val="24"/>
          <w:szCs w:val="24"/>
          <w:rPrChange w:id="930" w:author="Sujil Kumar Koottathampathiyil" w:date="2022-06-09T11:27:00Z">
            <w:rPr>
              <w:del w:id="931" w:author="Sujil Kumar Koottathampathiyil" w:date="2022-06-08T19:51:00Z"/>
              <w:rFonts w:ascii="Arial" w:hAnsi="Arial" w:cs="Arial"/>
            </w:rPr>
          </w:rPrChange>
        </w:rPr>
      </w:pPr>
      <w:r w:rsidRPr="00FD79BE">
        <w:rPr>
          <w:rFonts w:ascii="Arial" w:hAnsi="Arial" w:cs="Arial"/>
          <w:sz w:val="24"/>
          <w:szCs w:val="24"/>
        </w:rPr>
        <w:t>“</w:t>
      </w:r>
    </w:p>
    <w:p w14:paraId="04A4325C" w14:textId="6087D8D8" w:rsidR="00C9054C" w:rsidRPr="00FD79BE" w:rsidRDefault="007566FF" w:rsidP="00283466">
      <w:pPr>
        <w:spacing w:line="360" w:lineRule="auto"/>
        <w:rPr>
          <w:rFonts w:ascii="Arial" w:hAnsi="Arial" w:cs="Arial"/>
          <w:sz w:val="24"/>
          <w:szCs w:val="24"/>
        </w:rPr>
      </w:pPr>
      <w:r w:rsidRPr="00FD79BE">
        <w:rPr>
          <w:rFonts w:ascii="Arial" w:hAnsi="Arial" w:cs="Arial"/>
          <w:sz w:val="24"/>
          <w:szCs w:val="24"/>
        </w:rPr>
        <w:t xml:space="preserve">Data is a precious thing and will last longer than the systems themselves.”, this is </w:t>
      </w:r>
      <w:r w:rsidR="0040334D" w:rsidRPr="00FD79BE">
        <w:rPr>
          <w:rFonts w:ascii="Arial" w:hAnsi="Arial" w:cs="Arial"/>
          <w:sz w:val="24"/>
          <w:szCs w:val="24"/>
        </w:rPr>
        <w:t>a quote</w:t>
      </w:r>
      <w:r w:rsidRPr="00FD79BE">
        <w:rPr>
          <w:rFonts w:ascii="Arial" w:hAnsi="Arial" w:cs="Arial"/>
          <w:sz w:val="24"/>
          <w:szCs w:val="24"/>
        </w:rPr>
        <w:t xml:space="preserve"> from Mr. Tim Berners-Lee, founder of the World Wide Web.</w:t>
      </w:r>
      <w:r w:rsidR="00CF16D1" w:rsidRPr="00FD79BE">
        <w:rPr>
          <w:rFonts w:ascii="Arial" w:hAnsi="Arial" w:cs="Arial"/>
          <w:sz w:val="24"/>
          <w:szCs w:val="24"/>
        </w:rPr>
        <w:t xml:space="preserve"> Data is the new energy source to fuel the tech industry</w:t>
      </w:r>
      <w:r w:rsidR="005D0710" w:rsidRPr="00FD79BE">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49D75A35" w:rsidR="00283466" w:rsidRPr="00FD79BE" w:rsidRDefault="00283466" w:rsidP="00283466">
      <w:pPr>
        <w:spacing w:line="360" w:lineRule="auto"/>
        <w:rPr>
          <w:rFonts w:ascii="Arial" w:hAnsi="Arial" w:cs="Arial"/>
          <w:sz w:val="24"/>
          <w:szCs w:val="24"/>
        </w:rPr>
      </w:pPr>
      <w:r w:rsidRPr="00FD79BE">
        <w:rPr>
          <w:rFonts w:ascii="Arial" w:hAnsi="Arial" w:cs="Arial"/>
          <w:sz w:val="24"/>
          <w:szCs w:val="24"/>
        </w:rPr>
        <w:t>What is Time Series Analysis ?</w:t>
      </w:r>
    </w:p>
    <w:p w14:paraId="54C10703" w14:textId="4D4A88DD" w:rsidR="00283466" w:rsidRPr="00FD79BE" w:rsidRDefault="00283466" w:rsidP="00DC5522">
      <w:pPr>
        <w:spacing w:line="360" w:lineRule="auto"/>
        <w:jc w:val="both"/>
        <w:rPr>
          <w:rFonts w:ascii="Arial" w:hAnsi="Arial" w:cs="Arial"/>
          <w:sz w:val="24"/>
          <w:szCs w:val="24"/>
        </w:rPr>
      </w:pPr>
      <w:r w:rsidRPr="00FD79BE">
        <w:rPr>
          <w:rFonts w:ascii="Arial" w:hAnsi="Arial" w:cs="Arial"/>
          <w:sz w:val="24"/>
          <w:szCs w:val="24"/>
        </w:rPr>
        <w:t>A particular method of examining a set of data points gathered over a period of time is called a</w:t>
      </w:r>
      <w:r w:rsidR="007D5FCA" w:rsidRPr="00FD79BE">
        <w:rPr>
          <w:rFonts w:ascii="Arial" w:hAnsi="Arial" w:cs="Arial"/>
          <w:sz w:val="24"/>
          <w:szCs w:val="24"/>
        </w:rPr>
        <w:t>s</w:t>
      </w:r>
      <w:r w:rsidRPr="00FD79BE">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"/>
          <w:id w:val="1508409278"/>
          <w:placeholder>
            <w:docPart w:val="DefaultPlaceholder_-1854013440"/>
          </w:placeholder>
        </w:sdtPr>
        <w:sdtContent>
          <w:r w:rsidR="001B6638" w:rsidRPr="001B6638">
            <w:rPr>
              <w:rFonts w:ascii="Arial" w:eastAsia="Times New Roman" w:hAnsi="Arial" w:cs="Arial"/>
              <w:color w:val="000000"/>
              <w:sz w:val="24"/>
              <w:szCs w:val="24"/>
            </w:rPr>
            <w:t>(Tableau)</w:t>
          </w:r>
        </w:sdtContent>
      </w:sdt>
      <w:r w:rsidRPr="00FD79BE">
        <w:rPr>
          <w:rFonts w:ascii="Arial" w:hAnsi="Arial" w:cs="Arial"/>
          <w:sz w:val="24"/>
          <w:szCs w:val="24"/>
        </w:rPr>
        <w:t xml:space="preserve">. </w:t>
      </w:r>
      <w:r w:rsidR="00252C7D" w:rsidRPr="00FD79BE">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73DECEB6" w:rsidR="00283466" w:rsidRPr="00FD79BE" w:rsidRDefault="002D3C1D" w:rsidP="00283466">
      <w:pPr>
        <w:spacing w:line="360" w:lineRule="auto"/>
        <w:rPr>
          <w:rFonts w:ascii="Arial" w:hAnsi="Arial" w:cs="Arial"/>
          <w:color w:val="000000"/>
          <w:sz w:val="24"/>
          <w:szCs w:val="24"/>
        </w:rPr>
      </w:pPr>
      <w:r w:rsidRPr="00FD79BE">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"/>
          <w:id w:val="284246078"/>
          <w:placeholder>
            <w:docPart w:val="DefaultPlaceholder_-1854013440"/>
          </w:placeholder>
        </w:sdtPr>
        <w:sdtContent>
          <w:r w:rsidR="001B6638" w:rsidRPr="001B6638">
            <w:rPr>
              <w:rFonts w:ascii="Arial" w:hAnsi="Arial" w:cs="Arial"/>
              <w:color w:val="000000"/>
              <w:sz w:val="24"/>
              <w:szCs w:val="24"/>
            </w:rPr>
            <w:t>(Chatfield 2000)</w:t>
          </w:r>
        </w:sdtContent>
      </w:sdt>
      <w:r w:rsidRPr="00FD79BE">
        <w:rPr>
          <w:rFonts w:ascii="Arial" w:hAnsi="Arial" w:cs="Arial"/>
          <w:color w:val="000000"/>
          <w:sz w:val="24"/>
          <w:szCs w:val="24"/>
        </w:rPr>
        <w:t>.</w:t>
      </w:r>
    </w:p>
    <w:p w14:paraId="1F617C65" w14:textId="046865ED" w:rsidR="002D3C1D" w:rsidRPr="00FD79BE" w:rsidRDefault="002D3C1D" w:rsidP="00876A8B">
      <w:pPr>
        <w:spacing w:line="360" w:lineRule="auto"/>
        <w:jc w:val="both"/>
        <w:rPr>
          <w:rFonts w:ascii="Arial" w:hAnsi="Arial" w:cs="Arial"/>
          <w:sz w:val="24"/>
          <w:szCs w:val="24"/>
        </w:rPr>
      </w:pPr>
      <w:r w:rsidRPr="00FD79BE">
        <w:rPr>
          <w:rFonts w:ascii="Arial" w:hAnsi="Arial" w:cs="Arial"/>
          <w:sz w:val="24"/>
          <w:szCs w:val="24"/>
        </w:rPr>
        <w:t>(a) Judgemental forecasts : using subjective judgment, intuition, "inside" commercial knowledge, and any additional pertinent data.</w:t>
      </w:r>
    </w:p>
    <w:p w14:paraId="79EDF0DA" w14:textId="0DE8942C" w:rsidR="002D3C1D" w:rsidRPr="00FD79BE" w:rsidRDefault="002D3C1D" w:rsidP="00876A8B">
      <w:pPr>
        <w:spacing w:line="360" w:lineRule="auto"/>
        <w:jc w:val="both"/>
        <w:rPr>
          <w:rFonts w:ascii="Arial" w:hAnsi="Arial" w:cs="Arial"/>
          <w:sz w:val="24"/>
          <w:szCs w:val="24"/>
        </w:rPr>
      </w:pPr>
      <w:r w:rsidRPr="00FD79BE">
        <w:rPr>
          <w:rFonts w:ascii="Arial" w:hAnsi="Arial" w:cs="Arial"/>
          <w:sz w:val="24"/>
          <w:szCs w:val="24"/>
        </w:rPr>
        <w:lastRenderedPageBreak/>
        <w:t xml:space="preserve">(b) Univariate </w:t>
      </w:r>
      <w:r w:rsidR="003F4434">
        <w:rPr>
          <w:rFonts w:ascii="Arial" w:hAnsi="Arial" w:cs="Arial"/>
          <w:sz w:val="24"/>
          <w:szCs w:val="24"/>
        </w:rPr>
        <w:t>forecast</w:t>
      </w:r>
      <w:r w:rsidR="00801A27">
        <w:rPr>
          <w:rFonts w:ascii="Arial" w:hAnsi="Arial" w:cs="Arial"/>
          <w:sz w:val="24"/>
          <w:szCs w:val="24"/>
        </w:rPr>
        <w:t>s</w:t>
      </w:r>
      <w:r w:rsidRPr="00FD79BE">
        <w:rPr>
          <w:rFonts w:ascii="Arial" w:hAnsi="Arial" w:cs="Arial"/>
          <w:sz w:val="24"/>
          <w:szCs w:val="24"/>
        </w:rPr>
        <w:t xml:space="preserve"> : which may be supplemented by a function of time like a linear trend, only consider the current and historical values of the single series being projected.</w:t>
      </w:r>
    </w:p>
    <w:p w14:paraId="0FBB11CA" w14:textId="2E892591" w:rsidR="00BE76DD" w:rsidRPr="00FD79BE" w:rsidRDefault="002D3C1D" w:rsidP="00876A8B">
      <w:pPr>
        <w:spacing w:line="360" w:lineRule="auto"/>
        <w:jc w:val="both"/>
        <w:rPr>
          <w:rFonts w:ascii="Arial" w:hAnsi="Arial" w:cs="Arial"/>
          <w:sz w:val="24"/>
          <w:szCs w:val="24"/>
        </w:rPr>
      </w:pPr>
      <w:r w:rsidRPr="00FD79BE">
        <w:rPr>
          <w:rFonts w:ascii="Arial" w:hAnsi="Arial" w:cs="Arial"/>
          <w:sz w:val="24"/>
          <w:szCs w:val="24"/>
        </w:rPr>
        <w:t xml:space="preserve">(c) Multivariate </w:t>
      </w:r>
      <w:r w:rsidR="003F4434">
        <w:rPr>
          <w:rFonts w:ascii="Arial" w:hAnsi="Arial" w:cs="Arial"/>
          <w:sz w:val="24"/>
          <w:szCs w:val="24"/>
        </w:rPr>
        <w:t>forecast</w:t>
      </w:r>
      <w:r w:rsidR="00801A27">
        <w:rPr>
          <w:rFonts w:ascii="Arial" w:hAnsi="Arial" w:cs="Arial"/>
          <w:sz w:val="24"/>
          <w:szCs w:val="24"/>
        </w:rPr>
        <w:t>s</w:t>
      </w:r>
      <w:r w:rsidRPr="00FD79BE">
        <w:rPr>
          <w:rFonts w:ascii="Arial" w:hAnsi="Arial" w:cs="Arial"/>
          <w:sz w:val="24"/>
          <w:szCs w:val="24"/>
        </w:rPr>
        <w:t xml:space="preserve"> :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099FE7C4" w:rsidR="00AF0140" w:rsidRPr="00FD79BE" w:rsidRDefault="00816BED" w:rsidP="00876A8B">
      <w:pPr>
        <w:spacing w:line="360" w:lineRule="auto"/>
        <w:jc w:val="both"/>
        <w:rPr>
          <w:rFonts w:ascii="Arial" w:hAnsi="Arial" w:cs="Arial"/>
          <w:sz w:val="24"/>
          <w:szCs w:val="24"/>
        </w:rPr>
      </w:pPr>
      <w:r w:rsidRPr="00FD79BE">
        <w:rPr>
          <w:rFonts w:ascii="Arial" w:hAnsi="Arial" w:cs="Arial"/>
          <w:sz w:val="24"/>
          <w:szCs w:val="24"/>
        </w:rPr>
        <w:t>There are a wide variety of problems that time series algorithms may resolve. Companies with large sales teams, in particular, employ time series forecasting to help them make better business decisions.</w:t>
      </w:r>
      <w:r w:rsidR="00AF0140" w:rsidRPr="00FD79BE">
        <w:rPr>
          <w:rFonts w:ascii="Arial" w:hAnsi="Arial" w:cs="Arial"/>
        </w:rPr>
        <w:t xml:space="preserve"> </w:t>
      </w:r>
      <w:r w:rsidR="00AF0140" w:rsidRPr="00FD79BE">
        <w:rPr>
          <w:rFonts w:ascii="Arial" w:hAnsi="Arial" w:cs="Arial"/>
          <w:sz w:val="24"/>
          <w:szCs w:val="24"/>
        </w:rPr>
        <w:t>For example, a few of these concrete examples of these potential uses are</w:t>
      </w:r>
    </w:p>
    <w:p w14:paraId="059D660E" w14:textId="77777777" w:rsidR="00AF0140" w:rsidRPr="00FD79BE" w:rsidRDefault="00AF0140" w:rsidP="00AF0140">
      <w:pPr>
        <w:pStyle w:val="ListParagraph"/>
        <w:numPr>
          <w:ilvl w:val="0"/>
          <w:numId w:val="6"/>
        </w:numPr>
        <w:spacing w:line="360" w:lineRule="auto"/>
        <w:jc w:val="both"/>
        <w:rPr>
          <w:rFonts w:ascii="Arial" w:hAnsi="Arial" w:cs="Arial"/>
          <w:sz w:val="24"/>
          <w:szCs w:val="24"/>
        </w:rPr>
      </w:pPr>
      <w:r w:rsidRPr="00FD79BE">
        <w:rPr>
          <w:rFonts w:ascii="Arial" w:hAnsi="Arial" w:cs="Arial"/>
          <w:sz w:val="24"/>
          <w:szCs w:val="24"/>
        </w:rPr>
        <w:t>estimating a stock's daily closing price.</w:t>
      </w:r>
    </w:p>
    <w:p w14:paraId="0260E1C2" w14:textId="77777777" w:rsidR="00AF0140" w:rsidRPr="00FD79BE" w:rsidRDefault="00AF0140" w:rsidP="00AF0140">
      <w:pPr>
        <w:pStyle w:val="ListParagraph"/>
        <w:numPr>
          <w:ilvl w:val="0"/>
          <w:numId w:val="6"/>
        </w:numPr>
        <w:spacing w:line="360" w:lineRule="auto"/>
        <w:jc w:val="both"/>
        <w:rPr>
          <w:rFonts w:ascii="Arial" w:hAnsi="Arial" w:cs="Arial"/>
          <w:sz w:val="24"/>
          <w:szCs w:val="24"/>
        </w:rPr>
      </w:pPr>
      <w:r w:rsidRPr="00FD79BE">
        <w:rPr>
          <w:rFonts w:ascii="Arial" w:hAnsi="Arial" w:cs="Arial"/>
          <w:sz w:val="24"/>
          <w:szCs w:val="24"/>
        </w:rPr>
        <w:t>estimating a store's daily unit sales of a product.</w:t>
      </w:r>
    </w:p>
    <w:p w14:paraId="59C18B91" w14:textId="77777777" w:rsidR="00AF0140" w:rsidRPr="00FD79BE" w:rsidRDefault="00AF0140" w:rsidP="00AF0140">
      <w:pPr>
        <w:pStyle w:val="ListParagraph"/>
        <w:numPr>
          <w:ilvl w:val="0"/>
          <w:numId w:val="6"/>
        </w:numPr>
        <w:spacing w:line="360" w:lineRule="auto"/>
        <w:jc w:val="both"/>
        <w:rPr>
          <w:rFonts w:ascii="Arial" w:hAnsi="Arial" w:cs="Arial"/>
          <w:sz w:val="24"/>
          <w:szCs w:val="24"/>
        </w:rPr>
      </w:pPr>
      <w:r w:rsidRPr="00FD79BE">
        <w:rPr>
          <w:rFonts w:ascii="Arial" w:hAnsi="Arial" w:cs="Arial"/>
          <w:sz w:val="24"/>
          <w:szCs w:val="24"/>
        </w:rPr>
        <w:t>predicting a state's unemployment rate each quarter.</w:t>
      </w:r>
    </w:p>
    <w:p w14:paraId="32ADD142" w14:textId="0EA4CA47" w:rsidR="00002C03" w:rsidRPr="00FD79BE" w:rsidRDefault="00AF0140" w:rsidP="00DD78BE">
      <w:pPr>
        <w:pStyle w:val="ListParagraph"/>
        <w:numPr>
          <w:ilvl w:val="0"/>
          <w:numId w:val="6"/>
        </w:numPr>
        <w:spacing w:line="480" w:lineRule="auto"/>
        <w:jc w:val="both"/>
        <w:rPr>
          <w:rFonts w:ascii="Arial" w:hAnsi="Arial" w:cs="Arial"/>
          <w:sz w:val="24"/>
          <w:szCs w:val="24"/>
        </w:rPr>
      </w:pPr>
      <w:r w:rsidRPr="00FD79BE">
        <w:rPr>
          <w:rFonts w:ascii="Arial" w:hAnsi="Arial" w:cs="Arial"/>
          <w:sz w:val="24"/>
          <w:szCs w:val="24"/>
        </w:rPr>
        <w:t>estimating the daily average price of gasoline.</w:t>
      </w:r>
    </w:p>
    <w:p w14:paraId="4B98AF6F" w14:textId="07DB14EB" w:rsidR="00AF0140" w:rsidRPr="00FD79BE" w:rsidRDefault="00002C03" w:rsidP="00DD78BE">
      <w:pPr>
        <w:spacing w:line="480" w:lineRule="auto"/>
        <w:jc w:val="both"/>
        <w:rPr>
          <w:rFonts w:ascii="Arial" w:hAnsi="Arial" w:cs="Arial"/>
          <w:b/>
          <w:bCs/>
          <w:sz w:val="28"/>
          <w:szCs w:val="28"/>
        </w:rPr>
      </w:pPr>
      <w:r w:rsidRPr="00FD79BE">
        <w:rPr>
          <w:rFonts w:ascii="Arial" w:hAnsi="Arial" w:cs="Arial"/>
          <w:b/>
          <w:bCs/>
          <w:sz w:val="28"/>
          <w:szCs w:val="28"/>
        </w:rPr>
        <w:t xml:space="preserve">2.3 </w:t>
      </w:r>
      <w:r w:rsidR="00A85E0F" w:rsidRPr="00FD79BE">
        <w:rPr>
          <w:rFonts w:ascii="Arial" w:hAnsi="Arial" w:cs="Arial"/>
          <w:b/>
          <w:bCs/>
          <w:sz w:val="28"/>
          <w:szCs w:val="28"/>
        </w:rPr>
        <w:t>Limitations on Suicide Analysis</w:t>
      </w:r>
    </w:p>
    <w:p w14:paraId="64AAE95E" w14:textId="2CEBBBFE" w:rsidR="00DE0326" w:rsidRDefault="00FE43DD" w:rsidP="00876A8B">
      <w:pPr>
        <w:spacing w:line="360" w:lineRule="auto"/>
        <w:jc w:val="both"/>
        <w:rPr>
          <w:rFonts w:ascii="Arial" w:hAnsi="Arial" w:cs="Arial"/>
          <w:sz w:val="24"/>
          <w:szCs w:val="24"/>
        </w:rPr>
      </w:pPr>
      <w:r w:rsidRPr="00FD79BE">
        <w:rPr>
          <w:rFonts w:ascii="Arial" w:hAnsi="Arial" w:cs="Arial"/>
          <w:sz w:val="24"/>
          <w:szCs w:val="24"/>
        </w:rPr>
        <w:t>Each suicide that occurs in the world has a different set of causes since there are thousands, if not millions, of reasons why people commit suicide. A dataset that has already been aggregated won't produce empirical findings. Personal data must also be gathered and examined in order to draw more exact conclusions about the causes of those fatalities.</w:t>
      </w:r>
    </w:p>
    <w:p w14:paraId="6A97D9C9" w14:textId="05A30859" w:rsidR="00372225" w:rsidRDefault="00D10EC5" w:rsidP="00372225">
      <w:pPr>
        <w:pStyle w:val="ListParagraph"/>
        <w:numPr>
          <w:ilvl w:val="0"/>
          <w:numId w:val="8"/>
        </w:numPr>
        <w:spacing w:line="360" w:lineRule="auto"/>
        <w:jc w:val="both"/>
        <w:rPr>
          <w:rFonts w:ascii="Arial" w:hAnsi="Arial" w:cs="Arial"/>
          <w:sz w:val="24"/>
          <w:szCs w:val="24"/>
        </w:rPr>
      </w:pPr>
      <w:r>
        <w:rPr>
          <w:rFonts w:ascii="Arial" w:hAnsi="Arial" w:cs="Arial"/>
          <w:sz w:val="24"/>
          <w:szCs w:val="24"/>
        </w:rPr>
        <w:t xml:space="preserve">Country Names Missing : </w:t>
      </w:r>
      <w:r w:rsidR="00D5134C" w:rsidRPr="00D5134C">
        <w:rPr>
          <w:rFonts w:ascii="Arial" w:hAnsi="Arial" w:cs="Arial"/>
          <w:sz w:val="24"/>
          <w:szCs w:val="24"/>
        </w:rPr>
        <w:t>The analysis would have been more insightful if there had been data available  from every country in the world as there are many nations missing from the dataset.</w:t>
      </w:r>
    </w:p>
    <w:p w14:paraId="60808EBB" w14:textId="29D5F750" w:rsidR="00D063DA" w:rsidRPr="008E70E2" w:rsidRDefault="00B62904" w:rsidP="008E70E2">
      <w:pPr>
        <w:pStyle w:val="ListParagraph"/>
        <w:numPr>
          <w:ilvl w:val="0"/>
          <w:numId w:val="8"/>
        </w:numPr>
        <w:spacing w:line="360" w:lineRule="auto"/>
        <w:jc w:val="both"/>
        <w:rPr>
          <w:rFonts w:ascii="Arial" w:hAnsi="Arial" w:cs="Arial"/>
          <w:sz w:val="24"/>
          <w:szCs w:val="24"/>
        </w:rPr>
      </w:pPr>
      <w:r>
        <w:rPr>
          <w:rFonts w:ascii="Arial" w:hAnsi="Arial" w:cs="Arial"/>
          <w:sz w:val="24"/>
          <w:szCs w:val="24"/>
        </w:rPr>
        <w:t>Server Requirements :  Handling such large dataset requires more server capacity</w:t>
      </w:r>
      <w:r w:rsidR="002F4D50">
        <w:rPr>
          <w:rFonts w:ascii="Arial" w:hAnsi="Arial" w:cs="Arial"/>
          <w:sz w:val="24"/>
          <w:szCs w:val="24"/>
        </w:rPr>
        <w:t xml:space="preserve"> run the model time to time.</w:t>
      </w:r>
      <w:r w:rsidR="003F0CED">
        <w:rPr>
          <w:rFonts w:ascii="Arial" w:hAnsi="Arial" w:cs="Arial"/>
          <w:sz w:val="24"/>
          <w:szCs w:val="24"/>
        </w:rPr>
        <w:t xml:space="preserve"> Current server is only capable of running models with </w:t>
      </w:r>
      <w:r w:rsidR="008E70E2">
        <w:rPr>
          <w:rFonts w:ascii="Arial" w:hAnsi="Arial" w:cs="Arial"/>
          <w:sz w:val="24"/>
          <w:szCs w:val="24"/>
        </w:rPr>
        <w:t>a smaller</w:t>
      </w:r>
      <w:r w:rsidR="003F0CED">
        <w:rPr>
          <w:rFonts w:ascii="Arial" w:hAnsi="Arial" w:cs="Arial"/>
          <w:sz w:val="24"/>
          <w:szCs w:val="24"/>
        </w:rPr>
        <w:t xml:space="preserve"> number of records, so the project is made in such a way that I can be run only once in every week.</w:t>
      </w:r>
    </w:p>
    <w:p w14:paraId="4BB767DD" w14:textId="59C98BBD" w:rsidR="001200E2" w:rsidRPr="005C4594" w:rsidRDefault="00B5377F" w:rsidP="00876A8B">
      <w:pPr>
        <w:spacing w:line="360" w:lineRule="auto"/>
        <w:jc w:val="both"/>
        <w:rPr>
          <w:rFonts w:ascii="Arial" w:hAnsi="Arial" w:cs="Arial"/>
          <w:b/>
          <w:bCs/>
          <w:sz w:val="36"/>
          <w:szCs w:val="36"/>
        </w:rPr>
      </w:pPr>
      <w:r w:rsidRPr="005C4594">
        <w:rPr>
          <w:rFonts w:ascii="Arial" w:hAnsi="Arial" w:cs="Arial"/>
          <w:b/>
          <w:bCs/>
          <w:sz w:val="36"/>
          <w:szCs w:val="36"/>
        </w:rPr>
        <w:lastRenderedPageBreak/>
        <w:t>Chapter 3</w:t>
      </w:r>
    </w:p>
    <w:p w14:paraId="36699512" w14:textId="3B142C15" w:rsidR="0049196A" w:rsidRPr="00FD79BE" w:rsidRDefault="0049196A" w:rsidP="007566FF">
      <w:pPr>
        <w:rPr>
          <w:ins w:id="932" w:author="Sujil Kumar Koottathampathiyil" w:date="2022-06-11T23:40:00Z"/>
          <w:rFonts w:ascii="Arial" w:hAnsi="Arial" w:cs="Arial"/>
          <w:b/>
          <w:bCs/>
          <w:sz w:val="32"/>
          <w:szCs w:val="32"/>
        </w:rPr>
      </w:pPr>
      <w:ins w:id="933" w:author="Sujil Kumar Koottathampathiyil" w:date="2022-06-09T08:20:00Z">
        <w:r w:rsidRPr="00FD79BE">
          <w:rPr>
            <w:rFonts w:ascii="Arial" w:hAnsi="Arial" w:cs="Arial"/>
            <w:b/>
            <w:bCs/>
            <w:sz w:val="32"/>
            <w:szCs w:val="32"/>
          </w:rPr>
          <w:t>4</w:t>
        </w:r>
      </w:ins>
      <w:del w:id="934" w:author="Sujil Kumar Koottathampathiyil" w:date="2022-06-09T08:20:00Z">
        <w:r w:rsidRPr="00FD79BE" w:rsidDel="00637E9E">
          <w:rPr>
            <w:rFonts w:ascii="Arial" w:hAnsi="Arial" w:cs="Arial"/>
            <w:b/>
            <w:bCs/>
            <w:sz w:val="32"/>
            <w:szCs w:val="32"/>
          </w:rPr>
          <w:delText>3</w:delText>
        </w:r>
      </w:del>
      <w:r w:rsidRPr="00FD79BE">
        <w:rPr>
          <w:rFonts w:ascii="Arial" w:hAnsi="Arial" w:cs="Arial"/>
          <w:b/>
          <w:bCs/>
          <w:sz w:val="32"/>
          <w:szCs w:val="32"/>
        </w:rPr>
        <w:t xml:space="preserve">.2 </w:t>
      </w:r>
      <w:r w:rsidR="00056FC9">
        <w:rPr>
          <w:rFonts w:ascii="Arial" w:hAnsi="Arial" w:cs="Arial"/>
          <w:b/>
          <w:bCs/>
          <w:sz w:val="32"/>
          <w:szCs w:val="32"/>
        </w:rPr>
        <w:t>Exploration of Data</w:t>
      </w:r>
    </w:p>
    <w:p w14:paraId="0B889E52" w14:textId="68889CBD" w:rsidR="0049196A" w:rsidRPr="00FD79BE" w:rsidDel="00D9210E" w:rsidRDefault="0049196A" w:rsidP="0049196A">
      <w:pPr>
        <w:spacing w:line="360" w:lineRule="auto"/>
        <w:rPr>
          <w:del w:id="935" w:author="Sujil Kumar Koottathampathiyil" w:date="2022-06-11T23:44:00Z"/>
          <w:rFonts w:ascii="Arial" w:hAnsi="Arial" w:cs="Arial"/>
          <w:sz w:val="24"/>
          <w:szCs w:val="24"/>
          <w:rPrChange w:id="936" w:author="Sujil Kumar Koottathampathiyil" w:date="2022-06-11T23:40:00Z">
            <w:rPr>
              <w:del w:id="937" w:author="Sujil Kumar Koottathampathiyil" w:date="2022-06-11T23:44:00Z"/>
              <w:rFonts w:ascii="Arial" w:hAnsi="Arial" w:cs="Arial"/>
              <w:b/>
              <w:bCs/>
              <w:sz w:val="32"/>
              <w:szCs w:val="32"/>
            </w:rPr>
          </w:rPrChange>
        </w:rPr>
      </w:pPr>
      <w:ins w:id="938" w:author="Sujil Kumar Koottathampathiyil" w:date="2022-06-11T23:40:00Z">
        <w:r w:rsidRPr="00FD79BE">
          <w:rPr>
            <w:rFonts w:ascii="Arial" w:hAnsi="Arial" w:cs="Arial"/>
            <w:sz w:val="24"/>
            <w:szCs w:val="24"/>
            <w:rPrChange w:id="939" w:author="Sujil Kumar Koottathampathiyil" w:date="2022-06-11T23:40:00Z">
              <w:rPr>
                <w:rFonts w:ascii="Arial" w:hAnsi="Arial" w:cs="Arial"/>
                <w:b/>
                <w:bCs/>
                <w:sz w:val="32"/>
                <w:szCs w:val="32"/>
              </w:rPr>
            </w:rPrChange>
          </w:rPr>
          <w:t>The dashboard about suicide was inspired by</w:t>
        </w:r>
      </w:ins>
      <w:ins w:id="940" w:author="Sujil Kumar Koottathampathiyil" w:date="2022-06-11T23:41:00Z">
        <w:r w:rsidRPr="00FD79BE">
          <w:rPr>
            <w:rFonts w:ascii="Arial" w:hAnsi="Arial" w:cs="Arial"/>
          </w:rPr>
          <w:t xml:space="preserve"> </w:t>
        </w:r>
      </w:ins>
      <w:ins w:id="941" w:author="Sujil Kumar Koottathampathiyil" w:date="2022-06-11T23:42:00Z">
        <w:r w:rsidRPr="00FD79BE">
          <w:rPr>
            <w:rFonts w:ascii="Arial" w:hAnsi="Arial" w:cs="Arial"/>
            <w:sz w:val="24"/>
            <w:szCs w:val="24"/>
          </w:rPr>
          <w:t xml:space="preserve">Johns Hopkins </w:t>
        </w:r>
      </w:ins>
      <w:ins w:id="942" w:author="Sujil Kumar Koottathampathiyil" w:date="2022-06-11T23:41:00Z">
        <w:r w:rsidRPr="00FD79BE">
          <w:rPr>
            <w:rFonts w:ascii="Arial" w:hAnsi="Arial" w:cs="Arial"/>
            <w:sz w:val="24"/>
            <w:szCs w:val="24"/>
          </w:rPr>
          <w:t xml:space="preserve">COVID-19 </w:t>
        </w:r>
      </w:ins>
      <w:ins w:id="943" w:author="Sujil Kumar Koottathampathiyil" w:date="2022-06-11T23:42:00Z">
        <w:r w:rsidRPr="00FD79BE">
          <w:rPr>
            <w:rFonts w:ascii="Arial" w:hAnsi="Arial" w:cs="Arial"/>
            <w:sz w:val="24"/>
            <w:szCs w:val="24"/>
          </w:rPr>
          <w:t>Dashboard</w:t>
        </w:r>
      </w:ins>
      <w:ins w:id="944" w:author="Sujil Kumar Koottathampathiyil" w:date="2022-06-11T23:41:00Z">
        <w:r w:rsidRPr="00FD79BE">
          <w:rPr>
            <w:rFonts w:ascii="Arial" w:hAnsi="Arial" w:cs="Arial"/>
            <w:sz w:val="24"/>
            <w:szCs w:val="24"/>
          </w:rPr>
          <w:t xml:space="preserve"> </w:t>
        </w:r>
      </w:ins>
      <w:r w:rsidR="0044020A" w:rsidRPr="00FD79BE">
        <w:rPr>
          <w:rFonts w:ascii="Arial" w:hAnsi="Arial" w:cs="Arial"/>
          <w:color w:val="000000"/>
          <w:sz w:val="24"/>
          <w:szCs w:val="24"/>
        </w:rPr>
        <w:t>(Coronavirus Resource Center n.d.)</w:t>
      </w:r>
      <w:ins w:id="945" w:author="Sujil Kumar Koottathampathiyil" w:date="2022-06-11T23:40:00Z">
        <w:r w:rsidRPr="00FD79BE">
          <w:rPr>
            <w:rFonts w:ascii="Arial" w:hAnsi="Arial" w:cs="Arial"/>
            <w:sz w:val="24"/>
            <w:szCs w:val="24"/>
            <w:rPrChange w:id="946" w:author="Sujil Kumar Koottathampathiyil" w:date="2022-06-11T23:40:00Z">
              <w:rPr>
                <w:rFonts w:ascii="Arial" w:hAnsi="Arial" w:cs="Arial"/>
                <w:b/>
                <w:bCs/>
                <w:sz w:val="32"/>
                <w:szCs w:val="32"/>
              </w:rPr>
            </w:rPrChange>
          </w:rPr>
          <w:t>. This dashboard displays real-time Covid-19 data that is regularly updated, with corresponding graphical representations created automatically.</w:t>
        </w:r>
      </w:ins>
    </w:p>
    <w:p w14:paraId="132E6DE8" w14:textId="23A36B34" w:rsidR="0049196A" w:rsidRPr="00FD79BE" w:rsidRDefault="0049196A" w:rsidP="0049196A">
      <w:pPr>
        <w:spacing w:line="360" w:lineRule="auto"/>
        <w:jc w:val="both"/>
        <w:rPr>
          <w:ins w:id="947" w:author="Sujil Kumar Koottathampathiyil" w:date="2022-06-12T09:34:00Z"/>
          <w:rFonts w:ascii="Arial" w:hAnsi="Arial" w:cs="Arial"/>
          <w:sz w:val="24"/>
          <w:szCs w:val="24"/>
        </w:rPr>
      </w:pPr>
      <w:ins w:id="948" w:author="Sujil Kumar Koottathampathiyil" w:date="2022-06-11T23:44:00Z">
        <w:r w:rsidRPr="00FD79BE">
          <w:rPr>
            <w:rFonts w:ascii="Arial" w:hAnsi="Arial" w:cs="Arial"/>
            <w:sz w:val="24"/>
            <w:szCs w:val="24"/>
          </w:rPr>
          <w:t xml:space="preserve"> The python dashboard, which visualizes the data and insights for the public, will be the most appealing aspect of this project.</w:t>
        </w:r>
        <w:r w:rsidRPr="00FD79BE" w:rsidDel="00D9210E">
          <w:rPr>
            <w:rFonts w:ascii="Arial" w:hAnsi="Arial" w:cs="Arial"/>
            <w:sz w:val="24"/>
            <w:szCs w:val="24"/>
          </w:rPr>
          <w:t xml:space="preserve"> </w:t>
        </w:r>
      </w:ins>
      <w:ins w:id="949" w:author="Sujil Kumar Koottathampathiyil" w:date="2022-06-11T23:50:00Z">
        <w:r w:rsidRPr="00FD79BE">
          <w:rPr>
            <w:rFonts w:ascii="Arial" w:hAnsi="Arial" w:cs="Arial"/>
            <w:sz w:val="24"/>
            <w:szCs w:val="24"/>
          </w:rPr>
          <w:t xml:space="preserve">Python dash and </w:t>
        </w:r>
      </w:ins>
      <w:ins w:id="950" w:author="Sujil Kumar Koottathampathiyil" w:date="2022-06-11T23:51:00Z">
        <w:r w:rsidRPr="00FD79BE">
          <w:rPr>
            <w:rFonts w:ascii="Arial" w:hAnsi="Arial" w:cs="Arial"/>
            <w:color w:val="000000"/>
            <w:sz w:val="24"/>
            <w:szCs w:val="24"/>
          </w:rPr>
          <w:t>streamlit</w:t>
        </w:r>
        <w:r w:rsidRPr="00FD79BE">
          <w:rPr>
            <w:rFonts w:ascii="Arial" w:hAnsi="Arial" w:cs="Arial"/>
            <w:sz w:val="24"/>
            <w:szCs w:val="24"/>
          </w:rPr>
          <w:t xml:space="preserve"> </w:t>
        </w:r>
      </w:ins>
      <w:ins w:id="951" w:author="Sujil Kumar Koottathampathiyil" w:date="2022-06-11T23:50:00Z">
        <w:r w:rsidRPr="00FD79BE">
          <w:rPr>
            <w:rFonts w:ascii="Arial" w:hAnsi="Arial" w:cs="Arial"/>
            <w:sz w:val="24"/>
            <w:szCs w:val="24"/>
          </w:rPr>
          <w:t>have emerged as the most capable frameworks for web-based visualisation projects in recent years.</w:t>
        </w:r>
        <w:r w:rsidRPr="00FD79BE" w:rsidDel="00D9210E">
          <w:rPr>
            <w:rFonts w:ascii="Arial" w:hAnsi="Arial" w:cs="Arial"/>
            <w:sz w:val="24"/>
            <w:szCs w:val="24"/>
          </w:rPr>
          <w:t xml:space="preserve"> </w:t>
        </w:r>
      </w:ins>
      <w:ins w:id="952" w:author="Sujil Kumar Koottathampathiyil" w:date="2022-06-12T00:07:00Z">
        <w:r w:rsidRPr="00FD79BE">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ins>
      <w:del w:id="953" w:author="Sujil Kumar Koottathampathiyil" w:date="2022-06-11T23:44:00Z">
        <w:r w:rsidRPr="00FD79BE" w:rsidDel="00D9210E">
          <w:rPr>
            <w:rFonts w:ascii="Arial" w:hAnsi="Arial" w:cs="Arial"/>
            <w:sz w:val="24"/>
            <w:szCs w:val="24"/>
            <w:rPrChange w:id="954" w:author="Sujil Kumar Koottathampathiyil" w:date="2022-06-09T11:28:00Z">
              <w:rPr>
                <w:rFonts w:ascii="Arial" w:hAnsi="Arial" w:cs="Arial"/>
              </w:rPr>
            </w:rPrChange>
          </w:rPr>
          <w:delText>Firstly, I want to talk about python dashboard</w:delText>
        </w:r>
        <w:r w:rsidRPr="00FD79BE" w:rsidDel="00D53FA5">
          <w:rPr>
            <w:rFonts w:ascii="Arial" w:hAnsi="Arial" w:cs="Arial"/>
            <w:sz w:val="24"/>
            <w:szCs w:val="24"/>
            <w:rPrChange w:id="955" w:author="Sujil Kumar Koottathampathiyil" w:date="2022-06-09T11:28:00Z">
              <w:rPr>
                <w:rFonts w:ascii="Arial" w:hAnsi="Arial" w:cs="Arial"/>
              </w:rPr>
            </w:rPrChange>
          </w:rPr>
          <w:delText xml:space="preserve">. </w:delText>
        </w:r>
      </w:del>
      <w:del w:id="956" w:author="Sujil Kumar Koottathampathiyil" w:date="2022-06-11T23:42:00Z">
        <w:r w:rsidRPr="00FD79BE" w:rsidDel="00D9210E">
          <w:rPr>
            <w:rFonts w:ascii="Arial" w:hAnsi="Arial" w:cs="Arial"/>
            <w:sz w:val="24"/>
            <w:szCs w:val="24"/>
            <w:rPrChange w:id="957" w:author="Sujil Kumar Koottathampathiyil" w:date="2022-06-09T11:28:00Z">
              <w:rPr>
                <w:rFonts w:ascii="Arial" w:hAnsi="Arial" w:cs="Arial"/>
              </w:rPr>
            </w:rPrChange>
          </w:rPr>
          <w:delText xml:space="preserve">It’s always wonderful to see how we </w:delText>
        </w:r>
      </w:del>
      <w:del w:id="958" w:author="Sujil Kumar Koottathampathiyil" w:date="2022-06-09T01:14:00Z">
        <w:r w:rsidRPr="00FD79BE" w:rsidDel="001F0ED5">
          <w:rPr>
            <w:rFonts w:ascii="Arial" w:hAnsi="Arial" w:cs="Arial"/>
            <w:sz w:val="24"/>
            <w:szCs w:val="24"/>
            <w:rPrChange w:id="959" w:author="Sujil Kumar Koottathampathiyil" w:date="2022-06-09T11:28:00Z">
              <w:rPr>
                <w:rFonts w:ascii="Arial" w:hAnsi="Arial" w:cs="Arial"/>
              </w:rPr>
            </w:rPrChange>
          </w:rPr>
          <w:delText>are able to</w:delText>
        </w:r>
      </w:del>
      <w:del w:id="960" w:author="Sujil Kumar Koottathampathiyil" w:date="2022-06-11T23:42:00Z">
        <w:r w:rsidRPr="00FD79BE" w:rsidDel="00D9210E">
          <w:rPr>
            <w:rFonts w:ascii="Arial" w:hAnsi="Arial" w:cs="Arial"/>
            <w:sz w:val="24"/>
            <w:szCs w:val="24"/>
            <w:rPrChange w:id="961" w:author="Sujil Kumar Koottathampathiyil" w:date="2022-06-09T11:28:00Z">
              <w:rPr>
                <w:rFonts w:ascii="Arial" w:hAnsi="Arial" w:cs="Arial"/>
              </w:rPr>
            </w:rPrChange>
          </w:rPr>
          <w:delText xml:space="preserve"> make models and interpret them. </w:delText>
        </w:r>
      </w:del>
      <w:commentRangeStart w:id="962"/>
      <w:del w:id="963" w:author="Sujil Kumar Koottathampathiyil" w:date="2022-06-11T23:48:00Z">
        <w:r w:rsidRPr="00FD79BE" w:rsidDel="00D713D2">
          <w:rPr>
            <w:rFonts w:ascii="Arial" w:hAnsi="Arial" w:cs="Arial"/>
            <w:sz w:val="24"/>
            <w:szCs w:val="24"/>
            <w:rPrChange w:id="964" w:author="Sujil Kumar Koottathampathiyil" w:date="2022-06-09T11:28:00Z">
              <w:rPr>
                <w:rFonts w:ascii="Arial" w:hAnsi="Arial" w:cs="Arial"/>
              </w:rPr>
            </w:rPrChange>
          </w:rPr>
          <w:delText xml:space="preserve">But it is also important to note, recently there </w:delText>
        </w:r>
      </w:del>
      <w:del w:id="965" w:author="Sujil Kumar Koottathampathiyil" w:date="2022-06-09T01:14:00Z">
        <w:r w:rsidRPr="00FD79BE" w:rsidDel="001F0ED5">
          <w:rPr>
            <w:rFonts w:ascii="Arial" w:hAnsi="Arial" w:cs="Arial"/>
            <w:sz w:val="24"/>
            <w:szCs w:val="24"/>
            <w:rPrChange w:id="966" w:author="Sujil Kumar Koottathampathiyil" w:date="2022-06-09T11:28:00Z">
              <w:rPr>
                <w:rFonts w:ascii="Arial" w:hAnsi="Arial" w:cs="Arial"/>
              </w:rPr>
            </w:rPrChange>
          </w:rPr>
          <w:delText>are number of</w:delText>
        </w:r>
      </w:del>
      <w:del w:id="967" w:author="Sujil Kumar Koottathampathiyil" w:date="2022-06-11T23:48:00Z">
        <w:r w:rsidRPr="00FD79BE" w:rsidDel="00D713D2">
          <w:rPr>
            <w:rFonts w:ascii="Arial" w:hAnsi="Arial" w:cs="Arial"/>
            <w:sz w:val="24"/>
            <w:szCs w:val="24"/>
            <w:rPrChange w:id="968" w:author="Sujil Kumar Koottathampathiyil" w:date="2022-06-09T11:28:00Z">
              <w:rPr>
                <w:rFonts w:ascii="Arial" w:hAnsi="Arial" w:cs="Arial"/>
              </w:rPr>
            </w:rPrChange>
          </w:rPr>
          <w:delText xml:space="preserve"> concerns about how well we </w:delText>
        </w:r>
      </w:del>
      <w:del w:id="969" w:author="Sujil Kumar Koottathampathiyil" w:date="2022-06-09T01:14:00Z">
        <w:r w:rsidRPr="00FD79BE" w:rsidDel="001F0ED5">
          <w:rPr>
            <w:rFonts w:ascii="Arial" w:hAnsi="Arial" w:cs="Arial"/>
            <w:sz w:val="24"/>
            <w:szCs w:val="24"/>
            <w:rPrChange w:id="970" w:author="Sujil Kumar Koottathampathiyil" w:date="2022-06-09T11:28:00Z">
              <w:rPr>
                <w:rFonts w:ascii="Arial" w:hAnsi="Arial" w:cs="Arial"/>
              </w:rPr>
            </w:rPrChange>
          </w:rPr>
          <w:delText>are able to</w:delText>
        </w:r>
      </w:del>
      <w:del w:id="971" w:author="Sujil Kumar Koottathampathiyil" w:date="2022-06-11T23:48:00Z">
        <w:r w:rsidRPr="00FD79BE" w:rsidDel="00D713D2">
          <w:rPr>
            <w:rFonts w:ascii="Arial" w:hAnsi="Arial" w:cs="Arial"/>
            <w:sz w:val="24"/>
            <w:szCs w:val="24"/>
            <w:rPrChange w:id="972" w:author="Sujil Kumar Koottathampathiyil" w:date="2022-06-09T11:28:00Z">
              <w:rPr>
                <w:rFonts w:ascii="Arial" w:hAnsi="Arial" w:cs="Arial"/>
              </w:rPr>
            </w:rPrChange>
          </w:rPr>
          <w:delText xml:space="preserve"> make modifications to the existing model and maintain them. So, our model has to</w:delText>
        </w:r>
      </w:del>
      <w:ins w:id="973" w:author="Jack Mc Donnell" w:date="2022-06-09T13:57:00Z">
        <w:del w:id="974" w:author="Sujil Kumar Koottathampathiyil" w:date="2022-06-11T23:48:00Z">
          <w:r w:rsidRPr="00FD79BE" w:rsidDel="00D713D2">
            <w:rPr>
              <w:rFonts w:ascii="Arial" w:hAnsi="Arial" w:cs="Arial"/>
              <w:sz w:val="24"/>
              <w:szCs w:val="24"/>
            </w:rPr>
            <w:delText>mu</w:delText>
          </w:r>
        </w:del>
      </w:ins>
      <w:ins w:id="975" w:author="Jack Mc Donnell" w:date="2022-06-09T13:58:00Z">
        <w:del w:id="976" w:author="Sujil Kumar Koottathampathiyil" w:date="2022-06-11T23:48:00Z">
          <w:r w:rsidRPr="00FD79BE" w:rsidDel="00D713D2">
            <w:rPr>
              <w:rFonts w:ascii="Arial" w:hAnsi="Arial" w:cs="Arial"/>
              <w:sz w:val="24"/>
              <w:szCs w:val="24"/>
            </w:rPr>
            <w:delText>st</w:delText>
          </w:r>
        </w:del>
      </w:ins>
      <w:del w:id="977" w:author="Sujil Kumar Koottathampathiyil" w:date="2022-06-11T23:48:00Z">
        <w:r w:rsidRPr="00FD79BE" w:rsidDel="00D713D2">
          <w:rPr>
            <w:rFonts w:ascii="Arial" w:hAnsi="Arial" w:cs="Arial"/>
            <w:sz w:val="24"/>
            <w:szCs w:val="24"/>
            <w:rPrChange w:id="978" w:author="Sujil Kumar Koottathampathiyil" w:date="2022-06-09T11:28:00Z">
              <w:rPr>
                <w:rFonts w:ascii="Arial" w:hAnsi="Arial" w:cs="Arial"/>
              </w:rPr>
            </w:rPrChange>
          </w:rPr>
          <w:delText xml:space="preserve"> work dynamic</w:delText>
        </w:r>
      </w:del>
      <w:ins w:id="979" w:author="Jack Mc Donnell" w:date="2022-06-09T13:58:00Z">
        <w:del w:id="980" w:author="Sujil Kumar Koottathampathiyil" w:date="2022-06-11T23:48:00Z">
          <w:r w:rsidRPr="00FD79BE" w:rsidDel="00D713D2">
            <w:rPr>
              <w:rFonts w:ascii="Arial" w:hAnsi="Arial" w:cs="Arial"/>
              <w:sz w:val="24"/>
              <w:szCs w:val="24"/>
            </w:rPr>
            <w:delText>ally</w:delText>
          </w:r>
        </w:del>
      </w:ins>
      <w:del w:id="981" w:author="Sujil Kumar Koottathampathiyil" w:date="2022-06-11T23:48:00Z">
        <w:r w:rsidRPr="00FD79BE" w:rsidDel="00D713D2">
          <w:rPr>
            <w:rFonts w:ascii="Arial" w:hAnsi="Arial" w:cs="Arial"/>
            <w:sz w:val="24"/>
            <w:szCs w:val="24"/>
            <w:rPrChange w:id="982" w:author="Sujil Kumar Koottathampathiyil" w:date="2022-06-09T11:28:00Z">
              <w:rPr>
                <w:rFonts w:ascii="Arial" w:hAnsi="Arial" w:cs="Arial"/>
              </w:rPr>
            </w:rPrChange>
          </w:rPr>
          <w:delText xml:space="preserve"> and make prediction based on the available data. In recent years programmers used use VueJS or web-based languages for making dashboards, we now have most advanced </w:delText>
        </w:r>
      </w:del>
      <w:del w:id="983" w:author="Sujil Kumar Koottathampathiyil" w:date="2022-06-09T01:15:00Z">
        <w:r w:rsidRPr="00FD79BE" w:rsidDel="001F0ED5">
          <w:rPr>
            <w:rFonts w:ascii="Arial" w:hAnsi="Arial" w:cs="Arial"/>
            <w:sz w:val="24"/>
            <w:szCs w:val="24"/>
            <w:rPrChange w:id="984" w:author="Sujil Kumar Koottathampathiyil" w:date="2022-06-09T11:28:00Z">
              <w:rPr>
                <w:rFonts w:ascii="Arial" w:hAnsi="Arial" w:cs="Arial"/>
              </w:rPr>
            </w:rPrChange>
          </w:rPr>
          <w:delText xml:space="preserve">packaged </w:delText>
        </w:r>
      </w:del>
      <w:del w:id="985" w:author="Sujil Kumar Koottathampathiyil" w:date="2022-06-11T23:48:00Z">
        <w:r w:rsidRPr="00FD79BE" w:rsidDel="00D713D2">
          <w:rPr>
            <w:rFonts w:ascii="Arial" w:hAnsi="Arial" w:cs="Arial"/>
            <w:sz w:val="24"/>
            <w:szCs w:val="24"/>
            <w:rPrChange w:id="986" w:author="Sujil Kumar Koottathampathiyil" w:date="2022-06-09T11:28:00Z">
              <w:rPr>
                <w:rFonts w:ascii="Arial" w:hAnsi="Arial" w:cs="Arial"/>
              </w:rPr>
            </w:rPrChange>
          </w:rPr>
          <w:delText xml:space="preserve">like </w:delText>
        </w:r>
        <w:r w:rsidRPr="00FD79BE" w:rsidDel="00D713D2">
          <w:rPr>
            <w:rFonts w:ascii="Arial" w:hAnsi="Arial" w:cs="Arial"/>
            <w:color w:val="000000"/>
            <w:sz w:val="24"/>
            <w:szCs w:val="24"/>
            <w:rPrChange w:id="987" w:author="Sujil Kumar Koottathampathiyil" w:date="2022-06-09T11:28:00Z">
              <w:rPr>
                <w:rFonts w:ascii="Arial" w:hAnsi="Arial" w:cs="Arial"/>
                <w:color w:val="000000"/>
              </w:rPr>
            </w:rPrChange>
          </w:rPr>
          <w:delText xml:space="preserve"> has made these process easier and more efficient. I am going to use some of the python packages like plotly to make interactive dashboard and make models that can make great predictions.</w:delText>
        </w:r>
        <w:commentRangeEnd w:id="962"/>
        <w:r w:rsidRPr="00FD79BE" w:rsidDel="00D713D2">
          <w:rPr>
            <w:rStyle w:val="CommentReference"/>
            <w:rFonts w:ascii="Arial" w:hAnsi="Arial" w:cs="Arial"/>
          </w:rPr>
          <w:commentReference w:id="962"/>
        </w:r>
      </w:del>
    </w:p>
    <w:p w14:paraId="773B2702" w14:textId="5C62D245" w:rsidR="0049196A" w:rsidRPr="00FD79BE" w:rsidRDefault="0049196A" w:rsidP="0049196A">
      <w:pPr>
        <w:spacing w:line="360" w:lineRule="auto"/>
        <w:jc w:val="both"/>
        <w:rPr>
          <w:rFonts w:ascii="Arial" w:hAnsi="Arial" w:cs="Arial"/>
          <w:sz w:val="24"/>
          <w:szCs w:val="24"/>
        </w:rPr>
      </w:pPr>
    </w:p>
    <w:p w14:paraId="562975F6" w14:textId="77777777" w:rsidR="00152976" w:rsidRPr="00FD79BE" w:rsidRDefault="00152976" w:rsidP="0049196A">
      <w:pPr>
        <w:spacing w:line="360" w:lineRule="auto"/>
        <w:jc w:val="both"/>
        <w:rPr>
          <w:ins w:id="988" w:author="Sujil Kumar Koottathampathiyil" w:date="2022-06-11T23:58:00Z"/>
          <w:rFonts w:ascii="Arial" w:hAnsi="Arial" w:cs="Arial"/>
          <w:sz w:val="24"/>
          <w:szCs w:val="24"/>
        </w:rPr>
      </w:pPr>
    </w:p>
    <w:p w14:paraId="33546DBD" w14:textId="1CEDB6E0" w:rsidR="0049196A" w:rsidRPr="00FD79BE" w:rsidRDefault="00002C03">
      <w:pPr>
        <w:spacing w:line="360" w:lineRule="auto"/>
        <w:jc w:val="center"/>
        <w:rPr>
          <w:rFonts w:ascii="Arial" w:hAnsi="Arial" w:cs="Arial"/>
          <w:b/>
          <w:bCs/>
          <w:color w:val="000000"/>
          <w:sz w:val="24"/>
          <w:szCs w:val="24"/>
          <w:rPrChange w:id="989" w:author="Sujil Kumar Koottathampathiyil" w:date="2022-06-11T23:58:00Z">
            <w:rPr>
              <w:rFonts w:ascii="Arial" w:hAnsi="Arial" w:cs="Arial"/>
              <w:color w:val="000000"/>
            </w:rPr>
          </w:rPrChange>
        </w:rPr>
        <w:pPrChange w:id="990" w:author="Sujil Kumar Koottathampathiyil" w:date="2022-06-11T23:58:00Z">
          <w:pPr>
            <w:spacing w:line="360" w:lineRule="auto"/>
            <w:jc w:val="both"/>
          </w:pPr>
        </w:pPrChange>
      </w:pPr>
      <w:r w:rsidRPr="00FD79BE">
        <w:rPr>
          <w:rFonts w:ascii="Arial" w:hAnsi="Arial" w:cs="Arial"/>
          <w:b/>
          <w:bCs/>
          <w:sz w:val="24"/>
          <w:szCs w:val="24"/>
        </w:rPr>
        <w:t xml:space="preserve"> </w:t>
      </w:r>
      <w:ins w:id="991" w:author="Sujil Kumar Koottathampathiyil" w:date="2022-06-11T23:58:00Z">
        <w:r w:rsidR="0049196A" w:rsidRPr="00FD79BE">
          <w:rPr>
            <w:rFonts w:ascii="Arial" w:hAnsi="Arial" w:cs="Arial"/>
            <w:b/>
            <w:bCs/>
            <w:sz w:val="24"/>
            <w:szCs w:val="24"/>
            <w:rPrChange w:id="992" w:author="Sujil Kumar Koottathampathiyil" w:date="2022-06-11T23:58:00Z">
              <w:rPr>
                <w:rFonts w:ascii="Arial" w:hAnsi="Arial" w:cs="Arial"/>
                <w:sz w:val="24"/>
                <w:szCs w:val="24"/>
              </w:rPr>
            </w:rPrChange>
          </w:rPr>
          <w:t>Suicide per hundred thousand around the world</w:t>
        </w:r>
      </w:ins>
    </w:p>
    <w:p w14:paraId="4902C8CC" w14:textId="46E3B630" w:rsidR="0049196A" w:rsidRPr="00FD79BE" w:rsidRDefault="00B96B9C" w:rsidP="0049196A">
      <w:pPr>
        <w:spacing w:line="360" w:lineRule="auto"/>
        <w:jc w:val="center"/>
        <w:rPr>
          <w:ins w:id="993" w:author="Sujil Kumar Koottathampathiyil" w:date="2022-06-09T01:16:00Z"/>
          <w:rFonts w:ascii="Arial" w:hAnsi="Arial" w:cs="Arial"/>
          <w:color w:val="000000"/>
          <w:sz w:val="24"/>
          <w:szCs w:val="24"/>
          <w:rPrChange w:id="994" w:author="Sujil Kumar Koottathampathiyil" w:date="2022-06-09T11:28:00Z">
            <w:rPr>
              <w:ins w:id="995" w:author="Sujil Kumar Koottathampathiyil" w:date="2022-06-09T01:16:00Z"/>
              <w:rFonts w:ascii="Arial" w:hAnsi="Arial" w:cs="Arial"/>
              <w:color w:val="000000"/>
            </w:rPr>
          </w:rPrChange>
        </w:rPr>
      </w:pPr>
      <w:r w:rsidRPr="00FD79BE">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5425" cy="2305050"/>
                    </a:xfrm>
                    <a:prstGeom prst="rect">
                      <a:avLst/>
                    </a:prstGeom>
                  </pic:spPr>
                </pic:pic>
              </a:graphicData>
            </a:graphic>
          </wp:inline>
        </w:drawing>
      </w:r>
    </w:p>
    <w:p w14:paraId="0ADE0B7C" w14:textId="77777777" w:rsidR="0049196A" w:rsidRPr="00FD79BE" w:rsidRDefault="0049196A" w:rsidP="0049196A">
      <w:pPr>
        <w:spacing w:after="0" w:line="240" w:lineRule="auto"/>
        <w:jc w:val="center"/>
        <w:rPr>
          <w:ins w:id="996" w:author="Sujil Kumar Koottathampathiyil" w:date="2022-06-09T01:16:00Z"/>
          <w:rFonts w:ascii="Arial" w:eastAsia="Times New Roman" w:hAnsi="Arial" w:cs="Arial"/>
          <w:i/>
          <w:iCs/>
          <w:sz w:val="24"/>
          <w:szCs w:val="24"/>
          <w:rPrChange w:id="997" w:author="Sujil Kumar Koottathampathiyil" w:date="2022-06-12T23:22:00Z">
            <w:rPr>
              <w:ins w:id="998" w:author="Sujil Kumar Koottathampathiyil" w:date="2022-06-09T01:16:00Z"/>
              <w:rFonts w:ascii="Arial" w:eastAsia="Times New Roman" w:hAnsi="Arial" w:cs="Arial"/>
              <w:sz w:val="24"/>
              <w:szCs w:val="24"/>
            </w:rPr>
          </w:rPrChange>
        </w:rPr>
      </w:pPr>
      <w:ins w:id="999" w:author="Sujil Kumar Koottathampathiyil" w:date="2022-06-09T01:16:00Z">
        <w:r w:rsidRPr="00FD79BE">
          <w:rPr>
            <w:rFonts w:ascii="Arial" w:eastAsia="Times New Roman" w:hAnsi="Arial" w:cs="Arial"/>
            <w:b/>
            <w:bCs/>
            <w:i/>
            <w:iCs/>
            <w:sz w:val="24"/>
            <w:szCs w:val="24"/>
            <w:rPrChange w:id="1000" w:author="Sujil Kumar Koottathampathiyil" w:date="2022-06-12T23:22:00Z">
              <w:rPr>
                <w:rFonts w:ascii="Arial" w:eastAsia="Times New Roman" w:hAnsi="Arial" w:cs="Arial"/>
                <w:b/>
                <w:bCs/>
                <w:sz w:val="24"/>
                <w:szCs w:val="24"/>
              </w:rPr>
            </w:rPrChange>
          </w:rPr>
          <w:t xml:space="preserve">Fig. </w:t>
        </w:r>
      </w:ins>
      <w:ins w:id="1001" w:author="Sujil Kumar Koottathampathiyil" w:date="2022-06-09T08:29:00Z">
        <w:r w:rsidRPr="00FD79BE">
          <w:rPr>
            <w:rFonts w:ascii="Arial" w:eastAsia="Times New Roman" w:hAnsi="Arial" w:cs="Arial"/>
            <w:b/>
            <w:bCs/>
            <w:i/>
            <w:iCs/>
            <w:sz w:val="24"/>
            <w:szCs w:val="24"/>
            <w:rPrChange w:id="1002" w:author="Sujil Kumar Koottathampathiyil" w:date="2022-06-12T23:22: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3</w:t>
      </w:r>
      <w:ins w:id="1003" w:author="Sujil Kumar Koottathampathiyil" w:date="2022-06-09T01:16:00Z">
        <w:r w:rsidRPr="00FD79BE">
          <w:rPr>
            <w:rFonts w:ascii="Arial" w:eastAsia="Times New Roman" w:hAnsi="Arial" w:cs="Arial"/>
            <w:b/>
            <w:bCs/>
            <w:i/>
            <w:iCs/>
            <w:sz w:val="24"/>
            <w:szCs w:val="24"/>
            <w:rPrChange w:id="1004" w:author="Sujil Kumar Koottathampathiyil" w:date="2022-06-12T23:22:00Z">
              <w:rPr>
                <w:rFonts w:ascii="Arial" w:eastAsia="Times New Roman" w:hAnsi="Arial" w:cs="Arial"/>
                <w:b/>
                <w:bCs/>
                <w:sz w:val="24"/>
                <w:szCs w:val="24"/>
              </w:rPr>
            </w:rPrChange>
          </w:rPr>
          <w:t>:</w:t>
        </w:r>
        <w:r w:rsidRPr="00FD79BE">
          <w:rPr>
            <w:rFonts w:ascii="Arial" w:eastAsia="Times New Roman" w:hAnsi="Arial" w:cs="Arial"/>
            <w:i/>
            <w:iCs/>
            <w:sz w:val="24"/>
            <w:szCs w:val="24"/>
            <w:rPrChange w:id="1005" w:author="Sujil Kumar Koottathampathiyil" w:date="2022-06-12T23:22:00Z">
              <w:rPr>
                <w:rFonts w:ascii="Arial" w:eastAsia="Times New Roman" w:hAnsi="Arial" w:cs="Arial"/>
                <w:sz w:val="24"/>
                <w:szCs w:val="24"/>
              </w:rPr>
            </w:rPrChange>
          </w:rPr>
          <w:t xml:space="preserve"> Suicide per hundred thousand around the world - Timeline in plotly</w:t>
        </w:r>
      </w:ins>
    </w:p>
    <w:p w14:paraId="036B5191" w14:textId="77777777" w:rsidR="0049196A" w:rsidRPr="00FD79BE" w:rsidRDefault="0049196A">
      <w:pPr>
        <w:spacing w:after="0" w:line="240" w:lineRule="auto"/>
        <w:jc w:val="center"/>
        <w:rPr>
          <w:rFonts w:ascii="Arial" w:eastAsia="Times New Roman" w:hAnsi="Arial" w:cs="Arial"/>
          <w:sz w:val="24"/>
          <w:szCs w:val="24"/>
          <w:rPrChange w:id="1006" w:author="Sujil Kumar Koottathampathiyil" w:date="2022-06-09T11:28:00Z">
            <w:rPr>
              <w:rFonts w:ascii="Arial" w:hAnsi="Arial" w:cs="Arial"/>
              <w:color w:val="000000"/>
            </w:rPr>
          </w:rPrChange>
        </w:rPr>
        <w:pPrChange w:id="1007" w:author="Sujil Kumar Koottathampathiyil" w:date="2022-06-09T01:16:00Z">
          <w:pPr>
            <w:spacing w:line="360" w:lineRule="auto"/>
            <w:jc w:val="center"/>
          </w:pPr>
        </w:pPrChange>
      </w:pPr>
    </w:p>
    <w:p w14:paraId="4724E006" w14:textId="77777777" w:rsidR="0049196A" w:rsidRPr="00FD79BE" w:rsidRDefault="0049196A" w:rsidP="0049196A">
      <w:pPr>
        <w:spacing w:line="360" w:lineRule="auto"/>
        <w:jc w:val="both"/>
        <w:rPr>
          <w:ins w:id="1008" w:author="Sujil Kumar Koottathampathiyil" w:date="2022-06-12T09:37:00Z"/>
          <w:rFonts w:ascii="Arial" w:hAnsi="Arial" w:cs="Arial"/>
          <w:color w:val="000000"/>
          <w:sz w:val="24"/>
          <w:szCs w:val="24"/>
        </w:rPr>
      </w:pPr>
      <w:r w:rsidRPr="00FD79BE">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FD79BE" w:rsidRDefault="0049196A">
      <w:pPr>
        <w:spacing w:line="360" w:lineRule="auto"/>
        <w:jc w:val="center"/>
        <w:rPr>
          <w:rFonts w:ascii="Arial" w:hAnsi="Arial" w:cs="Arial"/>
          <w:b/>
          <w:bCs/>
          <w:color w:val="000000"/>
          <w:sz w:val="24"/>
          <w:szCs w:val="24"/>
          <w:rPrChange w:id="1009" w:author="Sujil Kumar Koottathampathiyil" w:date="2022-06-12T09:37:00Z">
            <w:rPr>
              <w:rFonts w:ascii="Arial" w:hAnsi="Arial" w:cs="Arial"/>
              <w:noProof/>
            </w:rPr>
          </w:rPrChange>
        </w:rPr>
        <w:pPrChange w:id="1010" w:author="Sujil Kumar Koottathampathiyil" w:date="2022-06-12T09:37:00Z">
          <w:pPr>
            <w:spacing w:line="360" w:lineRule="auto"/>
            <w:jc w:val="both"/>
          </w:pPr>
        </w:pPrChange>
      </w:pPr>
      <w:ins w:id="1011" w:author="Sujil Kumar Koottathampathiyil" w:date="2022-06-12T09:37:00Z">
        <w:r w:rsidRPr="00FD79BE">
          <w:rPr>
            <w:rFonts w:ascii="Arial" w:hAnsi="Arial" w:cs="Arial"/>
            <w:b/>
            <w:bCs/>
            <w:sz w:val="24"/>
            <w:szCs w:val="24"/>
          </w:rPr>
          <w:lastRenderedPageBreak/>
          <w:t>Suicide per hundred thousand in Male and Female</w:t>
        </w:r>
      </w:ins>
    </w:p>
    <w:p w14:paraId="2C8A4C64" w14:textId="77777777" w:rsidR="0049196A" w:rsidRPr="00FD79BE" w:rsidRDefault="0049196A" w:rsidP="0049196A">
      <w:pPr>
        <w:spacing w:line="360" w:lineRule="auto"/>
        <w:jc w:val="center"/>
        <w:rPr>
          <w:ins w:id="1012" w:author="Sujil Kumar Koottathampathiyil" w:date="2022-06-09T01:17:00Z"/>
          <w:rFonts w:ascii="Arial" w:hAnsi="Arial" w:cs="Arial"/>
          <w:color w:val="000000"/>
          <w:sz w:val="24"/>
          <w:szCs w:val="24"/>
          <w:rPrChange w:id="1013" w:author="Sujil Kumar Koottathampathiyil" w:date="2022-06-09T11:28:00Z">
            <w:rPr>
              <w:ins w:id="1014" w:author="Sujil Kumar Koottathampathiyil" w:date="2022-06-09T01:17:00Z"/>
              <w:rFonts w:ascii="Arial" w:hAnsi="Arial" w:cs="Arial"/>
              <w:color w:val="000000"/>
            </w:rPr>
          </w:rPrChange>
        </w:rPr>
      </w:pPr>
      <w:r w:rsidRPr="00FD79BE">
        <w:rPr>
          <w:rFonts w:ascii="Arial" w:hAnsi="Arial" w:cs="Arial"/>
          <w:noProof/>
          <w:sz w:val="24"/>
          <w:szCs w:val="24"/>
          <w:rPrChange w:id="1015" w:author="Sujil Kumar Koottathampathiyil" w:date="2022-06-09T11:28:00Z">
            <w:rPr>
              <w:rFonts w:ascii="Arial" w:hAnsi="Arial" w:cs="Arial"/>
              <w:noProof/>
            </w:rPr>
          </w:rPrChange>
        </w:rPr>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1"/>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FD79BE" w:rsidRDefault="0049196A" w:rsidP="0049196A">
      <w:pPr>
        <w:spacing w:line="360" w:lineRule="auto"/>
        <w:jc w:val="center"/>
        <w:rPr>
          <w:rFonts w:ascii="Arial" w:hAnsi="Arial" w:cs="Arial"/>
          <w:i/>
          <w:iCs/>
          <w:color w:val="000000"/>
          <w:sz w:val="24"/>
          <w:szCs w:val="24"/>
          <w:rPrChange w:id="1016" w:author="Sujil Kumar Koottathampathiyil" w:date="2022-06-12T09:45:00Z">
            <w:rPr>
              <w:rFonts w:ascii="Arial" w:hAnsi="Arial" w:cs="Arial"/>
              <w:color w:val="000000"/>
            </w:rPr>
          </w:rPrChange>
        </w:rPr>
      </w:pPr>
      <w:ins w:id="1017" w:author="Sujil Kumar Koottathampathiyil" w:date="2022-06-09T01:17:00Z">
        <w:r w:rsidRPr="00FD79BE">
          <w:rPr>
            <w:rFonts w:ascii="Arial" w:eastAsia="Times New Roman" w:hAnsi="Arial" w:cs="Arial"/>
            <w:b/>
            <w:bCs/>
            <w:i/>
            <w:iCs/>
            <w:sz w:val="24"/>
            <w:szCs w:val="24"/>
            <w:rPrChange w:id="1018" w:author="Sujil Kumar Koottathampathiyil" w:date="2022-06-12T09:45:00Z">
              <w:rPr>
                <w:rFonts w:ascii="Arial" w:eastAsia="Times New Roman" w:hAnsi="Arial" w:cs="Arial"/>
                <w:b/>
                <w:bCs/>
                <w:sz w:val="24"/>
                <w:szCs w:val="24"/>
              </w:rPr>
            </w:rPrChange>
          </w:rPr>
          <w:t xml:space="preserve">Fig. </w:t>
        </w:r>
      </w:ins>
      <w:ins w:id="1019" w:author="Sujil Kumar Koottathampathiyil" w:date="2022-06-09T08:30:00Z">
        <w:r w:rsidRPr="00FD79BE">
          <w:rPr>
            <w:rFonts w:ascii="Arial" w:eastAsia="Times New Roman" w:hAnsi="Arial" w:cs="Arial"/>
            <w:b/>
            <w:bCs/>
            <w:i/>
            <w:iCs/>
            <w:sz w:val="24"/>
            <w:szCs w:val="24"/>
            <w:rPrChange w:id="1020" w:author="Sujil Kumar Koottathampathiyil" w:date="2022-06-12T09:45: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4</w:t>
      </w:r>
      <w:ins w:id="1021" w:author="Sujil Kumar Koottathampathiyil" w:date="2022-06-09T01:17:00Z">
        <w:r w:rsidRPr="00FD79BE">
          <w:rPr>
            <w:rFonts w:ascii="Arial" w:eastAsia="Times New Roman" w:hAnsi="Arial" w:cs="Arial"/>
            <w:b/>
            <w:bCs/>
            <w:i/>
            <w:iCs/>
            <w:sz w:val="24"/>
            <w:szCs w:val="24"/>
            <w:rPrChange w:id="1022" w:author="Sujil Kumar Koottathampathiyil" w:date="2022-06-12T09:45:00Z">
              <w:rPr>
                <w:rFonts w:ascii="Arial" w:eastAsia="Times New Roman" w:hAnsi="Arial" w:cs="Arial"/>
                <w:b/>
                <w:bCs/>
                <w:sz w:val="24"/>
                <w:szCs w:val="24"/>
              </w:rPr>
            </w:rPrChange>
          </w:rPr>
          <w:t>:</w:t>
        </w:r>
        <w:r w:rsidRPr="00FD79BE">
          <w:rPr>
            <w:rFonts w:ascii="Arial" w:eastAsia="Times New Roman" w:hAnsi="Arial" w:cs="Arial"/>
            <w:i/>
            <w:iCs/>
            <w:sz w:val="24"/>
            <w:szCs w:val="24"/>
            <w:rPrChange w:id="1023" w:author="Sujil Kumar Koottathampathiyil" w:date="2022-06-12T09:45:00Z">
              <w:rPr>
                <w:rFonts w:ascii="Arial" w:eastAsia="Times New Roman" w:hAnsi="Arial" w:cs="Arial"/>
                <w:sz w:val="24"/>
                <w:szCs w:val="24"/>
              </w:rPr>
            </w:rPrChange>
          </w:rPr>
          <w:t xml:space="preserve"> Suicide per hundred </w:t>
        </w:r>
      </w:ins>
      <w:ins w:id="1024" w:author="Sujil Kumar Koottathampathiyil" w:date="2022-06-09T08:30:00Z">
        <w:r w:rsidRPr="00FD79BE">
          <w:rPr>
            <w:rFonts w:ascii="Arial" w:eastAsia="Times New Roman" w:hAnsi="Arial" w:cs="Arial"/>
            <w:i/>
            <w:iCs/>
            <w:sz w:val="24"/>
            <w:szCs w:val="24"/>
            <w:rPrChange w:id="1025" w:author="Sujil Kumar Koottathampathiyil" w:date="2022-06-12T09:45:00Z">
              <w:rPr>
                <w:rFonts w:ascii="Arial" w:eastAsia="Times New Roman" w:hAnsi="Arial" w:cs="Arial"/>
                <w:sz w:val="24"/>
                <w:szCs w:val="24"/>
              </w:rPr>
            </w:rPrChange>
          </w:rPr>
          <w:t>k</w:t>
        </w:r>
      </w:ins>
      <w:ins w:id="1026" w:author="Sujil Kumar Koottathampathiyil" w:date="2022-06-09T01:17:00Z">
        <w:r w:rsidRPr="00FD79BE">
          <w:rPr>
            <w:rFonts w:ascii="Arial" w:eastAsia="Times New Roman" w:hAnsi="Arial" w:cs="Arial"/>
            <w:i/>
            <w:iCs/>
            <w:sz w:val="24"/>
            <w:szCs w:val="24"/>
            <w:rPrChange w:id="1027" w:author="Sujil Kumar Koottathampathiyil" w:date="2022-06-12T09:45:00Z">
              <w:rPr>
                <w:rFonts w:ascii="Arial" w:eastAsia="Times New Roman" w:hAnsi="Arial" w:cs="Arial"/>
                <w:sz w:val="24"/>
                <w:szCs w:val="24"/>
              </w:rPr>
            </w:rPrChange>
          </w:rPr>
          <w:t xml:space="preserve"> among males and females in different age groups</w:t>
        </w:r>
      </w:ins>
      <w:ins w:id="1028" w:author="Sujil Kumar Koottathampathiyil" w:date="2022-06-12T09:39:00Z">
        <w:r w:rsidRPr="00FD79BE">
          <w:rPr>
            <w:rFonts w:ascii="Arial" w:eastAsia="Times New Roman" w:hAnsi="Arial" w:cs="Arial"/>
            <w:i/>
            <w:iCs/>
            <w:sz w:val="24"/>
            <w:szCs w:val="24"/>
            <w:rPrChange w:id="1029" w:author="Sujil Kumar Koottathampathiyil" w:date="2022-06-12T09:45:00Z">
              <w:rPr>
                <w:rFonts w:ascii="Arial" w:eastAsia="Times New Roman" w:hAnsi="Arial" w:cs="Arial"/>
                <w:sz w:val="24"/>
                <w:szCs w:val="24"/>
              </w:rPr>
            </w:rPrChange>
          </w:rPr>
          <w:t xml:space="preserve"> in different countries</w:t>
        </w:r>
      </w:ins>
    </w:p>
    <w:p w14:paraId="58D45943" w14:textId="77777777" w:rsidR="0049196A" w:rsidRPr="00FD79BE" w:rsidRDefault="0049196A" w:rsidP="0049196A">
      <w:pPr>
        <w:spacing w:line="360" w:lineRule="auto"/>
        <w:jc w:val="both"/>
        <w:rPr>
          <w:ins w:id="1030" w:author="Sujil Kumar Koottathampathiyil" w:date="2022-06-12T09:40:00Z"/>
          <w:rFonts w:ascii="Arial" w:hAnsi="Arial" w:cs="Arial"/>
          <w:color w:val="000000"/>
          <w:sz w:val="24"/>
          <w:szCs w:val="24"/>
        </w:rPr>
      </w:pPr>
      <w:r w:rsidRPr="00FD79BE">
        <w:rPr>
          <w:rFonts w:ascii="Arial" w:hAnsi="Arial" w:cs="Arial"/>
          <w:color w:val="000000"/>
          <w:sz w:val="24"/>
          <w:szCs w:val="24"/>
          <w:rPrChange w:id="1031" w:author="Sujil Kumar Koottathampathiyil" w:date="2022-06-09T11:28:00Z">
            <w:rPr>
              <w:rFonts w:ascii="Arial" w:hAnsi="Arial" w:cs="Arial"/>
              <w:color w:val="000000"/>
            </w:rPr>
          </w:rPrChange>
        </w:rPr>
        <w:t>As per</w:t>
      </w:r>
      <w:ins w:id="1032" w:author="Sujil Kumar Koottathampathiyil" w:date="2022-06-09T01:18:00Z">
        <w:r w:rsidRPr="00FD79BE">
          <w:rPr>
            <w:rFonts w:ascii="Arial" w:hAnsi="Arial" w:cs="Arial"/>
            <w:color w:val="000000"/>
            <w:sz w:val="24"/>
            <w:szCs w:val="24"/>
            <w:rPrChange w:id="1033" w:author="Sujil Kumar Koottathampathiyil" w:date="2022-06-09T11:28:00Z">
              <w:rPr>
                <w:rFonts w:ascii="Arial" w:hAnsi="Arial" w:cs="Arial"/>
                <w:color w:val="000000"/>
              </w:rPr>
            </w:rPrChange>
          </w:rPr>
          <w:t xml:space="preserve"> </w:t>
        </w:r>
      </w:ins>
      <w:del w:id="1034" w:author="Sujil Kumar Koottathampathiyil" w:date="2022-06-09T01:18:00Z">
        <w:r w:rsidRPr="00FD79BE" w:rsidDel="008651A2">
          <w:rPr>
            <w:rFonts w:ascii="Arial" w:hAnsi="Arial" w:cs="Arial"/>
            <w:color w:val="000000"/>
            <w:sz w:val="24"/>
            <w:szCs w:val="24"/>
            <w:rPrChange w:id="1035" w:author="Sujil Kumar Koottathampathiyil" w:date="2022-06-09T11:28:00Z">
              <w:rPr>
                <w:rFonts w:ascii="Arial" w:hAnsi="Arial" w:cs="Arial"/>
                <w:color w:val="000000"/>
              </w:rPr>
            </w:rPrChange>
          </w:rPr>
          <w:delText xml:space="preserve"> </w:delText>
        </w:r>
      </w:del>
      <w:del w:id="1036" w:author="Sujil Kumar Koottathampathiyil" w:date="2022-06-09T01:17:00Z">
        <w:r w:rsidRPr="00FD79BE" w:rsidDel="008651A2">
          <w:rPr>
            <w:rFonts w:ascii="Arial" w:hAnsi="Arial" w:cs="Arial"/>
            <w:color w:val="000000"/>
            <w:sz w:val="24"/>
            <w:szCs w:val="24"/>
            <w:rPrChange w:id="1037" w:author="Sujil Kumar Koottathampathiyil" w:date="2022-06-09T11:28:00Z">
              <w:rPr>
                <w:rFonts w:ascii="Arial" w:hAnsi="Arial" w:cs="Arial"/>
                <w:color w:val="000000"/>
              </w:rPr>
            </w:rPrChange>
          </w:rPr>
          <w:delText xml:space="preserve">the </w:delText>
        </w:r>
      </w:del>
      <w:r w:rsidRPr="00FD79BE">
        <w:rPr>
          <w:rFonts w:ascii="Arial" w:hAnsi="Arial" w:cs="Arial"/>
          <w:color w:val="000000"/>
          <w:sz w:val="24"/>
          <w:szCs w:val="24"/>
          <w:rPrChange w:id="1038" w:author="Sujil Kumar Koottathampathiyil" w:date="2022-06-09T11:28:00Z">
            <w:rPr>
              <w:rFonts w:ascii="Arial" w:hAnsi="Arial" w:cs="Arial"/>
              <w:color w:val="000000"/>
            </w:rPr>
          </w:rPrChange>
        </w:rPr>
        <w:t>fig</w:t>
      </w:r>
      <w:ins w:id="1039" w:author="Sujil Kumar Koottathampathiyil" w:date="2022-06-09T08:30:00Z">
        <w:r w:rsidRPr="00FD79BE">
          <w:rPr>
            <w:rFonts w:ascii="Arial" w:hAnsi="Arial" w:cs="Arial"/>
            <w:color w:val="000000"/>
            <w:sz w:val="24"/>
            <w:szCs w:val="24"/>
            <w:rPrChange w:id="1040" w:author="Sujil Kumar Koottathampathiyil" w:date="2022-06-09T11:28:00Z">
              <w:rPr>
                <w:rFonts w:ascii="Arial" w:hAnsi="Arial" w:cs="Arial"/>
                <w:color w:val="000000"/>
              </w:rPr>
            </w:rPrChange>
          </w:rPr>
          <w:t xml:space="preserve"> 4.</w:t>
        </w:r>
      </w:ins>
      <w:r w:rsidRPr="00FD79BE">
        <w:rPr>
          <w:rFonts w:ascii="Arial" w:hAnsi="Arial" w:cs="Arial"/>
          <w:color w:val="000000"/>
          <w:sz w:val="24"/>
          <w:szCs w:val="24"/>
        </w:rPr>
        <w:t>4</w:t>
      </w:r>
      <w:ins w:id="1041" w:author="Sujil Kumar Koottathampathiyil" w:date="2022-06-09T01:18:00Z">
        <w:r w:rsidRPr="00FD79BE">
          <w:rPr>
            <w:rFonts w:ascii="Arial" w:hAnsi="Arial" w:cs="Arial"/>
            <w:color w:val="000000"/>
            <w:sz w:val="24"/>
            <w:szCs w:val="24"/>
            <w:rPrChange w:id="1042" w:author="Sujil Kumar Koottathampathiyil" w:date="2022-06-09T11:28:00Z">
              <w:rPr>
                <w:rFonts w:ascii="Arial" w:hAnsi="Arial" w:cs="Arial"/>
                <w:color w:val="000000"/>
              </w:rPr>
            </w:rPrChange>
          </w:rPr>
          <w:t>,</w:t>
        </w:r>
      </w:ins>
      <w:del w:id="1043" w:author="Sujil Kumar Koottathampathiyil" w:date="2022-06-09T01:18:00Z">
        <w:r w:rsidRPr="00FD79BE" w:rsidDel="009E2B38">
          <w:rPr>
            <w:rFonts w:ascii="Arial" w:hAnsi="Arial" w:cs="Arial"/>
            <w:color w:val="000000"/>
            <w:sz w:val="24"/>
            <w:szCs w:val="24"/>
            <w:rPrChange w:id="1044" w:author="Sujil Kumar Koottathampathiyil" w:date="2022-06-09T11:28:00Z">
              <w:rPr>
                <w:rFonts w:ascii="Arial" w:hAnsi="Arial" w:cs="Arial"/>
                <w:color w:val="000000"/>
              </w:rPr>
            </w:rPrChange>
          </w:rPr>
          <w:delText>.</w:delText>
        </w:r>
      </w:del>
      <w:r w:rsidRPr="00FD79BE">
        <w:rPr>
          <w:rFonts w:ascii="Arial" w:hAnsi="Arial" w:cs="Arial"/>
          <w:color w:val="000000"/>
          <w:sz w:val="24"/>
          <w:szCs w:val="24"/>
          <w:rPrChange w:id="1045" w:author="Sujil Kumar Koottathampathiyil" w:date="2022-06-09T11:28:00Z">
            <w:rPr>
              <w:rFonts w:ascii="Arial" w:hAnsi="Arial" w:cs="Arial"/>
              <w:color w:val="000000"/>
            </w:rPr>
          </w:rPrChange>
        </w:rPr>
        <w:t xml:space="preserve"> </w:t>
      </w:r>
      <w:del w:id="1046" w:author="Sujil Kumar Koottathampathiyil" w:date="2022-06-09T01:17:00Z">
        <w:r w:rsidRPr="00FD79BE" w:rsidDel="008651A2">
          <w:rPr>
            <w:rFonts w:ascii="Arial" w:hAnsi="Arial" w:cs="Arial"/>
            <w:color w:val="000000"/>
            <w:sz w:val="24"/>
            <w:szCs w:val="24"/>
            <w:rPrChange w:id="1047" w:author="Sujil Kumar Koottathampathiyil" w:date="2022-06-09T11:28:00Z">
              <w:rPr>
                <w:rFonts w:ascii="Arial" w:hAnsi="Arial" w:cs="Arial"/>
                <w:color w:val="000000"/>
              </w:rPr>
            </w:rPrChange>
          </w:rPr>
          <w:delText>It’s very evident that m</w:delText>
        </w:r>
      </w:del>
      <w:ins w:id="1048" w:author="Sujil Kumar Koottathampathiyil" w:date="2022-06-09T01:17:00Z">
        <w:r w:rsidRPr="00FD79BE">
          <w:rPr>
            <w:rFonts w:ascii="Arial" w:hAnsi="Arial" w:cs="Arial"/>
            <w:color w:val="000000"/>
            <w:sz w:val="24"/>
            <w:szCs w:val="24"/>
            <w:rPrChange w:id="1049" w:author="Sujil Kumar Koottathampathiyil" w:date="2022-06-09T11:28:00Z">
              <w:rPr>
                <w:rFonts w:ascii="Arial" w:hAnsi="Arial" w:cs="Arial"/>
                <w:color w:val="000000"/>
              </w:rPr>
            </w:rPrChange>
          </w:rPr>
          <w:t>M</w:t>
        </w:r>
      </w:ins>
      <w:r w:rsidRPr="00FD79BE">
        <w:rPr>
          <w:rFonts w:ascii="Arial" w:hAnsi="Arial" w:cs="Arial"/>
          <w:color w:val="000000"/>
          <w:sz w:val="24"/>
          <w:szCs w:val="24"/>
          <w:rPrChange w:id="1050" w:author="Sujil Kumar Koottathampathiyil" w:date="2022-06-09T11:28:00Z">
            <w:rPr>
              <w:rFonts w:ascii="Arial" w:hAnsi="Arial" w:cs="Arial"/>
              <w:color w:val="000000"/>
            </w:rPr>
          </w:rPrChange>
        </w:rPr>
        <w:t xml:space="preserve">ost </w:t>
      </w:r>
      <w:del w:id="1051" w:author="Sujil Kumar Koottathampathiyil" w:date="2022-06-09T01:18:00Z">
        <w:r w:rsidRPr="00FD79BE" w:rsidDel="00AE070A">
          <w:rPr>
            <w:rFonts w:ascii="Arial" w:hAnsi="Arial" w:cs="Arial"/>
            <w:color w:val="000000"/>
            <w:sz w:val="24"/>
            <w:szCs w:val="24"/>
            <w:rPrChange w:id="1052" w:author="Sujil Kumar Koottathampathiyil" w:date="2022-06-09T11:28:00Z">
              <w:rPr>
                <w:rFonts w:ascii="Arial" w:hAnsi="Arial" w:cs="Arial"/>
                <w:color w:val="000000"/>
              </w:rPr>
            </w:rPrChange>
          </w:rPr>
          <w:delText xml:space="preserve">of the </w:delText>
        </w:r>
      </w:del>
      <w:r w:rsidRPr="00FD79BE">
        <w:rPr>
          <w:rFonts w:ascii="Arial" w:hAnsi="Arial" w:cs="Arial"/>
          <w:color w:val="000000"/>
          <w:sz w:val="24"/>
          <w:szCs w:val="24"/>
          <w:rPrChange w:id="1053" w:author="Sujil Kumar Koottathampathiyil" w:date="2022-06-09T11:28:00Z">
            <w:rPr>
              <w:rFonts w:ascii="Arial" w:hAnsi="Arial" w:cs="Arial"/>
              <w:color w:val="000000"/>
            </w:rPr>
          </w:rPrChange>
        </w:rPr>
        <w:t>suicides are happening between the age of 35 and 54. And out of the</w:t>
      </w:r>
      <w:del w:id="1054" w:author="Sujil Kumar Koottathampathiyil" w:date="2022-06-09T01:18:00Z">
        <w:r w:rsidRPr="00FD79BE" w:rsidDel="00AE070A">
          <w:rPr>
            <w:rFonts w:ascii="Arial" w:hAnsi="Arial" w:cs="Arial"/>
            <w:color w:val="000000"/>
            <w:sz w:val="24"/>
            <w:szCs w:val="24"/>
            <w:rPrChange w:id="1055" w:author="Sujil Kumar Koottathampathiyil" w:date="2022-06-09T11:28:00Z">
              <w:rPr>
                <w:rFonts w:ascii="Arial" w:hAnsi="Arial" w:cs="Arial"/>
                <w:color w:val="000000"/>
              </w:rPr>
            </w:rPrChange>
          </w:rPr>
          <w:delText>m</w:delText>
        </w:r>
      </w:del>
      <w:r w:rsidRPr="00FD79BE">
        <w:rPr>
          <w:rFonts w:ascii="Arial" w:hAnsi="Arial" w:cs="Arial"/>
          <w:color w:val="000000"/>
          <w:sz w:val="24"/>
          <w:szCs w:val="24"/>
          <w:rPrChange w:id="1056" w:author="Sujil Kumar Koottathampathiyil" w:date="2022-06-09T11:28:00Z">
            <w:rPr>
              <w:rFonts w:ascii="Arial" w:hAnsi="Arial" w:cs="Arial"/>
              <w:color w:val="000000"/>
            </w:rPr>
          </w:rPrChange>
        </w:rPr>
        <w:t xml:space="preserve"> majority are Males. In all the age groups females are less affected groups. Also, we can see from the age of five to fourteen children are less likely to commit suicide.</w:t>
      </w:r>
    </w:p>
    <w:p w14:paraId="65714CCF" w14:textId="77777777" w:rsidR="0049196A" w:rsidRPr="00FD79BE" w:rsidRDefault="0049196A" w:rsidP="0049196A">
      <w:pPr>
        <w:spacing w:line="360" w:lineRule="auto"/>
        <w:jc w:val="both"/>
        <w:rPr>
          <w:ins w:id="1057" w:author="Sujil Kumar Koottathampathiyil" w:date="2022-06-12T09:40:00Z"/>
          <w:rFonts w:ascii="Arial" w:hAnsi="Arial" w:cs="Arial"/>
          <w:color w:val="000000"/>
          <w:sz w:val="24"/>
          <w:szCs w:val="24"/>
        </w:rPr>
      </w:pPr>
    </w:p>
    <w:p w14:paraId="469C8980" w14:textId="77777777" w:rsidR="0049196A" w:rsidRPr="00FD79BE" w:rsidRDefault="0049196A">
      <w:pPr>
        <w:spacing w:line="360" w:lineRule="auto"/>
        <w:jc w:val="center"/>
        <w:rPr>
          <w:rFonts w:ascii="Arial" w:hAnsi="Arial" w:cs="Arial"/>
          <w:b/>
          <w:bCs/>
          <w:color w:val="000000"/>
          <w:sz w:val="24"/>
          <w:szCs w:val="24"/>
          <w:rPrChange w:id="1058" w:author="Sujil Kumar Koottathampathiyil" w:date="2022-06-12T09:40:00Z">
            <w:rPr>
              <w:rFonts w:ascii="Arial" w:hAnsi="Arial" w:cs="Arial"/>
              <w:color w:val="000000"/>
            </w:rPr>
          </w:rPrChange>
        </w:rPr>
        <w:pPrChange w:id="1059" w:author="Sujil Kumar Koottathampathiyil" w:date="2022-06-12T09:40:00Z">
          <w:pPr>
            <w:spacing w:line="360" w:lineRule="auto"/>
            <w:jc w:val="both"/>
          </w:pPr>
        </w:pPrChange>
      </w:pPr>
      <w:ins w:id="1060" w:author="Sujil Kumar Koottathampathiyil" w:date="2022-06-12T09:40:00Z">
        <w:r w:rsidRPr="00FD79BE">
          <w:rPr>
            <w:rFonts w:ascii="Arial" w:hAnsi="Arial" w:cs="Arial"/>
            <w:b/>
            <w:bCs/>
            <w:sz w:val="24"/>
            <w:szCs w:val="24"/>
          </w:rPr>
          <w:t>Suicide per hundred thousand Vs GDP Per capita</w:t>
        </w:r>
      </w:ins>
    </w:p>
    <w:p w14:paraId="7E53C757" w14:textId="77777777" w:rsidR="0049196A" w:rsidRPr="00FD79BE" w:rsidRDefault="0049196A" w:rsidP="0049196A">
      <w:pPr>
        <w:spacing w:line="360" w:lineRule="auto"/>
        <w:jc w:val="center"/>
        <w:rPr>
          <w:ins w:id="1061" w:author="Sujil Kumar Koottathampathiyil" w:date="2022-06-09T01:18:00Z"/>
          <w:rFonts w:ascii="Arial" w:hAnsi="Arial" w:cs="Arial"/>
          <w:color w:val="000000"/>
          <w:sz w:val="24"/>
          <w:szCs w:val="24"/>
          <w:rPrChange w:id="1062" w:author="Sujil Kumar Koottathampathiyil" w:date="2022-06-09T11:28:00Z">
            <w:rPr>
              <w:ins w:id="1063" w:author="Sujil Kumar Koottathampathiyil" w:date="2022-06-09T01:18:00Z"/>
              <w:rFonts w:ascii="Arial" w:hAnsi="Arial" w:cs="Arial"/>
              <w:color w:val="000000"/>
            </w:rPr>
          </w:rPrChange>
        </w:rPr>
      </w:pPr>
      <w:ins w:id="1064" w:author="Sujil Kumar Koottathampathiyil" w:date="2022-06-12T09:41:00Z">
        <w:r w:rsidRPr="00FD79BE">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2"/>
                      <a:stretch>
                        <a:fillRect/>
                      </a:stretch>
                    </pic:blipFill>
                    <pic:spPr>
                      <a:xfrm>
                        <a:off x="0" y="0"/>
                        <a:ext cx="5486400" cy="2207895"/>
                      </a:xfrm>
                      <a:prstGeom prst="rect">
                        <a:avLst/>
                      </a:prstGeom>
                    </pic:spPr>
                  </pic:pic>
                </a:graphicData>
              </a:graphic>
            </wp:inline>
          </w:drawing>
        </w:r>
      </w:ins>
    </w:p>
    <w:p w14:paraId="6F135E9F" w14:textId="77777777" w:rsidR="0049196A" w:rsidRPr="00FD79BE" w:rsidRDefault="0049196A" w:rsidP="0049196A">
      <w:pPr>
        <w:spacing w:line="360" w:lineRule="auto"/>
        <w:jc w:val="center"/>
        <w:rPr>
          <w:rFonts w:ascii="Arial" w:hAnsi="Arial" w:cs="Arial"/>
          <w:i/>
          <w:iCs/>
          <w:color w:val="000000"/>
          <w:sz w:val="24"/>
          <w:szCs w:val="24"/>
          <w:rPrChange w:id="1065" w:author="Sujil Kumar Koottathampathiyil" w:date="2022-06-12T09:42:00Z">
            <w:rPr>
              <w:rFonts w:ascii="Arial" w:hAnsi="Arial" w:cs="Arial"/>
              <w:color w:val="000000"/>
            </w:rPr>
          </w:rPrChange>
        </w:rPr>
      </w:pPr>
      <w:ins w:id="1066" w:author="Sujil Kumar Koottathampathiyil" w:date="2022-06-09T01:18:00Z">
        <w:r w:rsidRPr="00FD79BE">
          <w:rPr>
            <w:rFonts w:ascii="Arial" w:eastAsia="Times New Roman" w:hAnsi="Arial" w:cs="Arial"/>
            <w:b/>
            <w:bCs/>
            <w:i/>
            <w:iCs/>
            <w:sz w:val="24"/>
            <w:szCs w:val="24"/>
            <w:rPrChange w:id="1067" w:author="Sujil Kumar Koottathampathiyil" w:date="2022-06-12T09:42:00Z">
              <w:rPr>
                <w:rFonts w:ascii="Arial" w:eastAsia="Times New Roman" w:hAnsi="Arial" w:cs="Arial"/>
                <w:b/>
                <w:bCs/>
                <w:sz w:val="24"/>
                <w:szCs w:val="24"/>
              </w:rPr>
            </w:rPrChange>
          </w:rPr>
          <w:t xml:space="preserve">Fig. </w:t>
        </w:r>
      </w:ins>
      <w:ins w:id="1068" w:author="Sujil Kumar Koottathampathiyil" w:date="2022-06-09T08:30:00Z">
        <w:r w:rsidRPr="00FD79BE">
          <w:rPr>
            <w:rFonts w:ascii="Arial" w:eastAsia="Times New Roman" w:hAnsi="Arial" w:cs="Arial"/>
            <w:b/>
            <w:bCs/>
            <w:i/>
            <w:iCs/>
            <w:sz w:val="24"/>
            <w:szCs w:val="24"/>
            <w:rPrChange w:id="1069" w:author="Sujil Kumar Koottathampathiyil" w:date="2022-06-12T09:42: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5</w:t>
      </w:r>
      <w:ins w:id="1070" w:author="Sujil Kumar Koottathampathiyil" w:date="2022-06-09T01:18:00Z">
        <w:r w:rsidRPr="00FD79BE">
          <w:rPr>
            <w:rFonts w:ascii="Arial" w:eastAsia="Times New Roman" w:hAnsi="Arial" w:cs="Arial"/>
            <w:b/>
            <w:bCs/>
            <w:i/>
            <w:iCs/>
            <w:sz w:val="24"/>
            <w:szCs w:val="24"/>
            <w:rPrChange w:id="1071" w:author="Sujil Kumar Koottathampathiyil" w:date="2022-06-12T09:42:00Z">
              <w:rPr>
                <w:rFonts w:ascii="Arial" w:eastAsia="Times New Roman" w:hAnsi="Arial" w:cs="Arial"/>
                <w:b/>
                <w:bCs/>
                <w:sz w:val="24"/>
                <w:szCs w:val="24"/>
              </w:rPr>
            </w:rPrChange>
          </w:rPr>
          <w:t>:</w:t>
        </w:r>
        <w:r w:rsidRPr="00FD79BE">
          <w:rPr>
            <w:rFonts w:ascii="Arial" w:eastAsia="Times New Roman" w:hAnsi="Arial" w:cs="Arial"/>
            <w:i/>
            <w:iCs/>
            <w:sz w:val="24"/>
            <w:szCs w:val="24"/>
            <w:rPrChange w:id="1072" w:author="Sujil Kumar Koottathampathiyil" w:date="2022-06-12T09:42:00Z">
              <w:rPr>
                <w:rFonts w:ascii="Arial" w:eastAsia="Times New Roman" w:hAnsi="Arial" w:cs="Arial"/>
                <w:sz w:val="24"/>
                <w:szCs w:val="24"/>
              </w:rPr>
            </w:rPrChange>
          </w:rPr>
          <w:t xml:space="preserve"> Suicide per hundred thousand around the world in different countries</w:t>
        </w:r>
        <w:r w:rsidRPr="00FD79BE" w:rsidDel="0047568B">
          <w:rPr>
            <w:rFonts w:ascii="Arial" w:hAnsi="Arial" w:cs="Arial"/>
            <w:i/>
            <w:iCs/>
            <w:noProof/>
            <w:sz w:val="24"/>
            <w:szCs w:val="24"/>
            <w:rPrChange w:id="1073" w:author="Sujil Kumar Koottathampathiyil" w:date="2022-06-12T09:42:00Z">
              <w:rPr>
                <w:rFonts w:ascii="Arial" w:hAnsi="Arial" w:cs="Arial"/>
                <w:noProof/>
              </w:rPr>
            </w:rPrChange>
          </w:rPr>
          <w:t xml:space="preserve"> </w:t>
        </w:r>
      </w:ins>
      <w:commentRangeStart w:id="1074"/>
      <w:del w:id="1075" w:author="Sujil Kumar Koottathampathiyil" w:date="2022-06-08T23:11:00Z">
        <w:r w:rsidRPr="00FD79BE" w:rsidDel="0047568B">
          <w:rPr>
            <w:rFonts w:ascii="Arial" w:hAnsi="Arial" w:cs="Arial"/>
            <w:i/>
            <w:iCs/>
            <w:noProof/>
            <w:sz w:val="24"/>
            <w:szCs w:val="24"/>
            <w:rPrChange w:id="1076" w:author="Sujil Kumar Koottathampathiyil" w:date="2022-06-12T09:42:00Z">
              <w:rPr>
                <w:rFonts w:ascii="Arial" w:hAnsi="Arial" w:cs="Arial"/>
                <w:noProof/>
              </w:rPr>
            </w:rPrChange>
          </w:rPr>
          <w:drawing>
            <wp:inline distT="0" distB="0" distL="0" distR="0" wp14:anchorId="51B6E722" wp14:editId="70CDE2A8">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3"/>
                      <a:stretch>
                        <a:fillRect/>
                      </a:stretch>
                    </pic:blipFill>
                    <pic:spPr>
                      <a:xfrm>
                        <a:off x="0" y="0"/>
                        <a:ext cx="5943600" cy="2338705"/>
                      </a:xfrm>
                      <a:prstGeom prst="rect">
                        <a:avLst/>
                      </a:prstGeom>
                    </pic:spPr>
                  </pic:pic>
                </a:graphicData>
              </a:graphic>
            </wp:inline>
          </w:drawing>
        </w:r>
      </w:del>
      <w:commentRangeEnd w:id="1074"/>
      <w:r w:rsidRPr="00FD79BE">
        <w:rPr>
          <w:rStyle w:val="CommentReference"/>
          <w:rFonts w:ascii="Arial" w:hAnsi="Arial" w:cs="Arial"/>
          <w:i/>
          <w:iCs/>
          <w:sz w:val="24"/>
          <w:szCs w:val="24"/>
          <w:rPrChange w:id="1077" w:author="Sujil Kumar Koottathampathiyil" w:date="2022-06-12T09:42:00Z">
            <w:rPr>
              <w:rStyle w:val="CommentReference"/>
            </w:rPr>
          </w:rPrChange>
        </w:rPr>
        <w:commentReference w:id="1074"/>
      </w:r>
    </w:p>
    <w:p w14:paraId="5521EA14" w14:textId="6977AE00" w:rsidR="0049196A" w:rsidRPr="00FD79BE" w:rsidDel="00B149CB" w:rsidRDefault="0049196A" w:rsidP="0049196A">
      <w:pPr>
        <w:spacing w:line="360" w:lineRule="auto"/>
        <w:jc w:val="both"/>
        <w:rPr>
          <w:del w:id="1078" w:author="Sujil Kumar Koottathampathiyil" w:date="2022-06-12T09:46:00Z"/>
          <w:rFonts w:ascii="Arial" w:hAnsi="Arial" w:cs="Arial"/>
          <w:color w:val="000000"/>
          <w:sz w:val="24"/>
          <w:szCs w:val="24"/>
          <w:rPrChange w:id="1079" w:author="Sujil Kumar Koottathampathiyil" w:date="2022-06-09T11:28:00Z">
            <w:rPr>
              <w:del w:id="1080" w:author="Sujil Kumar Koottathampathiyil" w:date="2022-06-12T09:46:00Z"/>
              <w:rFonts w:ascii="Arial" w:hAnsi="Arial" w:cs="Arial"/>
              <w:color w:val="000000"/>
            </w:rPr>
          </w:rPrChange>
        </w:rPr>
      </w:pPr>
      <w:del w:id="1081" w:author="Sujil Kumar Koottathampathiyil" w:date="2022-06-12T09:45:00Z">
        <w:r w:rsidRPr="00FD79BE" w:rsidDel="004669B1">
          <w:rPr>
            <w:rFonts w:ascii="Arial" w:hAnsi="Arial" w:cs="Arial"/>
            <w:color w:val="000000"/>
            <w:sz w:val="24"/>
            <w:szCs w:val="24"/>
            <w:rPrChange w:id="1082" w:author="Sujil Kumar Koottathampathiyil" w:date="2022-06-09T11:28:00Z">
              <w:rPr>
                <w:rFonts w:ascii="Arial" w:hAnsi="Arial" w:cs="Arial"/>
                <w:color w:val="000000"/>
              </w:rPr>
            </w:rPrChange>
          </w:rPr>
          <w:lastRenderedPageBreak/>
          <w:delText xml:space="preserve">As per the fig we can see there are countries like Russia, Ukraine and Hungary </w:delText>
        </w:r>
      </w:del>
      <w:del w:id="1083" w:author="Sujil Kumar Koottathampathiyil" w:date="2022-06-09T08:10:00Z">
        <w:r w:rsidRPr="00FD79BE" w:rsidDel="00FC33DE">
          <w:rPr>
            <w:rFonts w:ascii="Arial" w:hAnsi="Arial" w:cs="Arial"/>
            <w:color w:val="000000"/>
            <w:sz w:val="24"/>
            <w:szCs w:val="24"/>
            <w:rPrChange w:id="1084" w:author="Sujil Kumar Koottathampathiyil" w:date="2022-06-09T11:28:00Z">
              <w:rPr>
                <w:rFonts w:ascii="Arial" w:hAnsi="Arial" w:cs="Arial"/>
                <w:color w:val="000000"/>
              </w:rPr>
            </w:rPrChange>
          </w:rPr>
          <w:delText xml:space="preserve">having </w:delText>
        </w:r>
      </w:del>
      <w:del w:id="1085" w:author="Sujil Kumar Koottathampathiyil" w:date="2022-06-12T09:45:00Z">
        <w:r w:rsidRPr="00FD79BE" w:rsidDel="004669B1">
          <w:rPr>
            <w:rFonts w:ascii="Arial" w:hAnsi="Arial" w:cs="Arial"/>
            <w:color w:val="000000"/>
            <w:sz w:val="24"/>
            <w:szCs w:val="24"/>
            <w:rPrChange w:id="1086" w:author="Sujil Kumar Koottathampathiyil" w:date="2022-06-09T11:28:00Z">
              <w:rPr>
                <w:rFonts w:ascii="Arial" w:hAnsi="Arial" w:cs="Arial"/>
                <w:color w:val="000000"/>
              </w:rPr>
            </w:rPrChange>
          </w:rPr>
          <w:delText>some sort of relation in terms of number of suicides per hundred k. As per the report from</w:delText>
        </w:r>
      </w:del>
      <w:del w:id="1087" w:author="Sujil Kumar Koottathampathiyil" w:date="2022-06-12T09:44:00Z">
        <w:r w:rsidRPr="00FD79BE" w:rsidDel="00EA5F9E">
          <w:rPr>
            <w:rFonts w:ascii="Arial" w:hAnsi="Arial" w:cs="Arial"/>
            <w:color w:val="000000"/>
            <w:sz w:val="24"/>
            <w:szCs w:val="24"/>
            <w:rPrChange w:id="1088" w:author="Sujil Kumar Koottathampathiyil" w:date="2022-06-09T11:28:00Z">
              <w:rPr>
                <w:rFonts w:ascii="Arial" w:hAnsi="Arial" w:cs="Arial"/>
                <w:color w:val="000000"/>
              </w:rPr>
            </w:rPrChange>
          </w:rPr>
          <w:delText xml:space="preserve"> </w:delText>
        </w:r>
      </w:del>
      <w:del w:id="1089" w:author="Sujil Kumar Koottathampathiyil" w:date="2022-06-12T09:45:00Z">
        <w:r w:rsidRPr="00FD79BE" w:rsidDel="004669B1">
          <w:rPr>
            <w:rFonts w:ascii="Arial" w:hAnsi="Arial" w:cs="Arial"/>
            <w:color w:val="000000"/>
            <w:sz w:val="24"/>
            <w:szCs w:val="24"/>
            <w:rPrChange w:id="1090" w:author="Sujil Kumar Koottathampathiyil" w:date="2022-06-09T11:28:00Z">
              <w:rPr>
                <w:rFonts w:ascii="Arial" w:hAnsi="Arial" w:cs="Arial"/>
                <w:color w:val="000000"/>
              </w:rPr>
            </w:rPrChange>
          </w:rPr>
          <w:delText xml:space="preserve">, the reasons for suicides in Ukraine </w:delText>
        </w:r>
      </w:del>
      <w:del w:id="1091" w:author="Sujil Kumar Koottathampathiyil" w:date="2022-06-09T08:10:00Z">
        <w:r w:rsidRPr="00FD79BE" w:rsidDel="00FC33DE">
          <w:rPr>
            <w:rFonts w:ascii="Arial" w:hAnsi="Arial" w:cs="Arial"/>
            <w:color w:val="000000"/>
            <w:sz w:val="24"/>
            <w:szCs w:val="24"/>
            <w:rPrChange w:id="1092" w:author="Sujil Kumar Koottathampathiyil" w:date="2022-06-09T11:28:00Z">
              <w:rPr>
                <w:rFonts w:ascii="Arial" w:hAnsi="Arial" w:cs="Arial"/>
                <w:color w:val="000000"/>
              </w:rPr>
            </w:rPrChange>
          </w:rPr>
          <w:delText xml:space="preserve">is </w:delText>
        </w:r>
      </w:del>
      <w:del w:id="1093" w:author="Sujil Kumar Koottathampathiyil" w:date="2022-06-09T08:11:00Z">
        <w:r w:rsidRPr="00FD79BE" w:rsidDel="00FC33DE">
          <w:rPr>
            <w:rFonts w:ascii="Arial" w:hAnsi="Arial" w:cs="Arial"/>
            <w:color w:val="000000"/>
            <w:sz w:val="24"/>
            <w:szCs w:val="24"/>
            <w:rPrChange w:id="1094" w:author="Sujil Kumar Koottathampathiyil" w:date="2022-06-09T11:28:00Z">
              <w:rPr>
                <w:rFonts w:ascii="Arial" w:hAnsi="Arial" w:cs="Arial"/>
                <w:color w:val="000000"/>
              </w:rPr>
            </w:rPrChange>
          </w:rPr>
          <w:delText xml:space="preserve">an </w:delText>
        </w:r>
      </w:del>
      <w:del w:id="1095" w:author="Sujil Kumar Koottathampathiyil" w:date="2022-06-12T09:45:00Z">
        <w:r w:rsidRPr="00FD79BE" w:rsidDel="004669B1">
          <w:rPr>
            <w:rFonts w:ascii="Arial" w:hAnsi="Arial" w:cs="Arial"/>
            <w:color w:val="000000"/>
            <w:sz w:val="24"/>
            <w:szCs w:val="24"/>
            <w:rPrChange w:id="1096" w:author="Sujil Kumar Koottathampathiyil" w:date="2022-06-09T11:28:00Z">
              <w:rPr>
                <w:rFonts w:ascii="Arial" w:hAnsi="Arial" w:cs="Arial"/>
                <w:color w:val="000000"/>
              </w:rPr>
            </w:rPrChange>
          </w:rPr>
          <w:delText>after</w:delText>
        </w:r>
      </w:del>
      <w:del w:id="1097" w:author="Sujil Kumar Koottathampathiyil" w:date="2022-06-09T08:10:00Z">
        <w:r w:rsidRPr="00FD79BE" w:rsidDel="00FC33DE">
          <w:rPr>
            <w:rFonts w:ascii="Arial" w:hAnsi="Arial" w:cs="Arial"/>
            <w:color w:val="000000"/>
            <w:sz w:val="24"/>
            <w:szCs w:val="24"/>
            <w:rPrChange w:id="1098" w:author="Sujil Kumar Koottathampathiyil" w:date="2022-06-09T11:28:00Z">
              <w:rPr>
                <w:rFonts w:ascii="Arial" w:hAnsi="Arial" w:cs="Arial"/>
                <w:color w:val="000000"/>
              </w:rPr>
            </w:rPrChange>
          </w:rPr>
          <w:delText xml:space="preserve"> </w:delText>
        </w:r>
      </w:del>
      <w:del w:id="1099" w:author="Sujil Kumar Koottathampathiyil" w:date="2022-06-12T09:45:00Z">
        <w:r w:rsidRPr="00FD79BE" w:rsidDel="004669B1">
          <w:rPr>
            <w:rFonts w:ascii="Arial" w:hAnsi="Arial" w:cs="Arial"/>
            <w:color w:val="000000"/>
            <w:sz w:val="24"/>
            <w:szCs w:val="24"/>
            <w:rPrChange w:id="1100" w:author="Sujil Kumar Koottathampathiyil" w:date="2022-06-09T11:28:00Z">
              <w:rPr>
                <w:rFonts w:ascii="Arial" w:hAnsi="Arial" w:cs="Arial"/>
                <w:color w:val="000000"/>
              </w:rPr>
            </w:rPrChange>
          </w:rPr>
          <w:delText xml:space="preserve">math of the conflicts between Russia and Ukraine and continuous war. Our data clearly </w:delText>
        </w:r>
      </w:del>
      <w:del w:id="1101" w:author="Sujil Kumar Koottathampathiyil" w:date="2022-06-09T08:10:00Z">
        <w:r w:rsidRPr="00FD79BE" w:rsidDel="00FC33DE">
          <w:rPr>
            <w:rFonts w:ascii="Arial" w:hAnsi="Arial" w:cs="Arial"/>
            <w:color w:val="000000"/>
            <w:sz w:val="24"/>
            <w:szCs w:val="24"/>
            <w:rPrChange w:id="1102" w:author="Sujil Kumar Koottathampathiyil" w:date="2022-06-09T11:28:00Z">
              <w:rPr>
                <w:rFonts w:ascii="Arial" w:hAnsi="Arial" w:cs="Arial"/>
                <w:color w:val="000000"/>
              </w:rPr>
            </w:rPrChange>
          </w:rPr>
          <w:delText xml:space="preserve">shown </w:delText>
        </w:r>
      </w:del>
      <w:del w:id="1103" w:author="Sujil Kumar Koottathampathiyil" w:date="2022-06-09T08:11:00Z">
        <w:r w:rsidRPr="00FD79BE" w:rsidDel="00FC33DE">
          <w:rPr>
            <w:rFonts w:ascii="Arial" w:hAnsi="Arial" w:cs="Arial"/>
            <w:color w:val="000000"/>
            <w:sz w:val="24"/>
            <w:szCs w:val="24"/>
            <w:rPrChange w:id="1104" w:author="Sujil Kumar Koottathampathiyil" w:date="2022-06-09T11:28:00Z">
              <w:rPr>
                <w:rFonts w:ascii="Arial" w:hAnsi="Arial" w:cs="Arial"/>
                <w:color w:val="000000"/>
              </w:rPr>
            </w:rPrChange>
          </w:rPr>
          <w:delText xml:space="preserve">the </w:delText>
        </w:r>
      </w:del>
      <w:del w:id="1105" w:author="Sujil Kumar Koottathampathiyil" w:date="2022-06-12T09:45:00Z">
        <w:r w:rsidRPr="00FD79BE" w:rsidDel="004669B1">
          <w:rPr>
            <w:rFonts w:ascii="Arial" w:hAnsi="Arial" w:cs="Arial"/>
            <w:color w:val="000000"/>
            <w:sz w:val="24"/>
            <w:szCs w:val="24"/>
            <w:rPrChange w:id="1106" w:author="Sujil Kumar Koottathampathiyil" w:date="2022-06-09T11:28:00Z">
              <w:rPr>
                <w:rFonts w:ascii="Arial" w:hAnsi="Arial" w:cs="Arial"/>
                <w:color w:val="000000"/>
              </w:rPr>
            </w:rPrChange>
          </w:rPr>
          <w:delText xml:space="preserve">one of the most affected countries in terms of suicide </w:delText>
        </w:r>
      </w:del>
      <w:del w:id="1107" w:author="Sujil Kumar Koottathampathiyil" w:date="2022-06-09T08:12:00Z">
        <w:r w:rsidRPr="00FD79BE" w:rsidDel="00FC33DE">
          <w:rPr>
            <w:rFonts w:ascii="Arial" w:hAnsi="Arial" w:cs="Arial"/>
            <w:color w:val="000000"/>
            <w:sz w:val="24"/>
            <w:szCs w:val="24"/>
            <w:rPrChange w:id="1108" w:author="Sujil Kumar Koottathampathiyil" w:date="2022-06-09T11:28:00Z">
              <w:rPr>
                <w:rFonts w:ascii="Arial" w:hAnsi="Arial" w:cs="Arial"/>
                <w:color w:val="000000"/>
              </w:rPr>
            </w:rPrChange>
          </w:rPr>
          <w:delText xml:space="preserve">as </w:delText>
        </w:r>
      </w:del>
      <w:del w:id="1109" w:author="Sujil Kumar Koottathampathiyil" w:date="2022-06-12T09:45:00Z">
        <w:r w:rsidRPr="00FD79BE" w:rsidDel="004669B1">
          <w:rPr>
            <w:rFonts w:ascii="Arial" w:hAnsi="Arial" w:cs="Arial"/>
            <w:color w:val="000000"/>
            <w:sz w:val="24"/>
            <w:szCs w:val="24"/>
            <w:rPrChange w:id="1110" w:author="Sujil Kumar Koottathampathiyil" w:date="2022-06-09T11:28:00Z">
              <w:rPr>
                <w:rFonts w:ascii="Arial" w:hAnsi="Arial" w:cs="Arial"/>
                <w:color w:val="000000"/>
              </w:rPr>
            </w:rPrChange>
          </w:rPr>
          <w:delText>Ukraine.</w:delText>
        </w:r>
      </w:del>
      <w:ins w:id="1111" w:author="Sujil Kumar Koottathampathiyil" w:date="2022-06-12T09:44:00Z">
        <w:r w:rsidRPr="00FD79BE">
          <w:rPr>
            <w:rFonts w:ascii="Arial" w:hAnsi="Arial" w:cs="Arial"/>
            <w:color w:val="000000"/>
            <w:sz w:val="24"/>
            <w:szCs w:val="24"/>
          </w:rPr>
          <w:t>As seen in the fig 4.</w:t>
        </w:r>
      </w:ins>
      <w:r w:rsidRPr="00FD79BE">
        <w:rPr>
          <w:rFonts w:ascii="Arial" w:hAnsi="Arial" w:cs="Arial"/>
          <w:color w:val="000000"/>
          <w:sz w:val="24"/>
          <w:szCs w:val="24"/>
        </w:rPr>
        <w:t>5</w:t>
      </w:r>
      <w:ins w:id="1112" w:author="Sujil Kumar Koottathampathiyil" w:date="2022-06-12T09:44:00Z">
        <w:r w:rsidRPr="00FD79BE">
          <w:rPr>
            <w:rFonts w:ascii="Arial" w:hAnsi="Arial" w:cs="Arial"/>
            <w:color w:val="000000"/>
            <w:sz w:val="24"/>
            <w:szCs w:val="24"/>
          </w:rPr>
          <w:t xml:space="preserve">, nations such as Russia, Ukraine, and Hungary have some form of relationship in terms of the number of suicides per 100,000 people. According to a </w:t>
        </w:r>
      </w:ins>
      <w:r w:rsidR="0044020A" w:rsidRPr="00FD79BE">
        <w:rPr>
          <w:rFonts w:ascii="Arial" w:hAnsi="Arial" w:cs="Arial"/>
          <w:color w:val="000000"/>
          <w:sz w:val="24"/>
          <w:szCs w:val="24"/>
        </w:rPr>
        <w:t>BBC News</w:t>
      </w:r>
      <w:ins w:id="1113" w:author="Sujil Kumar Koottathampathiyil" w:date="2022-06-12T09:44:00Z">
        <w:r w:rsidRPr="00FD79BE">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ins>
    </w:p>
    <w:p w14:paraId="111DE5E6" w14:textId="77777777" w:rsidR="0049196A" w:rsidRPr="00FD79BE" w:rsidRDefault="0049196A" w:rsidP="0049196A">
      <w:pPr>
        <w:spacing w:line="360" w:lineRule="auto"/>
        <w:jc w:val="both"/>
        <w:rPr>
          <w:ins w:id="1114" w:author="Sujil Kumar Koottathampathiyil" w:date="2022-06-12T09:46:00Z"/>
          <w:rFonts w:ascii="Arial" w:hAnsi="Arial" w:cs="Arial"/>
          <w:color w:val="000000"/>
          <w:sz w:val="24"/>
          <w:szCs w:val="24"/>
        </w:rPr>
      </w:pPr>
    </w:p>
    <w:p w14:paraId="430959DC" w14:textId="77777777" w:rsidR="0049196A" w:rsidRPr="00FD79BE" w:rsidDel="00B149CB" w:rsidRDefault="0049196A" w:rsidP="0049196A">
      <w:pPr>
        <w:spacing w:line="360" w:lineRule="auto"/>
        <w:jc w:val="center"/>
        <w:rPr>
          <w:del w:id="1115" w:author="Sujil Kumar Koottathampathiyil" w:date="2022-06-12T09:50:00Z"/>
          <w:rFonts w:ascii="Arial" w:eastAsia="Times New Roman" w:hAnsi="Arial" w:cs="Arial"/>
          <w:b/>
          <w:bCs/>
          <w:sz w:val="24"/>
          <w:szCs w:val="24"/>
        </w:rPr>
      </w:pPr>
      <w:ins w:id="1116" w:author="Sujil Kumar Koottathampathiyil" w:date="2022-06-12T09:47:00Z">
        <w:r w:rsidRPr="00FD79BE">
          <w:rPr>
            <w:rFonts w:ascii="Arial" w:eastAsia="Times New Roman" w:hAnsi="Arial" w:cs="Arial"/>
            <w:b/>
            <w:bCs/>
            <w:sz w:val="24"/>
            <w:szCs w:val="24"/>
            <w:rPrChange w:id="1117" w:author="Sujil Kumar Koottathampathiyil" w:date="2022-06-12T09:47:00Z">
              <w:rPr>
                <w:rFonts w:ascii="Arial" w:eastAsia="Times New Roman" w:hAnsi="Arial" w:cs="Arial"/>
                <w:i/>
                <w:iCs/>
                <w:sz w:val="24"/>
                <w:szCs w:val="24"/>
              </w:rPr>
            </w:rPrChange>
          </w:rPr>
          <w:t xml:space="preserve">Top ten countries with the highest suicide </w:t>
        </w:r>
      </w:ins>
      <w:ins w:id="1118" w:author="Sujil Kumar Koottathampathiyil" w:date="2022-06-12T09:49:00Z">
        <w:r w:rsidRPr="00FD79BE">
          <w:rPr>
            <w:rFonts w:ascii="Arial" w:eastAsia="Times New Roman" w:hAnsi="Arial" w:cs="Arial"/>
            <w:b/>
            <w:bCs/>
            <w:sz w:val="24"/>
            <w:szCs w:val="24"/>
          </w:rPr>
          <w:t>averages</w:t>
        </w:r>
      </w:ins>
    </w:p>
    <w:p w14:paraId="58C91454" w14:textId="77777777" w:rsidR="0049196A" w:rsidRPr="00FD79BE" w:rsidRDefault="0049196A" w:rsidP="0049196A">
      <w:pPr>
        <w:spacing w:line="360" w:lineRule="auto"/>
        <w:jc w:val="center"/>
        <w:rPr>
          <w:ins w:id="1119" w:author="Sujil Kumar Koottathampathiyil" w:date="2022-06-12T09:51:00Z"/>
          <w:rFonts w:ascii="Arial" w:hAnsi="Arial" w:cs="Arial"/>
          <w:b/>
          <w:bCs/>
          <w:color w:val="000000"/>
          <w:sz w:val="24"/>
          <w:szCs w:val="24"/>
          <w:rPrChange w:id="1120" w:author="Sujil Kumar Koottathampathiyil" w:date="2022-06-12T09:47:00Z">
            <w:rPr>
              <w:ins w:id="1121" w:author="Sujil Kumar Koottathampathiyil" w:date="2022-06-12T09:51:00Z"/>
              <w:rFonts w:ascii="Arial" w:hAnsi="Arial" w:cs="Arial"/>
              <w:color w:val="000000"/>
            </w:rPr>
          </w:rPrChange>
        </w:rPr>
      </w:pPr>
    </w:p>
    <w:p w14:paraId="351DB854" w14:textId="77777777" w:rsidR="0049196A" w:rsidRPr="00FD79BE" w:rsidRDefault="0049196A" w:rsidP="0049196A">
      <w:pPr>
        <w:spacing w:line="360" w:lineRule="auto"/>
        <w:jc w:val="center"/>
        <w:rPr>
          <w:ins w:id="1122" w:author="Sujil Kumar Koottathampathiyil" w:date="2022-06-09T01:19:00Z"/>
          <w:rFonts w:ascii="Arial" w:hAnsi="Arial" w:cs="Arial"/>
          <w:color w:val="000000"/>
          <w:sz w:val="24"/>
          <w:szCs w:val="24"/>
          <w:rPrChange w:id="1123" w:author="Sujil Kumar Koottathampathiyil" w:date="2022-06-09T11:28:00Z">
            <w:rPr>
              <w:ins w:id="1124" w:author="Sujil Kumar Koottathampathiyil" w:date="2022-06-09T01:19:00Z"/>
              <w:rFonts w:ascii="Arial" w:hAnsi="Arial" w:cs="Arial"/>
              <w:color w:val="000000"/>
            </w:rPr>
          </w:rPrChange>
        </w:rPr>
      </w:pPr>
      <w:r w:rsidRPr="00FD79BE">
        <w:rPr>
          <w:rFonts w:ascii="Arial" w:hAnsi="Arial" w:cs="Arial"/>
          <w:noProof/>
          <w:sz w:val="24"/>
          <w:szCs w:val="24"/>
          <w:rPrChange w:id="1125" w:author="Sujil Kumar Koottathampathiyil" w:date="2022-06-09T11:28:00Z">
            <w:rPr>
              <w:rFonts w:ascii="Arial" w:hAnsi="Arial" w:cs="Arial"/>
              <w:noProof/>
            </w:rPr>
          </w:rPrChange>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503531E0" w14:textId="77777777" w:rsidR="0049196A" w:rsidRPr="00FD79BE" w:rsidDel="007C032C" w:rsidRDefault="0049196A" w:rsidP="0049196A">
      <w:pPr>
        <w:spacing w:line="360" w:lineRule="auto"/>
        <w:jc w:val="center"/>
        <w:rPr>
          <w:del w:id="1126" w:author="Sujil Kumar Koottathampathiyil" w:date="2022-06-09T08:33:00Z"/>
          <w:rFonts w:ascii="Arial" w:hAnsi="Arial" w:cs="Arial"/>
          <w:i/>
          <w:iCs/>
          <w:color w:val="000000"/>
          <w:sz w:val="24"/>
          <w:szCs w:val="24"/>
          <w:rPrChange w:id="1127" w:author="Sujil Kumar Koottathampathiyil" w:date="2022-06-12T09:45:00Z">
            <w:rPr>
              <w:del w:id="1128" w:author="Sujil Kumar Koottathampathiyil" w:date="2022-06-09T08:33:00Z"/>
              <w:rFonts w:ascii="Arial" w:hAnsi="Arial" w:cs="Arial"/>
              <w:color w:val="000000"/>
            </w:rPr>
          </w:rPrChange>
        </w:rPr>
      </w:pPr>
      <w:ins w:id="1129" w:author="Sujil Kumar Koottathampathiyil" w:date="2022-06-09T01:19:00Z">
        <w:r w:rsidRPr="00FD79BE">
          <w:rPr>
            <w:rFonts w:ascii="Arial" w:eastAsia="Times New Roman" w:hAnsi="Arial" w:cs="Arial"/>
            <w:b/>
            <w:bCs/>
            <w:i/>
            <w:iCs/>
            <w:sz w:val="24"/>
            <w:szCs w:val="24"/>
            <w:rPrChange w:id="1130" w:author="Sujil Kumar Koottathampathiyil" w:date="2022-06-12T09:45:00Z">
              <w:rPr>
                <w:rFonts w:ascii="Arial" w:eastAsia="Times New Roman" w:hAnsi="Arial" w:cs="Arial"/>
                <w:b/>
                <w:bCs/>
                <w:sz w:val="24"/>
                <w:szCs w:val="24"/>
              </w:rPr>
            </w:rPrChange>
          </w:rPr>
          <w:t xml:space="preserve">Fig. </w:t>
        </w:r>
      </w:ins>
      <w:ins w:id="1131" w:author="Sujil Kumar Koottathampathiyil" w:date="2022-06-09T08:31:00Z">
        <w:r w:rsidRPr="00FD79BE">
          <w:rPr>
            <w:rFonts w:ascii="Arial" w:eastAsia="Times New Roman" w:hAnsi="Arial" w:cs="Arial"/>
            <w:b/>
            <w:bCs/>
            <w:i/>
            <w:iCs/>
            <w:sz w:val="24"/>
            <w:szCs w:val="24"/>
            <w:rPrChange w:id="1132" w:author="Sujil Kumar Koottathampathiyil" w:date="2022-06-12T09:45: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6</w:t>
      </w:r>
      <w:ins w:id="1133" w:author="Sujil Kumar Koottathampathiyil" w:date="2022-06-09T01:19:00Z">
        <w:r w:rsidRPr="00FD79BE">
          <w:rPr>
            <w:rFonts w:ascii="Arial" w:eastAsia="Times New Roman" w:hAnsi="Arial" w:cs="Arial"/>
            <w:b/>
            <w:bCs/>
            <w:i/>
            <w:iCs/>
            <w:sz w:val="24"/>
            <w:szCs w:val="24"/>
            <w:rPrChange w:id="1134" w:author="Sujil Kumar Koottathampathiyil" w:date="2022-06-12T09:45:00Z">
              <w:rPr>
                <w:rFonts w:ascii="Arial" w:eastAsia="Times New Roman" w:hAnsi="Arial" w:cs="Arial"/>
                <w:b/>
                <w:bCs/>
                <w:sz w:val="24"/>
                <w:szCs w:val="24"/>
              </w:rPr>
            </w:rPrChange>
          </w:rPr>
          <w:t>:</w:t>
        </w:r>
        <w:r w:rsidRPr="00FD79BE">
          <w:rPr>
            <w:rFonts w:ascii="Arial" w:eastAsia="Times New Roman" w:hAnsi="Arial" w:cs="Arial"/>
            <w:i/>
            <w:iCs/>
            <w:sz w:val="24"/>
            <w:szCs w:val="24"/>
            <w:rPrChange w:id="1135" w:author="Sujil Kumar Koottathampathiyil" w:date="2022-06-12T09:45:00Z">
              <w:rPr>
                <w:rFonts w:ascii="Arial" w:eastAsia="Times New Roman" w:hAnsi="Arial" w:cs="Arial"/>
                <w:sz w:val="24"/>
                <w:szCs w:val="24"/>
              </w:rPr>
            </w:rPrChange>
          </w:rPr>
          <w:t xml:space="preserve"> Top ten countries with the highest suicide rates</w:t>
        </w:r>
      </w:ins>
    </w:p>
    <w:p w14:paraId="23C74388" w14:textId="77777777" w:rsidR="0049196A" w:rsidRPr="00FD79BE" w:rsidRDefault="0049196A">
      <w:pPr>
        <w:spacing w:line="360" w:lineRule="auto"/>
        <w:jc w:val="center"/>
        <w:rPr>
          <w:rFonts w:ascii="Arial" w:hAnsi="Arial" w:cs="Arial"/>
          <w:i/>
          <w:iCs/>
          <w:color w:val="000000"/>
          <w:sz w:val="24"/>
          <w:szCs w:val="24"/>
          <w:rPrChange w:id="1136" w:author="Sujil Kumar Koottathampathiyil" w:date="2022-06-12T09:45:00Z">
            <w:rPr>
              <w:rFonts w:ascii="Arial" w:hAnsi="Arial" w:cs="Arial"/>
              <w:color w:val="000000"/>
            </w:rPr>
          </w:rPrChange>
        </w:rPr>
        <w:pPrChange w:id="1137" w:author="Sujil Kumar Koottathampathiyil" w:date="2022-06-12T23:38:00Z">
          <w:pPr>
            <w:spacing w:line="360" w:lineRule="auto"/>
            <w:jc w:val="both"/>
          </w:pPr>
        </w:pPrChange>
      </w:pPr>
    </w:p>
    <w:p w14:paraId="2E767420" w14:textId="676A8343" w:rsidR="0049196A" w:rsidRPr="00FD79BE" w:rsidRDefault="0049196A" w:rsidP="0049196A">
      <w:pPr>
        <w:spacing w:line="360" w:lineRule="auto"/>
        <w:jc w:val="both"/>
        <w:rPr>
          <w:ins w:id="1138" w:author="Sujil Kumar Koottathampathiyil" w:date="2022-06-12T10:16:00Z"/>
          <w:rFonts w:ascii="Arial" w:hAnsi="Arial" w:cs="Arial"/>
          <w:color w:val="000000"/>
          <w:sz w:val="24"/>
          <w:szCs w:val="24"/>
        </w:rPr>
      </w:pPr>
      <w:commentRangeStart w:id="1139"/>
      <w:del w:id="1140" w:author="Sujil Kumar Koottathampathiyil" w:date="2022-06-12T10:16:00Z">
        <w:r w:rsidRPr="00FD79BE" w:rsidDel="00D409D9">
          <w:rPr>
            <w:rFonts w:ascii="Arial" w:hAnsi="Arial" w:cs="Arial"/>
            <w:color w:val="000000"/>
            <w:sz w:val="24"/>
            <w:szCs w:val="24"/>
            <w:rPrChange w:id="1141" w:author="Sujil Kumar Koottathampathiyil" w:date="2022-06-09T11:28:00Z">
              <w:rPr>
                <w:rFonts w:ascii="Arial" w:hAnsi="Arial" w:cs="Arial"/>
                <w:color w:val="000000"/>
              </w:rPr>
            </w:rPrChange>
          </w:rPr>
          <w:delText xml:space="preserve">The above figure shows the scale of suicides </w:delText>
        </w:r>
      </w:del>
      <w:del w:id="1142" w:author="Sujil Kumar Koottathampathiyil" w:date="2022-06-09T08:09:00Z">
        <w:r w:rsidRPr="00FD79BE" w:rsidDel="00D9566B">
          <w:rPr>
            <w:rFonts w:ascii="Arial" w:hAnsi="Arial" w:cs="Arial"/>
            <w:color w:val="000000"/>
            <w:sz w:val="24"/>
            <w:szCs w:val="24"/>
            <w:rPrChange w:id="1143" w:author="Sujil Kumar Koottathampathiyil" w:date="2022-06-09T11:28:00Z">
              <w:rPr>
                <w:rFonts w:ascii="Arial" w:hAnsi="Arial" w:cs="Arial"/>
                <w:color w:val="000000"/>
              </w:rPr>
            </w:rPrChange>
          </w:rPr>
          <w:delText xml:space="preserve">among </w:delText>
        </w:r>
      </w:del>
      <w:del w:id="1144" w:author="Sujil Kumar Koottathampathiyil" w:date="2022-06-12T10:16:00Z">
        <w:r w:rsidRPr="00FD79BE" w:rsidDel="00D409D9">
          <w:rPr>
            <w:rFonts w:ascii="Arial" w:hAnsi="Arial" w:cs="Arial"/>
            <w:color w:val="000000"/>
            <w:sz w:val="24"/>
            <w:szCs w:val="24"/>
            <w:rPrChange w:id="1145" w:author="Sujil Kumar Koottathampathiyil" w:date="2022-06-09T11:28:00Z">
              <w:rPr>
                <w:rFonts w:ascii="Arial" w:hAnsi="Arial" w:cs="Arial"/>
                <w:color w:val="000000"/>
              </w:rPr>
            </w:rPrChange>
          </w:rPr>
          <w:delText xml:space="preserve">different countries. It is very clear to see that Russian </w:delText>
        </w:r>
      </w:del>
      <w:del w:id="1146" w:author="Sujil Kumar Koottathampathiyil" w:date="2022-06-09T08:09:00Z">
        <w:r w:rsidRPr="00FD79BE" w:rsidDel="00D9566B">
          <w:rPr>
            <w:rFonts w:ascii="Arial" w:hAnsi="Arial" w:cs="Arial"/>
            <w:color w:val="000000"/>
            <w:sz w:val="24"/>
            <w:szCs w:val="24"/>
            <w:rPrChange w:id="1147" w:author="Sujil Kumar Koottathampathiyil" w:date="2022-06-09T11:28:00Z">
              <w:rPr>
                <w:rFonts w:ascii="Arial" w:hAnsi="Arial" w:cs="Arial"/>
                <w:color w:val="000000"/>
              </w:rPr>
            </w:rPrChange>
          </w:rPr>
          <w:delText xml:space="preserve">federation </w:delText>
        </w:r>
      </w:del>
      <w:del w:id="1148" w:author="Sujil Kumar Koottathampathiyil" w:date="2022-06-12T10:16:00Z">
        <w:r w:rsidRPr="00FD79BE" w:rsidDel="00D409D9">
          <w:rPr>
            <w:rFonts w:ascii="Arial" w:hAnsi="Arial" w:cs="Arial"/>
            <w:color w:val="000000"/>
            <w:sz w:val="24"/>
            <w:szCs w:val="24"/>
            <w:rPrChange w:id="1149" w:author="Sujil Kumar Koottathampathiyil" w:date="2022-06-09T11:28:00Z">
              <w:rPr>
                <w:rFonts w:ascii="Arial" w:hAnsi="Arial" w:cs="Arial"/>
                <w:color w:val="000000"/>
              </w:rPr>
            </w:rPrChange>
          </w:rPr>
          <w:delText xml:space="preserve">is showing the most suicide rate among all the other countries. As per the previous studies </w:delText>
        </w:r>
      </w:del>
      <w:del w:id="1150" w:author="Sujil Kumar Koottathampathiyil" w:date="2022-06-09T08:10:00Z">
        <w:r w:rsidRPr="00FD79BE" w:rsidDel="00FC33DE">
          <w:rPr>
            <w:rFonts w:ascii="Arial" w:hAnsi="Arial" w:cs="Arial"/>
            <w:color w:val="000000"/>
            <w:sz w:val="24"/>
            <w:szCs w:val="24"/>
            <w:rPrChange w:id="1151" w:author="Sujil Kumar Koottathampathiyil" w:date="2022-06-09T11:28:00Z">
              <w:rPr>
                <w:rFonts w:ascii="Arial" w:hAnsi="Arial" w:cs="Arial"/>
                <w:color w:val="000000"/>
              </w:rPr>
            </w:rPrChange>
          </w:rPr>
          <w:delText xml:space="preserve">like </w:delText>
        </w:r>
      </w:del>
      <w:del w:id="1152" w:author="Sujil Kumar Koottathampathiyil" w:date="2022-06-12T10:16:00Z">
        <w:r w:rsidRPr="00FD79BE" w:rsidDel="00D409D9">
          <w:rPr>
            <w:rFonts w:ascii="Arial" w:hAnsi="Arial" w:cs="Arial"/>
            <w:color w:val="000000"/>
            <w:sz w:val="24"/>
            <w:szCs w:val="24"/>
            <w:rPrChange w:id="1153" w:author="Sujil Kumar Koottathampathiyil" w:date="2022-06-09T11:28:00Z">
              <w:rPr>
                <w:rFonts w:ascii="Arial" w:hAnsi="Arial" w:cs="Arial"/>
                <w:color w:val="000000"/>
              </w:rPr>
            </w:rPrChange>
          </w:rPr>
          <w:delText xml:space="preserve"> it’s very clear that Russia is facing issues with suicidal behaviour from male population and also their drinking habits have significant effect on leading them to commit suicide.</w:delText>
        </w:r>
        <w:commentRangeEnd w:id="1139"/>
        <w:r w:rsidRPr="00FD79BE" w:rsidDel="00D409D9">
          <w:rPr>
            <w:rStyle w:val="CommentReference"/>
            <w:rFonts w:ascii="Arial" w:hAnsi="Arial" w:cs="Arial"/>
          </w:rPr>
          <w:commentReference w:id="1139"/>
        </w:r>
      </w:del>
      <w:ins w:id="1154" w:author="Sujil Kumar Koottathampathiyil" w:date="2022-06-12T10:16:00Z">
        <w:r w:rsidRPr="00FD79BE">
          <w:rPr>
            <w:rFonts w:ascii="Arial" w:hAnsi="Arial" w:cs="Arial"/>
            <w:color w:val="000000"/>
            <w:sz w:val="24"/>
            <w:szCs w:val="24"/>
          </w:rPr>
          <w:t>The extent of suicides in various nations is seen in Figure 4.</w:t>
        </w:r>
      </w:ins>
      <w:r w:rsidRPr="00FD79BE">
        <w:rPr>
          <w:rFonts w:ascii="Arial" w:hAnsi="Arial" w:cs="Arial"/>
          <w:color w:val="000000"/>
          <w:sz w:val="24"/>
          <w:szCs w:val="24"/>
        </w:rPr>
        <w:t>6</w:t>
      </w:r>
      <w:ins w:id="1155" w:author="Sujil Kumar Koottathampathiyil" w:date="2022-06-12T10:16:00Z">
        <w:r w:rsidRPr="00FD79BE">
          <w:rPr>
            <w:rFonts w:ascii="Arial" w:hAnsi="Arial" w:cs="Arial"/>
            <w:color w:val="000000"/>
            <w:sz w:val="24"/>
            <w:szCs w:val="24"/>
          </w:rPr>
          <w:t xml:space="preserve">. It is apparent that the Russian Federation has the highest suicide rate of all the countries studied. According to earlier research by Bellman and Namdev </w:t>
        </w:r>
      </w:ins>
      <w:r w:rsidR="0044020A" w:rsidRPr="00FD79BE">
        <w:rPr>
          <w:rFonts w:ascii="Arial" w:hAnsi="Arial" w:cs="Arial"/>
          <w:color w:val="000000"/>
          <w:sz w:val="24"/>
          <w:szCs w:val="24"/>
        </w:rPr>
        <w:t>(2022)</w:t>
      </w:r>
      <w:ins w:id="1156" w:author="Sujil Kumar Koottathampathiyil" w:date="2022-06-12T10:16:00Z">
        <w:r w:rsidRPr="00FD79BE">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ins>
    </w:p>
    <w:p w14:paraId="1151C08D" w14:textId="77777777" w:rsidR="0049196A" w:rsidRPr="00FD79BE" w:rsidRDefault="0049196A" w:rsidP="0049196A">
      <w:pPr>
        <w:spacing w:line="360" w:lineRule="auto"/>
        <w:jc w:val="both"/>
        <w:rPr>
          <w:ins w:id="1157" w:author="Sujil Kumar Koottathampathiyil" w:date="2022-06-12T09:51:00Z"/>
          <w:rFonts w:ascii="Arial" w:hAnsi="Arial" w:cs="Arial"/>
          <w:color w:val="000000"/>
          <w:sz w:val="24"/>
          <w:szCs w:val="24"/>
        </w:rPr>
      </w:pPr>
    </w:p>
    <w:p w14:paraId="08549B4C" w14:textId="77777777" w:rsidR="0049196A" w:rsidRPr="00FD79BE" w:rsidRDefault="0049196A" w:rsidP="0049196A">
      <w:pPr>
        <w:spacing w:line="360" w:lineRule="auto"/>
        <w:jc w:val="center"/>
        <w:rPr>
          <w:ins w:id="1158" w:author="Sujil Kumar Koottathampathiyil" w:date="2022-06-12T23:38:00Z"/>
          <w:rFonts w:ascii="Arial" w:eastAsia="Times New Roman" w:hAnsi="Arial" w:cs="Arial"/>
          <w:b/>
          <w:bCs/>
          <w:sz w:val="24"/>
          <w:szCs w:val="24"/>
        </w:rPr>
      </w:pPr>
      <w:ins w:id="1159" w:author="Sujil Kumar Koottathampathiyil" w:date="2022-06-12T09:51:00Z">
        <w:r w:rsidRPr="00FD79BE">
          <w:rPr>
            <w:rFonts w:ascii="Arial" w:eastAsia="Times New Roman" w:hAnsi="Arial" w:cs="Arial"/>
            <w:b/>
            <w:bCs/>
            <w:sz w:val="24"/>
            <w:szCs w:val="24"/>
          </w:rPr>
          <w:t>Population, Suicide, Suicide in Hundred Thousand</w:t>
        </w:r>
      </w:ins>
      <w:ins w:id="1160" w:author="Sujil Kumar Koottathampathiyil" w:date="2022-06-12T09:52:00Z">
        <w:r w:rsidRPr="00FD79BE">
          <w:rPr>
            <w:rFonts w:ascii="Arial" w:eastAsia="Times New Roman" w:hAnsi="Arial" w:cs="Arial"/>
            <w:b/>
            <w:bCs/>
            <w:sz w:val="24"/>
            <w:szCs w:val="24"/>
          </w:rPr>
          <w:t xml:space="preserve"> Vs Gender and Age</w:t>
        </w:r>
      </w:ins>
    </w:p>
    <w:p w14:paraId="30D65D52" w14:textId="77777777" w:rsidR="0049196A" w:rsidRPr="00FD79BE" w:rsidDel="00B149CB" w:rsidRDefault="0049196A" w:rsidP="0049196A">
      <w:pPr>
        <w:spacing w:line="360" w:lineRule="auto"/>
        <w:jc w:val="both"/>
        <w:rPr>
          <w:del w:id="1161" w:author="Sujil Kumar Koottathampathiyil" w:date="2022-06-12T09:51:00Z"/>
          <w:rFonts w:ascii="Arial" w:hAnsi="Arial" w:cs="Arial"/>
          <w:color w:val="000000"/>
          <w:sz w:val="24"/>
          <w:szCs w:val="24"/>
          <w:rPrChange w:id="1162" w:author="Sujil Kumar Koottathampathiyil" w:date="2022-06-09T11:28:00Z">
            <w:rPr>
              <w:del w:id="1163" w:author="Sujil Kumar Koottathampathiyil" w:date="2022-06-12T09:51:00Z"/>
              <w:rFonts w:ascii="Arial" w:hAnsi="Arial" w:cs="Arial"/>
              <w:color w:val="000000"/>
            </w:rPr>
          </w:rPrChange>
        </w:rPr>
      </w:pPr>
    </w:p>
    <w:p w14:paraId="2AC6DACC" w14:textId="77777777" w:rsidR="0049196A" w:rsidRPr="00FD79BE" w:rsidRDefault="0049196A" w:rsidP="0049196A">
      <w:pPr>
        <w:spacing w:line="360" w:lineRule="auto"/>
        <w:jc w:val="center"/>
        <w:rPr>
          <w:ins w:id="1164" w:author="Sujil Kumar Koottathampathiyil" w:date="2022-06-09T01:19:00Z"/>
          <w:rFonts w:ascii="Arial" w:hAnsi="Arial" w:cs="Arial"/>
          <w:color w:val="000000"/>
          <w:sz w:val="24"/>
          <w:szCs w:val="24"/>
          <w:rPrChange w:id="1165" w:author="Sujil Kumar Koottathampathiyil" w:date="2022-06-09T11:28:00Z">
            <w:rPr>
              <w:ins w:id="1166" w:author="Sujil Kumar Koottathampathiyil" w:date="2022-06-09T01:19:00Z"/>
              <w:rFonts w:ascii="Arial" w:hAnsi="Arial" w:cs="Arial"/>
              <w:color w:val="000000"/>
            </w:rPr>
          </w:rPrChange>
        </w:rPr>
      </w:pPr>
      <w:r w:rsidRPr="00FD79BE">
        <w:rPr>
          <w:rFonts w:ascii="Arial" w:hAnsi="Arial" w:cs="Arial"/>
          <w:noProof/>
          <w:sz w:val="24"/>
          <w:szCs w:val="24"/>
          <w:rPrChange w:id="1167" w:author="Sujil Kumar Koottathampathiyil" w:date="2022-06-09T11:28:00Z">
            <w:rPr>
              <w:rFonts w:ascii="Arial" w:hAnsi="Arial" w:cs="Arial"/>
              <w:noProof/>
            </w:rPr>
          </w:rPrChange>
        </w:rPr>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Pr="00FD79BE" w:rsidRDefault="0049196A" w:rsidP="0049196A">
      <w:pPr>
        <w:spacing w:line="360" w:lineRule="auto"/>
        <w:jc w:val="center"/>
        <w:rPr>
          <w:ins w:id="1168" w:author="Sujil Kumar Koottathampathiyil" w:date="2022-06-12T09:54:00Z"/>
          <w:rFonts w:ascii="Arial" w:eastAsia="Times New Roman" w:hAnsi="Arial" w:cs="Arial"/>
          <w:i/>
          <w:iCs/>
          <w:sz w:val="24"/>
          <w:szCs w:val="24"/>
        </w:rPr>
      </w:pPr>
      <w:ins w:id="1169" w:author="Sujil Kumar Koottathampathiyil" w:date="2022-06-09T01:19:00Z">
        <w:r w:rsidRPr="00FD79BE">
          <w:rPr>
            <w:rFonts w:ascii="Arial" w:eastAsia="Times New Roman" w:hAnsi="Arial" w:cs="Arial"/>
            <w:b/>
            <w:bCs/>
            <w:i/>
            <w:iCs/>
            <w:sz w:val="24"/>
            <w:szCs w:val="24"/>
            <w:rPrChange w:id="1170" w:author="Sujil Kumar Koottathampathiyil" w:date="2022-06-12T09:52:00Z">
              <w:rPr>
                <w:rFonts w:ascii="Arial" w:eastAsia="Times New Roman" w:hAnsi="Arial" w:cs="Arial"/>
                <w:b/>
                <w:bCs/>
                <w:sz w:val="24"/>
                <w:szCs w:val="24"/>
              </w:rPr>
            </w:rPrChange>
          </w:rPr>
          <w:t xml:space="preserve">Fig. </w:t>
        </w:r>
      </w:ins>
      <w:ins w:id="1171" w:author="Sujil Kumar Koottathampathiyil" w:date="2022-06-09T08:32:00Z">
        <w:r w:rsidRPr="00FD79BE">
          <w:rPr>
            <w:rFonts w:ascii="Arial" w:eastAsia="Times New Roman" w:hAnsi="Arial" w:cs="Arial"/>
            <w:b/>
            <w:bCs/>
            <w:i/>
            <w:iCs/>
            <w:sz w:val="24"/>
            <w:szCs w:val="24"/>
            <w:rPrChange w:id="1172" w:author="Sujil Kumar Koottathampathiyil" w:date="2022-06-12T09:52: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7</w:t>
      </w:r>
      <w:ins w:id="1173" w:author="Sujil Kumar Koottathampathiyil" w:date="2022-06-09T01:19:00Z">
        <w:r w:rsidRPr="00FD79BE">
          <w:rPr>
            <w:rFonts w:ascii="Arial" w:eastAsia="Times New Roman" w:hAnsi="Arial" w:cs="Arial"/>
            <w:b/>
            <w:bCs/>
            <w:i/>
            <w:iCs/>
            <w:sz w:val="24"/>
            <w:szCs w:val="24"/>
            <w:rPrChange w:id="1174" w:author="Sujil Kumar Koottathampathiyil" w:date="2022-06-12T09:52:00Z">
              <w:rPr>
                <w:rFonts w:ascii="Arial" w:eastAsia="Times New Roman" w:hAnsi="Arial" w:cs="Arial"/>
                <w:b/>
                <w:bCs/>
                <w:sz w:val="24"/>
                <w:szCs w:val="24"/>
              </w:rPr>
            </w:rPrChange>
          </w:rPr>
          <w:t>:</w:t>
        </w:r>
        <w:r w:rsidRPr="00FD79BE">
          <w:rPr>
            <w:rFonts w:ascii="Arial" w:eastAsia="Times New Roman" w:hAnsi="Arial" w:cs="Arial"/>
            <w:i/>
            <w:iCs/>
            <w:sz w:val="24"/>
            <w:szCs w:val="24"/>
            <w:rPrChange w:id="1175" w:author="Sujil Kumar Koottathampathiyil" w:date="2022-06-12T09:52:00Z">
              <w:rPr>
                <w:rFonts w:ascii="Arial" w:eastAsia="Times New Roman" w:hAnsi="Arial" w:cs="Arial"/>
                <w:sz w:val="24"/>
                <w:szCs w:val="24"/>
              </w:rPr>
            </w:rPrChange>
          </w:rPr>
          <w:t xml:space="preserve"> </w:t>
        </w:r>
      </w:ins>
      <w:ins w:id="1176" w:author="Sujil Kumar Koottathampathiyil" w:date="2022-06-12T09:52:00Z">
        <w:r w:rsidRPr="00FD79BE">
          <w:rPr>
            <w:rFonts w:ascii="Arial" w:eastAsia="Times New Roman" w:hAnsi="Arial" w:cs="Arial"/>
            <w:i/>
            <w:iCs/>
            <w:sz w:val="24"/>
            <w:szCs w:val="24"/>
          </w:rPr>
          <w:t xml:space="preserve">Suicide, </w:t>
        </w:r>
      </w:ins>
      <w:ins w:id="1177" w:author="Sujil Kumar Koottathampathiyil" w:date="2022-06-09T01:19:00Z">
        <w:r w:rsidRPr="00FD79BE">
          <w:rPr>
            <w:rFonts w:ascii="Arial" w:eastAsia="Times New Roman" w:hAnsi="Arial" w:cs="Arial"/>
            <w:i/>
            <w:iCs/>
            <w:sz w:val="24"/>
            <w:szCs w:val="24"/>
            <w:rPrChange w:id="1178" w:author="Sujil Kumar Koottathampathiyil" w:date="2022-06-12T09:52:00Z">
              <w:rPr>
                <w:rFonts w:ascii="Arial" w:eastAsia="Times New Roman" w:hAnsi="Arial" w:cs="Arial"/>
                <w:sz w:val="24"/>
                <w:szCs w:val="24"/>
              </w:rPr>
            </w:rPrChange>
          </w:rPr>
          <w:t>Suicide per hundred thousand</w:t>
        </w:r>
      </w:ins>
      <w:ins w:id="1179" w:author="Sujil Kumar Koottathampathiyil" w:date="2022-06-12T09:53:00Z">
        <w:r w:rsidRPr="00FD79BE">
          <w:rPr>
            <w:rFonts w:ascii="Arial" w:eastAsia="Times New Roman" w:hAnsi="Arial" w:cs="Arial"/>
            <w:i/>
            <w:iCs/>
            <w:sz w:val="24"/>
            <w:szCs w:val="24"/>
          </w:rPr>
          <w:t xml:space="preserve">, Population </w:t>
        </w:r>
      </w:ins>
      <w:ins w:id="1180" w:author="Sujil Kumar Koottathampathiyil" w:date="2022-06-09T01:20:00Z">
        <w:r w:rsidRPr="00FD79BE">
          <w:rPr>
            <w:rFonts w:ascii="Arial" w:eastAsia="Times New Roman" w:hAnsi="Arial" w:cs="Arial"/>
            <w:i/>
            <w:iCs/>
            <w:sz w:val="24"/>
            <w:szCs w:val="24"/>
            <w:rPrChange w:id="1181" w:author="Sujil Kumar Koottathampathiyil" w:date="2022-06-12T09:52:00Z">
              <w:rPr>
                <w:rFonts w:ascii="Arial" w:eastAsia="Times New Roman" w:hAnsi="Arial" w:cs="Arial"/>
                <w:sz w:val="24"/>
                <w:szCs w:val="24"/>
              </w:rPr>
            </w:rPrChange>
          </w:rPr>
          <w:t>in different genders and age</w:t>
        </w:r>
      </w:ins>
      <w:ins w:id="1182" w:author="Sujil Kumar Koottathampathiyil" w:date="2022-06-12T09:52:00Z">
        <w:r w:rsidRPr="00FD79BE">
          <w:rPr>
            <w:rFonts w:ascii="Arial" w:eastAsia="Times New Roman" w:hAnsi="Arial" w:cs="Arial"/>
            <w:i/>
            <w:iCs/>
            <w:sz w:val="24"/>
            <w:szCs w:val="24"/>
            <w:rPrChange w:id="1183" w:author="Sujil Kumar Koottathampathiyil" w:date="2022-06-12T09:52:00Z">
              <w:rPr>
                <w:rFonts w:ascii="Arial" w:eastAsia="Times New Roman" w:hAnsi="Arial" w:cs="Arial"/>
                <w:sz w:val="24"/>
                <w:szCs w:val="24"/>
              </w:rPr>
            </w:rPrChange>
          </w:rPr>
          <w:t xml:space="preserve"> in </w:t>
        </w:r>
      </w:ins>
      <w:ins w:id="1184" w:author="Sujil Kumar Koottathampathiyil" w:date="2022-06-12T09:53:00Z">
        <w:r w:rsidRPr="00FD79BE">
          <w:rPr>
            <w:rFonts w:ascii="Arial" w:eastAsia="Times New Roman" w:hAnsi="Arial" w:cs="Arial"/>
            <w:i/>
            <w:iCs/>
            <w:sz w:val="24"/>
            <w:szCs w:val="24"/>
          </w:rPr>
          <w:t>all</w:t>
        </w:r>
      </w:ins>
      <w:ins w:id="1185" w:author="Sujil Kumar Koottathampathiyil" w:date="2022-06-12T09:52:00Z">
        <w:r w:rsidRPr="00FD79BE">
          <w:rPr>
            <w:rFonts w:ascii="Arial" w:eastAsia="Times New Roman" w:hAnsi="Arial" w:cs="Arial"/>
            <w:i/>
            <w:iCs/>
            <w:sz w:val="24"/>
            <w:szCs w:val="24"/>
            <w:rPrChange w:id="1186" w:author="Sujil Kumar Koottathampathiyil" w:date="2022-06-12T09:52:00Z">
              <w:rPr>
                <w:rFonts w:ascii="Arial" w:eastAsia="Times New Roman" w:hAnsi="Arial" w:cs="Arial"/>
                <w:sz w:val="24"/>
                <w:szCs w:val="24"/>
              </w:rPr>
            </w:rPrChange>
          </w:rPr>
          <w:t xml:space="preserve"> countries</w:t>
        </w:r>
      </w:ins>
    </w:p>
    <w:p w14:paraId="745FC24E" w14:textId="77777777" w:rsidR="0049196A" w:rsidRPr="00FD79BE" w:rsidDel="006C2003" w:rsidRDefault="0049196A">
      <w:pPr>
        <w:spacing w:line="360" w:lineRule="auto"/>
        <w:jc w:val="both"/>
        <w:rPr>
          <w:del w:id="1187" w:author="Sujil Kumar Koottathampathiyil" w:date="2022-06-12T09:59:00Z"/>
          <w:rFonts w:ascii="Arial" w:hAnsi="Arial" w:cs="Arial"/>
          <w:color w:val="000000"/>
          <w:sz w:val="24"/>
          <w:szCs w:val="24"/>
          <w:rPrChange w:id="1188" w:author="Sujil Kumar Koottathampathiyil" w:date="2022-06-12T09:56:00Z">
            <w:rPr>
              <w:del w:id="1189" w:author="Sujil Kumar Koottathampathiyil" w:date="2022-06-12T09:59:00Z"/>
              <w:rFonts w:ascii="Arial" w:hAnsi="Arial" w:cs="Arial"/>
              <w:color w:val="000000"/>
            </w:rPr>
          </w:rPrChange>
        </w:rPr>
        <w:pPrChange w:id="1190" w:author="Sujil Kumar Koottathampathiyil" w:date="2022-06-12T10:12:00Z">
          <w:pPr>
            <w:spacing w:line="360" w:lineRule="auto"/>
            <w:jc w:val="center"/>
          </w:pPr>
        </w:pPrChange>
      </w:pPr>
      <w:ins w:id="1191" w:author="Sujil Kumar Koottathampathiyil" w:date="2022-06-12T09:59:00Z">
        <w:r w:rsidRPr="00FD79BE">
          <w:rPr>
            <w:rFonts w:ascii="Arial" w:eastAsia="Times New Roman" w:hAnsi="Arial" w:cs="Arial"/>
            <w:sz w:val="24"/>
            <w:szCs w:val="24"/>
          </w:rPr>
          <w:t>As seen in fig. 4.</w:t>
        </w:r>
      </w:ins>
      <w:r w:rsidRPr="00FD79BE">
        <w:rPr>
          <w:rFonts w:ascii="Arial" w:eastAsia="Times New Roman" w:hAnsi="Arial" w:cs="Arial"/>
          <w:sz w:val="24"/>
          <w:szCs w:val="24"/>
        </w:rPr>
        <w:t>7</w:t>
      </w:r>
      <w:ins w:id="1192" w:author="Sujil Kumar Koottathampathiyil" w:date="2022-06-12T09:59:00Z">
        <w:r w:rsidRPr="00FD79BE">
          <w:rPr>
            <w:rFonts w:ascii="Arial" w:eastAsia="Times New Roman" w:hAnsi="Arial" w:cs="Arial"/>
            <w:sz w:val="24"/>
            <w:szCs w:val="24"/>
          </w:rPr>
          <w:t>,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ins>
    </w:p>
    <w:p w14:paraId="18AE127D" w14:textId="77777777" w:rsidR="0049196A" w:rsidRPr="00FD79BE" w:rsidRDefault="0049196A">
      <w:pPr>
        <w:spacing w:line="360" w:lineRule="auto"/>
        <w:jc w:val="both"/>
        <w:rPr>
          <w:ins w:id="1193" w:author="Sujil Kumar Koottathampathiyil" w:date="2022-06-12T09:54:00Z"/>
          <w:rFonts w:ascii="Arial" w:hAnsi="Arial" w:cs="Arial"/>
          <w:color w:val="000000"/>
          <w:sz w:val="24"/>
          <w:szCs w:val="24"/>
        </w:rPr>
        <w:pPrChange w:id="1194" w:author="Sujil Kumar Koottathampathiyil" w:date="2022-06-12T10:12:00Z">
          <w:pPr>
            <w:spacing w:line="360" w:lineRule="auto"/>
            <w:jc w:val="center"/>
          </w:pPr>
        </w:pPrChange>
      </w:pPr>
    </w:p>
    <w:p w14:paraId="69080B77" w14:textId="77777777" w:rsidR="0049196A" w:rsidRPr="00FD79BE" w:rsidRDefault="0049196A" w:rsidP="0049196A">
      <w:pPr>
        <w:spacing w:line="360" w:lineRule="auto"/>
        <w:jc w:val="center"/>
        <w:rPr>
          <w:rFonts w:ascii="Arial" w:hAnsi="Arial" w:cs="Arial"/>
          <w:b/>
          <w:bCs/>
          <w:color w:val="000000"/>
          <w:sz w:val="24"/>
          <w:szCs w:val="24"/>
          <w:rPrChange w:id="1195" w:author="Sujil Kumar Koottathampathiyil" w:date="2022-06-12T09:54:00Z">
            <w:rPr>
              <w:rFonts w:ascii="Arial" w:hAnsi="Arial" w:cs="Arial"/>
              <w:color w:val="000000"/>
            </w:rPr>
          </w:rPrChange>
        </w:rPr>
      </w:pPr>
      <w:ins w:id="1196" w:author="Sujil Kumar Koottathampathiyil" w:date="2022-06-12T09:54:00Z">
        <w:r w:rsidRPr="00FD79BE">
          <w:rPr>
            <w:rFonts w:ascii="Arial" w:eastAsia="Times New Roman" w:hAnsi="Arial" w:cs="Arial"/>
            <w:b/>
            <w:bCs/>
            <w:sz w:val="24"/>
            <w:szCs w:val="24"/>
          </w:rPr>
          <w:t>Population, Suicide, Suicide in Hundred Thousand Vs Gender and Age</w:t>
        </w:r>
      </w:ins>
    </w:p>
    <w:p w14:paraId="74ACCE10" w14:textId="77777777" w:rsidR="0049196A" w:rsidRPr="00FD79BE" w:rsidRDefault="0049196A" w:rsidP="0049196A">
      <w:pPr>
        <w:spacing w:line="360" w:lineRule="auto"/>
        <w:jc w:val="center"/>
        <w:rPr>
          <w:ins w:id="1197" w:author="Sujil Kumar Koottathampathiyil" w:date="2022-06-09T01:21:00Z"/>
          <w:rFonts w:ascii="Arial" w:hAnsi="Arial" w:cs="Arial"/>
          <w:color w:val="000000"/>
          <w:sz w:val="24"/>
          <w:szCs w:val="24"/>
          <w:rPrChange w:id="1198" w:author="Sujil Kumar Koottathampathiyil" w:date="2022-06-09T11:28:00Z">
            <w:rPr>
              <w:ins w:id="1199" w:author="Sujil Kumar Koottathampathiyil" w:date="2022-06-09T01:21:00Z"/>
              <w:rFonts w:ascii="Arial" w:hAnsi="Arial" w:cs="Arial"/>
              <w:color w:val="000000"/>
            </w:rPr>
          </w:rPrChange>
        </w:rPr>
      </w:pPr>
      <w:r w:rsidRPr="00FD79BE">
        <w:rPr>
          <w:rFonts w:ascii="Arial" w:hAnsi="Arial" w:cs="Arial"/>
          <w:noProof/>
          <w:sz w:val="24"/>
          <w:szCs w:val="24"/>
          <w:rPrChange w:id="1200" w:author="Sujil Kumar Koottathampathiyil" w:date="2022-06-09T11:28:00Z">
            <w:rPr>
              <w:rFonts w:ascii="Arial" w:hAnsi="Arial" w:cs="Arial"/>
              <w:noProof/>
            </w:rPr>
          </w:rPrChange>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6"/>
                    <a:stretch>
                      <a:fillRect/>
                    </a:stretch>
                  </pic:blipFill>
                  <pic:spPr>
                    <a:xfrm>
                      <a:off x="0" y="0"/>
                      <a:ext cx="2677298" cy="2078000"/>
                    </a:xfrm>
                    <a:prstGeom prst="rect">
                      <a:avLst/>
                    </a:prstGeom>
                  </pic:spPr>
                </pic:pic>
              </a:graphicData>
            </a:graphic>
          </wp:inline>
        </w:drawing>
      </w:r>
    </w:p>
    <w:p w14:paraId="246A22FE" w14:textId="77777777" w:rsidR="0049196A" w:rsidRPr="00FD79BE" w:rsidDel="006D25FC" w:rsidRDefault="0049196A" w:rsidP="0049196A">
      <w:pPr>
        <w:spacing w:line="360" w:lineRule="auto"/>
        <w:jc w:val="center"/>
        <w:rPr>
          <w:del w:id="1201" w:author="Sujil Kumar Koottathampathiyil" w:date="2022-06-09T08:33:00Z"/>
          <w:rFonts w:ascii="Arial" w:eastAsia="Times New Roman" w:hAnsi="Arial" w:cs="Arial"/>
          <w:i/>
          <w:iCs/>
          <w:sz w:val="24"/>
          <w:szCs w:val="24"/>
          <w:rPrChange w:id="1202" w:author="Sujil Kumar Koottathampathiyil" w:date="2022-06-12T09:54:00Z">
            <w:rPr>
              <w:del w:id="1203" w:author="Sujil Kumar Koottathampathiyil" w:date="2022-06-09T08:33:00Z"/>
              <w:rFonts w:ascii="Arial" w:eastAsia="Times New Roman" w:hAnsi="Arial" w:cs="Arial"/>
              <w:sz w:val="24"/>
              <w:szCs w:val="24"/>
            </w:rPr>
          </w:rPrChange>
        </w:rPr>
      </w:pPr>
      <w:ins w:id="1204" w:author="Sujil Kumar Koottathampathiyil" w:date="2022-06-09T01:21:00Z">
        <w:r w:rsidRPr="00FD79BE">
          <w:rPr>
            <w:rFonts w:ascii="Arial" w:eastAsia="Times New Roman" w:hAnsi="Arial" w:cs="Arial"/>
            <w:b/>
            <w:bCs/>
            <w:i/>
            <w:iCs/>
            <w:sz w:val="24"/>
            <w:szCs w:val="24"/>
            <w:rPrChange w:id="1205" w:author="Sujil Kumar Koottathampathiyil" w:date="2022-06-12T09:54:00Z">
              <w:rPr>
                <w:rFonts w:ascii="Arial" w:eastAsia="Times New Roman" w:hAnsi="Arial" w:cs="Arial"/>
                <w:b/>
                <w:bCs/>
                <w:sz w:val="24"/>
                <w:szCs w:val="24"/>
              </w:rPr>
            </w:rPrChange>
          </w:rPr>
          <w:t xml:space="preserve">Fig. </w:t>
        </w:r>
      </w:ins>
      <w:ins w:id="1206" w:author="Sujil Kumar Koottathampathiyil" w:date="2022-06-09T08:33:00Z">
        <w:r w:rsidRPr="00FD79BE">
          <w:rPr>
            <w:rFonts w:ascii="Arial" w:eastAsia="Times New Roman" w:hAnsi="Arial" w:cs="Arial"/>
            <w:b/>
            <w:bCs/>
            <w:i/>
            <w:iCs/>
            <w:sz w:val="24"/>
            <w:szCs w:val="24"/>
            <w:rPrChange w:id="1207" w:author="Sujil Kumar Koottathampathiyil" w:date="2022-06-12T09:54: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8</w:t>
      </w:r>
      <w:ins w:id="1208" w:author="Sujil Kumar Koottathampathiyil" w:date="2022-06-09T01:21:00Z">
        <w:r w:rsidRPr="00FD79BE">
          <w:rPr>
            <w:rFonts w:ascii="Arial" w:eastAsia="Times New Roman" w:hAnsi="Arial" w:cs="Arial"/>
            <w:b/>
            <w:bCs/>
            <w:i/>
            <w:iCs/>
            <w:sz w:val="24"/>
            <w:szCs w:val="24"/>
            <w:rPrChange w:id="1209" w:author="Sujil Kumar Koottathampathiyil" w:date="2022-06-12T09:54:00Z">
              <w:rPr>
                <w:rFonts w:ascii="Arial" w:eastAsia="Times New Roman" w:hAnsi="Arial" w:cs="Arial"/>
                <w:b/>
                <w:bCs/>
                <w:sz w:val="24"/>
                <w:szCs w:val="24"/>
              </w:rPr>
            </w:rPrChange>
          </w:rPr>
          <w:t>:</w:t>
        </w:r>
        <w:r w:rsidRPr="00FD79BE">
          <w:rPr>
            <w:rFonts w:ascii="Arial" w:eastAsia="Times New Roman" w:hAnsi="Arial" w:cs="Arial"/>
            <w:i/>
            <w:iCs/>
            <w:sz w:val="24"/>
            <w:szCs w:val="24"/>
            <w:rPrChange w:id="1210" w:author="Sujil Kumar Koottathampathiyil" w:date="2022-06-12T09:54:00Z">
              <w:rPr>
                <w:rFonts w:ascii="Arial" w:eastAsia="Times New Roman" w:hAnsi="Arial" w:cs="Arial"/>
                <w:sz w:val="24"/>
                <w:szCs w:val="24"/>
              </w:rPr>
            </w:rPrChange>
          </w:rPr>
          <w:t xml:space="preserve"> Total suicides in the world in each year distribution</w:t>
        </w:r>
      </w:ins>
    </w:p>
    <w:p w14:paraId="16CD2266" w14:textId="77777777" w:rsidR="0049196A" w:rsidRPr="00FD79BE" w:rsidRDefault="0049196A" w:rsidP="0049196A">
      <w:pPr>
        <w:spacing w:line="360" w:lineRule="auto"/>
        <w:jc w:val="center"/>
        <w:rPr>
          <w:ins w:id="1211" w:author="Sujil Kumar Koottathampathiyil" w:date="2022-06-09T08:41:00Z"/>
          <w:rFonts w:ascii="Arial" w:eastAsia="Times New Roman" w:hAnsi="Arial" w:cs="Arial"/>
          <w:i/>
          <w:iCs/>
          <w:sz w:val="24"/>
          <w:szCs w:val="24"/>
          <w:rPrChange w:id="1212" w:author="Sujil Kumar Koottathampathiyil" w:date="2022-06-12T09:54:00Z">
            <w:rPr>
              <w:ins w:id="1213" w:author="Sujil Kumar Koottathampathiyil" w:date="2022-06-09T08:41:00Z"/>
              <w:rFonts w:ascii="Arial" w:eastAsia="Times New Roman" w:hAnsi="Arial" w:cs="Arial"/>
              <w:sz w:val="24"/>
              <w:szCs w:val="24"/>
            </w:rPr>
          </w:rPrChange>
        </w:rPr>
      </w:pPr>
    </w:p>
    <w:p w14:paraId="56AD5867" w14:textId="77777777" w:rsidR="0049196A" w:rsidRPr="00FD79BE" w:rsidDel="008B3546" w:rsidRDefault="0049196A">
      <w:pPr>
        <w:spacing w:line="360" w:lineRule="auto"/>
        <w:jc w:val="both"/>
        <w:rPr>
          <w:del w:id="1214" w:author="Sujil Kumar Koottathampathiyil" w:date="2022-06-12T23:19:00Z"/>
          <w:rFonts w:ascii="Arial" w:hAnsi="Arial" w:cs="Arial"/>
          <w:color w:val="000000"/>
          <w:sz w:val="24"/>
          <w:szCs w:val="24"/>
          <w:rPrChange w:id="1215" w:author="Sujil Kumar Koottathampathiyil" w:date="2022-06-09T11:28:00Z">
            <w:rPr>
              <w:del w:id="1216" w:author="Sujil Kumar Koottathampathiyil" w:date="2022-06-12T23:19:00Z"/>
              <w:rFonts w:ascii="Arial" w:hAnsi="Arial" w:cs="Arial"/>
              <w:color w:val="000000"/>
            </w:rPr>
          </w:rPrChange>
        </w:rPr>
        <w:pPrChange w:id="1217" w:author="Sujil Kumar Koottathampathiyil" w:date="2022-06-12T23:19:00Z">
          <w:pPr>
            <w:spacing w:line="360" w:lineRule="auto"/>
            <w:jc w:val="center"/>
          </w:pPr>
        </w:pPrChange>
      </w:pPr>
      <w:ins w:id="1218" w:author="Sujil Kumar Koottathampathiyil" w:date="2022-06-09T08:41:00Z">
        <w:r w:rsidRPr="00FD79BE">
          <w:rPr>
            <w:rFonts w:ascii="Arial" w:eastAsia="Times New Roman" w:hAnsi="Arial" w:cs="Arial"/>
            <w:sz w:val="24"/>
            <w:szCs w:val="24"/>
          </w:rPr>
          <w:t>Fig</w:t>
        </w:r>
      </w:ins>
      <w:ins w:id="1219" w:author="Sujil Kumar Koottathampathiyil" w:date="2022-06-09T08:42:00Z">
        <w:r w:rsidRPr="00FD79BE">
          <w:rPr>
            <w:rFonts w:ascii="Arial" w:eastAsia="Times New Roman" w:hAnsi="Arial" w:cs="Arial"/>
            <w:sz w:val="24"/>
            <w:szCs w:val="24"/>
          </w:rPr>
          <w:t xml:space="preserve"> 4.</w:t>
        </w:r>
      </w:ins>
      <w:r w:rsidRPr="00FD79BE">
        <w:rPr>
          <w:rFonts w:ascii="Arial" w:eastAsia="Times New Roman" w:hAnsi="Arial" w:cs="Arial"/>
          <w:sz w:val="24"/>
          <w:szCs w:val="24"/>
        </w:rPr>
        <w:t>8</w:t>
      </w:r>
      <w:ins w:id="1220" w:author="Sujil Kumar Koottathampathiyil" w:date="2022-06-09T08:42:00Z">
        <w:r w:rsidRPr="00FD79BE">
          <w:rPr>
            <w:rFonts w:ascii="Arial" w:eastAsia="Times New Roman" w:hAnsi="Arial" w:cs="Arial"/>
            <w:sz w:val="24"/>
            <w:szCs w:val="24"/>
          </w:rPr>
          <w:t xml:space="preserve"> shows that there is a quick rise in the suicide rate from the year 1990. After that</w:t>
        </w:r>
      </w:ins>
      <w:ins w:id="1221" w:author="Sujil Kumar Koottathampathiyil" w:date="2022-06-09T08:43:00Z">
        <w:r w:rsidRPr="00FD79BE">
          <w:rPr>
            <w:rFonts w:ascii="Arial" w:eastAsia="Times New Roman" w:hAnsi="Arial" w:cs="Arial"/>
            <w:sz w:val="24"/>
            <w:szCs w:val="24"/>
          </w:rPr>
          <w:t>,</w:t>
        </w:r>
      </w:ins>
      <w:ins w:id="1222" w:author="Sujil Kumar Koottathampathiyil" w:date="2022-06-09T08:42:00Z">
        <w:r w:rsidRPr="00FD79BE">
          <w:rPr>
            <w:rFonts w:ascii="Arial" w:eastAsia="Times New Roman" w:hAnsi="Arial" w:cs="Arial"/>
            <w:sz w:val="24"/>
            <w:szCs w:val="24"/>
          </w:rPr>
          <w:t xml:space="preserve"> it continued</w:t>
        </w:r>
      </w:ins>
      <w:ins w:id="1223" w:author="Sujil Kumar Koottathampathiyil" w:date="2022-06-09T08:43:00Z">
        <w:r w:rsidRPr="00FD79BE">
          <w:rPr>
            <w:rFonts w:ascii="Arial" w:eastAsia="Times New Roman" w:hAnsi="Arial" w:cs="Arial"/>
            <w:sz w:val="24"/>
            <w:szCs w:val="24"/>
          </w:rPr>
          <w:t xml:space="preserve"> increasing until the next ten years. From 2000 it started to decline.</w:t>
        </w:r>
      </w:ins>
      <w:ins w:id="1224" w:author="Sujil Kumar Koottathampathiyil" w:date="2022-06-09T08:42:00Z">
        <w:r w:rsidRPr="00FD79BE">
          <w:rPr>
            <w:rFonts w:ascii="Arial" w:eastAsia="Times New Roman" w:hAnsi="Arial" w:cs="Arial"/>
            <w:sz w:val="24"/>
            <w:szCs w:val="24"/>
          </w:rPr>
          <w:t xml:space="preserve"> </w:t>
        </w:r>
      </w:ins>
    </w:p>
    <w:p w14:paraId="53254DD8" w14:textId="77777777" w:rsidR="0049196A" w:rsidRPr="00FD79BE" w:rsidRDefault="0049196A">
      <w:pPr>
        <w:spacing w:line="360" w:lineRule="auto"/>
        <w:jc w:val="both"/>
        <w:rPr>
          <w:ins w:id="1225" w:author="Sujil Kumar Koottathampathiyil" w:date="2022-06-09T08:33:00Z"/>
          <w:rFonts w:ascii="Arial" w:hAnsi="Arial" w:cs="Arial"/>
          <w:color w:val="000000"/>
          <w:sz w:val="24"/>
          <w:szCs w:val="24"/>
          <w:rPrChange w:id="1226" w:author="Sujil Kumar Koottathampathiyil" w:date="2022-06-09T11:28:00Z">
            <w:rPr>
              <w:ins w:id="1227" w:author="Sujil Kumar Koottathampathiyil" w:date="2022-06-09T08:33:00Z"/>
              <w:rFonts w:ascii="Arial" w:hAnsi="Arial" w:cs="Arial"/>
              <w:color w:val="000000"/>
            </w:rPr>
          </w:rPrChange>
        </w:rPr>
        <w:pPrChange w:id="1228" w:author="Sujil Kumar Koottathampathiyil" w:date="2022-06-12T23:19:00Z">
          <w:pPr>
            <w:spacing w:line="360" w:lineRule="auto"/>
            <w:jc w:val="center"/>
          </w:pPr>
        </w:pPrChange>
      </w:pPr>
      <w:del w:id="1229" w:author="Sujil Kumar Koottathampathiyil" w:date="2022-06-12T23:19:00Z">
        <w:r w:rsidRPr="00FD79BE" w:rsidDel="008B3546">
          <w:rPr>
            <w:rFonts w:ascii="Arial" w:hAnsi="Arial" w:cs="Arial"/>
            <w:noProof/>
            <w:sz w:val="24"/>
            <w:szCs w:val="24"/>
            <w:rPrChange w:id="1230" w:author="Sujil Kumar Koottathampathiyil" w:date="2022-06-09T11:28:00Z">
              <w:rPr>
                <w:rFonts w:ascii="Arial" w:hAnsi="Arial" w:cs="Arial"/>
                <w:noProof/>
              </w:rPr>
            </w:rPrChange>
          </w:rPr>
          <w:drawing>
            <wp:inline distT="0" distB="0" distL="0" distR="0" wp14:anchorId="31BA6D9C" wp14:editId="580BCFD7">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7"/>
                      <a:stretch>
                        <a:fillRect/>
                      </a:stretch>
                    </pic:blipFill>
                    <pic:spPr>
                      <a:xfrm>
                        <a:off x="0" y="0"/>
                        <a:ext cx="4537656" cy="1855785"/>
                      </a:xfrm>
                      <a:prstGeom prst="rect">
                        <a:avLst/>
                      </a:prstGeom>
                    </pic:spPr>
                  </pic:pic>
                </a:graphicData>
              </a:graphic>
            </wp:inline>
          </w:drawing>
        </w:r>
      </w:del>
    </w:p>
    <w:p w14:paraId="59283CEC" w14:textId="77777777" w:rsidR="0049196A" w:rsidRPr="00FD79BE" w:rsidDel="00611B22" w:rsidRDefault="0049196A">
      <w:pPr>
        <w:spacing w:line="360" w:lineRule="auto"/>
        <w:rPr>
          <w:del w:id="1231" w:author="Sujil Kumar Koottathampathiyil" w:date="2022-06-09T08:33:00Z"/>
          <w:rFonts w:ascii="Arial" w:hAnsi="Arial" w:cs="Arial"/>
          <w:color w:val="000000"/>
          <w:sz w:val="24"/>
          <w:szCs w:val="24"/>
          <w:rPrChange w:id="1232" w:author="Sujil Kumar Koottathampathiyil" w:date="2022-06-09T11:28:00Z">
            <w:rPr>
              <w:del w:id="1233" w:author="Sujil Kumar Koottathampathiyil" w:date="2022-06-09T08:33:00Z"/>
              <w:rFonts w:ascii="Arial" w:hAnsi="Arial" w:cs="Arial"/>
              <w:color w:val="000000"/>
            </w:rPr>
          </w:rPrChange>
        </w:rPr>
        <w:pPrChange w:id="1234" w:author="Sujil Kumar Koottathampathiyil" w:date="2022-06-12T23:19:00Z">
          <w:pPr>
            <w:spacing w:line="360" w:lineRule="auto"/>
            <w:jc w:val="center"/>
          </w:pPr>
        </w:pPrChange>
      </w:pPr>
    </w:p>
    <w:p w14:paraId="77B60153" w14:textId="77777777" w:rsidR="0049196A" w:rsidRPr="00FD79BE" w:rsidDel="00611B22" w:rsidRDefault="0049196A">
      <w:pPr>
        <w:spacing w:line="360" w:lineRule="auto"/>
        <w:rPr>
          <w:del w:id="1235" w:author="Sujil Kumar Koottathampathiyil" w:date="2022-06-09T08:33:00Z"/>
          <w:rFonts w:ascii="Arial" w:hAnsi="Arial" w:cs="Arial"/>
          <w:color w:val="000000"/>
          <w:sz w:val="24"/>
          <w:szCs w:val="24"/>
          <w:rPrChange w:id="1236" w:author="Sujil Kumar Koottathampathiyil" w:date="2022-06-09T11:28:00Z">
            <w:rPr>
              <w:del w:id="1237" w:author="Sujil Kumar Koottathampathiyil" w:date="2022-06-09T08:33:00Z"/>
              <w:rFonts w:ascii="Arial" w:hAnsi="Arial" w:cs="Arial"/>
              <w:color w:val="000000"/>
            </w:rPr>
          </w:rPrChange>
        </w:rPr>
        <w:pPrChange w:id="1238" w:author="Sujil Kumar Koottathampathiyil" w:date="2022-06-12T23:19:00Z">
          <w:pPr>
            <w:spacing w:line="360" w:lineRule="auto"/>
            <w:jc w:val="center"/>
          </w:pPr>
        </w:pPrChange>
      </w:pPr>
    </w:p>
    <w:p w14:paraId="1C5DB3F5" w14:textId="2B027AD6" w:rsidR="0049196A" w:rsidRPr="00FD79BE" w:rsidRDefault="0049196A">
      <w:pPr>
        <w:spacing w:line="360" w:lineRule="auto"/>
        <w:jc w:val="center"/>
        <w:rPr>
          <w:rFonts w:ascii="Arial" w:hAnsi="Arial" w:cs="Arial"/>
          <w:color w:val="000000"/>
          <w:sz w:val="24"/>
          <w:szCs w:val="24"/>
          <w:rPrChange w:id="1239" w:author="Sujil Kumar Koottathampathiyil" w:date="2022-06-09T11:28:00Z">
            <w:rPr>
              <w:rFonts w:ascii="Arial" w:hAnsi="Arial" w:cs="Arial"/>
              <w:color w:val="000000"/>
            </w:rPr>
          </w:rPrChange>
        </w:rPr>
      </w:pPr>
      <w:r w:rsidRPr="00FD79BE">
        <w:rPr>
          <w:rFonts w:ascii="Arial" w:hAnsi="Arial" w:cs="Arial"/>
          <w:noProof/>
          <w:sz w:val="24"/>
          <w:szCs w:val="24"/>
          <w:rPrChange w:id="1240" w:author="Sujil Kumar Koottathampathiyil" w:date="2022-06-09T11:28:00Z">
            <w:rPr>
              <w:rFonts w:ascii="Arial" w:hAnsi="Arial" w:cs="Arial"/>
              <w:noProof/>
            </w:rPr>
          </w:rPrChange>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77777777" w:rsidR="0049196A" w:rsidRPr="00FD79BE" w:rsidRDefault="0049196A" w:rsidP="0049196A">
      <w:pPr>
        <w:spacing w:line="360" w:lineRule="auto"/>
        <w:jc w:val="center"/>
        <w:rPr>
          <w:ins w:id="1241" w:author="Sujil Kumar Koottathampathiyil" w:date="2022-06-09T08:55:00Z"/>
          <w:rFonts w:ascii="Arial" w:eastAsia="Times New Roman" w:hAnsi="Arial" w:cs="Arial"/>
          <w:sz w:val="24"/>
          <w:szCs w:val="24"/>
        </w:rPr>
      </w:pPr>
      <w:ins w:id="1242" w:author="Sujil Kumar Koottathampathiyil" w:date="2022-06-09T08:35:00Z">
        <w:r w:rsidRPr="00FD79BE">
          <w:rPr>
            <w:rFonts w:ascii="Arial" w:eastAsia="Times New Roman" w:hAnsi="Arial" w:cs="Arial"/>
            <w:b/>
            <w:bCs/>
            <w:sz w:val="24"/>
            <w:szCs w:val="24"/>
          </w:rPr>
          <w:t>Fig. 4.</w:t>
        </w:r>
      </w:ins>
      <w:ins w:id="1243" w:author="Sujil Kumar Koottathampathiyil" w:date="2022-06-09T08:46:00Z">
        <w:r w:rsidRPr="00FD79BE">
          <w:rPr>
            <w:rFonts w:ascii="Arial" w:eastAsia="Times New Roman" w:hAnsi="Arial" w:cs="Arial"/>
            <w:b/>
            <w:bCs/>
            <w:sz w:val="24"/>
            <w:szCs w:val="24"/>
          </w:rPr>
          <w:t>9</w:t>
        </w:r>
      </w:ins>
      <w:ins w:id="1244" w:author="Sujil Kumar Koottathampathiyil" w:date="2022-06-09T08:35:00Z">
        <w:r w:rsidRPr="00FD79BE">
          <w:rPr>
            <w:rFonts w:ascii="Arial" w:eastAsia="Times New Roman" w:hAnsi="Arial" w:cs="Arial"/>
            <w:b/>
            <w:bCs/>
            <w:sz w:val="24"/>
            <w:szCs w:val="24"/>
          </w:rPr>
          <w:t>:</w:t>
        </w:r>
        <w:r w:rsidRPr="00FD79BE">
          <w:rPr>
            <w:rFonts w:ascii="Arial" w:eastAsia="Times New Roman" w:hAnsi="Arial" w:cs="Arial"/>
            <w:sz w:val="24"/>
            <w:szCs w:val="24"/>
          </w:rPr>
          <w:t xml:space="preserve"> </w:t>
        </w:r>
      </w:ins>
      <w:ins w:id="1245" w:author="Sujil Kumar Koottathampathiyil" w:date="2022-06-09T08:54:00Z">
        <w:r w:rsidRPr="00FD79BE">
          <w:rPr>
            <w:rFonts w:ascii="Arial" w:eastAsia="Times New Roman" w:hAnsi="Arial" w:cs="Arial"/>
            <w:sz w:val="24"/>
            <w:szCs w:val="24"/>
          </w:rPr>
          <w:t xml:space="preserve">Global </w:t>
        </w:r>
      </w:ins>
      <w:ins w:id="1246" w:author="Sujil Kumar Koottathampathiyil" w:date="2022-06-09T08:35:00Z">
        <w:r w:rsidRPr="00FD79BE">
          <w:rPr>
            <w:rFonts w:ascii="Arial" w:eastAsia="Times New Roman" w:hAnsi="Arial" w:cs="Arial"/>
            <w:sz w:val="24"/>
            <w:szCs w:val="24"/>
          </w:rPr>
          <w:t>Distribution of different features</w:t>
        </w:r>
      </w:ins>
    </w:p>
    <w:p w14:paraId="52BDBF63" w14:textId="77777777" w:rsidR="0049196A" w:rsidRPr="00FD79BE" w:rsidRDefault="0049196A">
      <w:pPr>
        <w:spacing w:line="360" w:lineRule="auto"/>
        <w:rPr>
          <w:ins w:id="1247" w:author="Sujil Kumar Koottathampathiyil" w:date="2022-06-09T08:45:00Z"/>
          <w:rFonts w:ascii="Arial" w:eastAsia="Times New Roman" w:hAnsi="Arial" w:cs="Arial"/>
          <w:b/>
          <w:bCs/>
          <w:sz w:val="24"/>
          <w:szCs w:val="24"/>
          <w:rPrChange w:id="1248" w:author="Sujil Kumar Koottathampathiyil" w:date="2022-06-12T23:21:00Z">
            <w:rPr>
              <w:ins w:id="1249" w:author="Sujil Kumar Koottathampathiyil" w:date="2022-06-09T08:45:00Z"/>
              <w:rFonts w:ascii="Arial" w:eastAsia="Times New Roman" w:hAnsi="Arial" w:cs="Arial"/>
              <w:sz w:val="24"/>
              <w:szCs w:val="24"/>
            </w:rPr>
          </w:rPrChange>
        </w:rPr>
        <w:pPrChange w:id="1250" w:author="Sujil Kumar Koottathampathiyil" w:date="2022-06-09T08:55:00Z">
          <w:pPr>
            <w:spacing w:line="360" w:lineRule="auto"/>
            <w:jc w:val="center"/>
          </w:pPr>
        </w:pPrChange>
      </w:pPr>
      <w:ins w:id="1251" w:author="Sujil Kumar Koottathampathiyil" w:date="2022-06-09T08:54:00Z">
        <w:r w:rsidRPr="00FD79BE">
          <w:rPr>
            <w:rFonts w:ascii="Arial" w:eastAsia="Times New Roman" w:hAnsi="Arial" w:cs="Arial"/>
            <w:sz w:val="24"/>
            <w:szCs w:val="24"/>
          </w:rPr>
          <w:t xml:space="preserve"> </w:t>
        </w:r>
      </w:ins>
      <w:ins w:id="1252" w:author="Sujil Kumar Koottathampathiyil" w:date="2022-06-12T23:21:00Z">
        <w:r w:rsidRPr="00FD79BE">
          <w:rPr>
            <w:rFonts w:ascii="Arial" w:eastAsia="Times New Roman" w:hAnsi="Arial" w:cs="Arial"/>
            <w:sz w:val="24"/>
            <w:szCs w:val="24"/>
          </w:rPr>
          <w:t>According to the fig 4.9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ins>
    </w:p>
    <w:p w14:paraId="546421A4" w14:textId="77777777" w:rsidR="0049196A" w:rsidRPr="00FD79BE" w:rsidRDefault="0049196A" w:rsidP="0049196A">
      <w:pPr>
        <w:spacing w:line="360" w:lineRule="auto"/>
        <w:jc w:val="center"/>
        <w:rPr>
          <w:ins w:id="1253" w:author="Sujil Kumar Koottathampathiyil" w:date="2022-06-09T08:35:00Z"/>
          <w:rFonts w:ascii="Arial" w:hAnsi="Arial" w:cs="Arial"/>
          <w:color w:val="000000"/>
          <w:sz w:val="24"/>
          <w:szCs w:val="24"/>
          <w:rPrChange w:id="1254" w:author="Sujil Kumar Koottathampathiyil" w:date="2022-06-09T11:28:00Z">
            <w:rPr>
              <w:ins w:id="1255" w:author="Sujil Kumar Koottathampathiyil" w:date="2022-06-09T08:35:00Z"/>
              <w:rFonts w:ascii="Arial" w:hAnsi="Arial" w:cs="Arial"/>
              <w:color w:val="000000"/>
            </w:rPr>
          </w:rPrChange>
        </w:rPr>
      </w:pPr>
      <w:ins w:id="1256" w:author="Sujil Kumar Koottathampathiyil" w:date="2022-06-09T08:45:00Z">
        <w:r w:rsidRPr="00FD79BE">
          <w:rPr>
            <w:rFonts w:ascii="Arial" w:hAnsi="Arial" w:cs="Arial"/>
            <w:noProof/>
            <w:sz w:val="24"/>
            <w:szCs w:val="24"/>
            <w:rPrChange w:id="1257" w:author="Sujil Kumar Koottathampathiyil" w:date="2022-06-09T11:28:00Z">
              <w:rPr>
                <w:noProof/>
              </w:rPr>
            </w:rPrChange>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ins>
    </w:p>
    <w:p w14:paraId="206B60E7" w14:textId="77777777" w:rsidR="0049196A" w:rsidRPr="00FD79BE" w:rsidRDefault="0049196A" w:rsidP="0049196A">
      <w:pPr>
        <w:spacing w:line="360" w:lineRule="auto"/>
        <w:jc w:val="center"/>
        <w:rPr>
          <w:ins w:id="1258" w:author="Sujil Kumar Koottathampathiyil" w:date="2022-06-09T08:52:00Z"/>
          <w:rFonts w:ascii="Arial" w:eastAsia="Times New Roman" w:hAnsi="Arial" w:cs="Arial"/>
          <w:i/>
          <w:iCs/>
          <w:sz w:val="24"/>
          <w:szCs w:val="24"/>
          <w:rPrChange w:id="1259" w:author="Sujil Kumar Koottathampathiyil" w:date="2022-06-12T10:11:00Z">
            <w:rPr>
              <w:ins w:id="1260" w:author="Sujil Kumar Koottathampathiyil" w:date="2022-06-09T08:52:00Z"/>
              <w:rFonts w:ascii="Arial" w:eastAsia="Times New Roman" w:hAnsi="Arial" w:cs="Arial"/>
              <w:sz w:val="24"/>
              <w:szCs w:val="24"/>
            </w:rPr>
          </w:rPrChange>
        </w:rPr>
      </w:pPr>
      <w:ins w:id="1261" w:author="Sujil Kumar Koottathampathiyil" w:date="2022-06-09T08:45:00Z">
        <w:r w:rsidRPr="00FD79BE">
          <w:rPr>
            <w:rFonts w:ascii="Arial" w:eastAsia="Times New Roman" w:hAnsi="Arial" w:cs="Arial"/>
            <w:b/>
            <w:bCs/>
            <w:i/>
            <w:iCs/>
            <w:sz w:val="24"/>
            <w:szCs w:val="24"/>
            <w:rPrChange w:id="1262" w:author="Sujil Kumar Koottathampathiyil" w:date="2022-06-12T10:11:00Z">
              <w:rPr>
                <w:rFonts w:ascii="Arial" w:eastAsia="Times New Roman" w:hAnsi="Arial" w:cs="Arial"/>
                <w:b/>
                <w:bCs/>
                <w:sz w:val="24"/>
                <w:szCs w:val="24"/>
              </w:rPr>
            </w:rPrChange>
          </w:rPr>
          <w:t>Fig. 4.</w:t>
        </w:r>
      </w:ins>
      <w:ins w:id="1263" w:author="Sujil Kumar Koottathampathiyil" w:date="2022-06-09T08:46:00Z">
        <w:r w:rsidRPr="00FD79BE">
          <w:rPr>
            <w:rFonts w:ascii="Arial" w:eastAsia="Times New Roman" w:hAnsi="Arial" w:cs="Arial"/>
            <w:b/>
            <w:bCs/>
            <w:i/>
            <w:iCs/>
            <w:sz w:val="24"/>
            <w:szCs w:val="24"/>
            <w:rPrChange w:id="1264" w:author="Sujil Kumar Koottathampathiyil" w:date="2022-06-12T10:11:00Z">
              <w:rPr>
                <w:rFonts w:ascii="Arial" w:eastAsia="Times New Roman" w:hAnsi="Arial" w:cs="Arial"/>
                <w:b/>
                <w:bCs/>
                <w:sz w:val="24"/>
                <w:szCs w:val="24"/>
              </w:rPr>
            </w:rPrChange>
          </w:rPr>
          <w:t>10</w:t>
        </w:r>
      </w:ins>
      <w:ins w:id="1265" w:author="Sujil Kumar Koottathampathiyil" w:date="2022-06-09T08:45:00Z">
        <w:r w:rsidRPr="00FD79BE">
          <w:rPr>
            <w:rFonts w:ascii="Arial" w:eastAsia="Times New Roman" w:hAnsi="Arial" w:cs="Arial"/>
            <w:b/>
            <w:bCs/>
            <w:i/>
            <w:iCs/>
            <w:sz w:val="24"/>
            <w:szCs w:val="24"/>
            <w:rPrChange w:id="1266" w:author="Sujil Kumar Koottathampathiyil" w:date="2022-06-12T10:11:00Z">
              <w:rPr>
                <w:rFonts w:ascii="Arial" w:eastAsia="Times New Roman" w:hAnsi="Arial" w:cs="Arial"/>
                <w:b/>
                <w:bCs/>
                <w:sz w:val="24"/>
                <w:szCs w:val="24"/>
              </w:rPr>
            </w:rPrChange>
          </w:rPr>
          <w:t>:</w:t>
        </w:r>
        <w:r w:rsidRPr="00FD79BE">
          <w:rPr>
            <w:rFonts w:ascii="Arial" w:eastAsia="Times New Roman" w:hAnsi="Arial" w:cs="Arial"/>
            <w:i/>
            <w:iCs/>
            <w:sz w:val="24"/>
            <w:szCs w:val="24"/>
            <w:rPrChange w:id="1267" w:author="Sujil Kumar Koottathampathiyil" w:date="2022-06-12T10:11:00Z">
              <w:rPr>
                <w:rFonts w:ascii="Arial" w:eastAsia="Times New Roman" w:hAnsi="Arial" w:cs="Arial"/>
                <w:sz w:val="24"/>
                <w:szCs w:val="24"/>
              </w:rPr>
            </w:rPrChange>
          </w:rPr>
          <w:t xml:space="preserve"> correlation matrix of suicide dataset</w:t>
        </w:r>
      </w:ins>
    </w:p>
    <w:p w14:paraId="52714CF7" w14:textId="4D81961D" w:rsidR="0049196A" w:rsidRDefault="0049196A" w:rsidP="0049196A">
      <w:pPr>
        <w:spacing w:line="360" w:lineRule="auto"/>
        <w:jc w:val="both"/>
        <w:rPr>
          <w:rFonts w:ascii="Arial" w:eastAsia="Times New Roman" w:hAnsi="Arial" w:cs="Arial"/>
          <w:sz w:val="24"/>
          <w:szCs w:val="24"/>
        </w:rPr>
      </w:pPr>
      <w:ins w:id="1268" w:author="Sujil Kumar Koottathampathiyil" w:date="2022-06-12T23:39:00Z">
        <w:r w:rsidRPr="00FD79BE">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ins>
      <w:r w:rsidR="008E22EB" w:rsidRPr="00FD79BE">
        <w:rPr>
          <w:rFonts w:ascii="Arial" w:eastAsia="Times New Roman" w:hAnsi="Arial" w:cs="Arial"/>
          <w:sz w:val="24"/>
          <w:szCs w:val="24"/>
        </w:rPr>
        <w:t>Data frame</w:t>
      </w:r>
      <w:ins w:id="1269" w:author="Sujil Kumar Koottathampathiyil" w:date="2022-06-12T23:39:00Z">
        <w:r w:rsidRPr="00FD79BE">
          <w:rPr>
            <w:rFonts w:ascii="Arial" w:eastAsia="Times New Roman" w:hAnsi="Arial" w:cs="Arial"/>
            <w:sz w:val="24"/>
            <w:szCs w:val="24"/>
          </w:rPr>
          <w:t>.</w:t>
        </w:r>
      </w:ins>
    </w:p>
    <w:p w14:paraId="5CEFC8CC" w14:textId="77777777" w:rsidR="004B743D" w:rsidRDefault="004B743D" w:rsidP="004B743D">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t>Chapter 4</w:t>
      </w:r>
    </w:p>
    <w:p w14:paraId="7F68C128" w14:textId="3B5A9310" w:rsidR="00570BE1" w:rsidRDefault="004B743D" w:rsidP="004B743D">
      <w:pPr>
        <w:spacing w:line="360" w:lineRule="auto"/>
        <w:jc w:val="both"/>
        <w:rPr>
          <w:rFonts w:ascii="NimbusSanL-Bold" w:hAnsi="NimbusSanL-Bold" w:cs="NimbusSanL-Bold"/>
          <w:b/>
          <w:bCs/>
          <w:sz w:val="47"/>
          <w:szCs w:val="47"/>
        </w:rPr>
      </w:pPr>
      <w:r>
        <w:rPr>
          <w:rFonts w:ascii="NimbusSanL-Bold" w:hAnsi="NimbusSanL-Bold" w:cs="NimbusSanL-Bold"/>
          <w:b/>
          <w:bCs/>
          <w:sz w:val="47"/>
          <w:szCs w:val="47"/>
        </w:rPr>
        <w:t>Design and Implementation</w:t>
      </w:r>
    </w:p>
    <w:p w14:paraId="1CC8A920" w14:textId="0B1FB5A9" w:rsidR="004B743D" w:rsidRDefault="004E458F" w:rsidP="004B743D">
      <w:pPr>
        <w:spacing w:line="360" w:lineRule="auto"/>
        <w:jc w:val="both"/>
        <w:rPr>
          <w:rFonts w:ascii="NimbusSanL-Bold" w:hAnsi="NimbusSanL-Bold" w:cs="NimbusSanL-Bold"/>
          <w:b/>
          <w:bCs/>
          <w:sz w:val="32"/>
          <w:szCs w:val="32"/>
        </w:rPr>
      </w:pPr>
      <w:r>
        <w:rPr>
          <w:rFonts w:ascii="NimbusSanL-Bold" w:hAnsi="NimbusSanL-Bold" w:cs="NimbusSanL-Bold"/>
          <w:b/>
          <w:bCs/>
          <w:sz w:val="32"/>
          <w:szCs w:val="32"/>
        </w:rPr>
        <w:t xml:space="preserve">4.1 </w:t>
      </w:r>
      <w:r w:rsidR="004317EE" w:rsidRPr="009C425C">
        <w:rPr>
          <w:rFonts w:ascii="NimbusSanL-Bold" w:hAnsi="NimbusSanL-Bold" w:cs="NimbusSanL-Bold"/>
          <w:b/>
          <w:bCs/>
          <w:sz w:val="32"/>
          <w:szCs w:val="32"/>
        </w:rPr>
        <w:t xml:space="preserve">Database </w:t>
      </w:r>
      <w:r w:rsidR="003E28ED" w:rsidRPr="009C425C">
        <w:rPr>
          <w:rFonts w:ascii="NimbusSanL-Bold" w:hAnsi="NimbusSanL-Bold" w:cs="NimbusSanL-Bold"/>
          <w:b/>
          <w:bCs/>
          <w:sz w:val="32"/>
          <w:szCs w:val="32"/>
        </w:rPr>
        <w:t>design</w:t>
      </w:r>
      <w:r w:rsidR="004317EE" w:rsidRPr="009C425C">
        <w:rPr>
          <w:rFonts w:ascii="NimbusSanL-Bold" w:hAnsi="NimbusSanL-Bold" w:cs="NimbusSanL-Bold"/>
          <w:b/>
          <w:bCs/>
          <w:sz w:val="32"/>
          <w:szCs w:val="32"/>
        </w:rPr>
        <w:t xml:space="preserve"> and Migration</w:t>
      </w:r>
    </w:p>
    <w:p w14:paraId="2573D945" w14:textId="5F546A8C" w:rsidR="00C40D57" w:rsidRDefault="00C40D57" w:rsidP="004B743D">
      <w:pPr>
        <w:spacing w:line="360" w:lineRule="auto"/>
        <w:jc w:val="both"/>
        <w:rPr>
          <w:rFonts w:ascii="Arial" w:hAnsi="Arial" w:cs="Arial"/>
          <w:sz w:val="24"/>
          <w:szCs w:val="24"/>
        </w:rPr>
      </w:pPr>
      <w:r>
        <w:rPr>
          <w:rFonts w:ascii="Arial" w:hAnsi="Arial" w:cs="Arial"/>
          <w:sz w:val="24"/>
          <w:szCs w:val="24"/>
        </w:rPr>
        <w:t xml:space="preserve">For running python </w:t>
      </w:r>
      <w:r w:rsidR="00365EA1">
        <w:rPr>
          <w:rFonts w:ascii="Arial" w:hAnsi="Arial" w:cs="Arial"/>
          <w:sz w:val="24"/>
          <w:szCs w:val="24"/>
        </w:rPr>
        <w:t>packages and</w:t>
      </w:r>
      <w:r w:rsidR="00476690">
        <w:rPr>
          <w:rFonts w:ascii="Arial" w:hAnsi="Arial" w:cs="Arial"/>
          <w:sz w:val="24"/>
          <w:szCs w:val="24"/>
        </w:rPr>
        <w:t xml:space="preserve"> preparing the server ready new VPS package has been purchased from Mochahost. </w:t>
      </w:r>
      <w:r w:rsidR="00BF608E">
        <w:rPr>
          <w:rFonts w:ascii="Arial" w:hAnsi="Arial" w:cs="Arial"/>
          <w:sz w:val="24"/>
          <w:szCs w:val="24"/>
        </w:rPr>
        <w:t>p</w:t>
      </w:r>
      <w:r w:rsidR="00852BA0">
        <w:rPr>
          <w:rFonts w:ascii="Arial" w:hAnsi="Arial" w:cs="Arial"/>
          <w:sz w:val="24"/>
          <w:szCs w:val="24"/>
        </w:rPr>
        <w:t xml:space="preserve">ip dash packages </w:t>
      </w:r>
      <w:r w:rsidR="00C4092D">
        <w:rPr>
          <w:rFonts w:ascii="Arial" w:hAnsi="Arial" w:cs="Arial"/>
          <w:sz w:val="24"/>
          <w:szCs w:val="24"/>
        </w:rPr>
        <w:t>have</w:t>
      </w:r>
      <w:r w:rsidR="00852BA0">
        <w:rPr>
          <w:rFonts w:ascii="Arial" w:hAnsi="Arial" w:cs="Arial"/>
          <w:sz w:val="24"/>
          <w:szCs w:val="24"/>
        </w:rPr>
        <w:t xml:space="preserve"> been installed on the server.</w:t>
      </w:r>
      <w:r w:rsidR="00A206AE">
        <w:rPr>
          <w:rFonts w:ascii="Arial" w:hAnsi="Arial" w:cs="Arial"/>
          <w:sz w:val="24"/>
          <w:szCs w:val="24"/>
        </w:rPr>
        <w:t xml:space="preserve"> Initially small bits of code </w:t>
      </w:r>
      <w:r w:rsidR="00C4092D">
        <w:rPr>
          <w:rFonts w:ascii="Arial" w:hAnsi="Arial" w:cs="Arial"/>
          <w:sz w:val="24"/>
          <w:szCs w:val="24"/>
        </w:rPr>
        <w:t>have</w:t>
      </w:r>
      <w:r w:rsidR="00A206AE">
        <w:rPr>
          <w:rFonts w:ascii="Arial" w:hAnsi="Arial" w:cs="Arial"/>
          <w:sz w:val="24"/>
          <w:szCs w:val="24"/>
        </w:rPr>
        <w:t xml:space="preserve"> been written on the local machine inside Jupyter notebook. </w:t>
      </w:r>
      <w:r w:rsidR="005C4456">
        <w:rPr>
          <w:rFonts w:ascii="Arial" w:hAnsi="Arial" w:cs="Arial"/>
          <w:sz w:val="24"/>
          <w:szCs w:val="24"/>
        </w:rPr>
        <w:t>XAMPP has been also installed on the machin</w:t>
      </w:r>
      <w:r w:rsidR="004A29A1">
        <w:rPr>
          <w:rFonts w:ascii="Arial" w:hAnsi="Arial" w:cs="Arial"/>
          <w:sz w:val="24"/>
          <w:szCs w:val="24"/>
        </w:rPr>
        <w:t>e to facilitate Maria DB. Using command prompt csv files have been uploaded to the dkit database.</w:t>
      </w:r>
      <w:r w:rsidR="00EA4485">
        <w:rPr>
          <w:rFonts w:ascii="Arial" w:hAnsi="Arial" w:cs="Arial"/>
          <w:sz w:val="24"/>
          <w:szCs w:val="24"/>
        </w:rPr>
        <w:t xml:space="preserve"> </w:t>
      </w:r>
      <w:r w:rsidR="00E5588A">
        <w:rPr>
          <w:rFonts w:ascii="Arial" w:hAnsi="Arial" w:cs="Arial"/>
          <w:sz w:val="24"/>
          <w:szCs w:val="24"/>
        </w:rPr>
        <w:t>Using SQL ‘LOAD DATA LOCAL INFILE’ commands</w:t>
      </w:r>
      <w:r w:rsidR="00EA4485">
        <w:rPr>
          <w:rFonts w:ascii="Arial" w:hAnsi="Arial" w:cs="Arial"/>
          <w:sz w:val="24"/>
          <w:szCs w:val="24"/>
        </w:rPr>
        <w:t xml:space="preserve"> command has been run </w:t>
      </w:r>
      <w:r w:rsidR="00F0112F">
        <w:rPr>
          <w:rFonts w:ascii="Arial" w:hAnsi="Arial" w:cs="Arial"/>
          <w:sz w:val="24"/>
          <w:szCs w:val="24"/>
        </w:rPr>
        <w:t>in order</w:t>
      </w:r>
      <w:r w:rsidR="00EA4485">
        <w:rPr>
          <w:rFonts w:ascii="Arial" w:hAnsi="Arial" w:cs="Arial"/>
          <w:sz w:val="24"/>
          <w:szCs w:val="24"/>
        </w:rPr>
        <w:t xml:space="preserve"> to get he data which is produced by the data_maker.py file inside the suicide_dash_app folder.</w:t>
      </w:r>
    </w:p>
    <w:p w14:paraId="448870B3" w14:textId="028C7B76" w:rsidR="009B66F3" w:rsidRDefault="009B66F3" w:rsidP="009B66F3">
      <w:pPr>
        <w:spacing w:line="360" w:lineRule="auto"/>
        <w:jc w:val="center"/>
        <w:rPr>
          <w:rFonts w:ascii="Arial" w:hAnsi="Arial" w:cs="Arial"/>
          <w:sz w:val="24"/>
          <w:szCs w:val="24"/>
        </w:rPr>
      </w:pPr>
      <w:r>
        <w:rPr>
          <w:noProof/>
        </w:rPr>
        <w:lastRenderedPageBreak/>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0"/>
                    <a:stretch>
                      <a:fillRect/>
                    </a:stretch>
                  </pic:blipFill>
                  <pic:spPr>
                    <a:xfrm>
                      <a:off x="0" y="0"/>
                      <a:ext cx="4299354" cy="2341453"/>
                    </a:xfrm>
                    <a:prstGeom prst="rect">
                      <a:avLst/>
                    </a:prstGeom>
                  </pic:spPr>
                </pic:pic>
              </a:graphicData>
            </a:graphic>
          </wp:inline>
        </w:drawing>
      </w:r>
    </w:p>
    <w:p w14:paraId="03C29581" w14:textId="62FAEAD5" w:rsidR="000E602F" w:rsidRPr="00960055" w:rsidRDefault="00960055" w:rsidP="0032542D">
      <w:pPr>
        <w:spacing w:line="360" w:lineRule="auto"/>
        <w:jc w:val="center"/>
        <w:rPr>
          <w:rFonts w:ascii="Arial" w:eastAsia="Times New Roman" w:hAnsi="Arial" w:cs="Arial"/>
          <w:i/>
          <w:iCs/>
          <w:sz w:val="24"/>
          <w:szCs w:val="24"/>
        </w:rPr>
      </w:pPr>
      <w:r w:rsidRPr="00784BA4">
        <w:rPr>
          <w:rFonts w:ascii="Arial" w:eastAsia="Times New Roman" w:hAnsi="Arial" w:cs="Arial"/>
          <w:b/>
          <w:bCs/>
          <w:i/>
          <w:iCs/>
          <w:sz w:val="24"/>
          <w:szCs w:val="24"/>
        </w:rPr>
        <w:t>Fig x.x.x</w:t>
      </w:r>
      <w:r w:rsidRPr="00960055">
        <w:rPr>
          <w:rFonts w:ascii="Arial" w:eastAsia="Times New Roman" w:hAnsi="Arial" w:cs="Arial"/>
          <w:i/>
          <w:iCs/>
          <w:sz w:val="24"/>
          <w:szCs w:val="24"/>
        </w:rPr>
        <w:t xml:space="preserve"> </w:t>
      </w:r>
      <w:r w:rsidR="0032542D" w:rsidRPr="00960055">
        <w:rPr>
          <w:rFonts w:ascii="Arial" w:eastAsia="Times New Roman" w:hAnsi="Arial" w:cs="Arial"/>
          <w:i/>
          <w:iCs/>
          <w:sz w:val="24"/>
          <w:szCs w:val="24"/>
        </w:rPr>
        <w:t xml:space="preserve">Cpanel Home Page </w:t>
      </w:r>
    </w:p>
    <w:p w14:paraId="1EAA96D9" w14:textId="1A4E7048" w:rsidR="000E602F" w:rsidRDefault="002A200F" w:rsidP="000E602F">
      <w:pPr>
        <w:spacing w:line="360" w:lineRule="auto"/>
        <w:jc w:val="both"/>
        <w:rPr>
          <w:rFonts w:ascii="NimbusSanL-Bold" w:hAnsi="NimbusSanL-Bold" w:cs="NimbusSanL-Bold"/>
          <w:b/>
          <w:bCs/>
          <w:sz w:val="32"/>
          <w:szCs w:val="32"/>
        </w:rPr>
      </w:pPr>
      <w:r>
        <w:rPr>
          <w:rFonts w:ascii="NimbusSanL-Bold" w:hAnsi="NimbusSanL-Bold" w:cs="NimbusSanL-Bold"/>
          <w:b/>
          <w:bCs/>
          <w:sz w:val="32"/>
          <w:szCs w:val="32"/>
        </w:rPr>
        <w:t xml:space="preserve">4.2 </w:t>
      </w:r>
      <w:r w:rsidR="000E602F">
        <w:rPr>
          <w:rFonts w:ascii="NimbusSanL-Bold" w:hAnsi="NimbusSanL-Bold" w:cs="NimbusSanL-Bold"/>
          <w:b/>
          <w:bCs/>
          <w:sz w:val="32"/>
          <w:szCs w:val="32"/>
        </w:rPr>
        <w:t>SSH Access and Putty Configuration</w:t>
      </w:r>
    </w:p>
    <w:p w14:paraId="0747970A" w14:textId="4CD23CD1" w:rsidR="007322C2" w:rsidRPr="00B575AA" w:rsidRDefault="008D345A" w:rsidP="004B743D">
      <w:pPr>
        <w:spacing w:line="360" w:lineRule="auto"/>
        <w:jc w:val="both"/>
        <w:rPr>
          <w:rFonts w:ascii="Arial" w:eastAsia="Times New Roman" w:hAnsi="Arial" w:cs="Arial"/>
          <w:sz w:val="24"/>
          <w:szCs w:val="24"/>
        </w:rPr>
      </w:pPr>
      <w:r>
        <w:rPr>
          <w:rFonts w:ascii="Arial" w:eastAsia="Times New Roman" w:hAnsi="Arial" w:cs="Arial"/>
          <w:sz w:val="24"/>
          <w:szCs w:val="24"/>
        </w:rPr>
        <w:t>In order</w:t>
      </w:r>
      <w:r w:rsidR="000E602F">
        <w:rPr>
          <w:rFonts w:ascii="Arial" w:eastAsia="Times New Roman" w:hAnsi="Arial" w:cs="Arial"/>
          <w:sz w:val="24"/>
          <w:szCs w:val="24"/>
        </w:rPr>
        <w:t xml:space="preserve"> to use the SSH access</w:t>
      </w:r>
      <w:r w:rsidR="00D902CC">
        <w:rPr>
          <w:rFonts w:ascii="Arial" w:eastAsia="Times New Roman" w:hAnsi="Arial" w:cs="Arial"/>
          <w:sz w:val="24"/>
          <w:szCs w:val="24"/>
        </w:rPr>
        <w:t xml:space="preserve"> time to time, putty configuration was required. Data architecture skills need to be used to configure or prepare the server. </w:t>
      </w:r>
      <w:r>
        <w:rPr>
          <w:rFonts w:ascii="Arial" w:eastAsia="Times New Roman" w:hAnsi="Arial" w:cs="Arial"/>
          <w:sz w:val="24"/>
          <w:szCs w:val="24"/>
        </w:rPr>
        <w:t>cPanel’s</w:t>
      </w:r>
      <w:r w:rsidR="00D902CC">
        <w:rPr>
          <w:rFonts w:ascii="Arial" w:eastAsia="Times New Roman" w:hAnsi="Arial" w:cs="Arial"/>
          <w:sz w:val="24"/>
          <w:szCs w:val="24"/>
        </w:rPr>
        <w:t xml:space="preserve"> official documentation</w:t>
      </w:r>
      <w:r w:rsidR="00D902CC" w:rsidRPr="00D902C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"/>
          <w:id w:val="1700123290"/>
          <w:placeholder>
            <w:docPart w:val="FF8A111082A14374A3ACFF018280BBB6"/>
          </w:placeholder>
        </w:sdtPr>
        <w:sdtContent>
          <w:r w:rsidR="001B6638" w:rsidRPr="001B6638">
            <w:rPr>
              <w:rFonts w:eastAsia="Times New Roman"/>
              <w:color w:val="000000"/>
            </w:rPr>
            <w:t>(2021)</w:t>
          </w:r>
        </w:sdtContent>
      </w:sdt>
      <w:r w:rsidR="00D902CC">
        <w:rPr>
          <w:rFonts w:ascii="Arial" w:eastAsia="Times New Roman" w:hAnsi="Arial" w:cs="Arial"/>
          <w:sz w:val="24"/>
          <w:szCs w:val="24"/>
        </w:rPr>
        <w:t xml:space="preserve"> can be checked  to get </w:t>
      </w:r>
      <w:r w:rsidR="00711497">
        <w:rPr>
          <w:rFonts w:ascii="Arial" w:eastAsia="Times New Roman" w:hAnsi="Arial" w:cs="Arial"/>
          <w:sz w:val="24"/>
          <w:szCs w:val="24"/>
        </w:rPr>
        <w:t>details on preparation of the server.</w:t>
      </w:r>
    </w:p>
    <w:p w14:paraId="6BF0EE08" w14:textId="0380E753" w:rsidR="00852BA0" w:rsidRDefault="00852BA0" w:rsidP="00852BA0">
      <w:pPr>
        <w:spacing w:line="360" w:lineRule="auto"/>
        <w:jc w:val="center"/>
        <w:rPr>
          <w:rFonts w:ascii="Arial" w:hAnsi="Arial" w:cs="Arial"/>
          <w:sz w:val="24"/>
          <w:szCs w:val="24"/>
        </w:rPr>
      </w:pPr>
      <w:r>
        <w:rPr>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stretch>
                      <a:fillRect/>
                    </a:stretch>
                  </pic:blipFill>
                  <pic:spPr>
                    <a:xfrm>
                      <a:off x="0" y="0"/>
                      <a:ext cx="4307332" cy="2421493"/>
                    </a:xfrm>
                    <a:prstGeom prst="rect">
                      <a:avLst/>
                    </a:prstGeom>
                  </pic:spPr>
                </pic:pic>
              </a:graphicData>
            </a:graphic>
          </wp:inline>
        </w:drawing>
      </w:r>
    </w:p>
    <w:p w14:paraId="7058FDC1" w14:textId="0B3F5F9D" w:rsidR="00562409" w:rsidRPr="00FD79BE" w:rsidRDefault="00AC57FD" w:rsidP="00562409">
      <w:pPr>
        <w:spacing w:line="360" w:lineRule="auto"/>
        <w:jc w:val="center"/>
        <w:rPr>
          <w:ins w:id="1270" w:author="Sujil Kumar Koottathampathiyil" w:date="2022-06-12T23:39:00Z"/>
          <w:rFonts w:ascii="Arial" w:eastAsia="Times New Roman" w:hAnsi="Arial" w:cs="Arial"/>
          <w:sz w:val="24"/>
          <w:szCs w:val="24"/>
        </w:rPr>
      </w:pPr>
      <w:r w:rsidRPr="00784BA4">
        <w:rPr>
          <w:rFonts w:ascii="Arial" w:eastAsia="Times New Roman" w:hAnsi="Arial" w:cs="Arial"/>
          <w:b/>
          <w:bCs/>
          <w:i/>
          <w:iCs/>
          <w:sz w:val="24"/>
          <w:szCs w:val="24"/>
        </w:rPr>
        <w:t>Fig x.x.x</w:t>
      </w:r>
      <w:r>
        <w:rPr>
          <w:noProof/>
        </w:rPr>
        <w:t xml:space="preserve"> </w:t>
      </w:r>
      <w:r w:rsidR="00562409" w:rsidRPr="00AC57FD">
        <w:rPr>
          <w:i/>
          <w:iCs/>
          <w:noProof/>
        </w:rPr>
        <w:t xml:space="preserve">SSH access </w:t>
      </w:r>
      <w:r w:rsidR="00937C08" w:rsidRPr="00AC57FD">
        <w:rPr>
          <w:i/>
          <w:iCs/>
          <w:noProof/>
        </w:rPr>
        <w:t>to the server and files in the dash app</w:t>
      </w:r>
    </w:p>
    <w:p w14:paraId="1F9D4FE2" w14:textId="6CE7E3F6" w:rsidR="00760812" w:rsidRDefault="009B32D9" w:rsidP="00760812">
      <w:pPr>
        <w:spacing w:line="360" w:lineRule="auto"/>
        <w:jc w:val="both"/>
        <w:rPr>
          <w:rFonts w:ascii="NimbusSanL-Bold" w:hAnsi="NimbusSanL-Bold" w:cs="NimbusSanL-Bold"/>
          <w:b/>
          <w:bCs/>
          <w:sz w:val="32"/>
          <w:szCs w:val="32"/>
        </w:rPr>
      </w:pPr>
      <w:r>
        <w:rPr>
          <w:rFonts w:ascii="NimbusSanL-Bold" w:hAnsi="NimbusSanL-Bold" w:cs="NimbusSanL-Bold"/>
          <w:b/>
          <w:bCs/>
          <w:sz w:val="32"/>
          <w:szCs w:val="32"/>
        </w:rPr>
        <w:t xml:space="preserve">4.3 </w:t>
      </w:r>
      <w:r w:rsidR="00411DD9">
        <w:rPr>
          <w:rFonts w:ascii="NimbusSanL-Bold" w:hAnsi="NimbusSanL-Bold" w:cs="NimbusSanL-Bold"/>
          <w:b/>
          <w:bCs/>
          <w:sz w:val="32"/>
          <w:szCs w:val="32"/>
        </w:rPr>
        <w:t>DB Schema</w:t>
      </w:r>
      <w:r w:rsidR="009D78D6">
        <w:rPr>
          <w:rFonts w:ascii="NimbusSanL-Bold" w:hAnsi="NimbusSanL-Bold" w:cs="NimbusSanL-Bold"/>
          <w:b/>
          <w:bCs/>
          <w:sz w:val="32"/>
          <w:szCs w:val="32"/>
        </w:rPr>
        <w:t xml:space="preserve"> and</w:t>
      </w:r>
      <w:r w:rsidR="00411DD9">
        <w:rPr>
          <w:rFonts w:ascii="NimbusSanL-Bold" w:hAnsi="NimbusSanL-Bold" w:cs="NimbusSanL-Bold"/>
          <w:b/>
          <w:bCs/>
          <w:sz w:val="32"/>
          <w:szCs w:val="32"/>
        </w:rPr>
        <w:t xml:space="preserve"> table creation</w:t>
      </w:r>
    </w:p>
    <w:p w14:paraId="6F134EEB" w14:textId="4F864053" w:rsidR="00D43C50" w:rsidRDefault="009F5376" w:rsidP="00FC3294">
      <w:pPr>
        <w:spacing w:line="360" w:lineRule="auto"/>
        <w:jc w:val="both"/>
        <w:rPr>
          <w:rFonts w:ascii="Arial" w:eastAsia="Times New Roman" w:hAnsi="Arial" w:cs="Arial"/>
          <w:sz w:val="24"/>
          <w:szCs w:val="24"/>
        </w:rPr>
      </w:pPr>
      <w:r>
        <w:rPr>
          <w:rFonts w:ascii="Arial" w:eastAsia="Times New Roman" w:hAnsi="Arial" w:cs="Arial"/>
          <w:sz w:val="24"/>
          <w:szCs w:val="24"/>
        </w:rPr>
        <w:t xml:space="preserve">After creating the database, database design is done from Laravel artisan console. </w:t>
      </w:r>
      <w:r w:rsidR="00757D61">
        <w:rPr>
          <w:rFonts w:ascii="Arial" w:eastAsia="Times New Roman" w:hAnsi="Arial" w:cs="Arial"/>
          <w:sz w:val="24"/>
          <w:szCs w:val="24"/>
        </w:rPr>
        <w:t xml:space="preserve">The required columns and table names were created as migration files in the Laravel database </w:t>
      </w:r>
      <w:r w:rsidR="00757D61">
        <w:rPr>
          <w:rFonts w:ascii="Arial" w:eastAsia="Times New Roman" w:hAnsi="Arial" w:cs="Arial"/>
          <w:sz w:val="24"/>
          <w:szCs w:val="24"/>
        </w:rPr>
        <w:lastRenderedPageBreak/>
        <w:t xml:space="preserve">directory. </w:t>
      </w:r>
      <w:r w:rsidR="0075319F">
        <w:rPr>
          <w:rFonts w:ascii="Arial" w:eastAsia="Times New Roman" w:hAnsi="Arial" w:cs="Arial"/>
          <w:sz w:val="24"/>
          <w:szCs w:val="24"/>
        </w:rPr>
        <w:t>Appropriate datatype has to be defined for each specific variable.</w:t>
      </w:r>
      <w:r w:rsidR="001B6685">
        <w:rPr>
          <w:rFonts w:ascii="Arial" w:eastAsia="Times New Roman" w:hAnsi="Arial" w:cs="Arial"/>
          <w:sz w:val="24"/>
          <w:szCs w:val="24"/>
        </w:rPr>
        <w:t xml:space="preserve"> Tables required for both python dash app as well as Laravel backend for admin panel has been defined in one go. </w:t>
      </w:r>
      <w:r w:rsidR="0080586B">
        <w:rPr>
          <w:rFonts w:ascii="Arial" w:eastAsia="Times New Roman" w:hAnsi="Arial" w:cs="Arial"/>
          <w:sz w:val="24"/>
          <w:szCs w:val="24"/>
        </w:rPr>
        <w:t xml:space="preserve">"php artisan migrate” command has been used to run the migration. </w:t>
      </w:r>
      <w:r w:rsidR="0015284A">
        <w:rPr>
          <w:rFonts w:ascii="Arial" w:eastAsia="Times New Roman" w:hAnsi="Arial" w:cs="Arial"/>
          <w:sz w:val="24"/>
          <w:szCs w:val="24"/>
        </w:rPr>
        <w:t xml:space="preserve">Database section also has database seeders used to inject predefined data like admin names and password for super admin access. </w:t>
      </w:r>
      <w:r w:rsidR="004F65C8">
        <w:rPr>
          <w:rFonts w:ascii="Arial" w:eastAsia="Times New Roman" w:hAnsi="Arial" w:cs="Arial"/>
          <w:sz w:val="24"/>
          <w:szCs w:val="24"/>
        </w:rPr>
        <w:t xml:space="preserve"> “php artisan db:seed has been used to run the seed. </w:t>
      </w:r>
    </w:p>
    <w:p w14:paraId="41C117CC" w14:textId="54E44214" w:rsidR="00760812" w:rsidRDefault="00377FC9" w:rsidP="004E458F">
      <w:pPr>
        <w:spacing w:line="360" w:lineRule="auto"/>
        <w:jc w:val="center"/>
        <w:rPr>
          <w:rFonts w:ascii="Arial" w:eastAsia="Times New Roman" w:hAnsi="Arial" w:cs="Arial"/>
          <w:sz w:val="24"/>
          <w:szCs w:val="24"/>
        </w:rPr>
      </w:pPr>
      <w:r>
        <w:rPr>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8329" cy="1687588"/>
                    </a:xfrm>
                    <a:prstGeom prst="rect">
                      <a:avLst/>
                    </a:prstGeom>
                  </pic:spPr>
                </pic:pic>
              </a:graphicData>
            </a:graphic>
          </wp:inline>
        </w:drawing>
      </w:r>
    </w:p>
    <w:p w14:paraId="31DAEC76" w14:textId="1A8E4782" w:rsidR="005F106B" w:rsidRDefault="00F64C84" w:rsidP="005F106B">
      <w:pPr>
        <w:spacing w:line="360" w:lineRule="auto"/>
        <w:rPr>
          <w:rFonts w:ascii="Arial" w:eastAsia="Times New Roman" w:hAnsi="Arial" w:cs="Arial"/>
          <w:b/>
          <w:bCs/>
          <w:sz w:val="28"/>
          <w:szCs w:val="28"/>
        </w:rPr>
      </w:pPr>
      <w:r>
        <w:rPr>
          <w:rFonts w:ascii="Arial" w:eastAsia="Times New Roman" w:hAnsi="Arial" w:cs="Arial"/>
          <w:b/>
          <w:bCs/>
          <w:sz w:val="28"/>
          <w:szCs w:val="28"/>
        </w:rPr>
        <w:t xml:space="preserve">4.5 </w:t>
      </w:r>
      <w:r w:rsidR="005F106B" w:rsidRPr="00CA21EC">
        <w:rPr>
          <w:rFonts w:ascii="Arial" w:eastAsia="Times New Roman" w:hAnsi="Arial" w:cs="Arial"/>
          <w:b/>
          <w:bCs/>
          <w:sz w:val="28"/>
          <w:szCs w:val="28"/>
        </w:rPr>
        <w:t>Contribution of PHP Framework</w:t>
      </w:r>
    </w:p>
    <w:p w14:paraId="3D73673C" w14:textId="28C2FB34" w:rsidR="00D4788F" w:rsidRPr="00101603" w:rsidRDefault="00035A0E" w:rsidP="003F38FF">
      <w:pPr>
        <w:spacing w:line="360" w:lineRule="auto"/>
        <w:jc w:val="both"/>
        <w:rPr>
          <w:ins w:id="1271" w:author="Sujil Kumar Koottathampathiyil" w:date="2022-06-12T23:39:00Z"/>
          <w:rFonts w:ascii="Arial" w:eastAsia="Times New Roman" w:hAnsi="Arial" w:cs="Arial"/>
          <w:sz w:val="24"/>
          <w:szCs w:val="24"/>
        </w:rPr>
      </w:pPr>
      <w:r w:rsidRPr="00101603">
        <w:rPr>
          <w:rFonts w:ascii="Arial" w:eastAsia="Times New Roman" w:hAnsi="Arial" w:cs="Arial"/>
          <w:sz w:val="24"/>
          <w:szCs w:val="24"/>
        </w:rPr>
        <w:t xml:space="preserve">In earlier days, people used tell that </w:t>
      </w:r>
      <w:r w:rsidR="00250B30">
        <w:rPr>
          <w:rFonts w:ascii="Arial" w:eastAsia="Times New Roman" w:hAnsi="Arial" w:cs="Arial"/>
          <w:sz w:val="24"/>
          <w:szCs w:val="24"/>
        </w:rPr>
        <w:t>PHP</w:t>
      </w:r>
      <w:r w:rsidRPr="00101603">
        <w:rPr>
          <w:rFonts w:ascii="Arial" w:eastAsia="Times New Roman" w:hAnsi="Arial" w:cs="Arial"/>
          <w:sz w:val="24"/>
          <w:szCs w:val="24"/>
        </w:rPr>
        <w:t xml:space="preserve"> is slow and unsafe framework, as new versions of </w:t>
      </w:r>
      <w:r w:rsidR="00604CD2">
        <w:rPr>
          <w:rFonts w:ascii="Arial" w:eastAsia="Times New Roman" w:hAnsi="Arial" w:cs="Arial"/>
          <w:sz w:val="24"/>
          <w:szCs w:val="24"/>
        </w:rPr>
        <w:t>PHP</w:t>
      </w:r>
      <w:r w:rsidRPr="00101603">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efficient  and easy to use.</w:t>
      </w:r>
      <w:r w:rsidR="00812A9B">
        <w:rPr>
          <w:rFonts w:ascii="Arial" w:eastAsia="Times New Roman" w:hAnsi="Arial" w:cs="Arial"/>
          <w:sz w:val="24"/>
          <w:szCs w:val="24"/>
        </w:rPr>
        <w:t xml:space="preserve"> Laravel uses MVC Architecture(Model, </w:t>
      </w:r>
      <w:r w:rsidR="00E93F71">
        <w:rPr>
          <w:rFonts w:ascii="Arial" w:eastAsia="Times New Roman" w:hAnsi="Arial" w:cs="Arial"/>
          <w:sz w:val="24"/>
          <w:szCs w:val="24"/>
        </w:rPr>
        <w:t>View,</w:t>
      </w:r>
      <w:r w:rsidR="00430CB0">
        <w:rPr>
          <w:rFonts w:ascii="Arial" w:eastAsia="Times New Roman" w:hAnsi="Arial" w:cs="Arial"/>
          <w:sz w:val="24"/>
          <w:szCs w:val="24"/>
        </w:rPr>
        <w:t xml:space="preserve"> and</w:t>
      </w:r>
      <w:r w:rsidR="00812A9B">
        <w:rPr>
          <w:rFonts w:ascii="Arial" w:eastAsia="Times New Roman" w:hAnsi="Arial" w:cs="Arial"/>
          <w:sz w:val="24"/>
          <w:szCs w:val="24"/>
        </w:rPr>
        <w:t xml:space="preserve"> Controller)</w:t>
      </w:r>
      <w:r w:rsidR="00D4788F">
        <w:rPr>
          <w:rFonts w:ascii="Arial" w:eastAsia="Times New Roman" w:hAnsi="Arial" w:cs="Arial"/>
          <w:sz w:val="24"/>
          <w:szCs w:val="24"/>
        </w:rPr>
        <w:t>. It is the most useful any developer can easily rely on in this era</w:t>
      </w:r>
      <w:r w:rsidR="001240D4">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"/>
          <w:id w:val="470017794"/>
          <w:placeholder>
            <w:docPart w:val="DefaultPlaceholder_-1854013440"/>
          </w:placeholder>
        </w:sdtPr>
        <w:sdtContent>
          <w:r w:rsidR="001B6638" w:rsidRPr="001B6638">
            <w:rPr>
              <w:rFonts w:ascii="Arial" w:eastAsia="Times New Roman" w:hAnsi="Arial" w:cs="Arial"/>
              <w:color w:val="000000"/>
              <w:sz w:val="24"/>
              <w:szCs w:val="24"/>
            </w:rPr>
            <w:t>(2022)</w:t>
          </w:r>
        </w:sdtContent>
      </w:sdt>
      <w:r w:rsidR="00D4788F">
        <w:rPr>
          <w:rFonts w:ascii="Arial" w:eastAsia="Times New Roman" w:hAnsi="Arial" w:cs="Arial"/>
          <w:sz w:val="24"/>
          <w:szCs w:val="24"/>
        </w:rPr>
        <w:t>.</w:t>
      </w:r>
      <w:r w:rsidR="00CD59FA">
        <w:rPr>
          <w:rFonts w:ascii="Arial" w:eastAsia="Times New Roman" w:hAnsi="Arial" w:cs="Arial"/>
          <w:sz w:val="24"/>
          <w:szCs w:val="24"/>
        </w:rPr>
        <w:t xml:space="preserve"> Laravel uses power DB management system called eloquent ORM(Object relational Mapper)</w:t>
      </w:r>
      <w:r w:rsidR="007E3980">
        <w:rPr>
          <w:rFonts w:ascii="Arial" w:eastAsia="Times New Roman" w:hAnsi="Arial" w:cs="Arial"/>
          <w:sz w:val="24"/>
          <w:szCs w:val="24"/>
        </w:rPr>
        <w:t xml:space="preserve">. </w:t>
      </w:r>
      <w:r w:rsidR="0074583A">
        <w:rPr>
          <w:rFonts w:ascii="Arial" w:eastAsia="Times New Roman" w:hAnsi="Arial" w:cs="Arial"/>
          <w:sz w:val="24"/>
          <w:szCs w:val="24"/>
        </w:rPr>
        <w:t>Also,</w:t>
      </w:r>
      <w:r w:rsidR="007E3980">
        <w:rPr>
          <w:rFonts w:ascii="Arial" w:eastAsia="Times New Roman" w:hAnsi="Arial" w:cs="Arial"/>
          <w:sz w:val="24"/>
          <w:szCs w:val="24"/>
        </w:rPr>
        <w:t xml:space="preserve"> Artisan console provides easy access to it’s boilerplate codes by just typing few commands.</w:t>
      </w:r>
    </w:p>
    <w:p w14:paraId="5FA291C5" w14:textId="77777777" w:rsidR="0049196A" w:rsidRPr="00FD79BE" w:rsidDel="008807FE" w:rsidRDefault="0049196A">
      <w:pPr>
        <w:spacing w:line="360" w:lineRule="auto"/>
        <w:jc w:val="both"/>
        <w:rPr>
          <w:del w:id="1272" w:author="Sujil Kumar Koottathampathiyil" w:date="2022-06-12T23:39:00Z"/>
          <w:rFonts w:ascii="Arial" w:eastAsia="Times New Roman" w:hAnsi="Arial" w:cs="Arial"/>
          <w:sz w:val="24"/>
          <w:szCs w:val="24"/>
          <w:rPrChange w:id="1273" w:author="Sujil Kumar Koottathampathiyil" w:date="2022-06-09T11:28:00Z">
            <w:rPr>
              <w:del w:id="1274" w:author="Sujil Kumar Koottathampathiyil" w:date="2022-06-12T23:39:00Z"/>
              <w:rFonts w:ascii="Arial" w:hAnsi="Arial" w:cs="Arial"/>
              <w:color w:val="000000"/>
            </w:rPr>
          </w:rPrChange>
        </w:rPr>
        <w:pPrChange w:id="1275" w:author="Sujil Kumar Koottathampathiyil" w:date="2022-06-09T08:52:00Z">
          <w:pPr>
            <w:spacing w:line="360" w:lineRule="auto"/>
            <w:jc w:val="center"/>
          </w:pPr>
        </w:pPrChange>
      </w:pPr>
    </w:p>
    <w:p w14:paraId="7ABF1DEF" w14:textId="5D50B937" w:rsidR="0049196A" w:rsidRPr="00FD79BE" w:rsidRDefault="0049196A" w:rsidP="0049196A">
      <w:pPr>
        <w:spacing w:line="360" w:lineRule="auto"/>
        <w:rPr>
          <w:rFonts w:ascii="Arial" w:hAnsi="Arial" w:cs="Arial"/>
          <w:b/>
          <w:bCs/>
          <w:sz w:val="32"/>
          <w:szCs w:val="32"/>
        </w:rPr>
      </w:pPr>
      <w:ins w:id="1276" w:author="Sujil Kumar Koottathampathiyil" w:date="2022-06-09T08:20:00Z">
        <w:r w:rsidRPr="00FD79BE">
          <w:rPr>
            <w:rFonts w:ascii="Arial" w:hAnsi="Arial" w:cs="Arial"/>
            <w:b/>
            <w:bCs/>
            <w:sz w:val="32"/>
            <w:szCs w:val="32"/>
          </w:rPr>
          <w:t>4</w:t>
        </w:r>
      </w:ins>
      <w:del w:id="1277" w:author="Sujil Kumar Koottathampathiyil" w:date="2022-06-09T08:20:00Z">
        <w:r w:rsidRPr="00FD79BE" w:rsidDel="00637E9E">
          <w:rPr>
            <w:rFonts w:ascii="Arial" w:hAnsi="Arial" w:cs="Arial"/>
            <w:b/>
            <w:bCs/>
            <w:sz w:val="32"/>
            <w:szCs w:val="32"/>
          </w:rPr>
          <w:delText>3</w:delText>
        </w:r>
      </w:del>
      <w:r w:rsidRPr="00FD79BE">
        <w:rPr>
          <w:rFonts w:ascii="Arial" w:hAnsi="Arial" w:cs="Arial"/>
          <w:b/>
          <w:bCs/>
          <w:sz w:val="32"/>
          <w:szCs w:val="32"/>
        </w:rPr>
        <w:t>.</w:t>
      </w:r>
      <w:r w:rsidR="00436857">
        <w:rPr>
          <w:rFonts w:ascii="Arial" w:hAnsi="Arial" w:cs="Arial"/>
          <w:b/>
          <w:bCs/>
          <w:sz w:val="32"/>
          <w:szCs w:val="32"/>
        </w:rPr>
        <w:t>6</w:t>
      </w:r>
      <w:r w:rsidRPr="00FD79BE">
        <w:rPr>
          <w:rFonts w:ascii="Arial" w:hAnsi="Arial" w:cs="Arial"/>
          <w:b/>
          <w:bCs/>
          <w:sz w:val="32"/>
          <w:szCs w:val="32"/>
        </w:rPr>
        <w:t xml:space="preserve"> Modeling and Forecasting</w:t>
      </w:r>
    </w:p>
    <w:p w14:paraId="10EC6532" w14:textId="0EFAC285" w:rsidR="0049196A" w:rsidRPr="00FD79BE" w:rsidRDefault="0049196A" w:rsidP="0049196A">
      <w:pPr>
        <w:spacing w:line="360" w:lineRule="auto"/>
        <w:jc w:val="both"/>
        <w:rPr>
          <w:ins w:id="1278" w:author="Sujil Kumar Koottathampathiyil" w:date="2022-06-12T23:23:00Z"/>
          <w:rFonts w:ascii="Arial" w:hAnsi="Arial" w:cs="Arial"/>
          <w:noProof/>
          <w:sz w:val="24"/>
          <w:szCs w:val="24"/>
        </w:rPr>
      </w:pPr>
      <w:ins w:id="1279" w:author="Sujil Kumar Koottathampathiyil" w:date="2022-06-12T23:23:00Z">
        <w:r w:rsidRPr="00FD79BE">
          <w:rPr>
            <w:rFonts w:ascii="Arial" w:hAnsi="Arial" w:cs="Arial"/>
            <w:sz w:val="24"/>
            <w:szCs w:val="24"/>
          </w:rPr>
          <w:t>This project has various objectives, including creating a dashboard for visualizations, forecasting using Machine Learning Models, and creating an Admin Panel Portal</w:t>
        </w:r>
      </w:ins>
      <w:ins w:id="1280" w:author="Sujil Kumar Koottathampathiyil" w:date="2022-06-12T23:46:00Z">
        <w:r w:rsidRPr="00FD79BE">
          <w:rPr>
            <w:rFonts w:ascii="Arial" w:hAnsi="Arial" w:cs="Arial"/>
            <w:sz w:val="24"/>
            <w:szCs w:val="24"/>
          </w:rPr>
          <w:t xml:space="preserve"> for updating new suicides etc</w:t>
        </w:r>
      </w:ins>
      <w:ins w:id="1281" w:author="Sujil Kumar Koottathampathiyil" w:date="2022-06-12T23:23:00Z">
        <w:r w:rsidRPr="00FD79BE">
          <w:rPr>
            <w:rFonts w:ascii="Arial" w:hAnsi="Arial" w:cs="Arial"/>
            <w:sz w:val="24"/>
            <w:szCs w:val="24"/>
          </w:rPr>
          <w:t>.</w:t>
        </w:r>
        <w:r w:rsidRPr="00FD79BE">
          <w:rPr>
            <w:rFonts w:ascii="Arial" w:hAnsi="Arial" w:cs="Arial"/>
          </w:rPr>
          <w:t xml:space="preserve"> </w:t>
        </w:r>
        <w:r w:rsidRPr="00FD79BE">
          <w:rPr>
            <w:rFonts w:ascii="Arial" w:hAnsi="Arial" w:cs="Arial"/>
            <w:sz w:val="24"/>
            <w:szCs w:val="24"/>
          </w:rPr>
          <w:t xml:space="preserve">Working with a time series model and projecting future values would be the most intriguing and challenging aspect of this endeavor. </w:t>
        </w:r>
        <w:r w:rsidRPr="00FD79BE">
          <w:rPr>
            <w:rFonts w:ascii="Arial" w:hAnsi="Arial" w:cs="Arial"/>
            <w:color w:val="000000"/>
            <w:sz w:val="24"/>
            <w:szCs w:val="24"/>
          </w:rPr>
          <w:t xml:space="preserve">A decision tree classifier was employed to categorize the risk and non-risk groups while dealing with numerical and categorical information.  </w:t>
        </w:r>
      </w:ins>
      <w:r w:rsidR="0044020A" w:rsidRPr="00FD79BE">
        <w:rPr>
          <w:rFonts w:ascii="Arial" w:hAnsi="Arial" w:cs="Arial"/>
          <w:color w:val="000000"/>
          <w:sz w:val="24"/>
          <w:szCs w:val="24"/>
        </w:rPr>
        <w:t>Brunello et al</w:t>
      </w:r>
      <w:ins w:id="1282" w:author="Sujil Kumar Koottathampathiyil" w:date="2022-06-12T23:23:00Z">
        <w:r w:rsidRPr="00FD79BE">
          <w:rPr>
            <w:rFonts w:ascii="Arial" w:hAnsi="Arial" w:cs="Arial"/>
            <w:color w:val="000000"/>
            <w:sz w:val="24"/>
            <w:szCs w:val="24"/>
          </w:rPr>
          <w:t xml:space="preserve"> . seem to have effectively utilized </w:t>
        </w:r>
        <w:r w:rsidRPr="00FD79BE">
          <w:rPr>
            <w:rFonts w:ascii="Arial" w:hAnsi="Arial" w:cs="Arial"/>
            <w:color w:val="000000"/>
            <w:sz w:val="24"/>
            <w:szCs w:val="24"/>
          </w:rPr>
          <w:lastRenderedPageBreak/>
          <w:t>them in their research, which prompted me to extend the concept to suicide analysis. Checking seasonality, trends, and stationarity, as well as assessing prediction tests for identifying the optimal model for prediction, such as AIC and BIC, are all part of this research.</w:t>
        </w:r>
      </w:ins>
    </w:p>
    <w:p w14:paraId="57F2DCF2" w14:textId="2C87E220" w:rsidR="0049196A" w:rsidRPr="00FD79BE" w:rsidDel="00020114" w:rsidRDefault="0049196A" w:rsidP="0049196A">
      <w:pPr>
        <w:spacing w:line="360" w:lineRule="auto"/>
        <w:jc w:val="both"/>
        <w:rPr>
          <w:del w:id="1283" w:author="Sujil Kumar Koottathampathiyil" w:date="2022-06-12T23:23:00Z"/>
          <w:rFonts w:ascii="Arial" w:hAnsi="Arial" w:cs="Arial"/>
          <w:color w:val="000000"/>
          <w:sz w:val="24"/>
          <w:szCs w:val="24"/>
          <w:rPrChange w:id="1284" w:author="Sujil Kumar Koottathampathiyil" w:date="2022-06-09T11:29:00Z">
            <w:rPr>
              <w:del w:id="1285" w:author="Sujil Kumar Koottathampathiyil" w:date="2022-06-12T23:23:00Z"/>
              <w:rFonts w:ascii="Arial" w:hAnsi="Arial" w:cs="Arial"/>
              <w:color w:val="000000"/>
            </w:rPr>
          </w:rPrChange>
        </w:rPr>
      </w:pPr>
      <w:del w:id="1286" w:author="Sujil Kumar Koottathampathiyil" w:date="2022-06-09T10:24:00Z">
        <w:r w:rsidRPr="00FD79BE" w:rsidDel="007A25D4">
          <w:rPr>
            <w:rFonts w:ascii="Arial" w:hAnsi="Arial" w:cs="Arial"/>
            <w:color w:val="000000"/>
            <w:sz w:val="24"/>
            <w:szCs w:val="24"/>
            <w:rPrChange w:id="1287" w:author="Sujil Kumar Koottathampathiyil" w:date="2022-06-09T11:29:00Z">
              <w:rPr>
                <w:rFonts w:ascii="Arial" w:hAnsi="Arial" w:cs="Arial"/>
                <w:color w:val="000000"/>
              </w:rPr>
            </w:rPrChange>
          </w:rPr>
          <w:delText xml:space="preserve">Secondly, </w:delText>
        </w:r>
        <w:r w:rsidRPr="00FD79BE" w:rsidDel="007A25D4">
          <w:rPr>
            <w:rFonts w:ascii="Arial" w:hAnsi="Arial" w:cs="Arial"/>
            <w:sz w:val="24"/>
            <w:szCs w:val="24"/>
            <w:rPrChange w:id="1288" w:author="Sujil Kumar Koottathampathiyil" w:date="2022-06-09T11:29:00Z">
              <w:rPr>
                <w:rFonts w:ascii="Arial" w:hAnsi="Arial" w:cs="Arial"/>
              </w:rPr>
            </w:rPrChange>
          </w:rPr>
          <w:delText>w</w:delText>
        </w:r>
      </w:del>
      <w:del w:id="1289" w:author="Sujil Kumar Koottathampathiyil" w:date="2022-06-12T23:23:00Z">
        <w:r w:rsidRPr="00FD79BE" w:rsidDel="00020114">
          <w:rPr>
            <w:rFonts w:ascii="Arial" w:hAnsi="Arial" w:cs="Arial"/>
            <w:sz w:val="24"/>
            <w:szCs w:val="24"/>
            <w:rPrChange w:id="1290" w:author="Sujil Kumar Koottathampathiyil" w:date="2022-06-09T11:29:00Z">
              <w:rPr>
                <w:rFonts w:ascii="Arial" w:hAnsi="Arial" w:cs="Arial"/>
              </w:rPr>
            </w:rPrChange>
          </w:rPr>
          <w:delText xml:space="preserve">orking with time series forecasting is a crucial part </w:delText>
        </w:r>
      </w:del>
      <w:del w:id="1291" w:author="Sujil Kumar Koottathampathiyil" w:date="2022-06-09T08:07:00Z">
        <w:r w:rsidRPr="00FD79BE" w:rsidDel="005E1219">
          <w:rPr>
            <w:rFonts w:ascii="Arial" w:hAnsi="Arial" w:cs="Arial"/>
            <w:sz w:val="24"/>
            <w:szCs w:val="24"/>
            <w:rPrChange w:id="1292" w:author="Sujil Kumar Koottathampathiyil" w:date="2022-06-09T11:29:00Z">
              <w:rPr>
                <w:rFonts w:ascii="Arial" w:hAnsi="Arial" w:cs="Arial"/>
              </w:rPr>
            </w:rPrChange>
          </w:rPr>
          <w:delText xml:space="preserve">in </w:delText>
        </w:r>
      </w:del>
      <w:del w:id="1293" w:author="Sujil Kumar Koottathampathiyil" w:date="2022-06-12T23:23:00Z">
        <w:r w:rsidRPr="00FD79BE" w:rsidDel="00020114">
          <w:rPr>
            <w:rFonts w:ascii="Arial" w:hAnsi="Arial" w:cs="Arial"/>
            <w:sz w:val="24"/>
            <w:szCs w:val="24"/>
            <w:rPrChange w:id="1294" w:author="Sujil Kumar Koottathampathiyil" w:date="2022-06-09T11:29:00Z">
              <w:rPr>
                <w:rFonts w:ascii="Arial" w:hAnsi="Arial" w:cs="Arial"/>
              </w:rPr>
            </w:rPrChange>
          </w:rPr>
          <w:delText xml:space="preserve">my dissertation. </w:delText>
        </w:r>
        <w:commentRangeStart w:id="1295"/>
        <w:r w:rsidRPr="00FD79BE" w:rsidDel="00020114">
          <w:rPr>
            <w:rFonts w:ascii="Arial" w:hAnsi="Arial" w:cs="Arial"/>
            <w:sz w:val="24"/>
            <w:szCs w:val="24"/>
            <w:rPrChange w:id="1296" w:author="Sujil Kumar Koottathampathiyil" w:date="2022-06-09T11:29:00Z">
              <w:rPr>
                <w:rFonts w:ascii="Arial" w:hAnsi="Arial" w:cs="Arial"/>
              </w:rPr>
            </w:rPrChange>
          </w:rPr>
          <w:delText xml:space="preserve">I have </w:delText>
        </w:r>
      </w:del>
      <w:del w:id="1297" w:author="Sujil Kumar Koottathampathiyil" w:date="2022-06-09T08:08:00Z">
        <w:r w:rsidRPr="00FD79BE" w:rsidDel="005E1219">
          <w:rPr>
            <w:rFonts w:ascii="Arial" w:hAnsi="Arial" w:cs="Arial"/>
            <w:sz w:val="24"/>
            <w:szCs w:val="24"/>
            <w:rPrChange w:id="1298" w:author="Sujil Kumar Koottathampathiyil" w:date="2022-06-09T11:29:00Z">
              <w:rPr>
                <w:rFonts w:ascii="Arial" w:hAnsi="Arial" w:cs="Arial"/>
              </w:rPr>
            </w:rPrChange>
          </w:rPr>
          <w:delText>number of</w:delText>
        </w:r>
      </w:del>
      <w:del w:id="1299" w:author="Sujil Kumar Koottathampathiyil" w:date="2022-06-12T23:23:00Z">
        <w:r w:rsidRPr="00FD79BE" w:rsidDel="00020114">
          <w:rPr>
            <w:rFonts w:ascii="Arial" w:hAnsi="Arial" w:cs="Arial"/>
            <w:sz w:val="24"/>
            <w:szCs w:val="24"/>
            <w:rPrChange w:id="1300" w:author="Sujil Kumar Koottathampathiyil" w:date="2022-06-09T11:29:00Z">
              <w:rPr>
                <w:rFonts w:ascii="Arial" w:hAnsi="Arial" w:cs="Arial"/>
              </w:rPr>
            </w:rPrChange>
          </w:rPr>
          <w:delText xml:space="preserve"> different targets in my dissertation. </w:delText>
        </w:r>
        <w:commentRangeEnd w:id="1295"/>
        <w:r w:rsidRPr="00FD79BE" w:rsidDel="00020114">
          <w:rPr>
            <w:rStyle w:val="CommentReference"/>
            <w:rFonts w:ascii="Arial" w:hAnsi="Arial" w:cs="Arial"/>
          </w:rPr>
          <w:commentReference w:id="1295"/>
        </w:r>
      </w:del>
      <w:del w:id="1301" w:author="Sujil Kumar Koottathampathiyil" w:date="2022-06-09T10:25:00Z">
        <w:r w:rsidRPr="00FD79BE" w:rsidDel="00C85B77">
          <w:rPr>
            <w:rFonts w:ascii="Arial" w:hAnsi="Arial" w:cs="Arial"/>
            <w:sz w:val="24"/>
            <w:szCs w:val="24"/>
            <w:rPrChange w:id="1302" w:author="Sujil Kumar Koottathampathiyil" w:date="2022-06-09T11:29:00Z">
              <w:rPr>
                <w:rFonts w:ascii="Arial" w:hAnsi="Arial" w:cs="Arial"/>
              </w:rPr>
            </w:rPrChange>
          </w:rPr>
          <w:delText xml:space="preserve">I have been looking for ways to predict the number of suicides in upcoming years. My interest in time series and ML made me dive deep into sophisticated time series models like SARIMA and VAR to make models on the suicide data and forecast future suicides in different countries. </w:delText>
        </w:r>
      </w:del>
      <w:del w:id="1303" w:author="Sujil Kumar Koottathampathiyil" w:date="2022-06-12T23:23:00Z">
        <w:r w:rsidRPr="00FD79BE" w:rsidDel="00020114">
          <w:rPr>
            <w:rFonts w:ascii="Arial" w:hAnsi="Arial" w:cs="Arial"/>
            <w:sz w:val="24"/>
            <w:szCs w:val="24"/>
            <w:rPrChange w:id="1304" w:author="Sujil Kumar Koottathampathiyil" w:date="2022-06-09T11:29:00Z">
              <w:rPr>
                <w:rFonts w:ascii="Arial" w:hAnsi="Arial" w:cs="Arial"/>
              </w:rPr>
            </w:rPrChange>
          </w:rPr>
          <w:delText xml:space="preserve">Dealing with numerical and categorical variables I have used decision tree classifier capable of classifying purposes. I could see </w:delText>
        </w:r>
      </w:del>
      <w:del w:id="1305" w:author="Sujil Kumar Koottathampathiyil" w:date="2022-06-09T08:08:00Z">
        <w:r w:rsidRPr="00FD79BE" w:rsidDel="005E1219">
          <w:rPr>
            <w:rFonts w:ascii="Arial" w:hAnsi="Arial" w:cs="Arial"/>
            <w:sz w:val="24"/>
            <w:szCs w:val="24"/>
            <w:rPrChange w:id="1306" w:author="Sujil Kumar Koottathampathiyil" w:date="2022-06-09T11:29:00Z">
              <w:rPr>
                <w:rFonts w:ascii="Arial" w:hAnsi="Arial" w:cs="Arial"/>
              </w:rPr>
            </w:rPrChange>
          </w:rPr>
          <w:delText xml:space="preserve">the </w:delText>
        </w:r>
      </w:del>
      <w:del w:id="1307" w:author="Sujil Kumar Koottathampathiyil" w:date="2022-06-12T23:23:00Z">
        <w:r w:rsidRPr="00FD79BE" w:rsidDel="00020114">
          <w:rPr>
            <w:rFonts w:ascii="Arial" w:hAnsi="Arial" w:cs="Arial"/>
            <w:color w:val="000000"/>
            <w:sz w:val="24"/>
            <w:szCs w:val="24"/>
            <w:rPrChange w:id="1308" w:author="Sujil Kumar Koottathampathiyil" w:date="2022-06-09T11:29:00Z">
              <w:rPr>
                <w:rFonts w:ascii="Arial" w:hAnsi="Arial" w:cs="Arial"/>
                <w:color w:val="000000"/>
              </w:rPr>
            </w:rPrChange>
          </w:rPr>
          <w:delText xml:space="preserve"> </w:delText>
        </w:r>
      </w:del>
      <w:del w:id="1309" w:author="Sujil Kumar Koottathampathiyil" w:date="2022-06-09T08:08:00Z">
        <w:r w:rsidRPr="00FD79BE" w:rsidDel="005E1219">
          <w:rPr>
            <w:rFonts w:ascii="Arial" w:hAnsi="Arial" w:cs="Arial"/>
            <w:color w:val="000000"/>
            <w:sz w:val="24"/>
            <w:szCs w:val="24"/>
            <w:rPrChange w:id="1310" w:author="Sujil Kumar Koottathampathiyil" w:date="2022-06-09T11:29:00Z">
              <w:rPr>
                <w:rFonts w:ascii="Arial" w:hAnsi="Arial" w:cs="Arial"/>
                <w:color w:val="000000"/>
              </w:rPr>
            </w:rPrChange>
          </w:rPr>
          <w:delText xml:space="preserve">has </w:delText>
        </w:r>
      </w:del>
      <w:del w:id="1311" w:author="Sujil Kumar Koottathampathiyil" w:date="2022-06-12T23:23:00Z">
        <w:r w:rsidRPr="00FD79BE" w:rsidDel="00020114">
          <w:rPr>
            <w:rFonts w:ascii="Arial" w:hAnsi="Arial" w:cs="Arial"/>
            <w:color w:val="000000"/>
            <w:sz w:val="24"/>
            <w:szCs w:val="24"/>
            <w:rPrChange w:id="1312" w:author="Sujil Kumar Koottathampathiyil" w:date="2022-06-09T11:29:00Z">
              <w:rPr>
                <w:rFonts w:ascii="Arial" w:hAnsi="Arial" w:cs="Arial"/>
                <w:color w:val="000000"/>
              </w:rPr>
            </w:rPrChange>
          </w:rPr>
          <w:delText xml:space="preserve">successfully implemented them in their research which </w:delText>
        </w:r>
      </w:del>
      <w:del w:id="1313" w:author="Sujil Kumar Koottathampathiyil" w:date="2022-06-09T08:08:00Z">
        <w:r w:rsidRPr="00FD79BE" w:rsidDel="005E1219">
          <w:rPr>
            <w:rFonts w:ascii="Arial" w:hAnsi="Arial" w:cs="Arial"/>
            <w:color w:val="000000"/>
            <w:sz w:val="24"/>
            <w:szCs w:val="24"/>
            <w:rPrChange w:id="1314" w:author="Sujil Kumar Koottathampathiyil" w:date="2022-06-09T11:29:00Z">
              <w:rPr>
                <w:rFonts w:ascii="Arial" w:hAnsi="Arial" w:cs="Arial"/>
                <w:color w:val="000000"/>
              </w:rPr>
            </w:rPrChange>
          </w:rPr>
          <w:delText xml:space="preserve">really </w:delText>
        </w:r>
      </w:del>
      <w:del w:id="1315" w:author="Sujil Kumar Koottathampathiyil" w:date="2022-06-12T23:23:00Z">
        <w:r w:rsidRPr="00FD79BE" w:rsidDel="00020114">
          <w:rPr>
            <w:rFonts w:ascii="Arial" w:hAnsi="Arial" w:cs="Arial"/>
            <w:color w:val="000000"/>
            <w:sz w:val="24"/>
            <w:szCs w:val="24"/>
            <w:rPrChange w:id="1316" w:author="Sujil Kumar Koottathampathiyil" w:date="2022-06-09T11:29:00Z">
              <w:rPr>
                <w:rFonts w:ascii="Arial" w:hAnsi="Arial" w:cs="Arial"/>
                <w:color w:val="000000"/>
              </w:rPr>
            </w:rPrChange>
          </w:rPr>
          <w:delText xml:space="preserve">inspired me to adapt the idea </w:delText>
        </w:r>
      </w:del>
      <w:del w:id="1317" w:author="Sujil Kumar Koottathampathiyil" w:date="2022-06-09T08:08:00Z">
        <w:r w:rsidRPr="00FD79BE" w:rsidDel="005E1219">
          <w:rPr>
            <w:rFonts w:ascii="Arial" w:hAnsi="Arial" w:cs="Arial"/>
            <w:color w:val="000000"/>
            <w:sz w:val="24"/>
            <w:szCs w:val="24"/>
            <w:rPrChange w:id="1318" w:author="Sujil Kumar Koottathampathiyil" w:date="2022-06-09T11:29:00Z">
              <w:rPr>
                <w:rFonts w:ascii="Arial" w:hAnsi="Arial" w:cs="Arial"/>
                <w:color w:val="000000"/>
              </w:rPr>
            </w:rPrChange>
          </w:rPr>
          <w:delText xml:space="preserve">in </w:delText>
        </w:r>
      </w:del>
      <w:del w:id="1319" w:author="Sujil Kumar Koottathampathiyil" w:date="2022-06-12T23:23:00Z">
        <w:r w:rsidRPr="00FD79BE" w:rsidDel="00020114">
          <w:rPr>
            <w:rFonts w:ascii="Arial" w:hAnsi="Arial" w:cs="Arial"/>
            <w:color w:val="000000"/>
            <w:sz w:val="24"/>
            <w:szCs w:val="24"/>
            <w:rPrChange w:id="1320" w:author="Sujil Kumar Koottathampathiyil" w:date="2022-06-09T11:29:00Z">
              <w:rPr>
                <w:rFonts w:ascii="Arial" w:hAnsi="Arial" w:cs="Arial"/>
                <w:color w:val="000000"/>
              </w:rPr>
            </w:rPrChange>
          </w:rPr>
          <w:delText xml:space="preserve">suicide analysis. My test includes checking seasonality, tends, stationarity and testing statistical models for finding the best model for prediction for example AIC and BIC. </w:delText>
        </w:r>
      </w:del>
    </w:p>
    <w:p w14:paraId="1B130915" w14:textId="77777777" w:rsidR="0049196A" w:rsidRPr="00FD79BE" w:rsidRDefault="0049196A" w:rsidP="0049196A">
      <w:pPr>
        <w:spacing w:line="360" w:lineRule="auto"/>
        <w:jc w:val="center"/>
        <w:rPr>
          <w:rFonts w:ascii="Arial" w:hAnsi="Arial" w:cs="Arial"/>
          <w:noProof/>
          <w:sz w:val="24"/>
          <w:szCs w:val="24"/>
          <w:rPrChange w:id="1321" w:author="Sujil Kumar Koottathampathiyil" w:date="2022-06-09T11:29:00Z">
            <w:rPr>
              <w:rFonts w:ascii="Arial" w:hAnsi="Arial" w:cs="Arial"/>
              <w:noProof/>
            </w:rPr>
          </w:rPrChange>
        </w:rPr>
      </w:pPr>
    </w:p>
    <w:p w14:paraId="445023F3" w14:textId="77777777" w:rsidR="0049196A" w:rsidRPr="00FD79BE" w:rsidRDefault="0049196A" w:rsidP="0049196A">
      <w:pPr>
        <w:spacing w:line="360" w:lineRule="auto"/>
        <w:jc w:val="center"/>
        <w:rPr>
          <w:ins w:id="1322" w:author="Sujil Kumar Koottathampathiyil" w:date="2022-06-09T09:49:00Z"/>
          <w:rFonts w:ascii="Arial" w:hAnsi="Arial" w:cs="Arial"/>
          <w:color w:val="000000"/>
          <w:sz w:val="24"/>
          <w:szCs w:val="24"/>
          <w:rPrChange w:id="1323" w:author="Sujil Kumar Koottathampathiyil" w:date="2022-06-09T11:29:00Z">
            <w:rPr>
              <w:ins w:id="1324" w:author="Sujil Kumar Koottathampathiyil" w:date="2022-06-09T09:49:00Z"/>
              <w:rFonts w:ascii="Arial" w:hAnsi="Arial" w:cs="Arial"/>
              <w:color w:val="000000"/>
            </w:rPr>
          </w:rPrChange>
        </w:rPr>
      </w:pPr>
      <w:r w:rsidRPr="00FD79BE">
        <w:rPr>
          <w:rFonts w:ascii="Arial" w:hAnsi="Arial" w:cs="Arial"/>
          <w:noProof/>
          <w:sz w:val="24"/>
          <w:szCs w:val="24"/>
          <w:rPrChange w:id="1325" w:author="Sujil Kumar Koottathampathiyil" w:date="2022-06-09T11:29:00Z">
            <w:rPr>
              <w:rFonts w:ascii="Arial" w:hAnsi="Arial" w:cs="Arial"/>
              <w:noProof/>
            </w:rPr>
          </w:rPrChange>
        </w:rPr>
        <w:drawing>
          <wp:inline distT="0" distB="0" distL="0" distR="0" wp14:anchorId="3A1D0ABD" wp14:editId="0731C284">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33"/>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77777777" w:rsidR="0049196A" w:rsidRPr="00FD79BE" w:rsidRDefault="0049196A" w:rsidP="0049196A">
      <w:pPr>
        <w:spacing w:line="360" w:lineRule="auto"/>
        <w:jc w:val="center"/>
        <w:rPr>
          <w:ins w:id="1326" w:author="Sujil Kumar Koottathampathiyil" w:date="2022-06-09T09:52:00Z"/>
          <w:rFonts w:ascii="Arial" w:eastAsia="Times New Roman" w:hAnsi="Arial" w:cs="Arial"/>
          <w:i/>
          <w:iCs/>
          <w:sz w:val="24"/>
          <w:szCs w:val="24"/>
          <w:rPrChange w:id="1327" w:author="Sujil Kumar Koottathampathiyil" w:date="2022-06-12T23:40:00Z">
            <w:rPr>
              <w:ins w:id="1328" w:author="Sujil Kumar Koottathampathiyil" w:date="2022-06-09T09:52:00Z"/>
              <w:rFonts w:ascii="Arial" w:eastAsia="Times New Roman" w:hAnsi="Arial" w:cs="Arial"/>
              <w:sz w:val="24"/>
              <w:szCs w:val="24"/>
            </w:rPr>
          </w:rPrChange>
        </w:rPr>
      </w:pPr>
      <w:ins w:id="1329" w:author="Sujil Kumar Koottathampathiyil" w:date="2022-06-09T09:52:00Z">
        <w:r w:rsidRPr="00FD79BE">
          <w:rPr>
            <w:rFonts w:ascii="Arial" w:eastAsia="Times New Roman" w:hAnsi="Arial" w:cs="Arial"/>
            <w:b/>
            <w:bCs/>
            <w:i/>
            <w:iCs/>
            <w:sz w:val="24"/>
            <w:szCs w:val="24"/>
            <w:rPrChange w:id="1330" w:author="Sujil Kumar Koottathampathiyil" w:date="2022-06-12T23:40:00Z">
              <w:rPr>
                <w:rFonts w:ascii="Arial" w:eastAsia="Times New Roman" w:hAnsi="Arial" w:cs="Arial"/>
                <w:b/>
                <w:bCs/>
                <w:sz w:val="24"/>
                <w:szCs w:val="24"/>
              </w:rPr>
            </w:rPrChange>
          </w:rPr>
          <w:t>Fig. 4.11:</w:t>
        </w:r>
        <w:r w:rsidRPr="00FD79BE">
          <w:rPr>
            <w:rFonts w:ascii="Arial" w:eastAsia="Times New Roman" w:hAnsi="Arial" w:cs="Arial"/>
            <w:i/>
            <w:iCs/>
            <w:sz w:val="24"/>
            <w:szCs w:val="24"/>
            <w:rPrChange w:id="1331" w:author="Sujil Kumar Koottathampathiyil" w:date="2022-06-12T23:40:00Z">
              <w:rPr>
                <w:rFonts w:ascii="Arial" w:eastAsia="Times New Roman" w:hAnsi="Arial" w:cs="Arial"/>
                <w:sz w:val="24"/>
                <w:szCs w:val="24"/>
              </w:rPr>
            </w:rPrChange>
          </w:rPr>
          <w:t xml:space="preserve"> ARIMA Forecast and observed value graph</w:t>
        </w:r>
      </w:ins>
      <w:ins w:id="1332" w:author="Sujil Kumar Koottathampathiyil" w:date="2022-06-12T23:43:00Z">
        <w:r w:rsidRPr="00FD79BE">
          <w:rPr>
            <w:rFonts w:ascii="Arial" w:eastAsia="Times New Roman" w:hAnsi="Arial" w:cs="Arial"/>
            <w:i/>
            <w:iCs/>
            <w:sz w:val="24"/>
            <w:szCs w:val="24"/>
          </w:rPr>
          <w:t xml:space="preserve"> on Russian data</w:t>
        </w:r>
      </w:ins>
    </w:p>
    <w:p w14:paraId="358F628C" w14:textId="77777777" w:rsidR="0049196A" w:rsidRPr="00FD79BE" w:rsidRDefault="0049196A" w:rsidP="0049196A">
      <w:pPr>
        <w:spacing w:line="360" w:lineRule="auto"/>
        <w:jc w:val="both"/>
        <w:rPr>
          <w:ins w:id="1333" w:author="Sujil Kumar Koottathampathiyil" w:date="2022-06-12T23:23:00Z"/>
          <w:rFonts w:ascii="Arial" w:hAnsi="Arial" w:cs="Arial"/>
          <w:color w:val="000000"/>
          <w:sz w:val="24"/>
          <w:szCs w:val="24"/>
        </w:rPr>
      </w:pPr>
      <w:ins w:id="1334" w:author="Sujil Kumar Koottathampathiyil" w:date="2022-06-12T23:23:00Z">
        <w:r w:rsidRPr="00FD79BE">
          <w:rPr>
            <w:rFonts w:ascii="Arial" w:hAnsi="Arial" w:cs="Arial"/>
            <w:color w:val="000000"/>
            <w:sz w:val="24"/>
            <w:szCs w:val="24"/>
          </w:rPr>
          <w:t>AIC and BIC graphs were made</w:t>
        </w:r>
      </w:ins>
      <w:r w:rsidRPr="00FD79BE">
        <w:rPr>
          <w:rFonts w:ascii="Arial" w:hAnsi="Arial" w:cs="Arial"/>
          <w:color w:val="000000"/>
          <w:sz w:val="24"/>
          <w:szCs w:val="24"/>
        </w:rPr>
        <w:t xml:space="preserve"> as shown in fig 4.11</w:t>
      </w:r>
      <w:ins w:id="1335" w:author="Sujil Kumar Koottathampathiyil" w:date="2022-06-12T23:23:00Z">
        <w:r w:rsidRPr="00FD79BE">
          <w:rPr>
            <w:rFonts w:ascii="Arial" w:hAnsi="Arial" w:cs="Arial"/>
            <w:color w:val="000000"/>
            <w:sz w:val="24"/>
            <w:szCs w:val="24"/>
          </w:rPr>
          <w:t xml:space="preserve"> for checking the order of the ARIMA model. In </w:t>
        </w:r>
      </w:ins>
      <w:ins w:id="1336" w:author="Sujil Kumar Koottathampathiyil" w:date="2022-06-12T23:47:00Z">
        <w:r w:rsidRPr="00FD79BE">
          <w:rPr>
            <w:rFonts w:ascii="Arial" w:hAnsi="Arial" w:cs="Arial"/>
            <w:color w:val="000000"/>
            <w:sz w:val="24"/>
            <w:szCs w:val="24"/>
          </w:rPr>
          <w:t>this</w:t>
        </w:r>
      </w:ins>
      <w:ins w:id="1337" w:author="Sujil Kumar Koottathampathiyil" w:date="2022-06-12T23:23:00Z">
        <w:r w:rsidRPr="00FD79BE">
          <w:rPr>
            <w:rFonts w:ascii="Arial" w:hAnsi="Arial" w:cs="Arial"/>
            <w:color w:val="000000"/>
            <w:sz w:val="24"/>
            <w:szCs w:val="24"/>
          </w:rPr>
          <w:t xml:space="preserve"> research I am trying to work on predictions so, I will be looking at the AIC.</w:t>
        </w:r>
        <w:r w:rsidRPr="00FD79BE">
          <w:rPr>
            <w:rFonts w:ascii="Arial" w:hAnsi="Arial" w:cs="Arial"/>
            <w:sz w:val="24"/>
            <w:szCs w:val="24"/>
          </w:rPr>
          <w:t xml:space="preserve"> </w:t>
        </w:r>
        <w:r w:rsidRPr="00FD79BE">
          <w:rPr>
            <w:rFonts w:ascii="Arial" w:hAnsi="Arial" w:cs="Arial"/>
            <w:color w:val="000000"/>
            <w:sz w:val="24"/>
            <w:szCs w:val="24"/>
          </w:rPr>
          <w:t>A lower AIC score means a better predicting model. If the order is set too high, it could result in a high AIC value, this stops us from overfitting the training data. BIC is similar to AIC, lower BIC indicates a better model. BIC likes to choose a simple model with the lower order. AIC is better at predictive models but BIC is choosing a good explanatory model.</w:t>
        </w:r>
      </w:ins>
    </w:p>
    <w:p w14:paraId="58C459F1" w14:textId="77777777" w:rsidR="0049196A" w:rsidRPr="00FD79BE" w:rsidDel="003A7327" w:rsidRDefault="0049196A">
      <w:pPr>
        <w:spacing w:line="360" w:lineRule="auto"/>
        <w:jc w:val="both"/>
        <w:rPr>
          <w:del w:id="1338" w:author="Sujil Kumar Koottathampathiyil" w:date="2022-06-09T09:52:00Z"/>
          <w:rFonts w:ascii="Arial" w:hAnsi="Arial" w:cs="Arial"/>
          <w:color w:val="000000"/>
          <w:sz w:val="24"/>
          <w:szCs w:val="24"/>
          <w:rPrChange w:id="1339" w:author="Sujil Kumar Koottathampathiyil" w:date="2022-06-09T11:29:00Z">
            <w:rPr>
              <w:del w:id="1340" w:author="Sujil Kumar Koottathampathiyil" w:date="2022-06-09T09:52:00Z"/>
              <w:rFonts w:ascii="Arial" w:hAnsi="Arial" w:cs="Arial"/>
              <w:color w:val="000000"/>
            </w:rPr>
          </w:rPrChange>
        </w:rPr>
        <w:pPrChange w:id="1341" w:author="Sujil Kumar Koottathampathiyil" w:date="2022-06-09T10:10:00Z">
          <w:pPr>
            <w:spacing w:line="360" w:lineRule="auto"/>
          </w:pPr>
        </w:pPrChange>
      </w:pPr>
      <w:commentRangeStart w:id="1342"/>
      <w:commentRangeEnd w:id="1342"/>
      <w:del w:id="1343" w:author="Sujil Kumar Koottathampathiyil" w:date="2022-06-12T23:23:00Z">
        <w:r w:rsidRPr="00FD79BE" w:rsidDel="002B5111">
          <w:rPr>
            <w:rStyle w:val="CommentReference"/>
            <w:rFonts w:ascii="Arial" w:hAnsi="Arial" w:cs="Arial"/>
          </w:rPr>
          <w:lastRenderedPageBreak/>
          <w:commentReference w:id="1342"/>
        </w:r>
      </w:del>
    </w:p>
    <w:p w14:paraId="7FBB5E85" w14:textId="77777777" w:rsidR="0049196A" w:rsidRPr="00FD79BE" w:rsidDel="00AA6881" w:rsidRDefault="0049196A">
      <w:pPr>
        <w:spacing w:line="360" w:lineRule="auto"/>
        <w:rPr>
          <w:del w:id="1344" w:author="Sujil Kumar Koottathampathiyil" w:date="2022-06-09T09:52:00Z"/>
          <w:rFonts w:ascii="Arial" w:hAnsi="Arial" w:cs="Arial"/>
          <w:noProof/>
          <w:sz w:val="24"/>
          <w:szCs w:val="24"/>
          <w:rPrChange w:id="1345" w:author="Sujil Kumar Koottathampathiyil" w:date="2022-06-09T11:29:00Z">
            <w:rPr>
              <w:del w:id="1346" w:author="Sujil Kumar Koottathampathiyil" w:date="2022-06-09T09:52:00Z"/>
              <w:rFonts w:ascii="Arial" w:hAnsi="Arial" w:cs="Arial"/>
              <w:noProof/>
            </w:rPr>
          </w:rPrChange>
        </w:rPr>
        <w:pPrChange w:id="1347" w:author="Sujil Kumar Koottathampathiyil" w:date="2022-06-09T10:09:00Z">
          <w:pPr>
            <w:spacing w:line="360" w:lineRule="auto"/>
            <w:jc w:val="center"/>
          </w:pPr>
        </w:pPrChange>
      </w:pPr>
    </w:p>
    <w:p w14:paraId="52260AB4" w14:textId="77777777" w:rsidR="0049196A" w:rsidRPr="00FD79BE" w:rsidRDefault="0049196A" w:rsidP="0049196A">
      <w:pPr>
        <w:spacing w:line="360" w:lineRule="auto"/>
        <w:jc w:val="center"/>
        <w:rPr>
          <w:rFonts w:ascii="Arial" w:hAnsi="Arial" w:cs="Arial"/>
          <w:noProof/>
          <w:sz w:val="24"/>
          <w:szCs w:val="24"/>
          <w:rPrChange w:id="1348" w:author="Sujil Kumar Koottathampathiyil" w:date="2022-06-09T11:29:00Z">
            <w:rPr>
              <w:rFonts w:ascii="Arial" w:hAnsi="Arial" w:cs="Arial"/>
              <w:noProof/>
            </w:rPr>
          </w:rPrChange>
        </w:rPr>
      </w:pPr>
      <w:ins w:id="1349" w:author="Sujil Kumar Koottathampathiyil" w:date="2022-06-09T09:52:00Z">
        <w:r w:rsidRPr="00FD79BE">
          <w:rPr>
            <w:rFonts w:ascii="Arial" w:hAnsi="Arial" w:cs="Arial"/>
            <w:noProof/>
            <w:sz w:val="24"/>
            <w:szCs w:val="24"/>
            <w:rPrChange w:id="1350" w:author="Sujil Kumar Koottathampathiyil" w:date="2022-06-09T11:29:00Z">
              <w:rPr>
                <w:noProof/>
              </w:rPr>
            </w:rPrChange>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3209925" cy="2847975"/>
                      </a:xfrm>
                      <a:prstGeom prst="rect">
                        <a:avLst/>
                      </a:prstGeom>
                    </pic:spPr>
                  </pic:pic>
                </a:graphicData>
              </a:graphic>
            </wp:inline>
          </w:drawing>
        </w:r>
      </w:ins>
    </w:p>
    <w:p w14:paraId="187574EF" w14:textId="77777777" w:rsidR="0049196A" w:rsidRPr="00FD79BE" w:rsidRDefault="0049196A" w:rsidP="0049196A">
      <w:pPr>
        <w:spacing w:line="360" w:lineRule="auto"/>
        <w:jc w:val="center"/>
        <w:rPr>
          <w:ins w:id="1351" w:author="Sujil Kumar Koottathampathiyil" w:date="2022-06-09T09:53:00Z"/>
          <w:rFonts w:ascii="Arial" w:eastAsia="Times New Roman" w:hAnsi="Arial" w:cs="Arial"/>
          <w:i/>
          <w:iCs/>
          <w:sz w:val="24"/>
          <w:szCs w:val="24"/>
          <w:rPrChange w:id="1352" w:author="Sujil Kumar Koottathampathiyil" w:date="2022-06-12T23:40:00Z">
            <w:rPr>
              <w:ins w:id="1353" w:author="Sujil Kumar Koottathampathiyil" w:date="2022-06-09T09:53:00Z"/>
              <w:rFonts w:ascii="Arial" w:eastAsia="Times New Roman" w:hAnsi="Arial" w:cs="Arial"/>
              <w:sz w:val="24"/>
              <w:szCs w:val="24"/>
            </w:rPr>
          </w:rPrChange>
        </w:rPr>
      </w:pPr>
      <w:ins w:id="1354" w:author="Sujil Kumar Koottathampathiyil" w:date="2022-06-09T09:53:00Z">
        <w:r w:rsidRPr="00FD79BE">
          <w:rPr>
            <w:rFonts w:ascii="Arial" w:eastAsia="Times New Roman" w:hAnsi="Arial" w:cs="Arial"/>
            <w:b/>
            <w:bCs/>
            <w:i/>
            <w:iCs/>
            <w:sz w:val="24"/>
            <w:szCs w:val="24"/>
            <w:rPrChange w:id="1355" w:author="Sujil Kumar Koottathampathiyil" w:date="2022-06-12T23:40:00Z">
              <w:rPr>
                <w:rFonts w:ascii="Arial" w:eastAsia="Times New Roman" w:hAnsi="Arial" w:cs="Arial"/>
                <w:b/>
                <w:bCs/>
                <w:sz w:val="24"/>
                <w:szCs w:val="24"/>
              </w:rPr>
            </w:rPrChange>
          </w:rPr>
          <w:t>Fig. 4.12:</w:t>
        </w:r>
        <w:r w:rsidRPr="00FD79BE">
          <w:rPr>
            <w:rFonts w:ascii="Arial" w:eastAsia="Times New Roman" w:hAnsi="Arial" w:cs="Arial"/>
            <w:i/>
            <w:iCs/>
            <w:sz w:val="24"/>
            <w:szCs w:val="24"/>
            <w:rPrChange w:id="1356" w:author="Sujil Kumar Koottathampathiyil" w:date="2022-06-12T23:40:00Z">
              <w:rPr>
                <w:rFonts w:ascii="Arial" w:eastAsia="Times New Roman" w:hAnsi="Arial" w:cs="Arial"/>
                <w:sz w:val="24"/>
                <w:szCs w:val="24"/>
              </w:rPr>
            </w:rPrChange>
          </w:rPr>
          <w:t xml:space="preserve"> AIC and BIC Score in ascending order</w:t>
        </w:r>
      </w:ins>
      <w:ins w:id="1357" w:author="Sujil Kumar Koottathampathiyil" w:date="2022-06-12T23:43:00Z">
        <w:r w:rsidRPr="00FD79BE">
          <w:rPr>
            <w:rFonts w:ascii="Arial" w:eastAsia="Times New Roman" w:hAnsi="Arial" w:cs="Arial"/>
            <w:i/>
            <w:iCs/>
            <w:sz w:val="24"/>
            <w:szCs w:val="24"/>
          </w:rPr>
          <w:t xml:space="preserve"> on Russian data</w:t>
        </w:r>
      </w:ins>
    </w:p>
    <w:p w14:paraId="6D13AA9F" w14:textId="77777777" w:rsidR="0049196A" w:rsidRPr="00FD79BE" w:rsidDel="00E23E7D" w:rsidRDefault="0049196A" w:rsidP="0049196A">
      <w:pPr>
        <w:spacing w:line="360" w:lineRule="auto"/>
        <w:jc w:val="center"/>
        <w:rPr>
          <w:del w:id="1358" w:author="Sujil Kumar Koottathampathiyil" w:date="2022-06-09T09:53:00Z"/>
          <w:rFonts w:ascii="Arial" w:hAnsi="Arial" w:cs="Arial"/>
          <w:noProof/>
          <w:sz w:val="24"/>
          <w:szCs w:val="24"/>
          <w:rPrChange w:id="1359" w:author="Sujil Kumar Koottathampathiyil" w:date="2022-06-09T11:29:00Z">
            <w:rPr>
              <w:del w:id="1360" w:author="Sujil Kumar Koottathampathiyil" w:date="2022-06-09T09:53:00Z"/>
              <w:rFonts w:ascii="Arial" w:hAnsi="Arial" w:cs="Arial"/>
              <w:noProof/>
            </w:rPr>
          </w:rPrChange>
        </w:rPr>
      </w:pPr>
    </w:p>
    <w:p w14:paraId="26857FA3" w14:textId="77777777" w:rsidR="0049196A" w:rsidRPr="00FD79BE" w:rsidRDefault="0049196A" w:rsidP="0049196A">
      <w:pPr>
        <w:spacing w:line="360" w:lineRule="auto"/>
        <w:jc w:val="center"/>
        <w:rPr>
          <w:rFonts w:ascii="Arial" w:hAnsi="Arial" w:cs="Arial"/>
          <w:noProof/>
          <w:sz w:val="24"/>
          <w:szCs w:val="24"/>
          <w:rPrChange w:id="1361" w:author="Sujil Kumar Koottathampathiyil" w:date="2022-06-09T11:29:00Z">
            <w:rPr>
              <w:rFonts w:ascii="Arial" w:hAnsi="Arial" w:cs="Arial"/>
              <w:noProof/>
            </w:rPr>
          </w:rPrChange>
        </w:rPr>
      </w:pPr>
    </w:p>
    <w:p w14:paraId="6A7E5D04" w14:textId="77777777" w:rsidR="0049196A" w:rsidRPr="00FD79BE" w:rsidRDefault="0049196A">
      <w:pPr>
        <w:spacing w:line="360" w:lineRule="auto"/>
        <w:rPr>
          <w:rFonts w:ascii="Arial" w:hAnsi="Arial" w:cs="Arial"/>
          <w:noProof/>
          <w:sz w:val="24"/>
          <w:szCs w:val="24"/>
          <w:rPrChange w:id="1362" w:author="Sujil Kumar Koottathampathiyil" w:date="2022-06-09T11:29:00Z">
            <w:rPr>
              <w:rFonts w:ascii="Arial" w:hAnsi="Arial" w:cs="Arial"/>
              <w:noProof/>
            </w:rPr>
          </w:rPrChange>
        </w:rPr>
        <w:pPrChange w:id="1363" w:author="Sujil Kumar Koottathampathiyil" w:date="2022-06-09T09:54:00Z">
          <w:pPr>
            <w:spacing w:line="360" w:lineRule="auto"/>
            <w:jc w:val="center"/>
          </w:pPr>
        </w:pPrChange>
      </w:pPr>
      <w:ins w:id="1364" w:author="Sujil Kumar Koottathampathiyil" w:date="2022-06-09T09:54:00Z">
        <w:r w:rsidRPr="00FD79BE">
          <w:rPr>
            <w:rFonts w:ascii="Arial" w:hAnsi="Arial" w:cs="Arial"/>
            <w:noProof/>
            <w:sz w:val="24"/>
            <w:szCs w:val="24"/>
            <w:rPrChange w:id="1365" w:author="Sujil Kumar Koottathampathiyil" w:date="2022-06-09T11:29:00Z">
              <w:rPr>
                <w:rFonts w:ascii="Arial" w:hAnsi="Arial" w:cs="Arial"/>
                <w:noProof/>
              </w:rPr>
            </w:rPrChange>
          </w:rPr>
          <w:t>Here Fig</w:t>
        </w:r>
      </w:ins>
      <w:ins w:id="1366" w:author="Sujil Kumar Koottathampathiyil" w:date="2022-06-09T09:55:00Z">
        <w:r w:rsidRPr="00FD79BE">
          <w:rPr>
            <w:rFonts w:ascii="Arial" w:hAnsi="Arial" w:cs="Arial"/>
            <w:noProof/>
            <w:sz w:val="24"/>
            <w:szCs w:val="24"/>
            <w:rPrChange w:id="1367" w:author="Sujil Kumar Koottathampathiyil" w:date="2022-06-09T11:29:00Z">
              <w:rPr>
                <w:rFonts w:ascii="Arial" w:hAnsi="Arial" w:cs="Arial"/>
                <w:noProof/>
              </w:rPr>
            </w:rPrChange>
          </w:rPr>
          <w:t xml:space="preserve"> 4.12,</w:t>
        </w:r>
      </w:ins>
      <w:ins w:id="1368" w:author="Sujil Kumar Koottathampathiyil" w:date="2022-06-09T09:54:00Z">
        <w:r w:rsidRPr="00FD79BE">
          <w:rPr>
            <w:rFonts w:ascii="Arial" w:hAnsi="Arial" w:cs="Arial"/>
            <w:noProof/>
            <w:sz w:val="24"/>
            <w:szCs w:val="24"/>
            <w:rPrChange w:id="1369" w:author="Sujil Kumar Koottathampathiyil" w:date="2022-06-09T11:29:00Z">
              <w:rPr>
                <w:rFonts w:ascii="Arial" w:hAnsi="Arial" w:cs="Arial"/>
                <w:noProof/>
              </w:rPr>
            </w:rPrChange>
          </w:rPr>
          <w:t xml:space="preserve"> I am looking at a better predicting model so, I will be choosing AIC with </w:t>
        </w:r>
      </w:ins>
      <w:ins w:id="1370" w:author="Sujil Kumar Koottathampathiyil" w:date="2022-06-09T10:24:00Z">
        <w:r w:rsidRPr="00FD79BE">
          <w:rPr>
            <w:rFonts w:ascii="Arial" w:hAnsi="Arial" w:cs="Arial"/>
            <w:noProof/>
            <w:sz w:val="24"/>
            <w:szCs w:val="24"/>
            <w:rPrChange w:id="1371" w:author="Sujil Kumar Koottathampathiyil" w:date="2022-06-09T11:29:00Z">
              <w:rPr>
                <w:rFonts w:ascii="Arial" w:hAnsi="Arial" w:cs="Arial"/>
                <w:noProof/>
              </w:rPr>
            </w:rPrChange>
          </w:rPr>
          <w:t>the</w:t>
        </w:r>
      </w:ins>
      <w:ins w:id="1372" w:author="Sujil Kumar Koottathampathiyil" w:date="2022-06-09T09:54:00Z">
        <w:r w:rsidRPr="00FD79BE">
          <w:rPr>
            <w:rFonts w:ascii="Arial" w:hAnsi="Arial" w:cs="Arial"/>
            <w:noProof/>
            <w:sz w:val="24"/>
            <w:szCs w:val="24"/>
            <w:rPrChange w:id="1373" w:author="Sujil Kumar Koottathampathiyil" w:date="2022-06-09T11:29:00Z">
              <w:rPr>
                <w:rFonts w:ascii="Arial" w:hAnsi="Arial" w:cs="Arial"/>
                <w:noProof/>
              </w:rPr>
            </w:rPrChange>
          </w:rPr>
          <w:t xml:space="preserve"> least score. This is a</w:t>
        </w:r>
      </w:ins>
      <w:ins w:id="1374" w:author="Sujil Kumar Koottathampathiyil" w:date="2022-06-09T10:24:00Z">
        <w:r w:rsidRPr="00FD79BE">
          <w:rPr>
            <w:rFonts w:ascii="Arial" w:hAnsi="Arial" w:cs="Arial"/>
            <w:noProof/>
            <w:sz w:val="24"/>
            <w:szCs w:val="24"/>
            <w:rPrChange w:id="1375" w:author="Sujil Kumar Koottathampathiyil" w:date="2022-06-09T11:29:00Z">
              <w:rPr>
                <w:rFonts w:ascii="Arial" w:hAnsi="Arial" w:cs="Arial"/>
                <w:noProof/>
              </w:rPr>
            </w:rPrChange>
          </w:rPr>
          <w:t>n</w:t>
        </w:r>
      </w:ins>
      <w:ins w:id="1376" w:author="Sujil Kumar Koottathampathiyil" w:date="2022-06-09T09:54:00Z">
        <w:r w:rsidRPr="00FD79BE">
          <w:rPr>
            <w:rFonts w:ascii="Arial" w:hAnsi="Arial" w:cs="Arial"/>
            <w:noProof/>
            <w:sz w:val="24"/>
            <w:szCs w:val="24"/>
            <w:rPrChange w:id="1377" w:author="Sujil Kumar Koottathampathiyil" w:date="2022-06-09T11:29:00Z">
              <w:rPr>
                <w:rFonts w:ascii="Arial" w:hAnsi="Arial" w:cs="Arial"/>
                <w:noProof/>
              </w:rPr>
            </w:rPrChange>
          </w:rPr>
          <w:t xml:space="preserve"> </w:t>
        </w:r>
      </w:ins>
      <w:ins w:id="1378" w:author="Sujil Kumar Koottathampathiyil" w:date="2022-06-09T10:15:00Z">
        <w:r w:rsidRPr="00FD79BE">
          <w:rPr>
            <w:rFonts w:ascii="Arial" w:hAnsi="Arial" w:cs="Arial"/>
            <w:noProof/>
            <w:sz w:val="24"/>
            <w:szCs w:val="24"/>
            <w:rPrChange w:id="1379" w:author="Sujil Kumar Koottathampathiyil" w:date="2022-06-09T11:29:00Z">
              <w:rPr>
                <w:rFonts w:ascii="Arial" w:hAnsi="Arial" w:cs="Arial"/>
                <w:noProof/>
              </w:rPr>
            </w:rPrChange>
          </w:rPr>
          <w:t>ARMA</w:t>
        </w:r>
      </w:ins>
      <w:ins w:id="1380" w:author="Sujil Kumar Koottathampathiyil" w:date="2022-06-09T09:54:00Z">
        <w:r w:rsidRPr="00FD79BE">
          <w:rPr>
            <w:rFonts w:ascii="Arial" w:hAnsi="Arial" w:cs="Arial"/>
            <w:noProof/>
            <w:sz w:val="24"/>
            <w:szCs w:val="24"/>
            <w:rPrChange w:id="1381" w:author="Sujil Kumar Koottathampathiyil" w:date="2022-06-09T11:29:00Z">
              <w:rPr>
                <w:rFonts w:ascii="Arial" w:hAnsi="Arial" w:cs="Arial"/>
                <w:noProof/>
              </w:rPr>
            </w:rPrChange>
          </w:rPr>
          <w:t>(2,0) Model</w:t>
        </w:r>
      </w:ins>
    </w:p>
    <w:p w14:paraId="0CC34344" w14:textId="77777777" w:rsidR="0049196A" w:rsidRPr="00FD79BE" w:rsidRDefault="0049196A" w:rsidP="0049196A">
      <w:pPr>
        <w:spacing w:line="360" w:lineRule="auto"/>
        <w:jc w:val="center"/>
        <w:rPr>
          <w:ins w:id="1382" w:author="Sujil Kumar Koottathampathiyil" w:date="2022-06-09T09:55:00Z"/>
          <w:rFonts w:ascii="Arial" w:hAnsi="Arial" w:cs="Arial"/>
          <w:color w:val="000000"/>
          <w:sz w:val="24"/>
          <w:szCs w:val="24"/>
          <w:rPrChange w:id="1383" w:author="Sujil Kumar Koottathampathiyil" w:date="2022-06-09T11:29:00Z">
            <w:rPr>
              <w:ins w:id="1384" w:author="Sujil Kumar Koottathampathiyil" w:date="2022-06-09T09:55:00Z"/>
              <w:rFonts w:ascii="Arial" w:hAnsi="Arial" w:cs="Arial"/>
              <w:color w:val="000000"/>
            </w:rPr>
          </w:rPrChange>
        </w:rPr>
      </w:pPr>
      <w:r w:rsidRPr="00FD79BE">
        <w:rPr>
          <w:rFonts w:ascii="Arial" w:hAnsi="Arial" w:cs="Arial"/>
          <w:noProof/>
          <w:sz w:val="24"/>
          <w:szCs w:val="24"/>
          <w:rPrChange w:id="1385" w:author="Sujil Kumar Koottathampathiyil" w:date="2022-06-09T11:29:00Z">
            <w:rPr>
              <w:rFonts w:ascii="Arial" w:hAnsi="Arial" w:cs="Arial"/>
              <w:noProof/>
            </w:rPr>
          </w:rPrChange>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35"/>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FD79BE" w:rsidRDefault="0049196A" w:rsidP="0049196A">
      <w:pPr>
        <w:spacing w:line="360" w:lineRule="auto"/>
        <w:jc w:val="center"/>
        <w:rPr>
          <w:ins w:id="1386" w:author="Sujil Kumar Koottathampathiyil" w:date="2022-06-09T09:55:00Z"/>
          <w:rFonts w:ascii="Arial" w:eastAsia="Times New Roman" w:hAnsi="Arial" w:cs="Arial"/>
          <w:i/>
          <w:iCs/>
          <w:sz w:val="24"/>
          <w:szCs w:val="24"/>
          <w:rPrChange w:id="1387" w:author="Sujil Kumar Koottathampathiyil" w:date="2022-06-12T23:40:00Z">
            <w:rPr>
              <w:ins w:id="1388" w:author="Sujil Kumar Koottathampathiyil" w:date="2022-06-09T09:55:00Z"/>
              <w:rFonts w:ascii="Arial" w:eastAsia="Times New Roman" w:hAnsi="Arial" w:cs="Arial"/>
              <w:sz w:val="24"/>
              <w:szCs w:val="24"/>
            </w:rPr>
          </w:rPrChange>
        </w:rPr>
      </w:pPr>
      <w:ins w:id="1389" w:author="Sujil Kumar Koottathampathiyil" w:date="2022-06-09T09:55:00Z">
        <w:r w:rsidRPr="00FD79BE">
          <w:rPr>
            <w:rFonts w:ascii="Arial" w:eastAsia="Times New Roman" w:hAnsi="Arial" w:cs="Arial"/>
            <w:b/>
            <w:bCs/>
            <w:i/>
            <w:iCs/>
            <w:sz w:val="24"/>
            <w:szCs w:val="24"/>
            <w:rPrChange w:id="1390" w:author="Sujil Kumar Koottathampathiyil" w:date="2022-06-12T23:40:00Z">
              <w:rPr>
                <w:rFonts w:ascii="Arial" w:eastAsia="Times New Roman" w:hAnsi="Arial" w:cs="Arial"/>
                <w:b/>
                <w:bCs/>
                <w:sz w:val="24"/>
                <w:szCs w:val="24"/>
              </w:rPr>
            </w:rPrChange>
          </w:rPr>
          <w:t>Fig. 4.1</w:t>
        </w:r>
      </w:ins>
      <w:ins w:id="1391" w:author="Sujil Kumar Koottathampathiyil" w:date="2022-06-09T09:56:00Z">
        <w:r w:rsidRPr="00FD79BE">
          <w:rPr>
            <w:rFonts w:ascii="Arial" w:eastAsia="Times New Roman" w:hAnsi="Arial" w:cs="Arial"/>
            <w:b/>
            <w:bCs/>
            <w:i/>
            <w:iCs/>
            <w:sz w:val="24"/>
            <w:szCs w:val="24"/>
            <w:rPrChange w:id="1392" w:author="Sujil Kumar Koottathampathiyil" w:date="2022-06-12T23:40:00Z">
              <w:rPr>
                <w:rFonts w:ascii="Arial" w:eastAsia="Times New Roman" w:hAnsi="Arial" w:cs="Arial"/>
                <w:b/>
                <w:bCs/>
                <w:sz w:val="24"/>
                <w:szCs w:val="24"/>
              </w:rPr>
            </w:rPrChange>
          </w:rPr>
          <w:t>3</w:t>
        </w:r>
      </w:ins>
      <w:ins w:id="1393" w:author="Sujil Kumar Koottathampathiyil" w:date="2022-06-09T09:55:00Z">
        <w:r w:rsidRPr="00FD79BE">
          <w:rPr>
            <w:rFonts w:ascii="Arial" w:eastAsia="Times New Roman" w:hAnsi="Arial" w:cs="Arial"/>
            <w:b/>
            <w:bCs/>
            <w:i/>
            <w:iCs/>
            <w:sz w:val="24"/>
            <w:szCs w:val="24"/>
            <w:rPrChange w:id="1394" w:author="Sujil Kumar Koottathampathiyil" w:date="2022-06-12T23:40:00Z">
              <w:rPr>
                <w:rFonts w:ascii="Arial" w:eastAsia="Times New Roman" w:hAnsi="Arial" w:cs="Arial"/>
                <w:b/>
                <w:bCs/>
                <w:sz w:val="24"/>
                <w:szCs w:val="24"/>
              </w:rPr>
            </w:rPrChange>
          </w:rPr>
          <w:t>:</w:t>
        </w:r>
        <w:r w:rsidRPr="00FD79BE">
          <w:rPr>
            <w:rFonts w:ascii="Arial" w:eastAsia="Times New Roman" w:hAnsi="Arial" w:cs="Arial"/>
            <w:i/>
            <w:iCs/>
            <w:sz w:val="24"/>
            <w:szCs w:val="24"/>
            <w:rPrChange w:id="1395" w:author="Sujil Kumar Koottathampathiyil" w:date="2022-06-12T23:40:00Z">
              <w:rPr>
                <w:rFonts w:ascii="Arial" w:eastAsia="Times New Roman" w:hAnsi="Arial" w:cs="Arial"/>
                <w:sz w:val="24"/>
                <w:szCs w:val="24"/>
              </w:rPr>
            </w:rPrChange>
          </w:rPr>
          <w:t xml:space="preserve"> </w:t>
        </w:r>
      </w:ins>
      <w:ins w:id="1396" w:author="Sujil Kumar Koottathampathiyil" w:date="2022-06-09T09:56:00Z">
        <w:r w:rsidRPr="00FD79BE">
          <w:rPr>
            <w:rFonts w:ascii="Arial" w:eastAsia="Times New Roman" w:hAnsi="Arial" w:cs="Arial"/>
            <w:i/>
            <w:iCs/>
            <w:sz w:val="24"/>
            <w:szCs w:val="24"/>
            <w:rPrChange w:id="1397" w:author="Sujil Kumar Koottathampathiyil" w:date="2022-06-12T23:40:00Z">
              <w:rPr>
                <w:rFonts w:ascii="Arial" w:eastAsia="Times New Roman" w:hAnsi="Arial" w:cs="Arial"/>
                <w:sz w:val="24"/>
                <w:szCs w:val="24"/>
              </w:rPr>
            </w:rPrChange>
          </w:rPr>
          <w:t>ACF and PACF to choose the model in ARIMA</w:t>
        </w:r>
      </w:ins>
      <w:ins w:id="1398" w:author="Sujil Kumar Koottathampathiyil" w:date="2022-06-12T23:43:00Z">
        <w:r w:rsidRPr="00FD79BE">
          <w:rPr>
            <w:rFonts w:ascii="Arial" w:eastAsia="Times New Roman" w:hAnsi="Arial" w:cs="Arial"/>
            <w:i/>
            <w:iCs/>
            <w:sz w:val="24"/>
            <w:szCs w:val="24"/>
          </w:rPr>
          <w:t xml:space="preserve"> on </w:t>
        </w:r>
      </w:ins>
      <w:ins w:id="1399" w:author="Sujil Kumar Koottathampathiyil" w:date="2022-06-12T23:44:00Z">
        <w:r w:rsidRPr="00FD79BE">
          <w:rPr>
            <w:rFonts w:ascii="Arial" w:eastAsia="Times New Roman" w:hAnsi="Arial" w:cs="Arial"/>
            <w:i/>
            <w:iCs/>
            <w:sz w:val="24"/>
            <w:szCs w:val="24"/>
          </w:rPr>
          <w:t>Russian data</w:t>
        </w:r>
      </w:ins>
    </w:p>
    <w:p w14:paraId="012BBA99" w14:textId="77777777" w:rsidR="0049196A" w:rsidRPr="00FD79BE" w:rsidRDefault="0049196A" w:rsidP="0049196A">
      <w:pPr>
        <w:spacing w:line="360" w:lineRule="auto"/>
        <w:jc w:val="center"/>
        <w:rPr>
          <w:rFonts w:ascii="Arial" w:hAnsi="Arial" w:cs="Arial"/>
          <w:color w:val="000000"/>
          <w:sz w:val="24"/>
          <w:szCs w:val="24"/>
          <w:rPrChange w:id="1400" w:author="Sujil Kumar Koottathampathiyil" w:date="2022-06-09T11:29:00Z">
            <w:rPr>
              <w:rFonts w:ascii="Arial" w:hAnsi="Arial" w:cs="Arial"/>
              <w:color w:val="000000"/>
            </w:rPr>
          </w:rPrChange>
        </w:rPr>
      </w:pPr>
    </w:p>
    <w:p w14:paraId="05A223ED" w14:textId="77777777" w:rsidR="0049196A" w:rsidRPr="00FD79BE" w:rsidRDefault="0049196A" w:rsidP="0049196A">
      <w:pPr>
        <w:spacing w:line="360" w:lineRule="auto"/>
        <w:jc w:val="both"/>
        <w:rPr>
          <w:rFonts w:ascii="Arial" w:hAnsi="Arial" w:cs="Arial"/>
          <w:noProof/>
          <w:sz w:val="24"/>
          <w:szCs w:val="24"/>
          <w:rPrChange w:id="1401" w:author="Sujil Kumar Koottathampathiyil" w:date="2022-06-09T11:29:00Z">
            <w:rPr>
              <w:rFonts w:ascii="Arial" w:hAnsi="Arial" w:cs="Arial"/>
              <w:noProof/>
            </w:rPr>
          </w:rPrChange>
        </w:rPr>
      </w:pPr>
      <w:del w:id="1402" w:author="Sujil Kumar Koottathampathiyil" w:date="2022-06-09T09:49:00Z">
        <w:r w:rsidRPr="00FD79BE" w:rsidDel="006431B2">
          <w:rPr>
            <w:rFonts w:ascii="Arial" w:hAnsi="Arial" w:cs="Arial"/>
            <w:color w:val="000000"/>
            <w:sz w:val="24"/>
            <w:szCs w:val="24"/>
            <w:rPrChange w:id="1403" w:author="Sujil Kumar Koottathampathiyil" w:date="2022-06-09T11:29:00Z">
              <w:rPr>
                <w:rFonts w:ascii="Arial" w:hAnsi="Arial" w:cs="Arial"/>
                <w:color w:val="000000"/>
              </w:rPr>
            </w:rPrChange>
          </w:rPr>
          <w:lastRenderedPageBreak/>
          <w:delText xml:space="preserve">AIC and BIC graphs made for checking the order of ARIMA </w:delText>
        </w:r>
      </w:del>
      <w:del w:id="1404" w:author="Sujil Kumar Koottathampathiyil" w:date="2022-06-09T08:29:00Z">
        <w:r w:rsidRPr="00FD79BE" w:rsidDel="00D25BE4">
          <w:rPr>
            <w:rFonts w:ascii="Arial" w:hAnsi="Arial" w:cs="Arial"/>
            <w:color w:val="000000"/>
            <w:sz w:val="24"/>
            <w:szCs w:val="24"/>
            <w:rPrChange w:id="1405" w:author="Sujil Kumar Koottathampathiyil" w:date="2022-06-09T11:29:00Z">
              <w:rPr>
                <w:rFonts w:ascii="Arial" w:hAnsi="Arial" w:cs="Arial"/>
                <w:color w:val="000000"/>
              </w:rPr>
            </w:rPrChange>
          </w:rPr>
          <w:delText>Model</w:delText>
        </w:r>
      </w:del>
      <w:del w:id="1406" w:author="Sujil Kumar Koottathampathiyil" w:date="2022-06-09T09:49:00Z">
        <w:r w:rsidRPr="00FD79BE" w:rsidDel="006431B2">
          <w:rPr>
            <w:rFonts w:ascii="Arial" w:hAnsi="Arial" w:cs="Arial"/>
            <w:color w:val="000000"/>
            <w:sz w:val="24"/>
            <w:szCs w:val="24"/>
            <w:rPrChange w:id="1407"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FD79BE">
        <w:rPr>
          <w:rFonts w:ascii="Arial" w:hAnsi="Arial" w:cs="Arial"/>
          <w:color w:val="000000"/>
          <w:sz w:val="24"/>
          <w:szCs w:val="24"/>
          <w:rPrChange w:id="1408" w:author="Sujil Kumar Koottathampathiyil" w:date="2022-06-09T11:29:00Z">
            <w:rPr>
              <w:rFonts w:ascii="Arial" w:hAnsi="Arial" w:cs="Arial"/>
              <w:color w:val="000000"/>
            </w:rPr>
          </w:rPrChange>
        </w:rPr>
        <w:t xml:space="preserve">From </w:t>
      </w:r>
      <w:del w:id="1409" w:author="Sujil Kumar Koottathampathiyil" w:date="2022-06-09T10:16:00Z">
        <w:r w:rsidRPr="00FD79BE" w:rsidDel="0039745A">
          <w:rPr>
            <w:rFonts w:ascii="Arial" w:hAnsi="Arial" w:cs="Arial"/>
            <w:color w:val="000000"/>
            <w:sz w:val="24"/>
            <w:szCs w:val="24"/>
            <w:rPrChange w:id="1410" w:author="Sujil Kumar Koottathampathiyil" w:date="2022-06-09T11:29:00Z">
              <w:rPr>
                <w:rFonts w:ascii="Arial" w:hAnsi="Arial" w:cs="Arial"/>
                <w:color w:val="000000"/>
              </w:rPr>
            </w:rPrChange>
          </w:rPr>
          <w:delText xml:space="preserve">the </w:delText>
        </w:r>
      </w:del>
      <w:del w:id="1411" w:author="Sujil Kumar Koottathampathiyil" w:date="2022-06-09T09:56:00Z">
        <w:r w:rsidRPr="00FD79BE" w:rsidDel="0013001C">
          <w:rPr>
            <w:rFonts w:ascii="Arial" w:hAnsi="Arial" w:cs="Arial"/>
            <w:color w:val="000000"/>
            <w:sz w:val="24"/>
            <w:szCs w:val="24"/>
            <w:rPrChange w:id="1412" w:author="Sujil Kumar Koottathampathiyil" w:date="2022-06-09T11:29:00Z">
              <w:rPr>
                <w:rFonts w:ascii="Arial" w:hAnsi="Arial" w:cs="Arial"/>
                <w:color w:val="000000"/>
              </w:rPr>
            </w:rPrChange>
          </w:rPr>
          <w:delText>graph</w:delText>
        </w:r>
      </w:del>
      <w:ins w:id="1413" w:author="Sujil Kumar Koottathampathiyil" w:date="2022-06-09T09:56:00Z">
        <w:r w:rsidRPr="00FD79BE">
          <w:rPr>
            <w:rFonts w:ascii="Arial" w:hAnsi="Arial" w:cs="Arial"/>
            <w:color w:val="000000"/>
            <w:sz w:val="24"/>
            <w:szCs w:val="24"/>
            <w:rPrChange w:id="1414" w:author="Sujil Kumar Koottathampathiyil" w:date="2022-06-09T11:29:00Z">
              <w:rPr>
                <w:rFonts w:ascii="Arial" w:hAnsi="Arial" w:cs="Arial"/>
                <w:color w:val="000000"/>
              </w:rPr>
            </w:rPrChange>
          </w:rPr>
          <w:t>fig 4.13</w:t>
        </w:r>
      </w:ins>
      <w:ins w:id="1415" w:author="Sujil Kumar Koottathampathiyil" w:date="2022-06-09T08:29:00Z">
        <w:r w:rsidRPr="00FD79BE">
          <w:rPr>
            <w:rFonts w:ascii="Arial" w:hAnsi="Arial" w:cs="Arial"/>
            <w:color w:val="000000"/>
            <w:sz w:val="24"/>
            <w:szCs w:val="24"/>
            <w:rPrChange w:id="1416" w:author="Sujil Kumar Koottathampathiyil" w:date="2022-06-09T11:29:00Z">
              <w:rPr>
                <w:rFonts w:ascii="Arial" w:hAnsi="Arial" w:cs="Arial"/>
                <w:color w:val="000000"/>
              </w:rPr>
            </w:rPrChange>
          </w:rPr>
          <w:t>,</w:t>
        </w:r>
      </w:ins>
      <w:r w:rsidRPr="00FD79BE">
        <w:rPr>
          <w:rFonts w:ascii="Arial" w:hAnsi="Arial" w:cs="Arial"/>
          <w:color w:val="000000"/>
          <w:sz w:val="24"/>
          <w:szCs w:val="24"/>
          <w:rPrChange w:id="1417" w:author="Sujil Kumar Koottathampathiyil" w:date="2022-06-09T11:29:00Z">
            <w:rPr>
              <w:rFonts w:ascii="Arial" w:hAnsi="Arial" w:cs="Arial"/>
              <w:color w:val="000000"/>
            </w:rPr>
          </w:rPrChange>
        </w:rPr>
        <w:t xml:space="preserve"> </w:t>
      </w:r>
      <w:ins w:id="1418" w:author="Sujil Kumar Koottathampathiyil" w:date="2022-06-09T09:47:00Z">
        <w:r w:rsidRPr="00FD79BE">
          <w:rPr>
            <w:rFonts w:ascii="Arial" w:hAnsi="Arial" w:cs="Arial"/>
            <w:color w:val="000000"/>
            <w:sz w:val="24"/>
            <w:szCs w:val="24"/>
            <w:rPrChange w:id="1419" w:author="Sujil Kumar Koottathampathiyil" w:date="2022-06-09T11:29:00Z">
              <w:rPr>
                <w:rFonts w:ascii="Arial" w:hAnsi="Arial" w:cs="Arial"/>
                <w:color w:val="000000"/>
              </w:rPr>
            </w:rPrChange>
          </w:rPr>
          <w:t xml:space="preserve">In the above ACF and PACF, we can see ACF </w:t>
        </w:r>
      </w:ins>
      <w:ins w:id="1420" w:author="Sujil Kumar Koottathampathiyil" w:date="2022-06-09T09:49:00Z">
        <w:r w:rsidRPr="00FD79BE">
          <w:rPr>
            <w:rFonts w:ascii="Arial" w:hAnsi="Arial" w:cs="Arial"/>
            <w:color w:val="000000"/>
            <w:sz w:val="24"/>
            <w:szCs w:val="24"/>
            <w:rPrChange w:id="1421" w:author="Sujil Kumar Koottathampathiyil" w:date="2022-06-09T11:29:00Z">
              <w:rPr>
                <w:rFonts w:ascii="Arial" w:hAnsi="Arial" w:cs="Arial"/>
                <w:color w:val="000000"/>
              </w:rPr>
            </w:rPrChange>
          </w:rPr>
          <w:t>tails</w:t>
        </w:r>
      </w:ins>
      <w:ins w:id="1422" w:author="Sujil Kumar Koottathampathiyil" w:date="2022-06-09T09:47:00Z">
        <w:r w:rsidRPr="00FD79BE">
          <w:rPr>
            <w:rFonts w:ascii="Arial" w:hAnsi="Arial" w:cs="Arial"/>
            <w:color w:val="000000"/>
            <w:sz w:val="24"/>
            <w:szCs w:val="24"/>
            <w:rPrChange w:id="1423" w:author="Sujil Kumar Koottathampathiyil" w:date="2022-06-09T11:29:00Z">
              <w:rPr>
                <w:rFonts w:ascii="Arial" w:hAnsi="Arial" w:cs="Arial"/>
                <w:color w:val="000000"/>
              </w:rPr>
            </w:rPrChange>
          </w:rPr>
          <w:t xml:space="preserve"> of</w:t>
        </w:r>
      </w:ins>
      <w:ins w:id="1424" w:author="Sujil Kumar Koottathampathiyil" w:date="2022-06-09T10:16:00Z">
        <w:r w:rsidRPr="00FD79BE">
          <w:rPr>
            <w:rFonts w:ascii="Arial" w:hAnsi="Arial" w:cs="Arial"/>
            <w:color w:val="000000"/>
            <w:sz w:val="24"/>
            <w:szCs w:val="24"/>
            <w:rPrChange w:id="1425" w:author="Sujil Kumar Koottathampathiyil" w:date="2022-06-09T11:29:00Z">
              <w:rPr>
                <w:rFonts w:ascii="Arial" w:hAnsi="Arial" w:cs="Arial"/>
                <w:color w:val="000000"/>
              </w:rPr>
            </w:rPrChange>
          </w:rPr>
          <w:t>f</w:t>
        </w:r>
      </w:ins>
      <w:ins w:id="1426" w:author="Sujil Kumar Koottathampathiyil" w:date="2022-06-09T09:47:00Z">
        <w:r w:rsidRPr="00FD79BE">
          <w:rPr>
            <w:rFonts w:ascii="Arial" w:hAnsi="Arial" w:cs="Arial"/>
            <w:color w:val="000000"/>
            <w:sz w:val="24"/>
            <w:szCs w:val="24"/>
            <w:rPrChange w:id="1427" w:author="Sujil Kumar Koottathampathiyil" w:date="2022-06-09T11:29:00Z">
              <w:rPr>
                <w:rFonts w:ascii="Arial" w:hAnsi="Arial" w:cs="Arial"/>
                <w:color w:val="000000"/>
              </w:rPr>
            </w:rPrChange>
          </w:rPr>
          <w:t xml:space="preserve"> and PACF </w:t>
        </w:r>
      </w:ins>
      <w:ins w:id="1428" w:author="Sujil Kumar Koottathampathiyil" w:date="2022-06-09T09:49:00Z">
        <w:r w:rsidRPr="00FD79BE">
          <w:rPr>
            <w:rFonts w:ascii="Arial" w:hAnsi="Arial" w:cs="Arial"/>
            <w:color w:val="000000"/>
            <w:sz w:val="24"/>
            <w:szCs w:val="24"/>
            <w:rPrChange w:id="1429" w:author="Sujil Kumar Koottathampathiyil" w:date="2022-06-09T11:29:00Z">
              <w:rPr>
                <w:rFonts w:ascii="Arial" w:hAnsi="Arial" w:cs="Arial"/>
                <w:color w:val="000000"/>
              </w:rPr>
            </w:rPrChange>
          </w:rPr>
          <w:t>cuts</w:t>
        </w:r>
      </w:ins>
      <w:ins w:id="1430" w:author="Sujil Kumar Koottathampathiyil" w:date="2022-06-09T09:47:00Z">
        <w:r w:rsidRPr="00FD79BE">
          <w:rPr>
            <w:rFonts w:ascii="Arial" w:hAnsi="Arial" w:cs="Arial"/>
            <w:color w:val="000000"/>
            <w:sz w:val="24"/>
            <w:szCs w:val="24"/>
            <w:rPrChange w:id="1431" w:author="Sujil Kumar Koottathampathiyil" w:date="2022-06-09T11:29:00Z">
              <w:rPr>
                <w:rFonts w:ascii="Arial" w:hAnsi="Arial" w:cs="Arial"/>
                <w:color w:val="000000"/>
              </w:rPr>
            </w:rPrChange>
          </w:rPr>
          <w:t xml:space="preserve"> off since we have a MA(q) model. So this is a</w:t>
        </w:r>
      </w:ins>
      <w:ins w:id="1432" w:author="Sujil Kumar Koottathampathiyil" w:date="2022-06-09T10:16:00Z">
        <w:r w:rsidRPr="00FD79BE">
          <w:rPr>
            <w:rFonts w:ascii="Arial" w:hAnsi="Arial" w:cs="Arial"/>
            <w:color w:val="000000"/>
            <w:sz w:val="24"/>
            <w:szCs w:val="24"/>
            <w:rPrChange w:id="1433" w:author="Sujil Kumar Koottathampathiyil" w:date="2022-06-09T11:29:00Z">
              <w:rPr>
                <w:rFonts w:ascii="Arial" w:hAnsi="Arial" w:cs="Arial"/>
                <w:color w:val="000000"/>
              </w:rPr>
            </w:rPrChange>
          </w:rPr>
          <w:t>n</w:t>
        </w:r>
      </w:ins>
      <w:ins w:id="1434" w:author="Sujil Kumar Koottathampathiyil" w:date="2022-06-09T09:47:00Z">
        <w:r w:rsidRPr="00FD79BE">
          <w:rPr>
            <w:rFonts w:ascii="Arial" w:hAnsi="Arial" w:cs="Arial"/>
            <w:color w:val="000000"/>
            <w:sz w:val="24"/>
            <w:szCs w:val="24"/>
            <w:rPrChange w:id="1435" w:author="Sujil Kumar Koottathampathiyil" w:date="2022-06-09T11:29:00Z">
              <w:rPr>
                <w:rFonts w:ascii="Arial" w:hAnsi="Arial" w:cs="Arial"/>
                <w:color w:val="000000"/>
              </w:rPr>
            </w:rPrChange>
          </w:rPr>
          <w:t xml:space="preserve"> AR(1) Model</w:t>
        </w:r>
      </w:ins>
      <w:del w:id="1436" w:author="Sujil Kumar Koottathampathiyil" w:date="2022-06-09T09:47:00Z">
        <w:r w:rsidRPr="00FD79BE" w:rsidDel="00F734EC">
          <w:rPr>
            <w:rFonts w:ascii="Arial" w:hAnsi="Arial" w:cs="Arial"/>
            <w:color w:val="000000"/>
            <w:sz w:val="24"/>
            <w:szCs w:val="24"/>
            <w:rPrChange w:id="1437" w:author="Sujil Kumar Koottathampathiyil" w:date="2022-06-09T11:29:00Z">
              <w:rPr>
                <w:rFonts w:ascii="Arial" w:hAnsi="Arial" w:cs="Arial"/>
                <w:color w:val="000000"/>
              </w:rPr>
            </w:rPrChange>
          </w:rPr>
          <w:delText>we can see we need to make an AR1 Model</w:delText>
        </w:r>
      </w:del>
      <w:r w:rsidRPr="00FD79BE">
        <w:rPr>
          <w:rFonts w:ascii="Arial" w:hAnsi="Arial" w:cs="Arial"/>
          <w:color w:val="000000"/>
          <w:sz w:val="24"/>
          <w:szCs w:val="24"/>
          <w:rPrChange w:id="1438" w:author="Sujil Kumar Koottathampathiyil" w:date="2022-06-09T11:29:00Z">
            <w:rPr>
              <w:rFonts w:ascii="Arial" w:hAnsi="Arial" w:cs="Arial"/>
              <w:color w:val="000000"/>
            </w:rPr>
          </w:rPrChange>
        </w:rPr>
        <w:t>.</w:t>
      </w:r>
    </w:p>
    <w:p w14:paraId="3848F23F" w14:textId="77777777" w:rsidR="0049196A" w:rsidRPr="00FD79BE" w:rsidRDefault="0049196A" w:rsidP="0049196A">
      <w:pPr>
        <w:spacing w:line="360" w:lineRule="auto"/>
        <w:jc w:val="center"/>
        <w:rPr>
          <w:rFonts w:ascii="Arial" w:hAnsi="Arial" w:cs="Arial"/>
          <w:color w:val="000000"/>
          <w:sz w:val="24"/>
          <w:szCs w:val="24"/>
          <w:rPrChange w:id="1439" w:author="Sujil Kumar Koottathampathiyil" w:date="2022-06-09T11:29:00Z">
            <w:rPr>
              <w:rFonts w:ascii="Arial" w:hAnsi="Arial" w:cs="Arial"/>
              <w:color w:val="000000"/>
            </w:rPr>
          </w:rPrChange>
        </w:rPr>
      </w:pPr>
      <w:r w:rsidRPr="00FD79BE">
        <w:rPr>
          <w:rFonts w:ascii="Arial" w:hAnsi="Arial" w:cs="Arial"/>
          <w:noProof/>
          <w:sz w:val="24"/>
          <w:szCs w:val="24"/>
          <w:rPrChange w:id="1440" w:author="Sujil Kumar Koottathampathiyil" w:date="2022-06-09T11:29:00Z">
            <w:rPr>
              <w:rFonts w:ascii="Arial" w:hAnsi="Arial" w:cs="Arial"/>
              <w:noProof/>
            </w:rPr>
          </w:rPrChange>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6182343B" w14:textId="77777777" w:rsidR="0049196A" w:rsidRPr="00FD79BE" w:rsidDel="001B2B66" w:rsidRDefault="0049196A" w:rsidP="0049196A">
      <w:pPr>
        <w:spacing w:line="360" w:lineRule="auto"/>
        <w:jc w:val="center"/>
        <w:rPr>
          <w:del w:id="1441" w:author="Sujil Kumar Koottathampathiyil" w:date="2022-06-12T23:40:00Z"/>
          <w:rFonts w:ascii="Arial" w:eastAsia="Times New Roman" w:hAnsi="Arial" w:cs="Arial"/>
          <w:i/>
          <w:iCs/>
          <w:sz w:val="24"/>
          <w:szCs w:val="24"/>
          <w:rPrChange w:id="1442" w:author="Sujil Kumar Koottathampathiyil" w:date="2022-06-12T23:40:00Z">
            <w:rPr>
              <w:del w:id="1443" w:author="Sujil Kumar Koottathampathiyil" w:date="2022-06-12T23:40:00Z"/>
              <w:rFonts w:ascii="Arial" w:hAnsi="Arial" w:cs="Arial"/>
              <w:color w:val="000000"/>
            </w:rPr>
          </w:rPrChange>
        </w:rPr>
      </w:pPr>
      <w:ins w:id="1444" w:author="Sujil Kumar Koottathampathiyil" w:date="2022-06-09T09:57:00Z">
        <w:r w:rsidRPr="00FD79BE">
          <w:rPr>
            <w:rFonts w:ascii="Arial" w:eastAsia="Times New Roman" w:hAnsi="Arial" w:cs="Arial"/>
            <w:b/>
            <w:bCs/>
            <w:i/>
            <w:iCs/>
            <w:sz w:val="24"/>
            <w:szCs w:val="24"/>
            <w:rPrChange w:id="1445" w:author="Sujil Kumar Koottathampathiyil" w:date="2022-06-12T23:40:00Z">
              <w:rPr>
                <w:rFonts w:ascii="Arial" w:eastAsia="Times New Roman" w:hAnsi="Arial" w:cs="Arial"/>
                <w:b/>
                <w:bCs/>
                <w:sz w:val="24"/>
                <w:szCs w:val="24"/>
              </w:rPr>
            </w:rPrChange>
          </w:rPr>
          <w:t>Fig. 4.13:</w:t>
        </w:r>
        <w:r w:rsidRPr="00FD79BE">
          <w:rPr>
            <w:rFonts w:ascii="Arial" w:eastAsia="Times New Roman" w:hAnsi="Arial" w:cs="Arial"/>
            <w:i/>
            <w:iCs/>
            <w:sz w:val="24"/>
            <w:szCs w:val="24"/>
            <w:rPrChange w:id="1446" w:author="Sujil Kumar Koottathampathiyil" w:date="2022-06-12T23:40:00Z">
              <w:rPr>
                <w:rFonts w:ascii="Arial" w:eastAsia="Times New Roman" w:hAnsi="Arial" w:cs="Arial"/>
                <w:sz w:val="24"/>
                <w:szCs w:val="24"/>
              </w:rPr>
            </w:rPrChange>
          </w:rPr>
          <w:t xml:space="preserve"> </w:t>
        </w:r>
      </w:ins>
      <w:ins w:id="1447" w:author="Sujil Kumar Koottathampathiyil" w:date="2022-06-09T10:07:00Z">
        <w:r w:rsidRPr="00FD79BE">
          <w:rPr>
            <w:rFonts w:ascii="Arial" w:eastAsia="Times New Roman" w:hAnsi="Arial" w:cs="Arial"/>
            <w:i/>
            <w:iCs/>
            <w:sz w:val="24"/>
            <w:szCs w:val="24"/>
            <w:rPrChange w:id="1448" w:author="Sujil Kumar Koottathampathiyil" w:date="2022-06-12T23:40:00Z">
              <w:rPr>
                <w:rFonts w:ascii="Arial" w:eastAsia="Times New Roman" w:hAnsi="Arial" w:cs="Arial"/>
                <w:sz w:val="24"/>
                <w:szCs w:val="24"/>
              </w:rPr>
            </w:rPrChange>
          </w:rPr>
          <w:t>Sarimax Model Results</w:t>
        </w:r>
      </w:ins>
      <w:ins w:id="1449" w:author="Sujil Kumar Koottathampathiyil" w:date="2022-06-09T10:08:00Z">
        <w:r w:rsidRPr="00FD79BE">
          <w:rPr>
            <w:rFonts w:ascii="Arial" w:eastAsia="Times New Roman" w:hAnsi="Arial" w:cs="Arial"/>
            <w:i/>
            <w:iCs/>
            <w:sz w:val="24"/>
            <w:szCs w:val="24"/>
            <w:rPrChange w:id="1450" w:author="Sujil Kumar Koottathampathiyil" w:date="2022-06-12T23:40:00Z">
              <w:rPr>
                <w:rFonts w:ascii="Arial" w:eastAsia="Times New Roman" w:hAnsi="Arial" w:cs="Arial"/>
                <w:sz w:val="24"/>
                <w:szCs w:val="24"/>
              </w:rPr>
            </w:rPrChange>
          </w:rPr>
          <w:t xml:space="preserve"> with order (1,0,0)</w:t>
        </w:r>
      </w:ins>
      <w:ins w:id="1451" w:author="Sujil Kumar Koottathampathiyil" w:date="2022-06-12T23:44:00Z">
        <w:r w:rsidRPr="00FD79BE">
          <w:rPr>
            <w:rFonts w:ascii="Arial" w:eastAsia="Times New Roman" w:hAnsi="Arial" w:cs="Arial"/>
            <w:i/>
            <w:iCs/>
            <w:sz w:val="24"/>
            <w:szCs w:val="24"/>
          </w:rPr>
          <w:t xml:space="preserve"> on Russian data</w:t>
        </w:r>
      </w:ins>
    </w:p>
    <w:p w14:paraId="5B1AB81D" w14:textId="77777777" w:rsidR="0049196A" w:rsidRPr="00FD79BE" w:rsidRDefault="0049196A" w:rsidP="0049196A">
      <w:pPr>
        <w:spacing w:line="360" w:lineRule="auto"/>
        <w:jc w:val="center"/>
        <w:rPr>
          <w:rFonts w:ascii="Arial" w:hAnsi="Arial" w:cs="Arial"/>
          <w:color w:val="000000"/>
        </w:rPr>
      </w:pPr>
    </w:p>
    <w:p w14:paraId="2B1613F7" w14:textId="77777777" w:rsidR="0049196A" w:rsidRPr="00FD79BE" w:rsidDel="009F37ED" w:rsidRDefault="0049196A" w:rsidP="0049196A">
      <w:pPr>
        <w:spacing w:line="360" w:lineRule="auto"/>
        <w:rPr>
          <w:del w:id="1452" w:author="Sujil Kumar Koottathampathiyil" w:date="2022-06-09T09:57:00Z"/>
          <w:rFonts w:ascii="Arial" w:hAnsi="Arial" w:cs="Arial"/>
          <w:b/>
          <w:bCs/>
          <w:sz w:val="24"/>
          <w:szCs w:val="24"/>
        </w:rPr>
      </w:pPr>
      <w:ins w:id="1453" w:author="Sujil Kumar Koottathampathiyil" w:date="2022-06-09T08:20:00Z">
        <w:r w:rsidRPr="00FD79BE">
          <w:rPr>
            <w:rFonts w:ascii="Arial" w:hAnsi="Arial" w:cs="Arial"/>
            <w:b/>
            <w:bCs/>
            <w:sz w:val="24"/>
            <w:szCs w:val="24"/>
          </w:rPr>
          <w:t>4</w:t>
        </w:r>
      </w:ins>
      <w:del w:id="1454" w:author="Sujil Kumar Koottathampathiyil" w:date="2022-06-09T08:20:00Z">
        <w:r w:rsidRPr="00FD79BE" w:rsidDel="00637E9E">
          <w:rPr>
            <w:rFonts w:ascii="Arial" w:hAnsi="Arial" w:cs="Arial"/>
            <w:b/>
            <w:bCs/>
            <w:sz w:val="24"/>
            <w:szCs w:val="24"/>
          </w:rPr>
          <w:delText>3</w:delText>
        </w:r>
      </w:del>
      <w:r w:rsidRPr="00FD79BE">
        <w:rPr>
          <w:rFonts w:ascii="Arial" w:hAnsi="Arial" w:cs="Arial"/>
          <w:b/>
          <w:bCs/>
          <w:sz w:val="24"/>
          <w:szCs w:val="24"/>
        </w:rPr>
        <w:t>.</w:t>
      </w:r>
      <w:ins w:id="1455" w:author="Sujil Kumar Koottathampathiyil" w:date="2022-06-09T08:20:00Z">
        <w:r w:rsidRPr="00FD79BE">
          <w:rPr>
            <w:rFonts w:ascii="Arial" w:hAnsi="Arial" w:cs="Arial"/>
            <w:b/>
            <w:bCs/>
            <w:sz w:val="24"/>
            <w:szCs w:val="24"/>
          </w:rPr>
          <w:t>4</w:t>
        </w:r>
      </w:ins>
      <w:del w:id="1456" w:author="Sujil Kumar Koottathampathiyil" w:date="2022-06-09T08:20:00Z">
        <w:r w:rsidRPr="00FD79BE" w:rsidDel="00637E9E">
          <w:rPr>
            <w:rFonts w:ascii="Arial" w:hAnsi="Arial" w:cs="Arial"/>
            <w:b/>
            <w:bCs/>
            <w:sz w:val="24"/>
            <w:szCs w:val="24"/>
          </w:rPr>
          <w:delText>3</w:delText>
        </w:r>
      </w:del>
      <w:r w:rsidRPr="00FD79BE">
        <w:rPr>
          <w:rFonts w:ascii="Arial" w:hAnsi="Arial" w:cs="Arial"/>
          <w:b/>
          <w:bCs/>
          <w:sz w:val="24"/>
          <w:szCs w:val="24"/>
        </w:rPr>
        <w:t>.1</w:t>
      </w:r>
      <w:r w:rsidRPr="00FD79BE">
        <w:rPr>
          <w:rFonts w:ascii="Arial" w:hAnsi="Arial" w:cs="Arial"/>
          <w:b/>
          <w:bCs/>
          <w:sz w:val="32"/>
          <w:szCs w:val="32"/>
        </w:rPr>
        <w:t xml:space="preserve"> </w:t>
      </w:r>
      <w:r w:rsidRPr="00FD79BE">
        <w:rPr>
          <w:rFonts w:ascii="Arial" w:hAnsi="Arial" w:cs="Arial"/>
          <w:b/>
          <w:bCs/>
          <w:sz w:val="24"/>
          <w:szCs w:val="24"/>
        </w:rPr>
        <w:t>grid search ARIMA parameters for time series</w:t>
      </w:r>
    </w:p>
    <w:p w14:paraId="0908C5FF" w14:textId="77777777" w:rsidR="0049196A" w:rsidRPr="00FD79BE" w:rsidRDefault="0049196A" w:rsidP="0049196A">
      <w:pPr>
        <w:spacing w:line="360" w:lineRule="auto"/>
        <w:rPr>
          <w:ins w:id="1457" w:author="Sujil Kumar Koottathampathiyil" w:date="2022-06-09T10:03:00Z"/>
          <w:rFonts w:ascii="Arial" w:hAnsi="Arial" w:cs="Arial"/>
          <w:b/>
          <w:bCs/>
          <w:sz w:val="24"/>
          <w:szCs w:val="24"/>
        </w:rPr>
      </w:pPr>
    </w:p>
    <w:p w14:paraId="30A08441" w14:textId="77777777" w:rsidR="0049196A" w:rsidRPr="00FD79BE" w:rsidRDefault="0049196A">
      <w:pPr>
        <w:spacing w:line="360" w:lineRule="auto"/>
        <w:rPr>
          <w:rFonts w:ascii="Arial" w:hAnsi="Arial" w:cs="Arial"/>
          <w:color w:val="000000"/>
          <w:sz w:val="24"/>
          <w:szCs w:val="24"/>
          <w:rPrChange w:id="1458" w:author="Sujil Kumar Koottathampathiyil" w:date="2022-06-09T11:29:00Z">
            <w:rPr>
              <w:rFonts w:ascii="Arial" w:hAnsi="Arial" w:cs="Arial"/>
              <w:color w:val="000000"/>
            </w:rPr>
          </w:rPrChange>
        </w:rPr>
        <w:pPrChange w:id="1459" w:author="Sujil Kumar Koottathampathiyil" w:date="2022-06-09T09:57:00Z">
          <w:pPr>
            <w:spacing w:line="360" w:lineRule="auto"/>
            <w:jc w:val="center"/>
          </w:pPr>
        </w:pPrChange>
      </w:pPr>
      <w:ins w:id="1460" w:author="Sujil Kumar Koottathampathiyil" w:date="2022-06-09T10:03:00Z">
        <w:r w:rsidRPr="00FD79BE">
          <w:rPr>
            <w:rFonts w:ascii="Arial" w:hAnsi="Arial" w:cs="Arial"/>
            <w:color w:val="000000"/>
            <w:sz w:val="24"/>
            <w:szCs w:val="24"/>
            <w:rPrChange w:id="1461" w:author="Sujil Kumar Koottathampathiyil" w:date="2022-06-09T11:29:00Z">
              <w:rPr>
                <w:rFonts w:ascii="Arial" w:hAnsi="Arial" w:cs="Arial"/>
                <w:b/>
                <w:bCs/>
                <w:color w:val="000000"/>
              </w:rPr>
            </w:rPrChange>
          </w:rPr>
          <w:t>We can</w:t>
        </w:r>
        <w:r w:rsidRPr="00FD79BE">
          <w:rPr>
            <w:rFonts w:ascii="Arial" w:hAnsi="Arial" w:cs="Arial"/>
            <w:color w:val="000000"/>
            <w:sz w:val="24"/>
            <w:szCs w:val="24"/>
            <w:rPrChange w:id="1462" w:author="Sujil Kumar Koottathampathiyil" w:date="2022-06-09T11:29:00Z">
              <w:rPr>
                <w:rFonts w:ascii="Arial" w:hAnsi="Arial" w:cs="Arial"/>
                <w:color w:val="000000"/>
              </w:rPr>
            </w:rPrChange>
          </w:rPr>
          <w:t xml:space="preserve"> automate the process of training and evaluating the A</w:t>
        </w:r>
      </w:ins>
      <w:ins w:id="1463" w:author="Sujil Kumar Koottathampathiyil" w:date="2022-06-09T10:04:00Z">
        <w:r w:rsidRPr="00FD79BE">
          <w:rPr>
            <w:rFonts w:ascii="Arial" w:hAnsi="Arial" w:cs="Arial"/>
            <w:color w:val="000000"/>
            <w:sz w:val="24"/>
            <w:szCs w:val="24"/>
            <w:rPrChange w:id="1464" w:author="Sujil Kumar Koottathampathiyil" w:date="2022-06-09T11:29:00Z">
              <w:rPr>
                <w:rFonts w:ascii="Arial" w:hAnsi="Arial" w:cs="Arial"/>
                <w:color w:val="000000"/>
              </w:rPr>
            </w:rPrChange>
          </w:rPr>
          <w:t>RIMA Models on different combinations of model hyperparameters. In machine learning</w:t>
        </w:r>
      </w:ins>
      <w:ins w:id="1465" w:author="Sujil Kumar Koottathampathiyil" w:date="2022-06-09T10:12:00Z">
        <w:r w:rsidRPr="00FD79BE">
          <w:rPr>
            <w:rFonts w:ascii="Arial" w:hAnsi="Arial" w:cs="Arial"/>
            <w:color w:val="000000"/>
            <w:sz w:val="24"/>
            <w:szCs w:val="24"/>
            <w:rPrChange w:id="1466" w:author="Sujil Kumar Koottathampathiyil" w:date="2022-06-09T11:29:00Z">
              <w:rPr>
                <w:rFonts w:ascii="Arial" w:hAnsi="Arial" w:cs="Arial"/>
                <w:color w:val="000000"/>
              </w:rPr>
            </w:rPrChange>
          </w:rPr>
          <w:t>,</w:t>
        </w:r>
      </w:ins>
      <w:ins w:id="1467" w:author="Sujil Kumar Koottathampathiyil" w:date="2022-06-09T10:04:00Z">
        <w:r w:rsidRPr="00FD79BE">
          <w:rPr>
            <w:rFonts w:ascii="Arial" w:hAnsi="Arial" w:cs="Arial"/>
            <w:color w:val="000000"/>
            <w:sz w:val="24"/>
            <w:szCs w:val="24"/>
            <w:rPrChange w:id="1468" w:author="Sujil Kumar Koottathampathiyil" w:date="2022-06-09T11:29:00Z">
              <w:rPr>
                <w:rFonts w:ascii="Arial" w:hAnsi="Arial" w:cs="Arial"/>
                <w:color w:val="000000"/>
              </w:rPr>
            </w:rPrChange>
          </w:rPr>
          <w:t xml:space="preserve"> this is called grid search.</w:t>
        </w:r>
      </w:ins>
    </w:p>
    <w:p w14:paraId="18FE896F" w14:textId="77777777" w:rsidR="0049196A" w:rsidRPr="00FD79BE" w:rsidRDefault="0049196A" w:rsidP="0049196A">
      <w:pPr>
        <w:spacing w:line="360" w:lineRule="auto"/>
        <w:jc w:val="center"/>
        <w:rPr>
          <w:ins w:id="1469" w:author="Sujil Kumar Koottathampathiyil" w:date="2022-06-09T09:59:00Z"/>
          <w:rFonts w:ascii="Arial" w:hAnsi="Arial" w:cs="Arial"/>
          <w:color w:val="000000"/>
          <w:sz w:val="24"/>
          <w:szCs w:val="24"/>
          <w:rPrChange w:id="1470" w:author="Sujil Kumar Koottathampathiyil" w:date="2022-06-09T11:29:00Z">
            <w:rPr>
              <w:ins w:id="1471" w:author="Sujil Kumar Koottathampathiyil" w:date="2022-06-09T09:59:00Z"/>
              <w:rFonts w:ascii="Arial" w:hAnsi="Arial" w:cs="Arial"/>
              <w:color w:val="000000"/>
            </w:rPr>
          </w:rPrChange>
        </w:rPr>
      </w:pPr>
      <w:r w:rsidRPr="00FD79BE">
        <w:rPr>
          <w:rFonts w:ascii="Arial" w:hAnsi="Arial" w:cs="Arial"/>
          <w:noProof/>
          <w:sz w:val="24"/>
          <w:szCs w:val="24"/>
          <w:rPrChange w:id="1472" w:author="Sujil Kumar Koottathampathiyil" w:date="2022-06-09T11:29:00Z">
            <w:rPr>
              <w:rFonts w:ascii="Arial" w:hAnsi="Arial" w:cs="Arial"/>
              <w:noProof/>
            </w:rPr>
          </w:rPrChange>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7"/>
                    <a:stretch>
                      <a:fillRect/>
                    </a:stretch>
                  </pic:blipFill>
                  <pic:spPr>
                    <a:xfrm>
                      <a:off x="0" y="0"/>
                      <a:ext cx="1684894" cy="2796208"/>
                    </a:xfrm>
                    <a:prstGeom prst="rect">
                      <a:avLst/>
                    </a:prstGeom>
                  </pic:spPr>
                </pic:pic>
              </a:graphicData>
            </a:graphic>
          </wp:inline>
        </w:drawing>
      </w:r>
    </w:p>
    <w:p w14:paraId="77EB164D" w14:textId="77777777" w:rsidR="0049196A" w:rsidRPr="00FD79BE" w:rsidRDefault="0049196A" w:rsidP="0049196A">
      <w:pPr>
        <w:spacing w:line="360" w:lineRule="auto"/>
        <w:jc w:val="center"/>
        <w:rPr>
          <w:ins w:id="1473" w:author="Sujil Kumar Koottathampathiyil" w:date="2022-06-09T09:59:00Z"/>
          <w:rFonts w:ascii="Arial" w:eastAsia="Times New Roman" w:hAnsi="Arial" w:cs="Arial"/>
          <w:i/>
          <w:iCs/>
          <w:sz w:val="24"/>
          <w:szCs w:val="24"/>
          <w:rPrChange w:id="1474" w:author="Sujil Kumar Koottathampathiyil" w:date="2022-06-12T23:40:00Z">
            <w:rPr>
              <w:ins w:id="1475" w:author="Sujil Kumar Koottathampathiyil" w:date="2022-06-09T09:59:00Z"/>
              <w:rFonts w:ascii="Arial" w:eastAsia="Times New Roman" w:hAnsi="Arial" w:cs="Arial"/>
              <w:sz w:val="24"/>
              <w:szCs w:val="24"/>
            </w:rPr>
          </w:rPrChange>
        </w:rPr>
      </w:pPr>
      <w:ins w:id="1476" w:author="Sujil Kumar Koottathampathiyil" w:date="2022-06-09T09:59:00Z">
        <w:r w:rsidRPr="00FD79BE">
          <w:rPr>
            <w:rFonts w:ascii="Arial" w:eastAsia="Times New Roman" w:hAnsi="Arial" w:cs="Arial"/>
            <w:b/>
            <w:bCs/>
            <w:i/>
            <w:iCs/>
            <w:sz w:val="24"/>
            <w:szCs w:val="24"/>
            <w:rPrChange w:id="1477" w:author="Sujil Kumar Koottathampathiyil" w:date="2022-06-12T23:40:00Z">
              <w:rPr>
                <w:rFonts w:ascii="Arial" w:eastAsia="Times New Roman" w:hAnsi="Arial" w:cs="Arial"/>
                <w:b/>
                <w:bCs/>
                <w:sz w:val="24"/>
                <w:szCs w:val="24"/>
              </w:rPr>
            </w:rPrChange>
          </w:rPr>
          <w:t>Fig. 4.1</w:t>
        </w:r>
      </w:ins>
      <w:ins w:id="1478" w:author="Sujil Kumar Koottathampathiyil" w:date="2022-06-09T10:01:00Z">
        <w:r w:rsidRPr="00FD79BE">
          <w:rPr>
            <w:rFonts w:ascii="Arial" w:eastAsia="Times New Roman" w:hAnsi="Arial" w:cs="Arial"/>
            <w:b/>
            <w:bCs/>
            <w:i/>
            <w:iCs/>
            <w:sz w:val="24"/>
            <w:szCs w:val="24"/>
            <w:rPrChange w:id="1479" w:author="Sujil Kumar Koottathampathiyil" w:date="2022-06-12T23:40:00Z">
              <w:rPr>
                <w:rFonts w:ascii="Arial" w:eastAsia="Times New Roman" w:hAnsi="Arial" w:cs="Arial"/>
                <w:b/>
                <w:bCs/>
                <w:sz w:val="24"/>
                <w:szCs w:val="24"/>
              </w:rPr>
            </w:rPrChange>
          </w:rPr>
          <w:t>4</w:t>
        </w:r>
      </w:ins>
      <w:ins w:id="1480" w:author="Sujil Kumar Koottathampathiyil" w:date="2022-06-09T09:59:00Z">
        <w:r w:rsidRPr="00FD79BE">
          <w:rPr>
            <w:rFonts w:ascii="Arial" w:eastAsia="Times New Roman" w:hAnsi="Arial" w:cs="Arial"/>
            <w:b/>
            <w:bCs/>
            <w:i/>
            <w:iCs/>
            <w:sz w:val="24"/>
            <w:szCs w:val="24"/>
            <w:rPrChange w:id="1481" w:author="Sujil Kumar Koottathampathiyil" w:date="2022-06-12T23:40:00Z">
              <w:rPr>
                <w:rFonts w:ascii="Arial" w:eastAsia="Times New Roman" w:hAnsi="Arial" w:cs="Arial"/>
                <w:b/>
                <w:bCs/>
                <w:sz w:val="24"/>
                <w:szCs w:val="24"/>
              </w:rPr>
            </w:rPrChange>
          </w:rPr>
          <w:t>:</w:t>
        </w:r>
        <w:r w:rsidRPr="00FD79BE">
          <w:rPr>
            <w:rFonts w:ascii="Arial" w:eastAsia="Times New Roman" w:hAnsi="Arial" w:cs="Arial"/>
            <w:i/>
            <w:iCs/>
            <w:sz w:val="24"/>
            <w:szCs w:val="24"/>
            <w:rPrChange w:id="1482" w:author="Sujil Kumar Koottathampathiyil" w:date="2022-06-12T23:40:00Z">
              <w:rPr>
                <w:rFonts w:ascii="Arial" w:eastAsia="Times New Roman" w:hAnsi="Arial" w:cs="Arial"/>
                <w:sz w:val="24"/>
                <w:szCs w:val="24"/>
              </w:rPr>
            </w:rPrChange>
          </w:rPr>
          <w:t xml:space="preserve"> </w:t>
        </w:r>
      </w:ins>
      <w:ins w:id="1483" w:author="Sujil Kumar Koottathampathiyil" w:date="2022-06-09T10:00:00Z">
        <w:r w:rsidRPr="00FD79BE">
          <w:rPr>
            <w:rFonts w:ascii="Arial" w:eastAsia="Times New Roman" w:hAnsi="Arial" w:cs="Arial"/>
            <w:i/>
            <w:iCs/>
            <w:sz w:val="24"/>
            <w:szCs w:val="24"/>
            <w:rPrChange w:id="1484" w:author="Sujil Kumar Koottathampathiyil" w:date="2022-06-12T23:40:00Z">
              <w:rPr>
                <w:rFonts w:ascii="Arial" w:eastAsia="Times New Roman" w:hAnsi="Arial" w:cs="Arial"/>
                <w:sz w:val="24"/>
                <w:szCs w:val="24"/>
              </w:rPr>
            </w:rPrChange>
          </w:rPr>
          <w:t>grid search result from ARIMA Model</w:t>
        </w:r>
      </w:ins>
      <w:ins w:id="1485" w:author="Sujil Kumar Koottathampathiyil" w:date="2022-06-12T23:44:00Z">
        <w:r w:rsidRPr="00FD79BE">
          <w:rPr>
            <w:rFonts w:ascii="Arial" w:eastAsia="Times New Roman" w:hAnsi="Arial" w:cs="Arial"/>
            <w:i/>
            <w:iCs/>
            <w:sz w:val="24"/>
            <w:szCs w:val="24"/>
          </w:rPr>
          <w:t xml:space="preserve"> on Russian data</w:t>
        </w:r>
      </w:ins>
    </w:p>
    <w:p w14:paraId="10C383E8" w14:textId="77777777" w:rsidR="0049196A" w:rsidRPr="00FD79BE" w:rsidRDefault="0049196A">
      <w:pPr>
        <w:spacing w:line="360" w:lineRule="auto"/>
        <w:jc w:val="both"/>
        <w:rPr>
          <w:rFonts w:ascii="Arial" w:hAnsi="Arial" w:cs="Arial"/>
          <w:color w:val="000000"/>
          <w:sz w:val="24"/>
          <w:szCs w:val="24"/>
          <w:rPrChange w:id="1486" w:author="Sujil Kumar Koottathampathiyil" w:date="2022-06-09T11:29:00Z">
            <w:rPr>
              <w:rFonts w:ascii="Arial" w:hAnsi="Arial" w:cs="Arial"/>
              <w:color w:val="000000"/>
            </w:rPr>
          </w:rPrChange>
        </w:rPr>
        <w:pPrChange w:id="1487" w:author="Sujil Kumar Koottathampathiyil" w:date="2022-06-09T10:04:00Z">
          <w:pPr>
            <w:spacing w:line="360" w:lineRule="auto"/>
            <w:jc w:val="center"/>
          </w:pPr>
        </w:pPrChange>
      </w:pPr>
      <w:ins w:id="1488" w:author="Sujil Kumar Koottathampathiyil" w:date="2022-06-09T10:05:00Z">
        <w:r w:rsidRPr="00FD79BE">
          <w:rPr>
            <w:rFonts w:ascii="Arial" w:hAnsi="Arial" w:cs="Arial"/>
            <w:color w:val="000000"/>
            <w:sz w:val="24"/>
            <w:szCs w:val="24"/>
            <w:rPrChange w:id="1489" w:author="Sujil Kumar Koottathampathiyil" w:date="2022-06-09T11:29:00Z">
              <w:rPr>
                <w:rFonts w:ascii="Arial" w:hAnsi="Arial" w:cs="Arial"/>
                <w:color w:val="000000"/>
              </w:rPr>
            </w:rPrChange>
          </w:rPr>
          <w:lastRenderedPageBreak/>
          <w:t>In fig 4.14, we can see I have implemented the grid search and evaluated the ARIMA Model. Also</w:t>
        </w:r>
      </w:ins>
      <w:ins w:id="1490" w:author="Sujil Kumar Koottathampathiyil" w:date="2022-06-09T10:12:00Z">
        <w:r w:rsidRPr="00FD79BE">
          <w:rPr>
            <w:rFonts w:ascii="Arial" w:hAnsi="Arial" w:cs="Arial"/>
            <w:color w:val="000000"/>
            <w:sz w:val="24"/>
            <w:szCs w:val="24"/>
            <w:rPrChange w:id="1491" w:author="Sujil Kumar Koottathampathiyil" w:date="2022-06-09T11:29:00Z">
              <w:rPr>
                <w:rFonts w:ascii="Arial" w:hAnsi="Arial" w:cs="Arial"/>
                <w:color w:val="000000"/>
              </w:rPr>
            </w:rPrChange>
          </w:rPr>
          <w:t>,</w:t>
        </w:r>
      </w:ins>
      <w:ins w:id="1492" w:author="Sujil Kumar Koottathampathiyil" w:date="2022-06-09T10:05:00Z">
        <w:r w:rsidRPr="00FD79BE">
          <w:rPr>
            <w:rFonts w:ascii="Arial" w:hAnsi="Arial" w:cs="Arial"/>
            <w:color w:val="000000"/>
            <w:sz w:val="24"/>
            <w:szCs w:val="24"/>
            <w:rPrChange w:id="1493" w:author="Sujil Kumar Koottathampathiyil" w:date="2022-06-09T11:29:00Z">
              <w:rPr>
                <w:rFonts w:ascii="Arial" w:hAnsi="Arial" w:cs="Arial"/>
                <w:color w:val="000000"/>
              </w:rPr>
            </w:rPrChange>
          </w:rPr>
          <w:t xml:space="preserve"> I have </w:t>
        </w:r>
      </w:ins>
      <w:ins w:id="1494" w:author="Sujil Kumar Koottathampathiyil" w:date="2022-06-09T10:12:00Z">
        <w:r w:rsidRPr="00FD79BE">
          <w:rPr>
            <w:rFonts w:ascii="Arial" w:hAnsi="Arial" w:cs="Arial"/>
            <w:color w:val="000000"/>
            <w:sz w:val="24"/>
            <w:szCs w:val="24"/>
            <w:rPrChange w:id="1495" w:author="Sujil Kumar Koottathampathiyil" w:date="2022-06-09T11:29:00Z">
              <w:rPr>
                <w:rFonts w:ascii="Arial" w:hAnsi="Arial" w:cs="Arial"/>
                <w:color w:val="000000"/>
              </w:rPr>
            </w:rPrChange>
          </w:rPr>
          <w:t>evaluated</w:t>
        </w:r>
      </w:ins>
      <w:ins w:id="1496" w:author="Sujil Kumar Koottathampathiyil" w:date="2022-06-09T10:05:00Z">
        <w:r w:rsidRPr="00FD79BE">
          <w:rPr>
            <w:rFonts w:ascii="Arial" w:hAnsi="Arial" w:cs="Arial"/>
            <w:color w:val="000000"/>
            <w:sz w:val="24"/>
            <w:szCs w:val="24"/>
            <w:rPrChange w:id="1497" w:author="Sujil Kumar Koottathampathiyil" w:date="2022-06-09T11:29:00Z">
              <w:rPr>
                <w:rFonts w:ascii="Arial" w:hAnsi="Arial" w:cs="Arial"/>
                <w:color w:val="000000"/>
              </w:rPr>
            </w:rPrChange>
          </w:rPr>
          <w:t xml:space="preserve"> </w:t>
        </w:r>
      </w:ins>
      <w:ins w:id="1498" w:author="Sujil Kumar Koottathampathiyil" w:date="2022-06-09T10:12:00Z">
        <w:r w:rsidRPr="00FD79BE">
          <w:rPr>
            <w:rFonts w:ascii="Arial" w:hAnsi="Arial" w:cs="Arial"/>
            <w:color w:val="000000"/>
            <w:sz w:val="24"/>
            <w:szCs w:val="24"/>
            <w:rPrChange w:id="1499" w:author="Sujil Kumar Koottathampathiyil" w:date="2022-06-09T11:29:00Z">
              <w:rPr>
                <w:rFonts w:ascii="Arial" w:hAnsi="Arial" w:cs="Arial"/>
                <w:color w:val="000000"/>
              </w:rPr>
            </w:rPrChange>
          </w:rPr>
          <w:t xml:space="preserve">a </w:t>
        </w:r>
      </w:ins>
      <w:ins w:id="1500" w:author="Sujil Kumar Koottathampathiyil" w:date="2022-06-09T10:05:00Z">
        <w:r w:rsidRPr="00FD79BE">
          <w:rPr>
            <w:rFonts w:ascii="Arial" w:hAnsi="Arial" w:cs="Arial"/>
            <w:color w:val="000000"/>
            <w:sz w:val="24"/>
            <w:szCs w:val="24"/>
            <w:rPrChange w:id="1501" w:author="Sujil Kumar Koottathampathiyil" w:date="2022-06-09T11:29:00Z">
              <w:rPr>
                <w:rFonts w:ascii="Arial" w:hAnsi="Arial" w:cs="Arial"/>
                <w:color w:val="000000"/>
              </w:rPr>
            </w:rPrChange>
          </w:rPr>
          <w:t>set of different parameters.</w:t>
        </w:r>
      </w:ins>
    </w:p>
    <w:p w14:paraId="37A81F8B" w14:textId="77777777" w:rsidR="0049196A" w:rsidRPr="00FD79BE" w:rsidDel="00F145AB" w:rsidRDefault="0049196A" w:rsidP="0049196A">
      <w:pPr>
        <w:spacing w:line="360" w:lineRule="auto"/>
        <w:rPr>
          <w:del w:id="1502" w:author="Sujil Kumar Koottathampathiyil" w:date="2022-06-09T10:38:00Z"/>
          <w:rFonts w:ascii="Arial" w:eastAsia="Times New Roman" w:hAnsi="Arial" w:cs="Arial"/>
          <w:color w:val="BAC6DB"/>
          <w:sz w:val="24"/>
          <w:szCs w:val="24"/>
        </w:rPr>
      </w:pPr>
      <w:del w:id="1503" w:author="Sujil Kumar Koottathampathiyil" w:date="2022-06-09T08:20:00Z">
        <w:r w:rsidRPr="00FD79BE" w:rsidDel="00637E9E">
          <w:rPr>
            <w:rFonts w:ascii="Arial" w:hAnsi="Arial" w:cs="Arial"/>
            <w:b/>
            <w:bCs/>
            <w:sz w:val="24"/>
            <w:szCs w:val="24"/>
          </w:rPr>
          <w:delText>3</w:delText>
        </w:r>
      </w:del>
      <w:ins w:id="1504" w:author="Sujil Kumar Koottathampathiyil" w:date="2022-06-09T08:20:00Z">
        <w:r w:rsidRPr="00FD79BE">
          <w:rPr>
            <w:rFonts w:ascii="Arial" w:hAnsi="Arial" w:cs="Arial"/>
            <w:b/>
            <w:bCs/>
            <w:sz w:val="24"/>
            <w:szCs w:val="24"/>
          </w:rPr>
          <w:t>4</w:t>
        </w:r>
      </w:ins>
      <w:r w:rsidRPr="00FD79BE">
        <w:rPr>
          <w:rFonts w:ascii="Arial" w:hAnsi="Arial" w:cs="Arial"/>
          <w:b/>
          <w:bCs/>
          <w:sz w:val="24"/>
          <w:szCs w:val="24"/>
        </w:rPr>
        <w:t>.</w:t>
      </w:r>
      <w:del w:id="1505" w:author="Sujil Kumar Koottathampathiyil" w:date="2022-06-09T08:20:00Z">
        <w:r w:rsidRPr="00FD79BE" w:rsidDel="00637E9E">
          <w:rPr>
            <w:rFonts w:ascii="Arial" w:hAnsi="Arial" w:cs="Arial"/>
            <w:b/>
            <w:bCs/>
            <w:sz w:val="24"/>
            <w:szCs w:val="24"/>
          </w:rPr>
          <w:delText>3</w:delText>
        </w:r>
      </w:del>
      <w:ins w:id="1506" w:author="Sujil Kumar Koottathampathiyil" w:date="2022-06-09T08:20:00Z">
        <w:r w:rsidRPr="00FD79BE">
          <w:rPr>
            <w:rFonts w:ascii="Arial" w:hAnsi="Arial" w:cs="Arial"/>
            <w:b/>
            <w:bCs/>
            <w:sz w:val="24"/>
            <w:szCs w:val="24"/>
          </w:rPr>
          <w:t>4</w:t>
        </w:r>
      </w:ins>
      <w:r w:rsidRPr="00FD79BE">
        <w:rPr>
          <w:rFonts w:ascii="Arial" w:hAnsi="Arial" w:cs="Arial"/>
          <w:b/>
          <w:bCs/>
          <w:sz w:val="24"/>
          <w:szCs w:val="24"/>
        </w:rPr>
        <w:t>.2</w:t>
      </w:r>
      <w:r w:rsidRPr="00FD79BE">
        <w:rPr>
          <w:rFonts w:ascii="Arial" w:hAnsi="Arial" w:cs="Arial"/>
          <w:b/>
          <w:bCs/>
          <w:sz w:val="24"/>
          <w:szCs w:val="24"/>
          <w:rPrChange w:id="1507" w:author="Sujil Kumar Koottathampathiyil" w:date="2022-06-09T11:29:00Z">
            <w:rPr>
              <w:rFonts w:ascii="Arial" w:hAnsi="Arial" w:cs="Arial"/>
              <w:b/>
              <w:bCs/>
              <w:sz w:val="32"/>
              <w:szCs w:val="32"/>
            </w:rPr>
          </w:rPrChange>
        </w:rPr>
        <w:t xml:space="preserve"> </w:t>
      </w:r>
      <w:r w:rsidRPr="00FD79BE">
        <w:rPr>
          <w:rFonts w:ascii="Arial" w:hAnsi="Arial" w:cs="Arial"/>
          <w:b/>
          <w:bCs/>
          <w:sz w:val="24"/>
          <w:szCs w:val="24"/>
        </w:rPr>
        <w:t>Prediction using Vector Auto Regression Models (VAR Model)</w:t>
      </w:r>
    </w:p>
    <w:p w14:paraId="47CEDD2E" w14:textId="77777777" w:rsidR="0049196A" w:rsidRPr="00FD79BE" w:rsidRDefault="0049196A" w:rsidP="0049196A">
      <w:pPr>
        <w:spacing w:line="360" w:lineRule="auto"/>
        <w:rPr>
          <w:rFonts w:ascii="Arial" w:eastAsia="Times New Roman" w:hAnsi="Arial" w:cs="Arial"/>
          <w:color w:val="BAC6DB"/>
          <w:sz w:val="24"/>
          <w:szCs w:val="24"/>
          <w:rPrChange w:id="1508" w:author="Sujil Kumar Koottathampathiyil" w:date="2022-06-09T11:29:00Z">
            <w:rPr>
              <w:rFonts w:ascii="Arial" w:eastAsia="Times New Roman" w:hAnsi="Arial" w:cs="Arial"/>
              <w:color w:val="BAC6DB"/>
              <w:sz w:val="6"/>
              <w:szCs w:val="6"/>
            </w:rPr>
          </w:rPrChange>
        </w:rPr>
      </w:pPr>
    </w:p>
    <w:p w14:paraId="660804B3" w14:textId="4996127A" w:rsidR="0049196A" w:rsidRPr="00FD79BE" w:rsidRDefault="0049196A" w:rsidP="0049196A">
      <w:pPr>
        <w:spacing w:line="360" w:lineRule="auto"/>
        <w:jc w:val="both"/>
        <w:rPr>
          <w:rFonts w:ascii="Arial" w:hAnsi="Arial" w:cs="Arial"/>
          <w:color w:val="000000"/>
          <w:sz w:val="24"/>
          <w:szCs w:val="24"/>
          <w:rPrChange w:id="1509" w:author="Sujil Kumar Koottathampathiyil" w:date="2022-06-09T11:29:00Z">
            <w:rPr>
              <w:rFonts w:ascii="Arial" w:hAnsi="Arial" w:cs="Arial"/>
              <w:color w:val="000000"/>
            </w:rPr>
          </w:rPrChange>
        </w:rPr>
      </w:pPr>
      <w:r w:rsidRPr="00FD79BE">
        <w:rPr>
          <w:rFonts w:ascii="Arial" w:hAnsi="Arial" w:cs="Arial"/>
          <w:color w:val="000000"/>
          <w:sz w:val="24"/>
          <w:szCs w:val="24"/>
          <w:rPrChange w:id="1510" w:author="Sujil Kumar Koottathampathiyil" w:date="2022-06-09T11:29:00Z">
            <w:rPr>
              <w:rFonts w:ascii="Arial" w:hAnsi="Arial" w:cs="Arial"/>
              <w:color w:val="000000"/>
            </w:rPr>
          </w:rPrChange>
        </w:rPr>
        <w:t xml:space="preserve">Another Model used for the time series data is </w:t>
      </w:r>
      <w:ins w:id="1511" w:author="Sujil Kumar Koottathampathiyil" w:date="2022-06-09T08:29:00Z">
        <w:r w:rsidRPr="00FD79BE">
          <w:rPr>
            <w:rFonts w:ascii="Arial" w:hAnsi="Arial" w:cs="Arial"/>
            <w:color w:val="000000"/>
            <w:sz w:val="24"/>
            <w:szCs w:val="24"/>
            <w:rPrChange w:id="1512" w:author="Sujil Kumar Koottathampathiyil" w:date="2022-06-09T11:29:00Z">
              <w:rPr>
                <w:rFonts w:ascii="Arial" w:hAnsi="Arial" w:cs="Arial"/>
                <w:color w:val="000000"/>
              </w:rPr>
            </w:rPrChange>
          </w:rPr>
          <w:t xml:space="preserve">the </w:t>
        </w:r>
      </w:ins>
      <w:r w:rsidRPr="00FD79BE">
        <w:rPr>
          <w:rFonts w:ascii="Arial" w:hAnsi="Arial" w:cs="Arial"/>
          <w:color w:val="000000"/>
          <w:sz w:val="24"/>
          <w:szCs w:val="24"/>
          <w:rPrChange w:id="1513" w:author="Sujil Kumar Koottathampathiyil" w:date="2022-06-09T11:29:00Z">
            <w:rPr>
              <w:rFonts w:ascii="Arial" w:hAnsi="Arial" w:cs="Arial"/>
              <w:color w:val="000000"/>
            </w:rPr>
          </w:rPrChange>
        </w:rPr>
        <w:t>VAR model</w:t>
      </w:r>
      <w:ins w:id="1514" w:author="Sujil Kumar Koottathampathiyil" w:date="2022-06-12T23:21:00Z">
        <w:r w:rsidRPr="00FD79BE">
          <w:rPr>
            <w:rFonts w:ascii="Arial" w:hAnsi="Arial" w:cs="Arial"/>
            <w:color w:val="000000"/>
            <w:sz w:val="24"/>
            <w:szCs w:val="24"/>
          </w:rPr>
          <w:t xml:space="preserve"> (</w:t>
        </w:r>
      </w:ins>
      <w:del w:id="1515" w:author="Sujil Kumar Koottathampathiyil" w:date="2022-06-12T23:21:00Z">
        <w:r w:rsidRPr="00FD79BE" w:rsidDel="00843DC9">
          <w:rPr>
            <w:rFonts w:ascii="Arial" w:hAnsi="Arial" w:cs="Arial"/>
            <w:color w:val="000000"/>
            <w:sz w:val="24"/>
            <w:szCs w:val="24"/>
            <w:rPrChange w:id="1516" w:author="Sujil Kumar Koottathampathiyil" w:date="2022-06-09T11:29:00Z">
              <w:rPr>
                <w:rFonts w:ascii="Arial" w:hAnsi="Arial" w:cs="Arial"/>
                <w:color w:val="000000"/>
              </w:rPr>
            </w:rPrChange>
          </w:rPr>
          <w:delText xml:space="preserve">. </w:delText>
        </w:r>
      </w:del>
      <w:r w:rsidRPr="00FD79BE">
        <w:rPr>
          <w:rFonts w:ascii="Arial" w:hAnsi="Arial" w:cs="Arial"/>
          <w:color w:val="000000"/>
          <w:sz w:val="24"/>
          <w:szCs w:val="24"/>
          <w:rPrChange w:id="1517" w:author="Sujil Kumar Koottathampathiyil" w:date="2022-06-09T11:29:00Z">
            <w:rPr>
              <w:rFonts w:ascii="Arial" w:hAnsi="Arial" w:cs="Arial"/>
              <w:color w:val="000000"/>
            </w:rPr>
          </w:rPrChange>
        </w:rPr>
        <w:t>Vector Auto Regression</w:t>
      </w:r>
      <w:ins w:id="1518" w:author="Sujil Kumar Koottathampathiyil" w:date="2022-06-12T23:21:00Z">
        <w:r w:rsidRPr="00FD79BE">
          <w:rPr>
            <w:rFonts w:ascii="Arial" w:hAnsi="Arial" w:cs="Arial"/>
            <w:color w:val="000000"/>
            <w:sz w:val="24"/>
            <w:szCs w:val="24"/>
          </w:rPr>
          <w:t>)</w:t>
        </w:r>
      </w:ins>
      <w:r w:rsidRPr="00FD79BE">
        <w:rPr>
          <w:rFonts w:ascii="Arial" w:hAnsi="Arial" w:cs="Arial"/>
          <w:color w:val="000000"/>
          <w:sz w:val="24"/>
          <w:szCs w:val="24"/>
          <w:rPrChange w:id="1519" w:author="Sujil Kumar Koottathampathiyil" w:date="2022-06-09T11:29:00Z">
            <w:rPr>
              <w:rFonts w:ascii="Arial" w:hAnsi="Arial" w:cs="Arial"/>
              <w:color w:val="000000"/>
            </w:rPr>
          </w:rPrChange>
        </w:rPr>
        <w:t xml:space="preserve">. The reason behind using this model is that it helps in forecasting models based on multiple variables in time series. Usually, we use single variable and sequential time for time series </w:t>
      </w:r>
      <w:del w:id="1520" w:author="Sujil Kumar Koottathampathiyil" w:date="2022-06-09T08:07:00Z">
        <w:r w:rsidRPr="00FD79BE" w:rsidDel="005E1219">
          <w:rPr>
            <w:rFonts w:ascii="Arial" w:hAnsi="Arial" w:cs="Arial"/>
            <w:color w:val="000000"/>
            <w:sz w:val="24"/>
            <w:szCs w:val="24"/>
            <w:rPrChange w:id="1521" w:author="Sujil Kumar Koottathampathiyil" w:date="2022-06-09T11:29:00Z">
              <w:rPr>
                <w:rFonts w:ascii="Arial" w:hAnsi="Arial" w:cs="Arial"/>
                <w:color w:val="000000"/>
              </w:rPr>
            </w:rPrChange>
          </w:rPr>
          <w:delText>Analysis</w:delText>
        </w:r>
      </w:del>
      <w:ins w:id="1522" w:author="Sujil Kumar Koottathampathiyil" w:date="2022-06-09T08:07:00Z">
        <w:r w:rsidRPr="00FD79BE">
          <w:rPr>
            <w:rFonts w:ascii="Arial" w:hAnsi="Arial" w:cs="Arial"/>
            <w:color w:val="000000"/>
            <w:sz w:val="24"/>
            <w:szCs w:val="24"/>
            <w:rPrChange w:id="1523" w:author="Sujil Kumar Koottathampathiyil" w:date="2022-06-09T11:29:00Z">
              <w:rPr>
                <w:rFonts w:ascii="Arial" w:hAnsi="Arial" w:cs="Arial"/>
                <w:color w:val="000000"/>
              </w:rPr>
            </w:rPrChange>
          </w:rPr>
          <w:t>analysis</w:t>
        </w:r>
      </w:ins>
      <w:r w:rsidRPr="00FD79BE">
        <w:rPr>
          <w:rFonts w:ascii="Arial" w:hAnsi="Arial" w:cs="Arial"/>
          <w:color w:val="000000"/>
          <w:sz w:val="24"/>
          <w:szCs w:val="24"/>
          <w:rPrChange w:id="1524" w:author="Sujil Kumar Koottathampathiyil" w:date="2022-06-09T11:29:00Z">
            <w:rPr>
              <w:rFonts w:ascii="Arial" w:hAnsi="Arial" w:cs="Arial"/>
              <w:color w:val="000000"/>
            </w:rPr>
          </w:rPrChange>
        </w:rPr>
        <w:t xml:space="preserve">. But here I was able to include multiple variables in the model as you can see in the figure. </w:t>
      </w:r>
      <w:r w:rsidR="0044020A" w:rsidRPr="00FD79BE">
        <w:rPr>
          <w:rFonts w:ascii="Arial" w:hAnsi="Arial" w:cs="Arial"/>
          <w:color w:val="000000"/>
          <w:sz w:val="24"/>
          <w:szCs w:val="24"/>
        </w:rPr>
        <w:t>Vector Autoregressive Models</w:t>
      </w:r>
      <w:r w:rsidRPr="00FD79BE">
        <w:rPr>
          <w:rFonts w:ascii="Arial" w:hAnsi="Arial" w:cs="Arial"/>
          <w:color w:val="000000"/>
          <w:sz w:val="24"/>
          <w:szCs w:val="24"/>
          <w:rPrChange w:id="1525" w:author="Sujil Kumar Koottathampathiyil" w:date="2022-06-09T11:29:00Z">
            <w:rPr>
              <w:rFonts w:ascii="Arial" w:hAnsi="Arial" w:cs="Arial"/>
              <w:color w:val="000000"/>
            </w:rPr>
          </w:rPrChange>
        </w:rPr>
        <w:t xml:space="preserve"> are one of the best models we could use </w:t>
      </w:r>
      <w:ins w:id="1526" w:author="Sujil Kumar Koottathampathiyil" w:date="2022-06-09T08:07:00Z">
        <w:r w:rsidRPr="00FD79BE">
          <w:rPr>
            <w:rFonts w:ascii="Arial" w:hAnsi="Arial" w:cs="Arial"/>
            <w:color w:val="000000"/>
            <w:sz w:val="24"/>
            <w:szCs w:val="24"/>
            <w:rPrChange w:id="1527" w:author="Sujil Kumar Koottathampathiyil" w:date="2022-06-09T11:29:00Z">
              <w:rPr>
                <w:rFonts w:ascii="Arial" w:hAnsi="Arial" w:cs="Arial"/>
                <w:color w:val="000000"/>
              </w:rPr>
            </w:rPrChange>
          </w:rPr>
          <w:t xml:space="preserve">to </w:t>
        </w:r>
      </w:ins>
      <w:r w:rsidRPr="00FD79BE">
        <w:rPr>
          <w:rFonts w:ascii="Arial" w:hAnsi="Arial" w:cs="Arial"/>
          <w:color w:val="000000"/>
          <w:sz w:val="24"/>
          <w:szCs w:val="24"/>
          <w:rPrChange w:id="1528" w:author="Sujil Kumar Koottathampathiyil" w:date="2022-06-09T11:29:00Z">
            <w:rPr>
              <w:rFonts w:ascii="Arial" w:hAnsi="Arial" w:cs="Arial"/>
              <w:color w:val="000000"/>
            </w:rPr>
          </w:rPrChange>
        </w:rPr>
        <w:t>choose for time series.</w:t>
      </w:r>
    </w:p>
    <w:p w14:paraId="5CA942CF" w14:textId="77777777" w:rsidR="0049196A" w:rsidRPr="00FD79BE" w:rsidRDefault="0049196A" w:rsidP="0049196A">
      <w:pPr>
        <w:spacing w:line="360" w:lineRule="auto"/>
        <w:jc w:val="both"/>
        <w:rPr>
          <w:ins w:id="1529" w:author="Sujil Kumar Koottathampathiyil" w:date="2022-06-09T10:26:00Z"/>
          <w:rFonts w:ascii="Arial" w:hAnsi="Arial" w:cs="Arial"/>
          <w:color w:val="000000"/>
          <w:sz w:val="24"/>
          <w:szCs w:val="24"/>
          <w:rPrChange w:id="1530" w:author="Sujil Kumar Koottathampathiyil" w:date="2022-06-09T11:29:00Z">
            <w:rPr>
              <w:ins w:id="1531" w:author="Sujil Kumar Koottathampathiyil" w:date="2022-06-09T10:26:00Z"/>
              <w:rFonts w:ascii="Arial" w:hAnsi="Arial" w:cs="Arial"/>
              <w:color w:val="000000"/>
            </w:rPr>
          </w:rPrChange>
        </w:rPr>
      </w:pPr>
      <w:r w:rsidRPr="00FD79BE">
        <w:rPr>
          <w:rFonts w:ascii="Arial" w:hAnsi="Arial" w:cs="Arial"/>
          <w:noProof/>
          <w:sz w:val="24"/>
          <w:szCs w:val="24"/>
          <w:rPrChange w:id="1532" w:author="Sujil Kumar Koottathampathiyil" w:date="2022-06-09T11:29:00Z">
            <w:rPr>
              <w:rFonts w:ascii="Arial" w:hAnsi="Arial" w:cs="Arial"/>
              <w:noProof/>
            </w:rPr>
          </w:rPrChange>
        </w:rPr>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8"/>
                    <a:stretch>
                      <a:fillRect/>
                    </a:stretch>
                  </pic:blipFill>
                  <pic:spPr>
                    <a:xfrm>
                      <a:off x="0" y="0"/>
                      <a:ext cx="5943600" cy="1842770"/>
                    </a:xfrm>
                    <a:prstGeom prst="rect">
                      <a:avLst/>
                    </a:prstGeom>
                  </pic:spPr>
                </pic:pic>
              </a:graphicData>
            </a:graphic>
          </wp:inline>
        </w:drawing>
      </w:r>
    </w:p>
    <w:p w14:paraId="6474DBBC" w14:textId="77777777" w:rsidR="0049196A" w:rsidRPr="00FD79BE" w:rsidRDefault="0049196A">
      <w:pPr>
        <w:spacing w:line="360" w:lineRule="auto"/>
        <w:jc w:val="center"/>
        <w:rPr>
          <w:rFonts w:ascii="Arial" w:eastAsia="Times New Roman" w:hAnsi="Arial" w:cs="Arial"/>
          <w:i/>
          <w:iCs/>
          <w:sz w:val="24"/>
          <w:szCs w:val="24"/>
          <w:rPrChange w:id="1533" w:author="Sujil Kumar Koottathampathiyil" w:date="2022-06-12T23:40:00Z">
            <w:rPr>
              <w:rFonts w:ascii="Arial" w:hAnsi="Arial" w:cs="Arial"/>
              <w:color w:val="000000"/>
            </w:rPr>
          </w:rPrChange>
        </w:rPr>
        <w:pPrChange w:id="1534" w:author="Sujil Kumar Koottathampathiyil" w:date="2022-06-09T10:26:00Z">
          <w:pPr>
            <w:spacing w:line="360" w:lineRule="auto"/>
            <w:jc w:val="both"/>
          </w:pPr>
        </w:pPrChange>
      </w:pPr>
      <w:ins w:id="1535" w:author="Sujil Kumar Koottathampathiyil" w:date="2022-06-09T10:26:00Z">
        <w:r w:rsidRPr="00FD79BE">
          <w:rPr>
            <w:rFonts w:ascii="Arial" w:eastAsia="Times New Roman" w:hAnsi="Arial" w:cs="Arial"/>
            <w:b/>
            <w:bCs/>
            <w:i/>
            <w:iCs/>
            <w:sz w:val="24"/>
            <w:szCs w:val="24"/>
            <w:rPrChange w:id="1536" w:author="Sujil Kumar Koottathampathiyil" w:date="2022-06-12T23:40:00Z">
              <w:rPr>
                <w:rFonts w:ascii="Arial" w:eastAsia="Times New Roman" w:hAnsi="Arial" w:cs="Arial"/>
                <w:b/>
                <w:bCs/>
                <w:sz w:val="24"/>
                <w:szCs w:val="24"/>
              </w:rPr>
            </w:rPrChange>
          </w:rPr>
          <w:t>Fig. 4.15:</w:t>
        </w:r>
        <w:r w:rsidRPr="00FD79BE">
          <w:rPr>
            <w:rFonts w:ascii="Arial" w:eastAsia="Times New Roman" w:hAnsi="Arial" w:cs="Arial"/>
            <w:i/>
            <w:iCs/>
            <w:sz w:val="24"/>
            <w:szCs w:val="24"/>
            <w:rPrChange w:id="1537" w:author="Sujil Kumar Koottathampathiyil" w:date="2022-06-12T23:40:00Z">
              <w:rPr>
                <w:rFonts w:ascii="Arial" w:eastAsia="Times New Roman" w:hAnsi="Arial" w:cs="Arial"/>
                <w:sz w:val="24"/>
                <w:szCs w:val="24"/>
              </w:rPr>
            </w:rPrChange>
          </w:rPr>
          <w:t xml:space="preserve"> predic</w:t>
        </w:r>
      </w:ins>
      <w:ins w:id="1538" w:author="Sujil Kumar Koottathampathiyil" w:date="2022-06-09T10:27:00Z">
        <w:r w:rsidRPr="00FD79BE">
          <w:rPr>
            <w:rFonts w:ascii="Arial" w:eastAsia="Times New Roman" w:hAnsi="Arial" w:cs="Arial"/>
            <w:i/>
            <w:iCs/>
            <w:sz w:val="24"/>
            <w:szCs w:val="24"/>
            <w:rPrChange w:id="1539" w:author="Sujil Kumar Koottathampathiyil" w:date="2022-06-12T23:40:00Z">
              <w:rPr>
                <w:rFonts w:ascii="Arial" w:eastAsia="Times New Roman" w:hAnsi="Arial" w:cs="Arial"/>
                <w:sz w:val="24"/>
                <w:szCs w:val="24"/>
              </w:rPr>
            </w:rPrChange>
          </w:rPr>
          <w:t>t</w:t>
        </w:r>
      </w:ins>
      <w:ins w:id="1540" w:author="Sujil Kumar Koottathampathiyil" w:date="2022-06-09T10:26:00Z">
        <w:r w:rsidRPr="00FD79BE">
          <w:rPr>
            <w:rFonts w:ascii="Arial" w:eastAsia="Times New Roman" w:hAnsi="Arial" w:cs="Arial"/>
            <w:i/>
            <w:iCs/>
            <w:sz w:val="24"/>
            <w:szCs w:val="24"/>
            <w:rPrChange w:id="1541" w:author="Sujil Kumar Koottathampathiyil" w:date="2022-06-12T23:40:00Z">
              <w:rPr>
                <w:rFonts w:ascii="Arial" w:eastAsia="Times New Roman" w:hAnsi="Arial" w:cs="Arial"/>
                <w:sz w:val="24"/>
                <w:szCs w:val="24"/>
              </w:rPr>
            </w:rPrChange>
          </w:rPr>
          <w:t>ing</w:t>
        </w:r>
      </w:ins>
      <w:ins w:id="1542" w:author="Sujil Kumar Koottathampathiyil" w:date="2022-06-09T10:27:00Z">
        <w:r w:rsidRPr="00FD79BE">
          <w:rPr>
            <w:rFonts w:ascii="Arial" w:eastAsia="Times New Roman" w:hAnsi="Arial" w:cs="Arial"/>
            <w:i/>
            <w:iCs/>
            <w:sz w:val="24"/>
            <w:szCs w:val="24"/>
            <w:rPrChange w:id="1543" w:author="Sujil Kumar Koottathampathiyil" w:date="2022-06-12T23:40:00Z">
              <w:rPr>
                <w:rFonts w:ascii="Arial" w:eastAsia="Times New Roman" w:hAnsi="Arial" w:cs="Arial"/>
                <w:sz w:val="24"/>
                <w:szCs w:val="24"/>
              </w:rPr>
            </w:rPrChange>
          </w:rPr>
          <w:t xml:space="preserve"> future values in </w:t>
        </w:r>
      </w:ins>
      <w:ins w:id="1544" w:author="Sujil Kumar Koottathampathiyil" w:date="2022-06-09T10:28:00Z">
        <w:r w:rsidRPr="00FD79BE">
          <w:rPr>
            <w:rFonts w:ascii="Arial" w:eastAsia="Times New Roman" w:hAnsi="Arial" w:cs="Arial"/>
            <w:i/>
            <w:iCs/>
            <w:sz w:val="24"/>
            <w:szCs w:val="24"/>
            <w:rPrChange w:id="1545" w:author="Sujil Kumar Koottathampathiyil" w:date="2022-06-12T23:40:00Z">
              <w:rPr>
                <w:rFonts w:ascii="Arial" w:eastAsia="Times New Roman" w:hAnsi="Arial" w:cs="Arial"/>
                <w:sz w:val="24"/>
                <w:szCs w:val="24"/>
              </w:rPr>
            </w:rPrChange>
          </w:rPr>
          <w:t>VAR Model</w:t>
        </w:r>
      </w:ins>
      <w:ins w:id="1546" w:author="Sujil Kumar Koottathampathiyil" w:date="2022-06-12T23:44:00Z">
        <w:r w:rsidRPr="00FD79BE">
          <w:rPr>
            <w:rFonts w:ascii="Arial" w:eastAsia="Times New Roman" w:hAnsi="Arial" w:cs="Arial"/>
            <w:i/>
            <w:iCs/>
            <w:sz w:val="24"/>
            <w:szCs w:val="24"/>
          </w:rPr>
          <w:t xml:space="preserve"> on Russian data</w:t>
        </w:r>
      </w:ins>
    </w:p>
    <w:p w14:paraId="721EA1A5" w14:textId="77777777" w:rsidR="0049196A" w:rsidRPr="00FD79BE" w:rsidRDefault="0049196A" w:rsidP="0049196A">
      <w:pPr>
        <w:spacing w:line="360" w:lineRule="auto"/>
        <w:jc w:val="both"/>
        <w:rPr>
          <w:ins w:id="1547" w:author="Sujil Kumar Koottathampathiyil" w:date="2022-06-09T10:31:00Z"/>
          <w:rFonts w:ascii="Arial" w:hAnsi="Arial" w:cs="Arial"/>
          <w:color w:val="000000"/>
          <w:sz w:val="24"/>
          <w:szCs w:val="24"/>
          <w:rPrChange w:id="1548" w:author="Sujil Kumar Koottathampathiyil" w:date="2022-06-09T11:29:00Z">
            <w:rPr>
              <w:ins w:id="1549" w:author="Sujil Kumar Koottathampathiyil" w:date="2022-06-09T10:31:00Z"/>
              <w:rFonts w:ascii="Arial" w:hAnsi="Arial" w:cs="Arial"/>
              <w:color w:val="000000"/>
            </w:rPr>
          </w:rPrChange>
        </w:rPr>
      </w:pPr>
      <w:r w:rsidRPr="00FD79BE">
        <w:rPr>
          <w:rFonts w:ascii="Arial" w:hAnsi="Arial" w:cs="Arial"/>
          <w:color w:val="000000"/>
          <w:sz w:val="24"/>
          <w:szCs w:val="24"/>
          <w:rPrChange w:id="1550" w:author="Sujil Kumar Koottathampathiyil" w:date="2022-06-09T11:29:00Z">
            <w:rPr>
              <w:rFonts w:ascii="Arial" w:hAnsi="Arial" w:cs="Arial"/>
              <w:color w:val="000000"/>
            </w:rPr>
          </w:rPrChange>
        </w:rPr>
        <w:t xml:space="preserve">You can see in </w:t>
      </w:r>
      <w:del w:id="1551" w:author="Sujil Kumar Koottathampathiyil" w:date="2022-06-09T10:28:00Z">
        <w:r w:rsidRPr="00FD79BE" w:rsidDel="004D4E43">
          <w:rPr>
            <w:rFonts w:ascii="Arial" w:hAnsi="Arial" w:cs="Arial"/>
            <w:color w:val="000000"/>
            <w:sz w:val="24"/>
            <w:szCs w:val="24"/>
            <w:rPrChange w:id="1552" w:author="Sujil Kumar Koottathampathiyil" w:date="2022-06-09T11:29:00Z">
              <w:rPr>
                <w:rFonts w:ascii="Arial" w:hAnsi="Arial" w:cs="Arial"/>
                <w:color w:val="000000"/>
              </w:rPr>
            </w:rPrChange>
          </w:rPr>
          <w:delText xml:space="preserve">the </w:delText>
        </w:r>
      </w:del>
      <w:del w:id="1553" w:author="Sujil Kumar Koottathampathiyil" w:date="2022-06-09T10:27:00Z">
        <w:r w:rsidRPr="00FD79BE" w:rsidDel="00C70663">
          <w:rPr>
            <w:rFonts w:ascii="Arial" w:hAnsi="Arial" w:cs="Arial"/>
            <w:color w:val="000000"/>
            <w:sz w:val="24"/>
            <w:szCs w:val="24"/>
            <w:rPrChange w:id="1554" w:author="Sujil Kumar Koottathampathiyil" w:date="2022-06-09T11:29:00Z">
              <w:rPr>
                <w:rFonts w:ascii="Arial" w:hAnsi="Arial" w:cs="Arial"/>
                <w:color w:val="000000"/>
              </w:rPr>
            </w:rPrChange>
          </w:rPr>
          <w:delText xml:space="preserve">above example </w:delText>
        </w:r>
      </w:del>
      <w:ins w:id="1555" w:author="Sujil Kumar Koottathampathiyil" w:date="2022-06-09T10:27:00Z">
        <w:r w:rsidRPr="00FD79BE">
          <w:rPr>
            <w:rFonts w:ascii="Arial" w:hAnsi="Arial" w:cs="Arial"/>
            <w:color w:val="000000"/>
            <w:sz w:val="24"/>
            <w:szCs w:val="24"/>
            <w:rPrChange w:id="1556" w:author="Sujil Kumar Koottathampathiyil" w:date="2022-06-09T11:29:00Z">
              <w:rPr>
                <w:rFonts w:ascii="Arial" w:hAnsi="Arial" w:cs="Arial"/>
                <w:color w:val="000000"/>
              </w:rPr>
            </w:rPrChange>
          </w:rPr>
          <w:t>fig 4.15</w:t>
        </w:r>
      </w:ins>
      <w:ins w:id="1557" w:author="Sujil Kumar Koottathampathiyil" w:date="2022-06-09T10:28:00Z">
        <w:r w:rsidRPr="00FD79BE">
          <w:rPr>
            <w:rFonts w:ascii="Arial" w:hAnsi="Arial" w:cs="Arial"/>
            <w:color w:val="000000"/>
            <w:sz w:val="24"/>
            <w:szCs w:val="24"/>
            <w:rPrChange w:id="1558" w:author="Sujil Kumar Koottathampathiyil" w:date="2022-06-09T11:29:00Z">
              <w:rPr>
                <w:rFonts w:ascii="Arial" w:hAnsi="Arial" w:cs="Arial"/>
                <w:color w:val="000000"/>
              </w:rPr>
            </w:rPrChange>
          </w:rPr>
          <w:t>,</w:t>
        </w:r>
      </w:ins>
      <w:ins w:id="1559" w:author="Sujil Kumar Koottathampathiyil" w:date="2022-06-09T10:27:00Z">
        <w:r w:rsidRPr="00FD79BE">
          <w:rPr>
            <w:rFonts w:ascii="Arial" w:hAnsi="Arial" w:cs="Arial"/>
            <w:color w:val="000000"/>
            <w:sz w:val="24"/>
            <w:szCs w:val="24"/>
            <w:rPrChange w:id="1560" w:author="Sujil Kumar Koottathampathiyil" w:date="2022-06-09T11:29:00Z">
              <w:rPr>
                <w:rFonts w:ascii="Arial" w:hAnsi="Arial" w:cs="Arial"/>
                <w:color w:val="000000"/>
              </w:rPr>
            </w:rPrChange>
          </w:rPr>
          <w:t xml:space="preserve"> </w:t>
        </w:r>
      </w:ins>
      <w:ins w:id="1561" w:author="Sujil Kumar Koottathampathiyil" w:date="2022-06-09T10:28:00Z">
        <w:r w:rsidRPr="00FD79BE">
          <w:rPr>
            <w:rFonts w:ascii="Arial" w:hAnsi="Arial" w:cs="Arial"/>
            <w:color w:val="000000"/>
            <w:sz w:val="24"/>
            <w:szCs w:val="24"/>
            <w:rPrChange w:id="1562" w:author="Sujil Kumar Koottathampathiyil" w:date="2022-06-09T11:29:00Z">
              <w:rPr>
                <w:rFonts w:ascii="Arial" w:hAnsi="Arial" w:cs="Arial"/>
                <w:color w:val="000000"/>
              </w:rPr>
            </w:rPrChange>
          </w:rPr>
          <w:t xml:space="preserve">that </w:t>
        </w:r>
      </w:ins>
      <w:r w:rsidRPr="00FD79BE">
        <w:rPr>
          <w:rFonts w:ascii="Arial" w:hAnsi="Arial" w:cs="Arial"/>
          <w:color w:val="000000"/>
          <w:sz w:val="24"/>
          <w:szCs w:val="24"/>
          <w:rPrChange w:id="1563" w:author="Sujil Kumar Koottathampathiyil" w:date="2022-06-09T11:29:00Z">
            <w:rPr>
              <w:rFonts w:ascii="Arial" w:hAnsi="Arial" w:cs="Arial"/>
              <w:color w:val="000000"/>
            </w:rPr>
          </w:rPrChange>
        </w:rPr>
        <w:t>we have predicted the number of suicides for the year 2016 using VAR Model on the time series sequential data.</w:t>
      </w:r>
    </w:p>
    <w:p w14:paraId="1C2C3BCB" w14:textId="77777777" w:rsidR="0049196A" w:rsidRPr="00FD79BE" w:rsidRDefault="0049196A" w:rsidP="0049196A">
      <w:pPr>
        <w:spacing w:line="360" w:lineRule="auto"/>
        <w:jc w:val="both"/>
        <w:rPr>
          <w:ins w:id="1564" w:author="Sujil Kumar Koottathampathiyil" w:date="2022-06-09T10:31:00Z"/>
          <w:rFonts w:ascii="Arial" w:hAnsi="Arial" w:cs="Arial"/>
          <w:color w:val="000000"/>
          <w:sz w:val="24"/>
          <w:szCs w:val="24"/>
          <w:rPrChange w:id="1565" w:author="Sujil Kumar Koottathampathiyil" w:date="2022-06-09T11:29:00Z">
            <w:rPr>
              <w:ins w:id="1566" w:author="Sujil Kumar Koottathampathiyil" w:date="2022-06-09T10:31:00Z"/>
              <w:rFonts w:ascii="Arial" w:hAnsi="Arial" w:cs="Arial"/>
              <w:color w:val="000000"/>
            </w:rPr>
          </w:rPrChange>
        </w:rPr>
      </w:pPr>
      <w:ins w:id="1567" w:author="Sujil Kumar Koottathampathiyil" w:date="2022-06-09T10:31:00Z">
        <w:r w:rsidRPr="00FD79BE">
          <w:rPr>
            <w:rFonts w:ascii="Arial" w:hAnsi="Arial" w:cs="Arial"/>
            <w:noProof/>
            <w:sz w:val="24"/>
            <w:szCs w:val="24"/>
            <w:rPrChange w:id="1568" w:author="Sujil Kumar Koottathampathiyil" w:date="2022-06-09T11:29:00Z">
              <w:rPr>
                <w:noProof/>
              </w:rPr>
            </w:rPrChange>
          </w:rPr>
          <w:lastRenderedPageBreak/>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stretch>
                        <a:fillRect/>
                      </a:stretch>
                    </pic:blipFill>
                    <pic:spPr>
                      <a:xfrm>
                        <a:off x="0" y="0"/>
                        <a:ext cx="5943600" cy="4822190"/>
                      </a:xfrm>
                      <a:prstGeom prst="rect">
                        <a:avLst/>
                      </a:prstGeom>
                    </pic:spPr>
                  </pic:pic>
                </a:graphicData>
              </a:graphic>
            </wp:inline>
          </w:drawing>
        </w:r>
      </w:ins>
    </w:p>
    <w:p w14:paraId="67FE902B" w14:textId="77777777" w:rsidR="0049196A" w:rsidRPr="00FD79BE" w:rsidRDefault="0049196A" w:rsidP="0049196A">
      <w:pPr>
        <w:spacing w:line="360" w:lineRule="auto"/>
        <w:jc w:val="center"/>
        <w:rPr>
          <w:ins w:id="1569" w:author="Sujil Kumar Koottathampathiyil" w:date="2022-06-09T10:34:00Z"/>
          <w:rFonts w:ascii="Arial" w:eastAsia="Times New Roman" w:hAnsi="Arial" w:cs="Arial"/>
          <w:i/>
          <w:iCs/>
          <w:sz w:val="24"/>
          <w:szCs w:val="24"/>
          <w:rPrChange w:id="1570" w:author="Sujil Kumar Koottathampathiyil" w:date="2022-06-12T23:40:00Z">
            <w:rPr>
              <w:ins w:id="1571" w:author="Sujil Kumar Koottathampathiyil" w:date="2022-06-09T10:34:00Z"/>
              <w:rFonts w:ascii="Arial" w:eastAsia="Times New Roman" w:hAnsi="Arial" w:cs="Arial"/>
              <w:sz w:val="24"/>
              <w:szCs w:val="24"/>
            </w:rPr>
          </w:rPrChange>
        </w:rPr>
      </w:pPr>
      <w:ins w:id="1572" w:author="Sujil Kumar Koottathampathiyil" w:date="2022-06-09T10:31:00Z">
        <w:r w:rsidRPr="00FD79BE">
          <w:rPr>
            <w:rFonts w:ascii="Arial" w:eastAsia="Times New Roman" w:hAnsi="Arial" w:cs="Arial"/>
            <w:b/>
            <w:bCs/>
            <w:i/>
            <w:iCs/>
            <w:sz w:val="24"/>
            <w:szCs w:val="24"/>
            <w:rPrChange w:id="1573" w:author="Sujil Kumar Koottathampathiyil" w:date="2022-06-12T23:40:00Z">
              <w:rPr>
                <w:rFonts w:ascii="Arial" w:eastAsia="Times New Roman" w:hAnsi="Arial" w:cs="Arial"/>
                <w:b/>
                <w:bCs/>
                <w:sz w:val="24"/>
                <w:szCs w:val="24"/>
              </w:rPr>
            </w:rPrChange>
          </w:rPr>
          <w:t>Fig. 4.16:</w:t>
        </w:r>
        <w:r w:rsidRPr="00FD79BE">
          <w:rPr>
            <w:rFonts w:ascii="Arial" w:eastAsia="Times New Roman" w:hAnsi="Arial" w:cs="Arial"/>
            <w:i/>
            <w:iCs/>
            <w:sz w:val="24"/>
            <w:szCs w:val="24"/>
            <w:rPrChange w:id="1574" w:author="Sujil Kumar Koottathampathiyil" w:date="2022-06-12T23:40:00Z">
              <w:rPr>
                <w:rFonts w:ascii="Arial" w:eastAsia="Times New Roman" w:hAnsi="Arial" w:cs="Arial"/>
                <w:sz w:val="24"/>
                <w:szCs w:val="24"/>
              </w:rPr>
            </w:rPrChange>
          </w:rPr>
          <w:t xml:space="preserve"> </w:t>
        </w:r>
      </w:ins>
      <w:ins w:id="1575" w:author="Sujil Kumar Koottathampathiyil" w:date="2022-06-09T10:32:00Z">
        <w:r w:rsidRPr="00FD79BE">
          <w:rPr>
            <w:rFonts w:ascii="Arial" w:eastAsia="Times New Roman" w:hAnsi="Arial" w:cs="Arial"/>
            <w:i/>
            <w:iCs/>
            <w:sz w:val="24"/>
            <w:szCs w:val="24"/>
            <w:rPrChange w:id="1576" w:author="Sujil Kumar Koottathampathiyil" w:date="2022-06-12T23:40:00Z">
              <w:rPr>
                <w:rFonts w:ascii="Arial" w:eastAsia="Times New Roman" w:hAnsi="Arial" w:cs="Arial"/>
                <w:sz w:val="24"/>
                <w:szCs w:val="24"/>
              </w:rPr>
            </w:rPrChange>
          </w:rPr>
          <w:t>Regression result summary from VAR Models</w:t>
        </w:r>
      </w:ins>
      <w:ins w:id="1577" w:author="Sujil Kumar Koottathampathiyil" w:date="2022-06-12T23:44:00Z">
        <w:r w:rsidRPr="00FD79BE">
          <w:rPr>
            <w:rFonts w:ascii="Arial" w:eastAsia="Times New Roman" w:hAnsi="Arial" w:cs="Arial"/>
            <w:i/>
            <w:iCs/>
            <w:sz w:val="24"/>
            <w:szCs w:val="24"/>
          </w:rPr>
          <w:t xml:space="preserve"> on Russian data</w:t>
        </w:r>
      </w:ins>
    </w:p>
    <w:p w14:paraId="2BEDAF05" w14:textId="77777777" w:rsidR="0049196A" w:rsidRPr="00FD79BE" w:rsidRDefault="0049196A" w:rsidP="0049196A">
      <w:pPr>
        <w:spacing w:line="360" w:lineRule="auto"/>
        <w:jc w:val="both"/>
        <w:rPr>
          <w:rFonts w:ascii="Arial" w:eastAsia="Times New Roman" w:hAnsi="Arial" w:cs="Arial"/>
          <w:sz w:val="24"/>
          <w:szCs w:val="24"/>
        </w:rPr>
      </w:pPr>
      <w:r w:rsidRPr="00FD79BE">
        <w:rPr>
          <w:rFonts w:ascii="Arial" w:eastAsia="Times New Roman" w:hAnsi="Arial" w:cs="Arial"/>
          <w:sz w:val="24"/>
          <w:szCs w:val="24"/>
        </w:rPr>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FD79BE" w:rsidRDefault="0049196A" w:rsidP="0049196A">
      <w:pPr>
        <w:spacing w:line="360" w:lineRule="auto"/>
        <w:jc w:val="both"/>
        <w:rPr>
          <w:rFonts w:ascii="Arial" w:hAnsi="Arial" w:cs="Arial"/>
          <w:color w:val="000000"/>
          <w:sz w:val="24"/>
          <w:szCs w:val="24"/>
          <w:rPrChange w:id="1578" w:author="Sujil Kumar Koottathampathiyil" w:date="2022-06-09T11:29:00Z">
            <w:rPr>
              <w:rFonts w:ascii="Arial" w:hAnsi="Arial" w:cs="Arial"/>
              <w:color w:val="000000"/>
            </w:rPr>
          </w:rPrChange>
        </w:rPr>
      </w:pPr>
      <w:r w:rsidRPr="00FD79BE">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FD79BE" w:rsidRDefault="0049196A" w:rsidP="0049196A">
      <w:pPr>
        <w:spacing w:line="360" w:lineRule="auto"/>
        <w:jc w:val="center"/>
        <w:rPr>
          <w:ins w:id="1579" w:author="Sujil Kumar Koottathampathiyil" w:date="2022-06-09T10:33:00Z"/>
          <w:rFonts w:ascii="Arial" w:hAnsi="Arial" w:cs="Arial"/>
          <w:color w:val="000000"/>
          <w:sz w:val="24"/>
          <w:szCs w:val="24"/>
          <w:rPrChange w:id="1580" w:author="Sujil Kumar Koottathampathiyil" w:date="2022-06-09T11:29:00Z">
            <w:rPr>
              <w:ins w:id="1581" w:author="Sujil Kumar Koottathampathiyil" w:date="2022-06-09T10:33:00Z"/>
              <w:rFonts w:ascii="Arial" w:hAnsi="Arial" w:cs="Arial"/>
              <w:color w:val="000000"/>
            </w:rPr>
          </w:rPrChange>
        </w:rPr>
      </w:pPr>
      <w:r w:rsidRPr="00FD79BE">
        <w:rPr>
          <w:rFonts w:ascii="Arial" w:hAnsi="Arial" w:cs="Arial"/>
          <w:noProof/>
          <w:sz w:val="24"/>
          <w:szCs w:val="24"/>
          <w:rPrChange w:id="1582" w:author="Sujil Kumar Koottathampathiyil" w:date="2022-06-09T11:29:00Z">
            <w:rPr>
              <w:rFonts w:ascii="Arial" w:hAnsi="Arial" w:cs="Arial"/>
              <w:noProof/>
            </w:rPr>
          </w:rPrChange>
        </w:rPr>
        <w:lastRenderedPageBreak/>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FD79BE" w:rsidRDefault="0049196A" w:rsidP="0049196A">
      <w:pPr>
        <w:spacing w:line="360" w:lineRule="auto"/>
        <w:jc w:val="center"/>
        <w:rPr>
          <w:rFonts w:ascii="Arial" w:eastAsia="Times New Roman" w:hAnsi="Arial" w:cs="Arial"/>
          <w:i/>
          <w:iCs/>
          <w:sz w:val="24"/>
          <w:szCs w:val="24"/>
          <w:rPrChange w:id="1583" w:author="Sujil Kumar Koottathampathiyil" w:date="2022-06-12T23:40:00Z">
            <w:rPr>
              <w:rFonts w:ascii="Arial" w:hAnsi="Arial" w:cs="Arial"/>
              <w:color w:val="000000"/>
            </w:rPr>
          </w:rPrChange>
        </w:rPr>
      </w:pPr>
      <w:ins w:id="1584" w:author="Sujil Kumar Koottathampathiyil" w:date="2022-06-09T10:33:00Z">
        <w:r w:rsidRPr="00FD79BE">
          <w:rPr>
            <w:rFonts w:ascii="Arial" w:eastAsia="Times New Roman" w:hAnsi="Arial" w:cs="Arial"/>
            <w:b/>
            <w:bCs/>
            <w:i/>
            <w:iCs/>
            <w:sz w:val="24"/>
            <w:szCs w:val="24"/>
            <w:rPrChange w:id="1585" w:author="Sujil Kumar Koottathampathiyil" w:date="2022-06-12T23:40:00Z">
              <w:rPr>
                <w:rFonts w:ascii="Arial" w:eastAsia="Times New Roman" w:hAnsi="Arial" w:cs="Arial"/>
                <w:b/>
                <w:bCs/>
                <w:sz w:val="24"/>
                <w:szCs w:val="24"/>
              </w:rPr>
            </w:rPrChange>
          </w:rPr>
          <w:t>Fig. 4.1</w:t>
        </w:r>
      </w:ins>
      <w:ins w:id="1586" w:author="Sujil Kumar Koottathampathiyil" w:date="2022-06-09T10:36:00Z">
        <w:r w:rsidRPr="00FD79BE">
          <w:rPr>
            <w:rFonts w:ascii="Arial" w:eastAsia="Times New Roman" w:hAnsi="Arial" w:cs="Arial"/>
            <w:b/>
            <w:bCs/>
            <w:i/>
            <w:iCs/>
            <w:sz w:val="24"/>
            <w:szCs w:val="24"/>
            <w:rPrChange w:id="1587" w:author="Sujil Kumar Koottathampathiyil" w:date="2022-06-12T23:40:00Z">
              <w:rPr>
                <w:rFonts w:ascii="Arial" w:eastAsia="Times New Roman" w:hAnsi="Arial" w:cs="Arial"/>
                <w:b/>
                <w:bCs/>
                <w:sz w:val="24"/>
                <w:szCs w:val="24"/>
              </w:rPr>
            </w:rPrChange>
          </w:rPr>
          <w:t>7</w:t>
        </w:r>
      </w:ins>
      <w:ins w:id="1588" w:author="Sujil Kumar Koottathampathiyil" w:date="2022-06-09T10:33:00Z">
        <w:r w:rsidRPr="00FD79BE">
          <w:rPr>
            <w:rFonts w:ascii="Arial" w:hAnsi="Arial" w:cs="Arial"/>
            <w:i/>
            <w:iCs/>
            <w:sz w:val="24"/>
            <w:szCs w:val="24"/>
            <w:rPrChange w:id="1589" w:author="Sujil Kumar Koottathampathiyil" w:date="2022-06-12T23:40:00Z">
              <w:rPr/>
            </w:rPrChange>
          </w:rPr>
          <w:t xml:space="preserve"> </w:t>
        </w:r>
        <w:r w:rsidRPr="00FD79BE">
          <w:rPr>
            <w:rFonts w:ascii="Arial" w:eastAsia="Times New Roman" w:hAnsi="Arial" w:cs="Arial"/>
            <w:i/>
            <w:iCs/>
            <w:sz w:val="24"/>
            <w:szCs w:val="24"/>
            <w:rPrChange w:id="1590" w:author="Sujil Kumar Koottathampathiyil" w:date="2022-06-12T23:40:00Z">
              <w:rPr>
                <w:rFonts w:ascii="Arial" w:eastAsia="Times New Roman" w:hAnsi="Arial" w:cs="Arial"/>
                <w:b/>
                <w:bCs/>
                <w:sz w:val="24"/>
                <w:szCs w:val="24"/>
              </w:rPr>
            </w:rPrChange>
          </w:rPr>
          <w:t>Plot of Forecast vs Actuals</w:t>
        </w:r>
        <w:r w:rsidRPr="00FD79BE">
          <w:rPr>
            <w:rFonts w:ascii="Arial" w:eastAsia="Times New Roman" w:hAnsi="Arial" w:cs="Arial"/>
            <w:i/>
            <w:iCs/>
            <w:sz w:val="24"/>
            <w:szCs w:val="24"/>
            <w:rPrChange w:id="1591" w:author="Sujil Kumar Koottathampathiyil" w:date="2022-06-12T23:40:00Z">
              <w:rPr>
                <w:rFonts w:ascii="Arial" w:eastAsia="Times New Roman" w:hAnsi="Arial" w:cs="Arial"/>
                <w:sz w:val="24"/>
                <w:szCs w:val="24"/>
              </w:rPr>
            </w:rPrChange>
          </w:rPr>
          <w:t xml:space="preserve"> from VAR Models</w:t>
        </w:r>
      </w:ins>
      <w:ins w:id="1592" w:author="Sujil Kumar Koottathampathiyil" w:date="2022-06-12T23:44:00Z">
        <w:r w:rsidRPr="00FD79BE">
          <w:rPr>
            <w:rFonts w:ascii="Arial" w:eastAsia="Times New Roman" w:hAnsi="Arial" w:cs="Arial"/>
            <w:i/>
            <w:iCs/>
            <w:sz w:val="24"/>
            <w:szCs w:val="24"/>
          </w:rPr>
          <w:t xml:space="preserve"> on Russian data</w:t>
        </w:r>
      </w:ins>
    </w:p>
    <w:p w14:paraId="1298476B" w14:textId="77777777" w:rsidR="0049196A" w:rsidRPr="00FD79BE" w:rsidDel="00150356" w:rsidRDefault="0049196A" w:rsidP="0049196A">
      <w:pPr>
        <w:spacing w:line="360" w:lineRule="auto"/>
        <w:jc w:val="both"/>
        <w:rPr>
          <w:del w:id="1593" w:author="Sujil Kumar Koottathampathiyil" w:date="2022-06-09T10:41:00Z"/>
          <w:rFonts w:ascii="Arial" w:hAnsi="Arial" w:cs="Arial"/>
          <w:color w:val="000000"/>
          <w:sz w:val="24"/>
          <w:szCs w:val="24"/>
          <w:rPrChange w:id="1594" w:author="Sujil Kumar Koottathampathiyil" w:date="2022-06-09T11:29:00Z">
            <w:rPr>
              <w:del w:id="1595" w:author="Sujil Kumar Koottathampathiyil" w:date="2022-06-09T10:41:00Z"/>
              <w:rFonts w:ascii="Arial" w:hAnsi="Arial" w:cs="Arial"/>
              <w:color w:val="000000"/>
            </w:rPr>
          </w:rPrChange>
        </w:rPr>
      </w:pPr>
      <w:ins w:id="1596" w:author="Sujil Kumar Koottathampathiyil" w:date="2022-06-09T10:40:00Z">
        <w:r w:rsidRPr="00FD79BE">
          <w:rPr>
            <w:rFonts w:ascii="Arial" w:hAnsi="Arial" w:cs="Arial"/>
            <w:color w:val="000000"/>
            <w:sz w:val="24"/>
            <w:szCs w:val="24"/>
            <w:rPrChange w:id="1597" w:author="Sujil Kumar Koottathampathiyil" w:date="2022-06-09T11:29:00Z">
              <w:rPr>
                <w:rFonts w:ascii="Arial" w:hAnsi="Arial" w:cs="Arial"/>
                <w:color w:val="000000"/>
              </w:rPr>
            </w:rPrChange>
          </w:rPr>
          <w:t>From fig 4.17 you can see how the model for</w:t>
        </w:r>
      </w:ins>
      <w:ins w:id="1598" w:author="Sujil Kumar Koottathampathiyil" w:date="2022-06-09T10:41:00Z">
        <w:r w:rsidRPr="00FD79BE">
          <w:rPr>
            <w:rFonts w:ascii="Arial" w:hAnsi="Arial" w:cs="Arial"/>
            <w:color w:val="000000"/>
            <w:sz w:val="24"/>
            <w:szCs w:val="24"/>
            <w:rPrChange w:id="1599" w:author="Sujil Kumar Koottathampathiyil" w:date="2022-06-09T11:29:00Z">
              <w:rPr>
                <w:rFonts w:ascii="Arial" w:hAnsi="Arial" w:cs="Arial"/>
                <w:color w:val="000000"/>
              </w:rPr>
            </w:rPrChange>
          </w:rPr>
          <w:t>e</w:t>
        </w:r>
      </w:ins>
      <w:ins w:id="1600" w:author="Sujil Kumar Koottathampathiyil" w:date="2022-06-09T10:40:00Z">
        <w:r w:rsidRPr="00FD79BE">
          <w:rPr>
            <w:rFonts w:ascii="Arial" w:hAnsi="Arial" w:cs="Arial"/>
            <w:color w:val="000000"/>
            <w:sz w:val="24"/>
            <w:szCs w:val="24"/>
            <w:rPrChange w:id="1601" w:author="Sujil Kumar Koottathampathiyil" w:date="2022-06-09T11:29:00Z">
              <w:rPr>
                <w:rFonts w:ascii="Arial" w:hAnsi="Arial" w:cs="Arial"/>
                <w:color w:val="000000"/>
              </w:rPr>
            </w:rPrChange>
          </w:rPr>
          <w:t xml:space="preserve">casted different variables in the </w:t>
        </w:r>
      </w:ins>
      <w:ins w:id="1602" w:author="Sujil Kumar Koottathampathiyil" w:date="2022-06-09T10:41:00Z">
        <w:r w:rsidRPr="00FD79BE">
          <w:rPr>
            <w:rFonts w:ascii="Arial" w:hAnsi="Arial" w:cs="Arial"/>
            <w:color w:val="000000"/>
            <w:sz w:val="24"/>
            <w:szCs w:val="24"/>
            <w:rPrChange w:id="1603" w:author="Sujil Kumar Koottathampathiyil" w:date="2022-06-09T11:29:00Z">
              <w:rPr>
                <w:rFonts w:ascii="Arial" w:hAnsi="Arial" w:cs="Arial"/>
                <w:color w:val="000000"/>
              </w:rPr>
            </w:rPrChange>
          </w:rPr>
          <w:t>R</w:t>
        </w:r>
      </w:ins>
      <w:ins w:id="1604" w:author="Sujil Kumar Koottathampathiyil" w:date="2022-06-09T10:40:00Z">
        <w:r w:rsidRPr="00FD79BE">
          <w:rPr>
            <w:rFonts w:ascii="Arial" w:hAnsi="Arial" w:cs="Arial"/>
            <w:color w:val="000000"/>
            <w:sz w:val="24"/>
            <w:szCs w:val="24"/>
            <w:rPrChange w:id="1605" w:author="Sujil Kumar Koottathampathiyil" w:date="2022-06-09T11:29:00Z">
              <w:rPr>
                <w:rFonts w:ascii="Arial" w:hAnsi="Arial" w:cs="Arial"/>
                <w:color w:val="000000"/>
              </w:rPr>
            </w:rPrChange>
          </w:rPr>
          <w:t>ussian suicide datas</w:t>
        </w:r>
      </w:ins>
      <w:ins w:id="1606" w:author="Sujil Kumar Koottathampathiyil" w:date="2022-06-09T10:41:00Z">
        <w:r w:rsidRPr="00FD79BE">
          <w:rPr>
            <w:rFonts w:ascii="Arial" w:hAnsi="Arial" w:cs="Arial"/>
            <w:color w:val="000000"/>
            <w:sz w:val="24"/>
            <w:szCs w:val="24"/>
            <w:rPrChange w:id="1607" w:author="Sujil Kumar Koottathampathiyil" w:date="2022-06-09T11:29:00Z">
              <w:rPr>
                <w:rFonts w:ascii="Arial" w:hAnsi="Arial" w:cs="Arial"/>
                <w:color w:val="000000"/>
              </w:rPr>
            </w:rPrChange>
          </w:rPr>
          <w:t xml:space="preserve">et </w:t>
        </w:r>
      </w:ins>
      <w:ins w:id="1608" w:author="Sujil Kumar Koottathampathiyil" w:date="2022-06-09T10:56:00Z">
        <w:r w:rsidRPr="00FD79BE">
          <w:rPr>
            <w:rFonts w:ascii="Arial" w:hAnsi="Arial" w:cs="Arial"/>
            <w:color w:val="000000"/>
            <w:sz w:val="24"/>
            <w:szCs w:val="24"/>
            <w:rPrChange w:id="1609" w:author="Sujil Kumar Koottathampathiyil" w:date="2022-06-09T11:29:00Z">
              <w:rPr>
                <w:rFonts w:ascii="Arial" w:hAnsi="Arial" w:cs="Arial"/>
                <w:color w:val="000000"/>
              </w:rPr>
            </w:rPrChange>
          </w:rPr>
          <w:t>concerning</w:t>
        </w:r>
      </w:ins>
      <w:ins w:id="1610" w:author="Sujil Kumar Koottathampathiyil" w:date="2022-06-09T10:41:00Z">
        <w:r w:rsidRPr="00FD79BE">
          <w:rPr>
            <w:rFonts w:ascii="Arial" w:hAnsi="Arial" w:cs="Arial"/>
            <w:color w:val="000000"/>
            <w:sz w:val="24"/>
            <w:szCs w:val="24"/>
            <w:rPrChange w:id="1611" w:author="Sujil Kumar Koottathampathiyil" w:date="2022-06-09T11:29:00Z">
              <w:rPr>
                <w:rFonts w:ascii="Arial" w:hAnsi="Arial" w:cs="Arial"/>
                <w:color w:val="000000"/>
              </w:rPr>
            </w:rPrChange>
          </w:rPr>
          <w:t xml:space="preserve"> ac</w:t>
        </w:r>
      </w:ins>
      <w:ins w:id="1612" w:author="Sujil Kumar Koottathampathiyil" w:date="2022-06-09T10:56:00Z">
        <w:r w:rsidRPr="00FD79BE">
          <w:rPr>
            <w:rFonts w:ascii="Arial" w:hAnsi="Arial" w:cs="Arial"/>
            <w:color w:val="000000"/>
            <w:sz w:val="24"/>
            <w:szCs w:val="24"/>
            <w:rPrChange w:id="1613" w:author="Sujil Kumar Koottathampathiyil" w:date="2022-06-09T11:29:00Z">
              <w:rPr>
                <w:rFonts w:ascii="Arial" w:hAnsi="Arial" w:cs="Arial"/>
                <w:color w:val="000000"/>
              </w:rPr>
            </w:rPrChange>
          </w:rPr>
          <w:t>t</w:t>
        </w:r>
      </w:ins>
      <w:ins w:id="1614" w:author="Sujil Kumar Koottathampathiyil" w:date="2022-06-09T10:41:00Z">
        <w:r w:rsidRPr="00FD79BE">
          <w:rPr>
            <w:rFonts w:ascii="Arial" w:hAnsi="Arial" w:cs="Arial"/>
            <w:color w:val="000000"/>
            <w:sz w:val="24"/>
            <w:szCs w:val="24"/>
            <w:rPrChange w:id="1615" w:author="Sujil Kumar Koottathampathiyil" w:date="2022-06-09T11:29:00Z">
              <w:rPr>
                <w:rFonts w:ascii="Arial" w:hAnsi="Arial" w:cs="Arial"/>
                <w:color w:val="000000"/>
              </w:rPr>
            </w:rPrChange>
          </w:rPr>
          <w:t>ual values.</w:t>
        </w:r>
      </w:ins>
      <w:ins w:id="1616" w:author="Sujil Kumar Koottathampathiyil" w:date="2022-06-09T10:59:00Z">
        <w:r w:rsidRPr="00FD79BE" w:rsidDel="00F763EA">
          <w:rPr>
            <w:rFonts w:ascii="Arial" w:hAnsi="Arial" w:cs="Arial"/>
            <w:noProof/>
            <w:sz w:val="24"/>
            <w:szCs w:val="24"/>
          </w:rPr>
          <w:t xml:space="preserve"> </w:t>
        </w:r>
      </w:ins>
      <w:del w:id="1617" w:author="Sujil Kumar Koottathampathiyil" w:date="2022-06-09T10:37:00Z">
        <w:r w:rsidRPr="00FD79BE" w:rsidDel="00F763EA">
          <w:rPr>
            <w:rFonts w:ascii="Arial" w:hAnsi="Arial" w:cs="Arial"/>
            <w:noProof/>
            <w:sz w:val="24"/>
            <w:szCs w:val="24"/>
            <w:rPrChange w:id="1618" w:author="Sujil Kumar Koottathampathiyil" w:date="2022-06-09T11:29:00Z">
              <w:rPr>
                <w:rFonts w:ascii="Arial" w:hAnsi="Arial" w:cs="Arial"/>
                <w:noProof/>
              </w:rPr>
            </w:rPrChange>
          </w:rPr>
          <w:drawing>
            <wp:inline distT="0" distB="0" distL="0" distR="0" wp14:anchorId="47C29290" wp14:editId="0E7D86B1">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41"/>
                      <a:stretch>
                        <a:fillRect/>
                      </a:stretch>
                    </pic:blipFill>
                    <pic:spPr>
                      <a:xfrm>
                        <a:off x="0" y="0"/>
                        <a:ext cx="2066753" cy="4284273"/>
                      </a:xfrm>
                      <a:prstGeom prst="rect">
                        <a:avLst/>
                      </a:prstGeom>
                    </pic:spPr>
                  </pic:pic>
                </a:graphicData>
              </a:graphic>
            </wp:inline>
          </w:drawing>
        </w:r>
      </w:del>
    </w:p>
    <w:p w14:paraId="76F89FB2" w14:textId="77777777" w:rsidR="0049196A" w:rsidRPr="00FD79BE" w:rsidRDefault="0049196A">
      <w:pPr>
        <w:spacing w:line="360" w:lineRule="auto"/>
        <w:jc w:val="both"/>
        <w:rPr>
          <w:ins w:id="1619" w:author="Sujil Kumar Koottathampathiyil" w:date="2022-06-09T10:57:00Z"/>
          <w:rFonts w:ascii="Arial" w:hAnsi="Arial" w:cs="Arial"/>
          <w:color w:val="000000"/>
          <w:sz w:val="24"/>
          <w:szCs w:val="24"/>
          <w:rPrChange w:id="1620" w:author="Sujil Kumar Koottathampathiyil" w:date="2022-06-09T11:29:00Z">
            <w:rPr>
              <w:ins w:id="1621" w:author="Sujil Kumar Koottathampathiyil" w:date="2022-06-09T10:57:00Z"/>
              <w:rFonts w:ascii="Arial" w:hAnsi="Arial" w:cs="Arial"/>
              <w:color w:val="000000"/>
            </w:rPr>
          </w:rPrChange>
        </w:rPr>
        <w:pPrChange w:id="1622" w:author="Sujil Kumar Koottathampathiyil" w:date="2022-06-09T10:40:00Z">
          <w:pPr>
            <w:spacing w:line="360" w:lineRule="auto"/>
            <w:jc w:val="center"/>
          </w:pPr>
        </w:pPrChange>
      </w:pPr>
    </w:p>
    <w:p w14:paraId="3B1368F9" w14:textId="77777777" w:rsidR="0049196A" w:rsidRPr="00FD79BE" w:rsidDel="00260471" w:rsidRDefault="0049196A">
      <w:pPr>
        <w:spacing w:line="360" w:lineRule="auto"/>
        <w:jc w:val="both"/>
        <w:rPr>
          <w:del w:id="1623" w:author="Sujil Kumar Koottathampathiyil" w:date="2022-06-09T10:41:00Z"/>
          <w:rFonts w:ascii="Arial" w:hAnsi="Arial" w:cs="Arial"/>
          <w:color w:val="000000"/>
          <w:sz w:val="24"/>
          <w:szCs w:val="24"/>
          <w:rPrChange w:id="1624" w:author="Sujil Kumar Koottathampathiyil" w:date="2022-06-09T11:29:00Z">
            <w:rPr>
              <w:del w:id="1625" w:author="Sujil Kumar Koottathampathiyil" w:date="2022-06-09T10:41:00Z"/>
              <w:rFonts w:ascii="Arial" w:hAnsi="Arial" w:cs="Arial"/>
              <w:color w:val="000000"/>
            </w:rPr>
          </w:rPrChange>
        </w:rPr>
        <w:pPrChange w:id="1626" w:author="Sujil Kumar Koottathampathiyil" w:date="2022-06-09T10:41:00Z">
          <w:pPr>
            <w:spacing w:line="360" w:lineRule="auto"/>
            <w:jc w:val="center"/>
          </w:pPr>
        </w:pPrChange>
      </w:pPr>
    </w:p>
    <w:p w14:paraId="72AEF54A" w14:textId="77777777" w:rsidR="0049196A" w:rsidRPr="00FD79BE" w:rsidDel="00D234E8" w:rsidRDefault="0049196A" w:rsidP="0049196A">
      <w:pPr>
        <w:spacing w:line="360" w:lineRule="auto"/>
        <w:jc w:val="both"/>
        <w:rPr>
          <w:moveFrom w:id="1627" w:author="Sujil Kumar Koottathampathiyil" w:date="2022-06-09T10:38:00Z"/>
          <w:rFonts w:ascii="Arial" w:hAnsi="Arial" w:cs="Arial"/>
          <w:color w:val="000000"/>
          <w:sz w:val="24"/>
          <w:szCs w:val="24"/>
          <w:rPrChange w:id="1628" w:author="Sujil Kumar Koottathampathiyil" w:date="2022-06-09T11:29:00Z">
            <w:rPr>
              <w:moveFrom w:id="1629" w:author="Sujil Kumar Koottathampathiyil" w:date="2022-06-09T10:38:00Z"/>
              <w:rFonts w:ascii="Arial" w:hAnsi="Arial" w:cs="Arial"/>
              <w:color w:val="000000"/>
            </w:rPr>
          </w:rPrChange>
        </w:rPr>
      </w:pPr>
      <w:moveFromRangeStart w:id="1630" w:author="Sujil Kumar Koottathampathiyil" w:date="2022-06-09T10:38:00Z" w:name="move105663521"/>
      <w:moveFrom w:id="1631" w:author="Sujil Kumar Koottathampathiyil" w:date="2022-06-09T10:38:00Z">
        <w:r w:rsidRPr="00FD79BE" w:rsidDel="00D234E8">
          <w:rPr>
            <w:rFonts w:ascii="Arial" w:hAnsi="Arial" w:cs="Arial"/>
            <w:color w:val="000000"/>
            <w:sz w:val="24"/>
            <w:szCs w:val="24"/>
            <w:rPrChange w:id="1632" w:author="Sujil Kumar Koottathampathiyil" w:date="2022-06-09T11:29:00Z">
              <w:rPr>
                <w:rFonts w:ascii="Arial" w:hAnsi="Arial" w:cs="Arial"/>
                <w:color w:val="000000"/>
              </w:rPr>
            </w:rPrChange>
          </w:rPr>
          <w:t>As you can see in the fig, we have calculated the accuracy of each variable. This helps us understand how well our model is performing.</w:t>
        </w:r>
      </w:moveFrom>
    </w:p>
    <w:moveFromRangeEnd w:id="1630"/>
    <w:p w14:paraId="3D051A1C" w14:textId="77777777" w:rsidR="0049196A" w:rsidRPr="00FD79BE" w:rsidRDefault="0049196A" w:rsidP="0049196A">
      <w:pPr>
        <w:spacing w:line="360" w:lineRule="auto"/>
        <w:jc w:val="both"/>
        <w:rPr>
          <w:rFonts w:ascii="Arial" w:hAnsi="Arial" w:cs="Arial"/>
          <w:color w:val="000000"/>
          <w:sz w:val="24"/>
          <w:szCs w:val="24"/>
          <w:rPrChange w:id="1633" w:author="Sujil Kumar Koottathampathiyil" w:date="2022-06-09T11:29:00Z">
            <w:rPr>
              <w:rFonts w:ascii="Arial" w:hAnsi="Arial" w:cs="Arial"/>
              <w:color w:val="000000"/>
            </w:rPr>
          </w:rPrChange>
        </w:rPr>
      </w:pPr>
    </w:p>
    <w:p w14:paraId="07C77253" w14:textId="77777777" w:rsidR="0049196A" w:rsidRPr="00FD79BE" w:rsidRDefault="0049196A" w:rsidP="0049196A">
      <w:pPr>
        <w:spacing w:line="360" w:lineRule="auto"/>
        <w:rPr>
          <w:rFonts w:ascii="Arial" w:hAnsi="Arial" w:cs="Arial"/>
          <w:b/>
          <w:bCs/>
          <w:sz w:val="24"/>
          <w:szCs w:val="24"/>
        </w:rPr>
      </w:pPr>
      <w:ins w:id="1634" w:author="Sujil Kumar Koottathampathiyil" w:date="2022-06-09T08:21:00Z">
        <w:r w:rsidRPr="00FD79BE">
          <w:rPr>
            <w:rFonts w:ascii="Arial" w:hAnsi="Arial" w:cs="Arial"/>
            <w:b/>
            <w:bCs/>
            <w:sz w:val="24"/>
            <w:szCs w:val="24"/>
          </w:rPr>
          <w:t>4</w:t>
        </w:r>
      </w:ins>
      <w:del w:id="1635" w:author="Sujil Kumar Koottathampathiyil" w:date="2022-06-09T08:21:00Z">
        <w:r w:rsidRPr="00FD79BE" w:rsidDel="00637E9E">
          <w:rPr>
            <w:rFonts w:ascii="Arial" w:hAnsi="Arial" w:cs="Arial"/>
            <w:b/>
            <w:bCs/>
            <w:sz w:val="24"/>
            <w:szCs w:val="24"/>
          </w:rPr>
          <w:delText>3</w:delText>
        </w:r>
      </w:del>
      <w:r w:rsidRPr="00FD79BE">
        <w:rPr>
          <w:rFonts w:ascii="Arial" w:hAnsi="Arial" w:cs="Arial"/>
          <w:b/>
          <w:bCs/>
          <w:sz w:val="24"/>
          <w:szCs w:val="24"/>
        </w:rPr>
        <w:t>.</w:t>
      </w:r>
      <w:del w:id="1636" w:author="Sujil Kumar Koottathampathiyil" w:date="2022-06-09T08:21:00Z">
        <w:r w:rsidRPr="00FD79BE" w:rsidDel="00637E9E">
          <w:rPr>
            <w:rFonts w:ascii="Arial" w:hAnsi="Arial" w:cs="Arial"/>
            <w:b/>
            <w:bCs/>
            <w:sz w:val="24"/>
            <w:szCs w:val="24"/>
          </w:rPr>
          <w:delText>3</w:delText>
        </w:r>
      </w:del>
      <w:ins w:id="1637" w:author="Sujil Kumar Koottathampathiyil" w:date="2022-06-09T08:21:00Z">
        <w:r w:rsidRPr="00FD79BE">
          <w:rPr>
            <w:rFonts w:ascii="Arial" w:hAnsi="Arial" w:cs="Arial"/>
            <w:b/>
            <w:bCs/>
            <w:sz w:val="24"/>
            <w:szCs w:val="24"/>
          </w:rPr>
          <w:t>4</w:t>
        </w:r>
      </w:ins>
      <w:r w:rsidRPr="00FD79BE">
        <w:rPr>
          <w:rFonts w:ascii="Arial" w:hAnsi="Arial" w:cs="Arial"/>
          <w:b/>
          <w:bCs/>
          <w:sz w:val="24"/>
          <w:szCs w:val="24"/>
        </w:rPr>
        <w:t>.3</w:t>
      </w:r>
      <w:r w:rsidRPr="00FD79BE">
        <w:rPr>
          <w:rFonts w:ascii="Arial" w:hAnsi="Arial" w:cs="Arial"/>
          <w:b/>
          <w:bCs/>
          <w:sz w:val="32"/>
          <w:szCs w:val="32"/>
        </w:rPr>
        <w:t xml:space="preserve"> </w:t>
      </w:r>
      <w:r w:rsidRPr="00FD79BE">
        <w:rPr>
          <w:rFonts w:ascii="Arial" w:hAnsi="Arial" w:cs="Arial"/>
          <w:b/>
          <w:bCs/>
          <w:sz w:val="24"/>
          <w:szCs w:val="24"/>
        </w:rPr>
        <w:t>Prediction using Auto Regression Models (AR Model)</w:t>
      </w:r>
    </w:p>
    <w:p w14:paraId="09799EF1" w14:textId="77777777" w:rsidR="0049196A" w:rsidRPr="00FD79BE" w:rsidRDefault="0049196A">
      <w:pPr>
        <w:spacing w:line="360" w:lineRule="auto"/>
        <w:jc w:val="both"/>
        <w:rPr>
          <w:rFonts w:ascii="Arial" w:hAnsi="Arial" w:cs="Arial"/>
          <w:sz w:val="24"/>
          <w:szCs w:val="24"/>
        </w:rPr>
        <w:pPrChange w:id="1638" w:author="Sujil Kumar Koottathampathiyil" w:date="2022-06-09T11:29:00Z">
          <w:pPr>
            <w:spacing w:line="360" w:lineRule="auto"/>
          </w:pPr>
        </w:pPrChange>
      </w:pPr>
      <w:del w:id="1639" w:author="Sujil Kumar Koottathampathiyil" w:date="2022-06-09T08:06:00Z">
        <w:r w:rsidRPr="00FD79BE" w:rsidDel="005E1219">
          <w:rPr>
            <w:rFonts w:ascii="Arial" w:hAnsi="Arial" w:cs="Arial"/>
            <w:sz w:val="24"/>
            <w:szCs w:val="24"/>
          </w:rPr>
          <w:delText xml:space="preserve">Next </w:delText>
        </w:r>
      </w:del>
      <w:ins w:id="1640" w:author="Sujil Kumar Koottathampathiyil" w:date="2022-06-09T08:06:00Z">
        <w:r w:rsidRPr="00FD79BE">
          <w:rPr>
            <w:rFonts w:ascii="Arial" w:hAnsi="Arial" w:cs="Arial"/>
            <w:sz w:val="24"/>
            <w:szCs w:val="24"/>
          </w:rPr>
          <w:t xml:space="preserve">The next </w:t>
        </w:r>
      </w:ins>
      <w:r w:rsidRPr="00FD79BE">
        <w:rPr>
          <w:rFonts w:ascii="Arial" w:hAnsi="Arial" w:cs="Arial"/>
          <w:sz w:val="24"/>
          <w:szCs w:val="24"/>
        </w:rPr>
        <w:t xml:space="preserve">model I have created is </w:t>
      </w:r>
      <w:ins w:id="1641" w:author="Sujil Kumar Koottathampathiyil" w:date="2022-06-09T08:06:00Z">
        <w:r w:rsidRPr="00FD79BE">
          <w:rPr>
            <w:rFonts w:ascii="Arial" w:hAnsi="Arial" w:cs="Arial"/>
            <w:sz w:val="24"/>
            <w:szCs w:val="24"/>
          </w:rPr>
          <w:t xml:space="preserve">the </w:t>
        </w:r>
      </w:ins>
      <w:r w:rsidRPr="00FD79BE">
        <w:rPr>
          <w:rFonts w:ascii="Arial" w:hAnsi="Arial" w:cs="Arial"/>
          <w:sz w:val="24"/>
          <w:szCs w:val="24"/>
        </w:rPr>
        <w:t xml:space="preserve">Auto regression model, Train and Test </w:t>
      </w:r>
      <w:del w:id="1642" w:author="Sujil Kumar Koottathampathiyil" w:date="2022-06-09T08:07:00Z">
        <w:r w:rsidRPr="00FD79BE" w:rsidDel="005E1219">
          <w:rPr>
            <w:rFonts w:ascii="Arial" w:hAnsi="Arial" w:cs="Arial"/>
            <w:sz w:val="24"/>
            <w:szCs w:val="24"/>
          </w:rPr>
          <w:delText xml:space="preserve">was </w:delText>
        </w:r>
      </w:del>
      <w:ins w:id="1643" w:author="Sujil Kumar Koottathampathiyil" w:date="2022-06-09T08:07:00Z">
        <w:r w:rsidRPr="00FD79BE">
          <w:rPr>
            <w:rFonts w:ascii="Arial" w:hAnsi="Arial" w:cs="Arial"/>
            <w:sz w:val="24"/>
            <w:szCs w:val="24"/>
          </w:rPr>
          <w:t xml:space="preserve">were </w:t>
        </w:r>
      </w:ins>
      <w:r w:rsidRPr="00FD79BE">
        <w:rPr>
          <w:rFonts w:ascii="Arial" w:hAnsi="Arial" w:cs="Arial"/>
          <w:sz w:val="24"/>
          <w:szCs w:val="24"/>
        </w:rPr>
        <w:t>split int</w:t>
      </w:r>
      <w:ins w:id="1644" w:author="Sujil Kumar Koottathampathiyil" w:date="2022-06-09T08:06:00Z">
        <w:r w:rsidRPr="00FD79BE">
          <w:rPr>
            <w:rFonts w:ascii="Arial" w:hAnsi="Arial" w:cs="Arial"/>
            <w:sz w:val="24"/>
            <w:szCs w:val="24"/>
          </w:rPr>
          <w:t>o</w:t>
        </w:r>
      </w:ins>
      <w:r w:rsidRPr="00FD79BE">
        <w:rPr>
          <w:rFonts w:ascii="Arial" w:hAnsi="Arial" w:cs="Arial"/>
          <w:sz w:val="24"/>
          <w:szCs w:val="24"/>
        </w:rPr>
        <w:t xml:space="preserve"> seventy and 30 </w:t>
      </w:r>
      <w:del w:id="1645" w:author="Sujil Kumar Koottathampathiyil" w:date="2022-06-09T08:07:00Z">
        <w:r w:rsidRPr="00FD79BE" w:rsidDel="005E1219">
          <w:rPr>
            <w:rFonts w:ascii="Arial" w:hAnsi="Arial" w:cs="Arial"/>
            <w:sz w:val="24"/>
            <w:szCs w:val="24"/>
          </w:rPr>
          <w:delText>percentages</w:delText>
        </w:r>
      </w:del>
      <w:ins w:id="1646" w:author="Sujil Kumar Koottathampathiyil" w:date="2022-06-09T08:07:00Z">
        <w:r w:rsidRPr="00FD79BE">
          <w:rPr>
            <w:rFonts w:ascii="Arial" w:hAnsi="Arial" w:cs="Arial"/>
            <w:sz w:val="24"/>
            <w:szCs w:val="24"/>
          </w:rPr>
          <w:t>per cent</w:t>
        </w:r>
      </w:ins>
      <w:r w:rsidRPr="00FD79BE">
        <w:rPr>
          <w:rFonts w:ascii="Arial" w:hAnsi="Arial" w:cs="Arial"/>
          <w:sz w:val="24"/>
          <w:szCs w:val="24"/>
        </w:rPr>
        <w:t>. Seventy per</w:t>
      </w:r>
      <w:ins w:id="1647" w:author="Sujil Kumar Koottathampathiyil" w:date="2022-06-09T08:06:00Z">
        <w:r w:rsidRPr="00FD79BE">
          <w:rPr>
            <w:rFonts w:ascii="Arial" w:hAnsi="Arial" w:cs="Arial"/>
            <w:sz w:val="24"/>
            <w:szCs w:val="24"/>
          </w:rPr>
          <w:t xml:space="preserve"> </w:t>
        </w:r>
      </w:ins>
      <w:r w:rsidRPr="00FD79BE">
        <w:rPr>
          <w:rFonts w:ascii="Arial" w:hAnsi="Arial" w:cs="Arial"/>
          <w:sz w:val="24"/>
          <w:szCs w:val="24"/>
        </w:rPr>
        <w:t>cent</w:t>
      </w:r>
      <w:del w:id="1648" w:author="Sujil Kumar Koottathampathiyil" w:date="2022-06-09T08:06:00Z">
        <w:r w:rsidRPr="00FD79BE" w:rsidDel="005E1219">
          <w:rPr>
            <w:rFonts w:ascii="Arial" w:hAnsi="Arial" w:cs="Arial"/>
            <w:sz w:val="24"/>
            <w:szCs w:val="24"/>
          </w:rPr>
          <w:delText>age</w:delText>
        </w:r>
      </w:del>
      <w:r w:rsidRPr="00FD79BE">
        <w:rPr>
          <w:rFonts w:ascii="Arial" w:hAnsi="Arial" w:cs="Arial"/>
          <w:sz w:val="24"/>
          <w:szCs w:val="24"/>
        </w:rPr>
        <w:t xml:space="preserve"> of the data was used for training the model and </w:t>
      </w:r>
      <w:ins w:id="1649" w:author="Sujil Kumar Koottathampathiyil" w:date="2022-06-09T08:07:00Z">
        <w:r w:rsidRPr="00FD79BE">
          <w:rPr>
            <w:rFonts w:ascii="Arial" w:hAnsi="Arial" w:cs="Arial"/>
            <w:sz w:val="24"/>
            <w:szCs w:val="24"/>
          </w:rPr>
          <w:t xml:space="preserve">the </w:t>
        </w:r>
      </w:ins>
      <w:r w:rsidRPr="00FD79BE">
        <w:rPr>
          <w:rFonts w:ascii="Arial" w:hAnsi="Arial" w:cs="Arial"/>
          <w:sz w:val="24"/>
          <w:szCs w:val="24"/>
        </w:rPr>
        <w:t xml:space="preserve">rest thirty </w:t>
      </w:r>
      <w:del w:id="1650" w:author="Sujil Kumar Koottathampathiyil" w:date="2022-06-09T08:07:00Z">
        <w:r w:rsidRPr="00FD79BE" w:rsidDel="005E1219">
          <w:rPr>
            <w:rFonts w:ascii="Arial" w:hAnsi="Arial" w:cs="Arial"/>
            <w:sz w:val="24"/>
            <w:szCs w:val="24"/>
          </w:rPr>
          <w:delText xml:space="preserve">percentage </w:delText>
        </w:r>
      </w:del>
      <w:ins w:id="1651" w:author="Sujil Kumar Koottathampathiyil" w:date="2022-06-09T08:07:00Z">
        <w:r w:rsidRPr="00FD79BE">
          <w:rPr>
            <w:rFonts w:ascii="Arial" w:hAnsi="Arial" w:cs="Arial"/>
            <w:sz w:val="24"/>
            <w:szCs w:val="24"/>
          </w:rPr>
          <w:t xml:space="preserve">per cent </w:t>
        </w:r>
      </w:ins>
      <w:r w:rsidRPr="00FD79BE">
        <w:rPr>
          <w:rFonts w:ascii="Arial" w:hAnsi="Arial" w:cs="Arial"/>
          <w:sz w:val="24"/>
          <w:szCs w:val="24"/>
        </w:rPr>
        <w:t xml:space="preserve">was used for testing. I have got </w:t>
      </w:r>
      <w:ins w:id="1652" w:author="Sujil Kumar Koottathampathiyil" w:date="2022-06-09T08:07:00Z">
        <w:r w:rsidRPr="00FD79BE">
          <w:rPr>
            <w:rFonts w:ascii="Arial" w:hAnsi="Arial" w:cs="Arial"/>
            <w:sz w:val="24"/>
            <w:szCs w:val="24"/>
          </w:rPr>
          <w:t xml:space="preserve">an </w:t>
        </w:r>
      </w:ins>
      <w:r w:rsidRPr="00FD79BE">
        <w:rPr>
          <w:rFonts w:ascii="Arial" w:hAnsi="Arial" w:cs="Arial"/>
          <w:sz w:val="24"/>
          <w:szCs w:val="24"/>
        </w:rPr>
        <w:t>11.792 Root mean squared error. Also, I could save different models to the local and I was able to load the models later and update them accordingly.</w:t>
      </w:r>
    </w:p>
    <w:p w14:paraId="19D32D4A" w14:textId="77777777" w:rsidR="0049196A" w:rsidRPr="00FD79BE" w:rsidRDefault="0049196A" w:rsidP="0049196A">
      <w:pPr>
        <w:spacing w:line="360" w:lineRule="auto"/>
        <w:jc w:val="center"/>
        <w:rPr>
          <w:ins w:id="1653" w:author="Sujil Kumar Koottathampathiyil" w:date="2022-06-09T10:45:00Z"/>
          <w:rFonts w:ascii="Arial" w:hAnsi="Arial" w:cs="Arial"/>
          <w:b/>
          <w:bCs/>
          <w:sz w:val="24"/>
          <w:szCs w:val="24"/>
        </w:rPr>
      </w:pPr>
      <w:r w:rsidRPr="00FD79BE">
        <w:rPr>
          <w:rFonts w:ascii="Arial" w:hAnsi="Arial" w:cs="Arial"/>
          <w:noProof/>
          <w:rPrChange w:id="1654" w:author="Sujil Kumar Koottathampathiyil" w:date="2022-06-08T23:07:00Z">
            <w:rPr>
              <w:noProof/>
            </w:rPr>
          </w:rPrChange>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2"/>
                    <a:stretch>
                      <a:fillRect/>
                    </a:stretch>
                  </pic:blipFill>
                  <pic:spPr>
                    <a:xfrm>
                      <a:off x="0" y="0"/>
                      <a:ext cx="3590925" cy="2457450"/>
                    </a:xfrm>
                    <a:prstGeom prst="rect">
                      <a:avLst/>
                    </a:prstGeom>
                  </pic:spPr>
                </pic:pic>
              </a:graphicData>
            </a:graphic>
          </wp:inline>
        </w:drawing>
      </w:r>
    </w:p>
    <w:p w14:paraId="557D2A07" w14:textId="77777777" w:rsidR="0049196A" w:rsidRPr="00FD79BE" w:rsidRDefault="0049196A" w:rsidP="0049196A">
      <w:pPr>
        <w:spacing w:line="360" w:lineRule="auto"/>
        <w:jc w:val="center"/>
        <w:rPr>
          <w:rFonts w:ascii="Arial" w:eastAsia="Times New Roman" w:hAnsi="Arial" w:cs="Arial"/>
          <w:i/>
          <w:iCs/>
          <w:sz w:val="24"/>
          <w:szCs w:val="24"/>
          <w:rPrChange w:id="1655" w:author="Sujil Kumar Koottathampathiyil" w:date="2022-06-12T23:40:00Z">
            <w:rPr>
              <w:rFonts w:ascii="Arial" w:hAnsi="Arial" w:cs="Arial"/>
              <w:b/>
              <w:bCs/>
              <w:sz w:val="24"/>
              <w:szCs w:val="24"/>
            </w:rPr>
          </w:rPrChange>
        </w:rPr>
      </w:pPr>
      <w:ins w:id="1656" w:author="Sujil Kumar Koottathampathiyil" w:date="2022-06-09T10:45:00Z">
        <w:r w:rsidRPr="00FD79BE">
          <w:rPr>
            <w:rFonts w:ascii="Arial" w:eastAsia="Times New Roman" w:hAnsi="Arial" w:cs="Arial"/>
            <w:b/>
            <w:bCs/>
            <w:i/>
            <w:iCs/>
            <w:sz w:val="24"/>
            <w:szCs w:val="24"/>
            <w:rPrChange w:id="1657" w:author="Sujil Kumar Koottathampathiyil" w:date="2022-06-12T23:40:00Z">
              <w:rPr>
                <w:rFonts w:ascii="Arial" w:eastAsia="Times New Roman" w:hAnsi="Arial" w:cs="Arial"/>
                <w:b/>
                <w:bCs/>
                <w:sz w:val="24"/>
                <w:szCs w:val="24"/>
              </w:rPr>
            </w:rPrChange>
          </w:rPr>
          <w:t>Fig. 4.18</w:t>
        </w:r>
        <w:r w:rsidRPr="00FD79BE">
          <w:rPr>
            <w:rFonts w:ascii="Arial" w:hAnsi="Arial" w:cs="Arial"/>
            <w:i/>
            <w:iCs/>
            <w:sz w:val="24"/>
            <w:szCs w:val="24"/>
            <w:rPrChange w:id="1658" w:author="Sujil Kumar Koottathampathiyil" w:date="2022-06-12T23:40:00Z">
              <w:rPr/>
            </w:rPrChange>
          </w:rPr>
          <w:t xml:space="preserve"> </w:t>
        </w:r>
        <w:r w:rsidRPr="00FD79BE">
          <w:rPr>
            <w:rFonts w:ascii="Arial" w:eastAsia="Times New Roman" w:hAnsi="Arial" w:cs="Arial"/>
            <w:i/>
            <w:iCs/>
            <w:sz w:val="24"/>
            <w:szCs w:val="24"/>
            <w:rPrChange w:id="1659" w:author="Sujil Kumar Koottathampathiyil" w:date="2022-06-12T23:40:00Z">
              <w:rPr>
                <w:rFonts w:ascii="Arial" w:eastAsia="Times New Roman" w:hAnsi="Arial" w:cs="Arial"/>
                <w:sz w:val="24"/>
                <w:szCs w:val="24"/>
              </w:rPr>
            </w:rPrChange>
          </w:rPr>
          <w:t>Plot of Forecast vs Actuals from VAR Models</w:t>
        </w:r>
      </w:ins>
      <w:ins w:id="1660" w:author="Sujil Kumar Koottathampathiyil" w:date="2022-06-12T23:44:00Z">
        <w:r w:rsidRPr="00FD79BE">
          <w:rPr>
            <w:rFonts w:ascii="Arial" w:eastAsia="Times New Roman" w:hAnsi="Arial" w:cs="Arial"/>
            <w:i/>
            <w:iCs/>
            <w:sz w:val="24"/>
            <w:szCs w:val="24"/>
          </w:rPr>
          <w:t xml:space="preserve"> on Russian data</w:t>
        </w:r>
      </w:ins>
    </w:p>
    <w:p w14:paraId="3DC22696" w14:textId="77777777" w:rsidR="0049196A" w:rsidRPr="00FD79BE" w:rsidRDefault="0049196A" w:rsidP="0049196A">
      <w:pPr>
        <w:spacing w:line="360" w:lineRule="auto"/>
        <w:rPr>
          <w:rFonts w:ascii="Arial" w:hAnsi="Arial" w:cs="Arial"/>
          <w:sz w:val="24"/>
          <w:szCs w:val="24"/>
        </w:rPr>
      </w:pPr>
      <w:r w:rsidRPr="00FD79BE">
        <w:rPr>
          <w:rFonts w:ascii="Arial" w:hAnsi="Arial" w:cs="Arial"/>
          <w:sz w:val="24"/>
          <w:szCs w:val="24"/>
        </w:rPr>
        <w:t xml:space="preserve">As you can see in the diagram above, the suicides per hundred thousand </w:t>
      </w:r>
      <w:del w:id="1661" w:author="Sujil Kumar Koottathampathiyil" w:date="2022-06-09T10:12:00Z">
        <w:r w:rsidRPr="00FD79BE" w:rsidDel="009C2033">
          <w:rPr>
            <w:rFonts w:ascii="Arial" w:hAnsi="Arial" w:cs="Arial"/>
            <w:sz w:val="24"/>
            <w:szCs w:val="24"/>
          </w:rPr>
          <w:delText xml:space="preserve">is </w:delText>
        </w:r>
      </w:del>
      <w:ins w:id="1662" w:author="Sujil Kumar Koottathampathiyil" w:date="2022-06-09T10:12:00Z">
        <w:r w:rsidRPr="00FD79BE">
          <w:rPr>
            <w:rFonts w:ascii="Arial" w:hAnsi="Arial" w:cs="Arial"/>
            <w:sz w:val="24"/>
            <w:szCs w:val="24"/>
          </w:rPr>
          <w:t xml:space="preserve">are </w:t>
        </w:r>
      </w:ins>
      <w:r w:rsidRPr="00FD79BE">
        <w:rPr>
          <w:rFonts w:ascii="Arial" w:hAnsi="Arial" w:cs="Arial"/>
          <w:sz w:val="24"/>
          <w:szCs w:val="24"/>
        </w:rPr>
        <w:t xml:space="preserve">distributed throughout the year </w:t>
      </w:r>
      <w:ins w:id="1663" w:author="Sujil Kumar Koottathampathiyil" w:date="2022-06-09T10:44:00Z">
        <w:r w:rsidRPr="00FD79BE">
          <w:rPr>
            <w:rFonts w:ascii="Arial" w:hAnsi="Arial" w:cs="Arial"/>
            <w:sz w:val="24"/>
            <w:szCs w:val="24"/>
          </w:rPr>
          <w:t xml:space="preserve">in </w:t>
        </w:r>
      </w:ins>
      <w:ins w:id="1664" w:author="Sujil Kumar Koottathampathiyil" w:date="2022-06-09T10:45:00Z">
        <w:r w:rsidRPr="00FD79BE">
          <w:rPr>
            <w:rFonts w:ascii="Arial" w:hAnsi="Arial" w:cs="Arial"/>
            <w:sz w:val="24"/>
            <w:szCs w:val="24"/>
          </w:rPr>
          <w:t>‘</w:t>
        </w:r>
      </w:ins>
      <w:ins w:id="1665" w:author="Sujil Kumar Koottathampathiyil" w:date="2022-06-09T10:44:00Z">
        <w:r w:rsidRPr="00FD79BE">
          <w:rPr>
            <w:rFonts w:ascii="Arial" w:hAnsi="Arial" w:cs="Arial"/>
            <w:sz w:val="24"/>
            <w:szCs w:val="24"/>
          </w:rPr>
          <w:t>Russian Fed</w:t>
        </w:r>
      </w:ins>
      <w:ins w:id="1666" w:author="Sujil Kumar Koottathampathiyil" w:date="2022-06-09T10:45:00Z">
        <w:r w:rsidRPr="00FD79BE">
          <w:rPr>
            <w:rFonts w:ascii="Arial" w:hAnsi="Arial" w:cs="Arial"/>
            <w:sz w:val="24"/>
            <w:szCs w:val="24"/>
          </w:rPr>
          <w:t xml:space="preserve">eration’ </w:t>
        </w:r>
      </w:ins>
      <w:r w:rsidRPr="00FD79BE">
        <w:rPr>
          <w:rFonts w:ascii="Arial" w:hAnsi="Arial" w:cs="Arial"/>
          <w:sz w:val="24"/>
          <w:szCs w:val="24"/>
        </w:rPr>
        <w:t>is shown.</w:t>
      </w:r>
    </w:p>
    <w:p w14:paraId="5C4F0C60" w14:textId="77777777" w:rsidR="0049196A" w:rsidRPr="00FD79BE" w:rsidRDefault="0049196A" w:rsidP="0049196A">
      <w:pPr>
        <w:spacing w:line="360" w:lineRule="auto"/>
        <w:jc w:val="center"/>
        <w:rPr>
          <w:ins w:id="1667" w:author="Sujil Kumar Koottathampathiyil" w:date="2022-06-09T10:46:00Z"/>
          <w:rFonts w:ascii="Arial" w:eastAsia="Times New Roman" w:hAnsi="Arial" w:cs="Arial"/>
          <w:color w:val="BAC6DB"/>
          <w:sz w:val="24"/>
          <w:szCs w:val="24"/>
        </w:rPr>
      </w:pPr>
      <w:r w:rsidRPr="00FD79BE">
        <w:rPr>
          <w:rFonts w:ascii="Arial" w:hAnsi="Arial" w:cs="Arial"/>
          <w:noProof/>
          <w:rPrChange w:id="1668" w:author="Sujil Kumar Koottathampathiyil" w:date="2022-06-08T23:07:00Z">
            <w:rPr>
              <w:noProof/>
            </w:rPr>
          </w:rPrChange>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3"/>
                    <a:stretch>
                      <a:fillRect/>
                    </a:stretch>
                  </pic:blipFill>
                  <pic:spPr>
                    <a:xfrm>
                      <a:off x="0" y="0"/>
                      <a:ext cx="3571875" cy="2352675"/>
                    </a:xfrm>
                    <a:prstGeom prst="rect">
                      <a:avLst/>
                    </a:prstGeom>
                  </pic:spPr>
                </pic:pic>
              </a:graphicData>
            </a:graphic>
          </wp:inline>
        </w:drawing>
      </w:r>
    </w:p>
    <w:p w14:paraId="5F9AAE71" w14:textId="77777777" w:rsidR="0049196A" w:rsidRPr="00FD79BE" w:rsidRDefault="0049196A" w:rsidP="0049196A">
      <w:pPr>
        <w:spacing w:line="360" w:lineRule="auto"/>
        <w:jc w:val="center"/>
        <w:rPr>
          <w:rFonts w:ascii="Arial" w:eastAsia="Times New Roman" w:hAnsi="Arial" w:cs="Arial"/>
          <w:i/>
          <w:iCs/>
          <w:sz w:val="24"/>
          <w:szCs w:val="24"/>
          <w:rPrChange w:id="1669" w:author="Sujil Kumar Koottathampathiyil" w:date="2022-06-12T23:40:00Z">
            <w:rPr>
              <w:rFonts w:ascii="Arial" w:eastAsia="Times New Roman" w:hAnsi="Arial" w:cs="Arial"/>
              <w:color w:val="BAC6DB"/>
              <w:sz w:val="24"/>
              <w:szCs w:val="24"/>
            </w:rPr>
          </w:rPrChange>
        </w:rPr>
      </w:pPr>
      <w:ins w:id="1670" w:author="Sujil Kumar Koottathampathiyil" w:date="2022-06-09T10:46:00Z">
        <w:r w:rsidRPr="00FD79BE">
          <w:rPr>
            <w:rFonts w:ascii="Arial" w:eastAsia="Times New Roman" w:hAnsi="Arial" w:cs="Arial"/>
            <w:b/>
            <w:bCs/>
            <w:i/>
            <w:iCs/>
            <w:sz w:val="24"/>
            <w:szCs w:val="24"/>
            <w:rPrChange w:id="1671" w:author="Sujil Kumar Koottathampathiyil" w:date="2022-06-12T23:40:00Z">
              <w:rPr>
                <w:rFonts w:ascii="Arial" w:eastAsia="Times New Roman" w:hAnsi="Arial" w:cs="Arial"/>
                <w:b/>
                <w:bCs/>
                <w:sz w:val="23"/>
                <w:szCs w:val="23"/>
              </w:rPr>
            </w:rPrChange>
          </w:rPr>
          <w:t>Fig. 4.1</w:t>
        </w:r>
      </w:ins>
      <w:ins w:id="1672" w:author="Sujil Kumar Koottathampathiyil" w:date="2022-06-09T10:47:00Z">
        <w:r w:rsidRPr="00FD79BE">
          <w:rPr>
            <w:rFonts w:ascii="Arial" w:eastAsia="Times New Roman" w:hAnsi="Arial" w:cs="Arial"/>
            <w:b/>
            <w:bCs/>
            <w:i/>
            <w:iCs/>
            <w:sz w:val="24"/>
            <w:szCs w:val="24"/>
            <w:rPrChange w:id="1673" w:author="Sujil Kumar Koottathampathiyil" w:date="2022-06-12T23:40:00Z">
              <w:rPr>
                <w:rFonts w:ascii="Arial" w:eastAsia="Times New Roman" w:hAnsi="Arial" w:cs="Arial"/>
                <w:b/>
                <w:bCs/>
                <w:sz w:val="23"/>
                <w:szCs w:val="23"/>
              </w:rPr>
            </w:rPrChange>
          </w:rPr>
          <w:t>9</w:t>
        </w:r>
      </w:ins>
      <w:ins w:id="1674" w:author="Sujil Kumar Koottathampathiyil" w:date="2022-06-09T10:46:00Z">
        <w:r w:rsidRPr="00FD79BE">
          <w:rPr>
            <w:rFonts w:ascii="Arial" w:hAnsi="Arial" w:cs="Arial"/>
            <w:i/>
            <w:iCs/>
            <w:sz w:val="24"/>
            <w:szCs w:val="24"/>
            <w:rPrChange w:id="1675" w:author="Sujil Kumar Koottathampathiyil" w:date="2022-06-12T23:40:00Z">
              <w:rPr>
                <w:sz w:val="23"/>
                <w:szCs w:val="23"/>
              </w:rPr>
            </w:rPrChange>
          </w:rPr>
          <w:t xml:space="preserve"> </w:t>
        </w:r>
        <w:r w:rsidRPr="00FD79BE">
          <w:rPr>
            <w:rFonts w:ascii="Arial" w:eastAsia="Times New Roman" w:hAnsi="Arial" w:cs="Arial"/>
            <w:i/>
            <w:iCs/>
            <w:sz w:val="24"/>
            <w:szCs w:val="24"/>
            <w:rPrChange w:id="1676" w:author="Sujil Kumar Koottathampathiyil" w:date="2022-06-12T23:40:00Z">
              <w:rPr>
                <w:rFonts w:ascii="Arial" w:eastAsia="Times New Roman" w:hAnsi="Arial" w:cs="Arial"/>
                <w:sz w:val="23"/>
                <w:szCs w:val="23"/>
              </w:rPr>
            </w:rPrChange>
          </w:rPr>
          <w:t>Plot of Forecast vs Actuals from AR Models</w:t>
        </w:r>
      </w:ins>
      <w:ins w:id="1677" w:author="Sujil Kumar Koottathampathiyil" w:date="2022-06-12T23:44:00Z">
        <w:r w:rsidRPr="00FD79BE">
          <w:rPr>
            <w:rFonts w:ascii="Arial" w:eastAsia="Times New Roman" w:hAnsi="Arial" w:cs="Arial"/>
            <w:i/>
            <w:iCs/>
            <w:sz w:val="24"/>
            <w:szCs w:val="24"/>
          </w:rPr>
          <w:t xml:space="preserve"> on Russian data</w:t>
        </w:r>
      </w:ins>
    </w:p>
    <w:p w14:paraId="4C2310A6" w14:textId="77777777" w:rsidR="0049196A" w:rsidRPr="00FD79BE" w:rsidRDefault="0049196A" w:rsidP="0049196A">
      <w:pPr>
        <w:spacing w:line="360" w:lineRule="auto"/>
        <w:jc w:val="both"/>
        <w:rPr>
          <w:rFonts w:ascii="Arial" w:hAnsi="Arial" w:cs="Arial"/>
          <w:color w:val="000000"/>
          <w:sz w:val="24"/>
          <w:szCs w:val="24"/>
          <w:rPrChange w:id="1678" w:author="Sujil Kumar Koottathampathiyil" w:date="2022-06-09T10:58:00Z">
            <w:rPr>
              <w:rFonts w:ascii="Arial" w:hAnsi="Arial" w:cs="Arial"/>
              <w:color w:val="000000"/>
            </w:rPr>
          </w:rPrChange>
        </w:rPr>
      </w:pPr>
      <w:r w:rsidRPr="00FD79BE">
        <w:rPr>
          <w:rFonts w:ascii="Arial" w:hAnsi="Arial" w:cs="Arial"/>
          <w:color w:val="000000"/>
          <w:sz w:val="24"/>
          <w:szCs w:val="24"/>
          <w:rPrChange w:id="1679" w:author="Sujil Kumar Koottathampathiyil" w:date="2022-06-09T10:58:00Z">
            <w:rPr>
              <w:rFonts w:ascii="Arial" w:hAnsi="Arial" w:cs="Arial"/>
              <w:color w:val="000000"/>
            </w:rPr>
          </w:rPrChange>
        </w:rPr>
        <w:t>In this fig</w:t>
      </w:r>
      <w:ins w:id="1680" w:author="Sujil Kumar Koottathampathiyil" w:date="2022-06-09T10:46:00Z">
        <w:r w:rsidRPr="00FD79BE">
          <w:rPr>
            <w:rFonts w:ascii="Arial" w:hAnsi="Arial" w:cs="Arial"/>
            <w:color w:val="000000"/>
            <w:sz w:val="24"/>
            <w:szCs w:val="24"/>
            <w:rPrChange w:id="1681" w:author="Sujil Kumar Koottathampathiyil" w:date="2022-06-09T10:58:00Z">
              <w:rPr>
                <w:rFonts w:ascii="Arial" w:hAnsi="Arial" w:cs="Arial"/>
                <w:color w:val="000000"/>
                <w:sz w:val="23"/>
                <w:szCs w:val="23"/>
              </w:rPr>
            </w:rPrChange>
          </w:rPr>
          <w:t xml:space="preserve"> 4.18</w:t>
        </w:r>
      </w:ins>
      <w:r w:rsidRPr="00FD79BE">
        <w:rPr>
          <w:rFonts w:ascii="Arial" w:hAnsi="Arial" w:cs="Arial"/>
          <w:color w:val="000000"/>
          <w:sz w:val="24"/>
          <w:szCs w:val="24"/>
          <w:rPrChange w:id="1682" w:author="Sujil Kumar Koottathampathiyil" w:date="2022-06-09T10:58:00Z">
            <w:rPr>
              <w:rFonts w:ascii="Arial" w:hAnsi="Arial" w:cs="Arial"/>
              <w:color w:val="000000"/>
            </w:rPr>
          </w:rPrChange>
        </w:rPr>
        <w:t xml:space="preserve">, the blue line is the test data and </w:t>
      </w:r>
      <w:ins w:id="1683" w:author="Sujil Kumar Koottathampathiyil" w:date="2022-06-09T10:12:00Z">
        <w:r w:rsidRPr="00FD79BE">
          <w:rPr>
            <w:rFonts w:ascii="Arial" w:hAnsi="Arial" w:cs="Arial"/>
            <w:color w:val="000000"/>
            <w:sz w:val="24"/>
            <w:szCs w:val="24"/>
            <w:rPrChange w:id="1684" w:author="Sujil Kumar Koottathampathiyil" w:date="2022-06-09T10:58:00Z">
              <w:rPr>
                <w:rFonts w:ascii="Arial" w:hAnsi="Arial" w:cs="Arial"/>
                <w:color w:val="000000"/>
              </w:rPr>
            </w:rPrChange>
          </w:rPr>
          <w:t xml:space="preserve">the </w:t>
        </w:r>
      </w:ins>
      <w:r w:rsidRPr="00FD79BE">
        <w:rPr>
          <w:rFonts w:ascii="Arial" w:hAnsi="Arial" w:cs="Arial"/>
          <w:color w:val="000000"/>
          <w:sz w:val="24"/>
          <w:szCs w:val="24"/>
          <w:rPrChange w:id="1685" w:author="Sujil Kumar Koottathampathiyil" w:date="2022-06-09T10:58:00Z">
            <w:rPr>
              <w:rFonts w:ascii="Arial" w:hAnsi="Arial" w:cs="Arial"/>
              <w:color w:val="000000"/>
            </w:rPr>
          </w:rPrChange>
        </w:rPr>
        <w:t xml:space="preserve">red line is the predicted </w:t>
      </w:r>
      <w:del w:id="1686" w:author="Sujil Kumar Koottathampathiyil" w:date="2022-06-09T10:46:00Z">
        <w:r w:rsidRPr="00FD79BE" w:rsidDel="00DC2844">
          <w:rPr>
            <w:rFonts w:ascii="Arial" w:hAnsi="Arial" w:cs="Arial"/>
            <w:color w:val="000000"/>
            <w:sz w:val="24"/>
            <w:szCs w:val="24"/>
            <w:rPrChange w:id="1687" w:author="Sujil Kumar Koottathampathiyil" w:date="2022-06-09T10:58:00Z">
              <w:rPr>
                <w:rFonts w:ascii="Arial" w:hAnsi="Arial" w:cs="Arial"/>
                <w:color w:val="000000"/>
              </w:rPr>
            </w:rPrChange>
          </w:rPr>
          <w:delText>data</w:delText>
        </w:r>
      </w:del>
      <w:ins w:id="1688" w:author="Sujil Kumar Koottathampathiyil" w:date="2022-06-09T10:46:00Z">
        <w:r w:rsidRPr="00FD79BE">
          <w:rPr>
            <w:rFonts w:ascii="Arial" w:hAnsi="Arial" w:cs="Arial"/>
            <w:color w:val="000000"/>
            <w:sz w:val="24"/>
            <w:szCs w:val="24"/>
            <w:rPrChange w:id="1689" w:author="Sujil Kumar Koottathampathiyil" w:date="2022-06-09T10:58:00Z">
              <w:rPr>
                <w:rFonts w:ascii="Arial" w:hAnsi="Arial" w:cs="Arial"/>
                <w:color w:val="000000"/>
                <w:sz w:val="23"/>
                <w:szCs w:val="23"/>
              </w:rPr>
            </w:rPrChange>
          </w:rPr>
          <w:t>values</w:t>
        </w:r>
      </w:ins>
      <w:r w:rsidRPr="00FD79BE">
        <w:rPr>
          <w:rFonts w:ascii="Arial" w:hAnsi="Arial" w:cs="Arial"/>
          <w:color w:val="000000"/>
          <w:sz w:val="24"/>
          <w:szCs w:val="24"/>
          <w:rPrChange w:id="1690" w:author="Sujil Kumar Koottathampathiyil" w:date="2022-06-09T10:58:00Z">
            <w:rPr>
              <w:rFonts w:ascii="Arial" w:hAnsi="Arial" w:cs="Arial"/>
              <w:color w:val="000000"/>
            </w:rPr>
          </w:rPrChange>
        </w:rPr>
        <w:t>. I have AR 1 Model with one window.</w:t>
      </w:r>
    </w:p>
    <w:p w14:paraId="784283D9" w14:textId="77777777" w:rsidR="0049196A" w:rsidRPr="00FD79BE" w:rsidRDefault="0049196A" w:rsidP="0049196A">
      <w:pPr>
        <w:spacing w:line="360" w:lineRule="auto"/>
        <w:rPr>
          <w:rFonts w:ascii="Arial" w:hAnsi="Arial" w:cs="Arial"/>
          <w:b/>
          <w:bCs/>
          <w:sz w:val="24"/>
          <w:szCs w:val="24"/>
        </w:rPr>
      </w:pPr>
      <w:del w:id="1691" w:author="Sujil Kumar Koottathampathiyil" w:date="2022-06-09T08:21:00Z">
        <w:r w:rsidRPr="00FD79BE" w:rsidDel="00637E9E">
          <w:rPr>
            <w:rFonts w:ascii="Arial" w:hAnsi="Arial" w:cs="Arial"/>
            <w:b/>
            <w:bCs/>
            <w:sz w:val="24"/>
            <w:szCs w:val="24"/>
          </w:rPr>
          <w:delText>3</w:delText>
        </w:r>
      </w:del>
      <w:ins w:id="1692" w:author="Sujil Kumar Koottathampathiyil" w:date="2022-06-09T08:21:00Z">
        <w:r w:rsidRPr="00FD79BE">
          <w:rPr>
            <w:rFonts w:ascii="Arial" w:hAnsi="Arial" w:cs="Arial"/>
            <w:b/>
            <w:bCs/>
            <w:sz w:val="24"/>
            <w:szCs w:val="24"/>
          </w:rPr>
          <w:t>4</w:t>
        </w:r>
      </w:ins>
      <w:r w:rsidRPr="00FD79BE">
        <w:rPr>
          <w:rFonts w:ascii="Arial" w:hAnsi="Arial" w:cs="Arial"/>
          <w:b/>
          <w:bCs/>
          <w:sz w:val="24"/>
          <w:szCs w:val="24"/>
        </w:rPr>
        <w:t>.</w:t>
      </w:r>
      <w:del w:id="1693" w:author="Sujil Kumar Koottathampathiyil" w:date="2022-06-09T08:21:00Z">
        <w:r w:rsidRPr="00FD79BE" w:rsidDel="00637E9E">
          <w:rPr>
            <w:rFonts w:ascii="Arial" w:hAnsi="Arial" w:cs="Arial"/>
            <w:b/>
            <w:bCs/>
            <w:sz w:val="24"/>
            <w:szCs w:val="24"/>
          </w:rPr>
          <w:delText>3</w:delText>
        </w:r>
      </w:del>
      <w:ins w:id="1694" w:author="Sujil Kumar Koottathampathiyil" w:date="2022-06-09T08:21:00Z">
        <w:r w:rsidRPr="00FD79BE">
          <w:rPr>
            <w:rFonts w:ascii="Arial" w:hAnsi="Arial" w:cs="Arial"/>
            <w:b/>
            <w:bCs/>
            <w:sz w:val="24"/>
            <w:szCs w:val="24"/>
          </w:rPr>
          <w:t>4</w:t>
        </w:r>
      </w:ins>
      <w:r w:rsidRPr="00FD79BE">
        <w:rPr>
          <w:rFonts w:ascii="Arial" w:hAnsi="Arial" w:cs="Arial"/>
          <w:b/>
          <w:bCs/>
          <w:sz w:val="24"/>
          <w:szCs w:val="24"/>
        </w:rPr>
        <w:t>.4</w:t>
      </w:r>
      <w:r w:rsidRPr="00FD79BE">
        <w:rPr>
          <w:rFonts w:ascii="Arial" w:hAnsi="Arial" w:cs="Arial"/>
          <w:b/>
          <w:bCs/>
          <w:sz w:val="32"/>
          <w:szCs w:val="32"/>
        </w:rPr>
        <w:t xml:space="preserve"> </w:t>
      </w:r>
      <w:r w:rsidRPr="00FD79BE">
        <w:rPr>
          <w:rFonts w:ascii="Arial" w:hAnsi="Arial" w:cs="Arial"/>
          <w:b/>
          <w:bCs/>
          <w:sz w:val="24"/>
          <w:szCs w:val="24"/>
        </w:rPr>
        <w:t xml:space="preserve">Decision Tree Classifier </w:t>
      </w:r>
    </w:p>
    <w:p w14:paraId="2AC909FA" w14:textId="77777777" w:rsidR="0049196A" w:rsidRPr="00FD79BE" w:rsidRDefault="0049196A" w:rsidP="0049196A">
      <w:pPr>
        <w:spacing w:line="360" w:lineRule="auto"/>
        <w:rPr>
          <w:rFonts w:ascii="Arial" w:hAnsi="Arial" w:cs="Arial"/>
          <w:sz w:val="24"/>
          <w:szCs w:val="24"/>
        </w:rPr>
      </w:pPr>
      <w:r w:rsidRPr="00FD79BE">
        <w:rPr>
          <w:rFonts w:ascii="Arial" w:hAnsi="Arial" w:cs="Arial"/>
          <w:sz w:val="24"/>
          <w:szCs w:val="24"/>
        </w:rPr>
        <w:lastRenderedPageBreak/>
        <w:t xml:space="preserve">I have added a new column called risk where I split the data into two classes, class 1 stands for high risk and class 0 for low risk. Using </w:t>
      </w:r>
      <w:ins w:id="1695" w:author="Sujil Kumar Koottathampathiyil" w:date="2022-06-09T08:05:00Z">
        <w:r w:rsidRPr="00FD79BE">
          <w:rPr>
            <w:rFonts w:ascii="Arial" w:hAnsi="Arial" w:cs="Arial"/>
            <w:sz w:val="24"/>
            <w:szCs w:val="24"/>
          </w:rPr>
          <w:t xml:space="preserve">the </w:t>
        </w:r>
      </w:ins>
      <w:r w:rsidRPr="00FD79BE">
        <w:rPr>
          <w:rFonts w:ascii="Arial" w:hAnsi="Arial" w:cs="Arial"/>
          <w:sz w:val="24"/>
          <w:szCs w:val="24"/>
        </w:rPr>
        <w:t xml:space="preserve">decision tree model, I have made </w:t>
      </w:r>
      <w:ins w:id="1696" w:author="Sujil Kumar Koottathampathiyil" w:date="2022-06-09T08:05:00Z">
        <w:r w:rsidRPr="00FD79BE">
          <w:rPr>
            <w:rFonts w:ascii="Arial" w:hAnsi="Arial" w:cs="Arial"/>
            <w:sz w:val="24"/>
            <w:szCs w:val="24"/>
          </w:rPr>
          <w:t xml:space="preserve">a </w:t>
        </w:r>
      </w:ins>
      <w:r w:rsidRPr="00FD79BE">
        <w:rPr>
          <w:rFonts w:ascii="Arial" w:hAnsi="Arial" w:cs="Arial"/>
          <w:sz w:val="24"/>
          <w:szCs w:val="24"/>
        </w:rPr>
        <w:t>classification.</w:t>
      </w:r>
    </w:p>
    <w:p w14:paraId="7D909641" w14:textId="77777777" w:rsidR="0049196A" w:rsidRPr="00FD79BE" w:rsidRDefault="0049196A" w:rsidP="0049196A">
      <w:pPr>
        <w:spacing w:line="360" w:lineRule="auto"/>
        <w:jc w:val="center"/>
        <w:rPr>
          <w:rFonts w:ascii="Arial" w:hAnsi="Arial" w:cs="Arial"/>
          <w:b/>
          <w:bCs/>
          <w:sz w:val="24"/>
          <w:szCs w:val="24"/>
        </w:rPr>
      </w:pPr>
      <w:r w:rsidRPr="00FD79BE">
        <w:rPr>
          <w:rFonts w:ascii="Arial" w:hAnsi="Arial" w:cs="Arial"/>
          <w:noProof/>
          <w:sz w:val="24"/>
          <w:szCs w:val="24"/>
          <w:rPrChange w:id="1697" w:author="Sujil Kumar Koottathampathiyil" w:date="2022-06-09T10:58:00Z">
            <w:rPr>
              <w:noProof/>
            </w:rPr>
          </w:rPrChange>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44"/>
                    <a:stretch>
                      <a:fillRect/>
                    </a:stretch>
                  </pic:blipFill>
                  <pic:spPr>
                    <a:xfrm>
                      <a:off x="0" y="0"/>
                      <a:ext cx="5324475" cy="3810000"/>
                    </a:xfrm>
                    <a:prstGeom prst="rect">
                      <a:avLst/>
                    </a:prstGeom>
                  </pic:spPr>
                </pic:pic>
              </a:graphicData>
            </a:graphic>
          </wp:inline>
        </w:drawing>
      </w:r>
    </w:p>
    <w:p w14:paraId="2EE14508" w14:textId="77777777" w:rsidR="0049196A" w:rsidRPr="00FD79BE" w:rsidRDefault="0049196A" w:rsidP="0049196A">
      <w:pPr>
        <w:spacing w:line="360" w:lineRule="auto"/>
        <w:jc w:val="center"/>
        <w:rPr>
          <w:ins w:id="1698" w:author="Sujil Kumar Koottathampathiyil" w:date="2022-06-09T10:48:00Z"/>
          <w:rFonts w:ascii="Arial" w:eastAsia="Times New Roman" w:hAnsi="Arial" w:cs="Arial"/>
          <w:i/>
          <w:iCs/>
          <w:sz w:val="24"/>
          <w:szCs w:val="24"/>
          <w:rPrChange w:id="1699" w:author="Sujil Kumar Koottathampathiyil" w:date="2022-06-12T23:40:00Z">
            <w:rPr>
              <w:ins w:id="1700" w:author="Sujil Kumar Koottathampathiyil" w:date="2022-06-09T10:48:00Z"/>
              <w:rFonts w:ascii="Arial" w:eastAsia="Times New Roman" w:hAnsi="Arial" w:cs="Arial"/>
              <w:sz w:val="23"/>
              <w:szCs w:val="23"/>
            </w:rPr>
          </w:rPrChange>
        </w:rPr>
      </w:pPr>
      <w:ins w:id="1701" w:author="Sujil Kumar Koottathampathiyil" w:date="2022-06-09T10:48:00Z">
        <w:r w:rsidRPr="00FD79BE">
          <w:rPr>
            <w:rFonts w:ascii="Arial" w:eastAsia="Times New Roman" w:hAnsi="Arial" w:cs="Arial"/>
            <w:b/>
            <w:bCs/>
            <w:i/>
            <w:iCs/>
            <w:sz w:val="24"/>
            <w:szCs w:val="24"/>
            <w:rPrChange w:id="1702" w:author="Sujil Kumar Koottathampathiyil" w:date="2022-06-12T23:40:00Z">
              <w:rPr>
                <w:rFonts w:ascii="Arial" w:eastAsia="Times New Roman" w:hAnsi="Arial" w:cs="Arial"/>
                <w:b/>
                <w:bCs/>
                <w:sz w:val="23"/>
                <w:szCs w:val="23"/>
              </w:rPr>
            </w:rPrChange>
          </w:rPr>
          <w:t>Fig. 4.20</w:t>
        </w:r>
        <w:r w:rsidRPr="00FD79BE">
          <w:rPr>
            <w:rFonts w:ascii="Arial" w:hAnsi="Arial" w:cs="Arial"/>
            <w:i/>
            <w:iCs/>
            <w:sz w:val="24"/>
            <w:szCs w:val="24"/>
            <w:rPrChange w:id="1703" w:author="Sujil Kumar Koottathampathiyil" w:date="2022-06-12T23:40:00Z">
              <w:rPr>
                <w:sz w:val="23"/>
                <w:szCs w:val="23"/>
              </w:rPr>
            </w:rPrChange>
          </w:rPr>
          <w:t xml:space="preserve"> </w:t>
        </w:r>
        <w:r w:rsidRPr="00FD79BE">
          <w:rPr>
            <w:rFonts w:ascii="Arial" w:eastAsia="Times New Roman" w:hAnsi="Arial" w:cs="Arial"/>
            <w:i/>
            <w:iCs/>
            <w:sz w:val="24"/>
            <w:szCs w:val="24"/>
            <w:rPrChange w:id="1704" w:author="Sujil Kumar Koottathampathiyil" w:date="2022-06-12T23:40:00Z">
              <w:rPr>
                <w:rFonts w:ascii="Arial" w:eastAsia="Times New Roman" w:hAnsi="Arial" w:cs="Arial"/>
                <w:sz w:val="23"/>
                <w:szCs w:val="23"/>
              </w:rPr>
            </w:rPrChange>
          </w:rPr>
          <w:t>Plot of Forecast vs Actuals from AR Models</w:t>
        </w:r>
      </w:ins>
      <w:ins w:id="1705" w:author="Sujil Kumar Koottathampathiyil" w:date="2022-06-12T23:44:00Z">
        <w:r w:rsidRPr="00FD79BE">
          <w:rPr>
            <w:rFonts w:ascii="Arial" w:eastAsia="Times New Roman" w:hAnsi="Arial" w:cs="Arial"/>
            <w:i/>
            <w:iCs/>
            <w:sz w:val="24"/>
            <w:szCs w:val="24"/>
          </w:rPr>
          <w:t xml:space="preserve"> on Russian data</w:t>
        </w:r>
      </w:ins>
    </w:p>
    <w:p w14:paraId="132222D8" w14:textId="72EF3D74" w:rsidR="0049196A" w:rsidRPr="00FD79BE" w:rsidRDefault="0049196A" w:rsidP="0049196A">
      <w:pPr>
        <w:spacing w:line="360" w:lineRule="auto"/>
        <w:rPr>
          <w:rFonts w:ascii="Arial" w:hAnsi="Arial" w:cs="Arial"/>
          <w:sz w:val="24"/>
          <w:szCs w:val="24"/>
          <w:rPrChange w:id="1706" w:author="Sujil Kumar Koottathampathiyil" w:date="2022-06-09T10:58:00Z">
            <w:rPr>
              <w:rFonts w:ascii="Arial" w:hAnsi="Arial" w:cs="Arial"/>
              <w:b/>
              <w:bCs/>
              <w:sz w:val="32"/>
              <w:szCs w:val="32"/>
            </w:rPr>
          </w:rPrChange>
        </w:rPr>
      </w:pPr>
      <w:ins w:id="1707" w:author="Sujil Kumar Koottathampathiyil" w:date="2022-06-09T10:48:00Z">
        <w:r w:rsidRPr="00FD79BE">
          <w:rPr>
            <w:rFonts w:ascii="Arial" w:hAnsi="Arial" w:cs="Arial"/>
            <w:sz w:val="24"/>
            <w:szCs w:val="24"/>
            <w:rPrChange w:id="1708" w:author="Sujil Kumar Koottathampathiyil" w:date="2022-06-09T10:58:00Z">
              <w:rPr>
                <w:rFonts w:ascii="Arial" w:hAnsi="Arial" w:cs="Arial"/>
                <w:sz w:val="23"/>
                <w:szCs w:val="23"/>
              </w:rPr>
            </w:rPrChange>
          </w:rPr>
          <w:t xml:space="preserve">Fig 4.20 shows the result from the Decision Tree classification algorithm. </w:t>
        </w:r>
      </w:ins>
      <w:ins w:id="1709" w:author="Sujil Kumar Koottathampathiyil" w:date="2022-06-09T10:59:00Z">
        <w:r w:rsidRPr="00FD79BE">
          <w:rPr>
            <w:rFonts w:ascii="Arial" w:hAnsi="Arial" w:cs="Arial"/>
            <w:color w:val="000000"/>
            <w:sz w:val="24"/>
            <w:szCs w:val="24"/>
          </w:rPr>
          <w:t xml:space="preserve">Lee and Oh </w:t>
        </w:r>
      </w:ins>
      <w:r w:rsidR="0044020A" w:rsidRPr="00FD79BE">
        <w:rPr>
          <w:rFonts w:ascii="Arial" w:hAnsi="Arial" w:cs="Arial"/>
          <w:color w:val="000000"/>
          <w:sz w:val="24"/>
          <w:szCs w:val="24"/>
        </w:rPr>
        <w:t>(1996)</w:t>
      </w:r>
      <w:ins w:id="1710" w:author="Sujil Kumar Koottathampathiyil" w:date="2022-06-09T10:59:00Z">
        <w:r w:rsidRPr="00FD79BE">
          <w:rPr>
            <w:rFonts w:ascii="Arial" w:hAnsi="Arial" w:cs="Arial"/>
            <w:color w:val="000000"/>
            <w:sz w:val="24"/>
            <w:szCs w:val="24"/>
          </w:rPr>
          <w:t xml:space="preserve"> have done studies on Neural networks using a Decision Tree classifier to distinguish between complex features. Here </w:t>
        </w:r>
      </w:ins>
      <w:ins w:id="1711" w:author="Sujil Kumar Koottathampathiyil" w:date="2022-06-12T23:47:00Z">
        <w:r w:rsidRPr="00FD79BE">
          <w:rPr>
            <w:rFonts w:ascii="Arial" w:hAnsi="Arial" w:cs="Arial"/>
            <w:color w:val="000000"/>
            <w:sz w:val="24"/>
            <w:szCs w:val="24"/>
          </w:rPr>
          <w:t>this</w:t>
        </w:r>
      </w:ins>
      <w:ins w:id="1712" w:author="Sujil Kumar Koottathampathiyil" w:date="2022-06-09T10:59:00Z">
        <w:r w:rsidRPr="00FD79BE">
          <w:rPr>
            <w:rFonts w:ascii="Arial" w:hAnsi="Arial" w:cs="Arial"/>
            <w:color w:val="000000"/>
            <w:sz w:val="24"/>
            <w:szCs w:val="24"/>
          </w:rPr>
          <w:t xml:space="preserve"> go</w:t>
        </w:r>
      </w:ins>
      <w:ins w:id="1713" w:author="Sujil Kumar Koottathampathiyil" w:date="2022-06-09T11:31:00Z">
        <w:r w:rsidRPr="00FD79BE">
          <w:rPr>
            <w:rFonts w:ascii="Arial" w:hAnsi="Arial" w:cs="Arial"/>
            <w:color w:val="000000"/>
            <w:sz w:val="24"/>
            <w:szCs w:val="24"/>
          </w:rPr>
          <w:t>a</w:t>
        </w:r>
      </w:ins>
      <w:ins w:id="1714" w:author="Sujil Kumar Koottathampathiyil" w:date="2022-06-09T10:59:00Z">
        <w:r w:rsidRPr="00FD79BE">
          <w:rPr>
            <w:rFonts w:ascii="Arial" w:hAnsi="Arial" w:cs="Arial"/>
            <w:color w:val="000000"/>
            <w:sz w:val="24"/>
            <w:szCs w:val="24"/>
          </w:rPr>
          <w:t xml:space="preserve">ls are to separate the risk group and non-risk groups based on the feature called risk. I got 99.62 training accuracy and </w:t>
        </w:r>
      </w:ins>
      <w:ins w:id="1715" w:author="Sujil Kumar Koottathampathiyil" w:date="2022-06-09T11:00:00Z">
        <w:r w:rsidRPr="00FD79BE">
          <w:rPr>
            <w:rFonts w:ascii="Arial" w:hAnsi="Arial" w:cs="Arial"/>
            <w:color w:val="000000"/>
            <w:sz w:val="24"/>
            <w:szCs w:val="24"/>
          </w:rPr>
          <w:t xml:space="preserve">a hundred per cent </w:t>
        </w:r>
      </w:ins>
      <w:ins w:id="1716" w:author="Sujil Kumar Koottathampathiyil" w:date="2022-06-09T10:59:00Z">
        <w:r w:rsidRPr="00FD79BE">
          <w:rPr>
            <w:rFonts w:ascii="Arial" w:hAnsi="Arial" w:cs="Arial"/>
            <w:color w:val="000000"/>
            <w:sz w:val="24"/>
            <w:szCs w:val="24"/>
          </w:rPr>
          <w:t xml:space="preserve">testing </w:t>
        </w:r>
      </w:ins>
      <w:ins w:id="1717" w:author="Sujil Kumar Koottathampathiyil" w:date="2022-06-09T11:00:00Z">
        <w:r w:rsidRPr="00FD79BE">
          <w:rPr>
            <w:rFonts w:ascii="Arial" w:hAnsi="Arial" w:cs="Arial"/>
            <w:color w:val="000000"/>
            <w:sz w:val="24"/>
            <w:szCs w:val="24"/>
          </w:rPr>
          <w:t>accuracy.</w:t>
        </w:r>
      </w:ins>
    </w:p>
    <w:p w14:paraId="07AD9568" w14:textId="77777777" w:rsidR="00B66533" w:rsidRDefault="00B66533" w:rsidP="00B66533">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t>Chapter 5</w:t>
      </w:r>
    </w:p>
    <w:p w14:paraId="31F5E032" w14:textId="21165218" w:rsidR="00B66533" w:rsidRDefault="00B66533" w:rsidP="00A4074C">
      <w:pPr>
        <w:autoSpaceDE w:val="0"/>
        <w:autoSpaceDN w:val="0"/>
        <w:adjustRightInd w:val="0"/>
        <w:spacing w:after="0" w:line="360" w:lineRule="auto"/>
        <w:rPr>
          <w:rFonts w:ascii="NimbusSanL-Bold" w:hAnsi="NimbusSanL-Bold" w:cs="NimbusSanL-Bold"/>
          <w:b/>
          <w:bCs/>
          <w:sz w:val="47"/>
          <w:szCs w:val="47"/>
        </w:rPr>
      </w:pPr>
      <w:r>
        <w:rPr>
          <w:rFonts w:ascii="NimbusSanL-Bold" w:hAnsi="NimbusSanL-Bold" w:cs="NimbusSanL-Bold"/>
          <w:b/>
          <w:bCs/>
          <w:sz w:val="47"/>
          <w:szCs w:val="47"/>
        </w:rPr>
        <w:t>Evaluation and</w:t>
      </w:r>
      <w:r>
        <w:rPr>
          <w:rFonts w:ascii="NimbusSanL-Bold" w:hAnsi="NimbusSanL-Bold" w:cs="NimbusSanL-Bold"/>
          <w:b/>
          <w:bCs/>
          <w:sz w:val="47"/>
          <w:szCs w:val="47"/>
        </w:rPr>
        <w:t xml:space="preserve"> </w:t>
      </w:r>
      <w:r>
        <w:rPr>
          <w:rFonts w:ascii="NimbusSanL-Bold" w:hAnsi="NimbusSanL-Bold" w:cs="NimbusSanL-Bold"/>
          <w:b/>
          <w:bCs/>
          <w:sz w:val="47"/>
          <w:szCs w:val="47"/>
        </w:rPr>
        <w:t>Testing</w:t>
      </w:r>
    </w:p>
    <w:p w14:paraId="42C90B67" w14:textId="7E91945E" w:rsidR="0049196A" w:rsidRPr="00FD79BE" w:rsidRDefault="0049196A" w:rsidP="00A4074C">
      <w:pPr>
        <w:spacing w:line="360" w:lineRule="auto"/>
        <w:rPr>
          <w:ins w:id="1718" w:author="Sujil Kumar Koottathampathiyil" w:date="2022-06-12T23:37:00Z"/>
          <w:rFonts w:ascii="Arial" w:hAnsi="Arial" w:cs="Arial"/>
          <w:noProof/>
        </w:rPr>
      </w:pPr>
      <w:r w:rsidRPr="00FD79BE">
        <w:rPr>
          <w:rFonts w:ascii="Arial" w:hAnsi="Arial" w:cs="Arial"/>
          <w:sz w:val="24"/>
          <w:szCs w:val="24"/>
        </w:rPr>
        <w:t xml:space="preserve">Evaluation of </w:t>
      </w:r>
      <w:ins w:id="1719" w:author="Sujil Kumar Koottathampathiyil" w:date="2022-06-09T08:04:00Z">
        <w:r w:rsidRPr="00FD79BE">
          <w:rPr>
            <w:rFonts w:ascii="Arial" w:hAnsi="Arial" w:cs="Arial"/>
            <w:sz w:val="24"/>
            <w:szCs w:val="24"/>
          </w:rPr>
          <w:t xml:space="preserve">the </w:t>
        </w:r>
      </w:ins>
      <w:r w:rsidRPr="00FD79BE">
        <w:rPr>
          <w:rFonts w:ascii="Arial" w:hAnsi="Arial" w:cs="Arial"/>
          <w:sz w:val="24"/>
          <w:szCs w:val="24"/>
        </w:rPr>
        <w:t>model is as important as making the model. I have created 3 models in ARMA</w:t>
      </w:r>
      <w:del w:id="1720" w:author="Sujil Kumar Koottathampathiyil" w:date="2022-06-09T08:04:00Z">
        <w:r w:rsidRPr="00FD79BE" w:rsidDel="002A0352">
          <w:rPr>
            <w:rFonts w:ascii="Arial" w:hAnsi="Arial" w:cs="Arial"/>
            <w:sz w:val="24"/>
            <w:szCs w:val="24"/>
          </w:rPr>
          <w:delText xml:space="preserve"> </w:delText>
        </w:r>
      </w:del>
      <w:r w:rsidRPr="00FD79BE">
        <w:rPr>
          <w:rFonts w:ascii="Arial" w:hAnsi="Arial" w:cs="Arial"/>
          <w:sz w:val="24"/>
          <w:szCs w:val="24"/>
        </w:rPr>
        <w:t xml:space="preserve">, Auto regression and Vector Auto regression. Using mean squared error and R-squared error I took the error rates of different models. Accuracy </w:t>
      </w:r>
      <w:ins w:id="1721" w:author="Sujil Kumar Koottathampathiyil" w:date="2022-06-09T08:04:00Z">
        <w:r w:rsidRPr="00FD79BE">
          <w:rPr>
            <w:rFonts w:ascii="Arial" w:hAnsi="Arial" w:cs="Arial"/>
            <w:sz w:val="24"/>
            <w:szCs w:val="24"/>
          </w:rPr>
          <w:t xml:space="preserve">is </w:t>
        </w:r>
      </w:ins>
      <w:r w:rsidRPr="00FD79BE">
        <w:rPr>
          <w:rFonts w:ascii="Arial" w:hAnsi="Arial" w:cs="Arial"/>
          <w:sz w:val="24"/>
          <w:szCs w:val="24"/>
        </w:rPr>
        <w:t xml:space="preserve">also calculated to </w:t>
      </w:r>
      <w:r w:rsidRPr="00FD79BE">
        <w:rPr>
          <w:rFonts w:ascii="Arial" w:hAnsi="Arial" w:cs="Arial"/>
          <w:sz w:val="24"/>
          <w:szCs w:val="24"/>
        </w:rPr>
        <w:lastRenderedPageBreak/>
        <w:t xml:space="preserve">understand how efficient and precise </w:t>
      </w:r>
      <w:del w:id="1722" w:author="Sujil Kumar Koottathampathiyil" w:date="2022-06-12T23:47:00Z">
        <w:r w:rsidRPr="00FD79BE" w:rsidDel="008A07D6">
          <w:rPr>
            <w:rFonts w:ascii="Arial" w:hAnsi="Arial" w:cs="Arial"/>
            <w:sz w:val="24"/>
            <w:szCs w:val="24"/>
          </w:rPr>
          <w:delText>my</w:delText>
        </w:r>
      </w:del>
      <w:ins w:id="1723" w:author="Sujil Kumar Koottathampathiyil" w:date="2022-06-12T23:47:00Z">
        <w:r w:rsidRPr="00FD79BE">
          <w:rPr>
            <w:rFonts w:ascii="Arial" w:hAnsi="Arial" w:cs="Arial"/>
            <w:sz w:val="24"/>
            <w:szCs w:val="24"/>
          </w:rPr>
          <w:t>this</w:t>
        </w:r>
      </w:ins>
      <w:r w:rsidRPr="00FD79BE">
        <w:rPr>
          <w:rFonts w:ascii="Arial" w:hAnsi="Arial" w:cs="Arial"/>
          <w:sz w:val="24"/>
          <w:szCs w:val="24"/>
        </w:rPr>
        <w:t xml:space="preserve"> model is.  </w:t>
      </w:r>
      <w:ins w:id="1724" w:author="Sujil Kumar Koottathampathiyil" w:date="2022-06-12T23:37:00Z">
        <w:r w:rsidRPr="00FD79BE">
          <w:rPr>
            <w:rFonts w:ascii="Arial" w:hAnsi="Arial" w:cs="Arial"/>
            <w:sz w:val="24"/>
            <w:szCs w:val="24"/>
          </w:rPr>
          <w:t>Despite the fact that the model below was constructed using a Russian dataset. The live dashboard and modeling for the final product will be based on the whole country's master dataset.</w:t>
        </w:r>
      </w:ins>
    </w:p>
    <w:p w14:paraId="35C7561F" w14:textId="77777777" w:rsidR="0049196A" w:rsidRPr="00FD79BE" w:rsidRDefault="0049196A" w:rsidP="0049196A">
      <w:pPr>
        <w:spacing w:line="360" w:lineRule="auto"/>
        <w:rPr>
          <w:rFonts w:ascii="Arial" w:hAnsi="Arial" w:cs="Arial"/>
          <w:noProof/>
        </w:rPr>
      </w:pPr>
      <w:del w:id="1725" w:author="Sujil Kumar Koottathampathiyil" w:date="2022-06-12T23:37:00Z">
        <w:r w:rsidRPr="00FD79BE" w:rsidDel="00754564">
          <w:rPr>
            <w:rFonts w:ascii="Arial" w:hAnsi="Arial" w:cs="Arial"/>
            <w:sz w:val="24"/>
            <w:szCs w:val="24"/>
          </w:rPr>
          <w:delText>Initial modeling was done on time series of “</w:delText>
        </w:r>
      </w:del>
      <w:del w:id="1726" w:author="Sujil Kumar Koottathampathiyil" w:date="2022-06-09T08:04:00Z">
        <w:r w:rsidRPr="00FD79BE" w:rsidDel="002A0352">
          <w:rPr>
            <w:rFonts w:ascii="Arial" w:hAnsi="Arial" w:cs="Arial"/>
            <w:sz w:val="24"/>
            <w:szCs w:val="24"/>
          </w:rPr>
          <w:delText xml:space="preserve">Republic of </w:delText>
        </w:r>
      </w:del>
      <w:del w:id="1727" w:author="Sujil Kumar Koottathampathiyil" w:date="2022-06-12T23:37:00Z">
        <w:r w:rsidRPr="00FD79BE" w:rsidDel="00754564">
          <w:rPr>
            <w:rFonts w:ascii="Arial" w:hAnsi="Arial" w:cs="Arial"/>
            <w:sz w:val="24"/>
            <w:szCs w:val="24"/>
          </w:rPr>
          <w:delText>Russia”. Final modeling will be done on live website using python Dash or Streamlit.</w:delText>
        </w:r>
      </w:del>
    </w:p>
    <w:p w14:paraId="3B3FA5B9" w14:textId="77777777" w:rsidR="0049196A" w:rsidRPr="00FD79BE" w:rsidRDefault="0049196A" w:rsidP="0049196A">
      <w:pPr>
        <w:spacing w:line="360" w:lineRule="auto"/>
        <w:jc w:val="center"/>
        <w:rPr>
          <w:ins w:id="1728" w:author="Sujil Kumar Koottathampathiyil" w:date="2022-06-09T11:00:00Z"/>
          <w:rFonts w:ascii="Arial" w:hAnsi="Arial" w:cs="Arial"/>
          <w:sz w:val="24"/>
          <w:szCs w:val="24"/>
        </w:rPr>
      </w:pPr>
      <w:r w:rsidRPr="00FD79BE">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45"/>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FD79BE" w:rsidRDefault="0049196A" w:rsidP="0049196A">
      <w:pPr>
        <w:spacing w:line="360" w:lineRule="auto"/>
        <w:jc w:val="center"/>
        <w:rPr>
          <w:rFonts w:ascii="Arial" w:eastAsia="Times New Roman" w:hAnsi="Arial" w:cs="Arial"/>
          <w:i/>
          <w:iCs/>
          <w:sz w:val="24"/>
          <w:szCs w:val="24"/>
          <w:rPrChange w:id="1729" w:author="Sujil Kumar Koottathampathiyil" w:date="2022-06-12T23:37:00Z">
            <w:rPr>
              <w:rFonts w:ascii="Arial" w:hAnsi="Arial" w:cs="Arial"/>
              <w:sz w:val="24"/>
              <w:szCs w:val="24"/>
            </w:rPr>
          </w:rPrChange>
        </w:rPr>
      </w:pPr>
      <w:ins w:id="1730" w:author="Sujil Kumar Koottathampathiyil" w:date="2022-06-09T11:00:00Z">
        <w:r w:rsidRPr="00FD79BE">
          <w:rPr>
            <w:rFonts w:ascii="Arial" w:eastAsia="Times New Roman" w:hAnsi="Arial" w:cs="Arial"/>
            <w:b/>
            <w:bCs/>
            <w:i/>
            <w:iCs/>
            <w:sz w:val="24"/>
            <w:szCs w:val="24"/>
            <w:rPrChange w:id="1731" w:author="Sujil Kumar Koottathampathiyil" w:date="2022-06-12T23:37:00Z">
              <w:rPr>
                <w:rFonts w:ascii="Arial" w:eastAsia="Times New Roman" w:hAnsi="Arial" w:cs="Arial"/>
                <w:b/>
                <w:bCs/>
                <w:sz w:val="24"/>
                <w:szCs w:val="24"/>
              </w:rPr>
            </w:rPrChange>
          </w:rPr>
          <w:t>Fig. 4.21</w:t>
        </w:r>
        <w:r w:rsidRPr="00FD79BE">
          <w:rPr>
            <w:rFonts w:ascii="Arial" w:hAnsi="Arial" w:cs="Arial"/>
            <w:i/>
            <w:iCs/>
            <w:sz w:val="24"/>
            <w:szCs w:val="24"/>
            <w:rPrChange w:id="1732" w:author="Sujil Kumar Koottathampathiyil" w:date="2022-06-12T23:37:00Z">
              <w:rPr>
                <w:sz w:val="24"/>
                <w:szCs w:val="24"/>
              </w:rPr>
            </w:rPrChange>
          </w:rPr>
          <w:t xml:space="preserve"> </w:t>
        </w:r>
      </w:ins>
      <w:ins w:id="1733" w:author="Sujil Kumar Koottathampathiyil" w:date="2022-06-09T11:01:00Z">
        <w:r w:rsidRPr="00FD79BE">
          <w:rPr>
            <w:rFonts w:ascii="Arial" w:eastAsia="Times New Roman" w:hAnsi="Arial" w:cs="Arial"/>
            <w:i/>
            <w:iCs/>
            <w:sz w:val="24"/>
            <w:szCs w:val="24"/>
            <w:rPrChange w:id="1734" w:author="Sujil Kumar Koottathampathiyil" w:date="2022-06-12T23:37:00Z">
              <w:rPr>
                <w:rFonts w:ascii="Arial" w:eastAsia="Times New Roman" w:hAnsi="Arial" w:cs="Arial"/>
                <w:sz w:val="24"/>
                <w:szCs w:val="24"/>
              </w:rPr>
            </w:rPrChange>
          </w:rPr>
          <w:t>ARIMA Diagnostic plots</w:t>
        </w:r>
      </w:ins>
      <w:ins w:id="1735" w:author="Sujil Kumar Koottathampathiyil" w:date="2022-06-12T23:45:00Z">
        <w:r w:rsidRPr="00FD79BE">
          <w:rPr>
            <w:rFonts w:ascii="Arial" w:eastAsia="Times New Roman" w:hAnsi="Arial" w:cs="Arial"/>
            <w:i/>
            <w:iCs/>
            <w:sz w:val="24"/>
            <w:szCs w:val="24"/>
          </w:rPr>
          <w:t xml:space="preserve"> on Russian data</w:t>
        </w:r>
      </w:ins>
    </w:p>
    <w:p w14:paraId="1C112A67" w14:textId="156D1932" w:rsidR="0049196A" w:rsidRPr="00FD79BE" w:rsidRDefault="0049196A" w:rsidP="0049196A">
      <w:pPr>
        <w:spacing w:line="360" w:lineRule="auto"/>
        <w:rPr>
          <w:ins w:id="1736" w:author="Sujil Kumar Koottathampathiyil" w:date="2022-06-09T10:37:00Z"/>
          <w:rFonts w:ascii="Arial" w:hAnsi="Arial" w:cs="Arial"/>
        </w:rPr>
      </w:pPr>
      <w:del w:id="1737" w:author="Sujil Kumar Koottathampathiyil" w:date="2022-06-09T08:03:00Z">
        <w:r w:rsidRPr="00FD79BE" w:rsidDel="002A0352">
          <w:rPr>
            <w:rFonts w:ascii="Arial" w:hAnsi="Arial" w:cs="Arial"/>
          </w:rPr>
          <w:delText xml:space="preserve">Finalizing </w:delText>
        </w:r>
      </w:del>
      <w:ins w:id="1738" w:author="Sujil Kumar Koottathampathiyil" w:date="2022-06-09T08:03:00Z">
        <w:r w:rsidRPr="00FD79BE">
          <w:rPr>
            <w:rFonts w:ascii="Arial" w:hAnsi="Arial" w:cs="Arial"/>
          </w:rPr>
          <w:t xml:space="preserve">After finalizing </w:t>
        </w:r>
      </w:ins>
      <w:del w:id="1739" w:author="Sujil Kumar Koottathampathiyil" w:date="2022-06-12T23:47:00Z">
        <w:r w:rsidRPr="00FD79BE" w:rsidDel="008A07D6">
          <w:rPr>
            <w:rFonts w:ascii="Arial" w:hAnsi="Arial" w:cs="Arial"/>
          </w:rPr>
          <w:delText>my</w:delText>
        </w:r>
      </w:del>
      <w:r w:rsidR="00854A6D" w:rsidRPr="00FD79BE">
        <w:rPr>
          <w:rFonts w:ascii="Arial" w:hAnsi="Arial" w:cs="Arial"/>
        </w:rPr>
        <w:t>this model</w:t>
      </w:r>
      <w:r w:rsidRPr="00FD79BE">
        <w:rPr>
          <w:rFonts w:ascii="Arial" w:hAnsi="Arial" w:cs="Arial"/>
        </w:rPr>
        <w:t xml:space="preserve">, I would be able to add more evaluation techniques. Above are the four diagnostic plots I have created after running ARIMA Model. Looking at the plots I can say there is no pattern in the standardized model. Looking at the Histogram there is no </w:t>
      </w:r>
      <w:del w:id="1740" w:author="Sujil Kumar Koottathampathiyil" w:date="2022-06-09T08:03:00Z">
        <w:r w:rsidRPr="00FD79BE" w:rsidDel="002A0352">
          <w:rPr>
            <w:rFonts w:ascii="Arial" w:hAnsi="Arial" w:cs="Arial"/>
          </w:rPr>
          <w:delText xml:space="preserve">gaussian </w:delText>
        </w:r>
      </w:del>
      <w:ins w:id="1741" w:author="Sujil Kumar Koottathampathiyil" w:date="2022-06-09T08:03:00Z">
        <w:r w:rsidRPr="00FD79BE">
          <w:rPr>
            <w:rFonts w:ascii="Arial" w:hAnsi="Arial" w:cs="Arial"/>
          </w:rPr>
          <w:t xml:space="preserve">Gaussian </w:t>
        </w:r>
      </w:ins>
      <w:r w:rsidRPr="00FD79BE">
        <w:rPr>
          <w:rFonts w:ascii="Arial" w:hAnsi="Arial" w:cs="Arial"/>
        </w:rPr>
        <w:t>distribution (green and red line</w:t>
      </w:r>
      <w:ins w:id="1742" w:author="Sujil Kumar Koottathampathiyil" w:date="2022-06-09T08:03:00Z">
        <w:r w:rsidRPr="00FD79BE">
          <w:rPr>
            <w:rFonts w:ascii="Arial" w:hAnsi="Arial" w:cs="Arial"/>
          </w:rPr>
          <w:t>s</w:t>
        </w:r>
      </w:ins>
      <w:r w:rsidRPr="00FD79BE">
        <w:rPr>
          <w:rFonts w:ascii="Arial" w:hAnsi="Arial" w:cs="Arial"/>
        </w:rPr>
        <w:t xml:space="preserve"> should be almost the same for gaussian). The QQ Plot seems to be not normally distributed, if it is normally distributed all the blue dots will be aligned over the line (except </w:t>
      </w:r>
      <w:ins w:id="1743" w:author="Sujil Kumar Koottathampathiyil" w:date="2022-06-09T08:03:00Z">
        <w:r w:rsidRPr="00FD79BE">
          <w:rPr>
            <w:rFonts w:ascii="Arial" w:hAnsi="Arial" w:cs="Arial"/>
          </w:rPr>
          <w:t xml:space="preserve">for </w:t>
        </w:r>
      </w:ins>
      <w:r w:rsidRPr="00FD79BE">
        <w:rPr>
          <w:rFonts w:ascii="Arial" w:hAnsi="Arial" w:cs="Arial"/>
        </w:rPr>
        <w:t xml:space="preserve">some values in </w:t>
      </w:r>
      <w:del w:id="1744" w:author="Sujil Kumar Koottathampathiyil" w:date="2022-06-09T08:03:00Z">
        <w:r w:rsidRPr="00FD79BE" w:rsidDel="002A0352">
          <w:rPr>
            <w:rFonts w:ascii="Arial" w:hAnsi="Arial" w:cs="Arial"/>
          </w:rPr>
          <w:delText xml:space="preserve">the </w:delText>
        </w:r>
      </w:del>
      <w:r w:rsidRPr="00FD79BE">
        <w:rPr>
          <w:rFonts w:ascii="Arial" w:hAnsi="Arial" w:cs="Arial"/>
        </w:rPr>
        <w:t>either end)</w:t>
      </w:r>
      <w:r w:rsidR="00F4270B">
        <w:rPr>
          <w:rFonts w:ascii="Arial" w:hAnsi="Arial" w:cs="Arial"/>
        </w:rPr>
        <w:t>.</w:t>
      </w:r>
    </w:p>
    <w:p w14:paraId="59947DD8" w14:textId="77777777" w:rsidR="0049196A" w:rsidRPr="00FD79BE" w:rsidRDefault="0049196A" w:rsidP="0049196A">
      <w:pPr>
        <w:spacing w:line="360" w:lineRule="auto"/>
        <w:jc w:val="center"/>
        <w:rPr>
          <w:ins w:id="1745" w:author="Sujil Kumar Koottathampathiyil" w:date="2022-06-09T10:37:00Z"/>
          <w:rFonts w:ascii="Arial" w:hAnsi="Arial" w:cs="Arial"/>
          <w:color w:val="000000"/>
        </w:rPr>
      </w:pPr>
      <w:ins w:id="1746" w:author="Sujil Kumar Koottathampathiyil" w:date="2022-06-09T10:37:00Z">
        <w:r w:rsidRPr="00FD79BE">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41"/>
                      <a:stretch>
                        <a:fillRect/>
                      </a:stretch>
                    </pic:blipFill>
                    <pic:spPr>
                      <a:xfrm>
                        <a:off x="0" y="0"/>
                        <a:ext cx="2066753" cy="4284273"/>
                      </a:xfrm>
                      <a:prstGeom prst="rect">
                        <a:avLst/>
                      </a:prstGeom>
                    </pic:spPr>
                  </pic:pic>
                </a:graphicData>
              </a:graphic>
            </wp:inline>
          </w:drawing>
        </w:r>
      </w:ins>
    </w:p>
    <w:p w14:paraId="30ACABCD" w14:textId="77777777" w:rsidR="0049196A" w:rsidRPr="00FD79BE" w:rsidRDefault="0049196A" w:rsidP="0049196A">
      <w:pPr>
        <w:spacing w:line="360" w:lineRule="auto"/>
        <w:jc w:val="center"/>
        <w:rPr>
          <w:ins w:id="1747" w:author="Sujil Kumar Koottathampathiyil" w:date="2022-06-09T10:37:00Z"/>
          <w:rFonts w:ascii="Arial" w:eastAsia="Times New Roman" w:hAnsi="Arial" w:cs="Arial"/>
          <w:i/>
          <w:iCs/>
          <w:sz w:val="24"/>
          <w:szCs w:val="24"/>
          <w:rPrChange w:id="1748" w:author="Sujil Kumar Koottathampathiyil" w:date="2022-06-12T23:37:00Z">
            <w:rPr>
              <w:ins w:id="1749" w:author="Sujil Kumar Koottathampathiyil" w:date="2022-06-09T10:37:00Z"/>
              <w:rFonts w:ascii="Arial" w:eastAsia="Times New Roman" w:hAnsi="Arial" w:cs="Arial"/>
              <w:sz w:val="24"/>
              <w:szCs w:val="24"/>
            </w:rPr>
          </w:rPrChange>
        </w:rPr>
      </w:pPr>
      <w:ins w:id="1750" w:author="Sujil Kumar Koottathampathiyil" w:date="2022-06-09T10:37:00Z">
        <w:r w:rsidRPr="00FD79BE">
          <w:rPr>
            <w:rFonts w:ascii="Arial" w:eastAsia="Times New Roman" w:hAnsi="Arial" w:cs="Arial"/>
            <w:b/>
            <w:bCs/>
            <w:i/>
            <w:iCs/>
            <w:sz w:val="24"/>
            <w:szCs w:val="24"/>
            <w:rPrChange w:id="1751" w:author="Sujil Kumar Koottathampathiyil" w:date="2022-06-12T23:37:00Z">
              <w:rPr>
                <w:rFonts w:ascii="Arial" w:eastAsia="Times New Roman" w:hAnsi="Arial" w:cs="Arial"/>
                <w:b/>
                <w:bCs/>
                <w:sz w:val="24"/>
                <w:szCs w:val="24"/>
              </w:rPr>
            </w:rPrChange>
          </w:rPr>
          <w:t>Fig. 4.</w:t>
        </w:r>
      </w:ins>
      <w:ins w:id="1752" w:author="Sujil Kumar Koottathampathiyil" w:date="2022-06-09T11:01:00Z">
        <w:r w:rsidRPr="00FD79BE">
          <w:rPr>
            <w:rFonts w:ascii="Arial" w:eastAsia="Times New Roman" w:hAnsi="Arial" w:cs="Arial"/>
            <w:b/>
            <w:bCs/>
            <w:i/>
            <w:iCs/>
            <w:sz w:val="24"/>
            <w:szCs w:val="24"/>
            <w:rPrChange w:id="1753" w:author="Sujil Kumar Koottathampathiyil" w:date="2022-06-12T23:37:00Z">
              <w:rPr>
                <w:rFonts w:ascii="Arial" w:eastAsia="Times New Roman" w:hAnsi="Arial" w:cs="Arial"/>
                <w:b/>
                <w:bCs/>
                <w:sz w:val="24"/>
                <w:szCs w:val="24"/>
              </w:rPr>
            </w:rPrChange>
          </w:rPr>
          <w:t>22</w:t>
        </w:r>
      </w:ins>
      <w:ins w:id="1754" w:author="Sujil Kumar Koottathampathiyil" w:date="2022-06-09T10:37:00Z">
        <w:r w:rsidRPr="00FD79BE">
          <w:rPr>
            <w:rFonts w:ascii="Arial" w:hAnsi="Arial" w:cs="Arial"/>
            <w:i/>
            <w:iCs/>
            <w:rPrChange w:id="1755" w:author="Sujil Kumar Koottathampathiyil" w:date="2022-06-12T23:37:00Z">
              <w:rPr/>
            </w:rPrChange>
          </w:rPr>
          <w:t xml:space="preserve"> </w:t>
        </w:r>
        <w:r w:rsidRPr="00FD79BE">
          <w:rPr>
            <w:rFonts w:ascii="Arial" w:eastAsia="Times New Roman" w:hAnsi="Arial" w:cs="Arial"/>
            <w:i/>
            <w:iCs/>
            <w:sz w:val="24"/>
            <w:szCs w:val="24"/>
            <w:rPrChange w:id="1756" w:author="Sujil Kumar Koottathampathiyil" w:date="2022-06-12T23:37:00Z">
              <w:rPr>
                <w:rFonts w:ascii="Arial" w:eastAsia="Times New Roman" w:hAnsi="Arial" w:cs="Arial"/>
                <w:sz w:val="24"/>
                <w:szCs w:val="24"/>
              </w:rPr>
            </w:rPrChange>
          </w:rPr>
          <w:t>Plot of Forecast vs Actuals from VAR Models</w:t>
        </w:r>
      </w:ins>
      <w:ins w:id="1757" w:author="Sujil Kumar Koottathampathiyil" w:date="2022-06-12T23:45:00Z">
        <w:r w:rsidRPr="00FD79BE">
          <w:rPr>
            <w:rFonts w:ascii="Arial" w:eastAsia="Times New Roman" w:hAnsi="Arial" w:cs="Arial"/>
            <w:i/>
            <w:iCs/>
            <w:sz w:val="24"/>
            <w:szCs w:val="24"/>
          </w:rPr>
          <w:t xml:space="preserve"> on Russian data</w:t>
        </w:r>
      </w:ins>
    </w:p>
    <w:p w14:paraId="6B479343" w14:textId="77777777" w:rsidR="0049196A" w:rsidRPr="00FD79BE" w:rsidRDefault="0049196A" w:rsidP="0049196A">
      <w:pPr>
        <w:spacing w:line="360" w:lineRule="auto"/>
        <w:jc w:val="both"/>
        <w:rPr>
          <w:moveTo w:id="1758" w:author="Sujil Kumar Koottathampathiyil" w:date="2022-06-09T10:38:00Z"/>
          <w:rFonts w:ascii="Arial" w:hAnsi="Arial" w:cs="Arial"/>
          <w:color w:val="000000"/>
        </w:rPr>
      </w:pPr>
      <w:moveToRangeStart w:id="1759" w:author="Sujil Kumar Koottathampathiyil" w:date="2022-06-09T10:38:00Z" w:name="move105663521"/>
      <w:moveTo w:id="1760" w:author="Sujil Kumar Koottathampathiyil" w:date="2022-06-09T10:38:00Z">
        <w:r w:rsidRPr="00FD79BE">
          <w:rPr>
            <w:rFonts w:ascii="Arial" w:hAnsi="Arial" w:cs="Arial"/>
            <w:color w:val="000000"/>
          </w:rPr>
          <w:t xml:space="preserve">As you can see in </w:t>
        </w:r>
        <w:del w:id="1761" w:author="Sujil Kumar Koottathampathiyil" w:date="2022-06-09T11:01:00Z">
          <w:r w:rsidRPr="00FD79BE" w:rsidDel="00B4129C">
            <w:rPr>
              <w:rFonts w:ascii="Arial" w:hAnsi="Arial" w:cs="Arial"/>
              <w:color w:val="000000"/>
            </w:rPr>
            <w:delText xml:space="preserve">the </w:delText>
          </w:r>
        </w:del>
        <w:r w:rsidRPr="00FD79BE">
          <w:rPr>
            <w:rFonts w:ascii="Arial" w:hAnsi="Arial" w:cs="Arial"/>
            <w:color w:val="000000"/>
          </w:rPr>
          <w:t>fig</w:t>
        </w:r>
      </w:moveTo>
      <w:ins w:id="1762" w:author="Sujil Kumar Koottathampathiyil" w:date="2022-06-09T10:38:00Z">
        <w:r w:rsidRPr="00FD79BE">
          <w:rPr>
            <w:rFonts w:ascii="Arial" w:hAnsi="Arial" w:cs="Arial"/>
            <w:color w:val="000000"/>
          </w:rPr>
          <w:t xml:space="preserve"> </w:t>
        </w:r>
      </w:ins>
      <w:ins w:id="1763" w:author="Sujil Kumar Koottathampathiyil" w:date="2022-06-09T11:01:00Z">
        <w:r w:rsidRPr="00FD79BE">
          <w:rPr>
            <w:rFonts w:ascii="Arial" w:hAnsi="Arial" w:cs="Arial"/>
            <w:color w:val="000000"/>
          </w:rPr>
          <w:t>4.22</w:t>
        </w:r>
      </w:ins>
      <w:moveTo w:id="1764" w:author="Sujil Kumar Koottathampathiyil" w:date="2022-06-09T10:38:00Z">
        <w:r w:rsidRPr="00FD79BE">
          <w:rPr>
            <w:rFonts w:ascii="Arial" w:hAnsi="Arial" w:cs="Arial"/>
            <w:color w:val="000000"/>
          </w:rPr>
          <w:t>, we have calculated the accuracy of each variable. This helps us understand how well our model is performing.</w:t>
        </w:r>
      </w:moveTo>
    </w:p>
    <w:moveToRangeEnd w:id="1759"/>
    <w:p w14:paraId="33E96F98" w14:textId="77777777" w:rsidR="0049196A" w:rsidRPr="00FD79BE" w:rsidRDefault="0049196A" w:rsidP="0049196A">
      <w:pPr>
        <w:spacing w:line="360" w:lineRule="auto"/>
        <w:rPr>
          <w:rFonts w:ascii="Arial" w:hAnsi="Arial" w:cs="Arial"/>
        </w:rPr>
      </w:pPr>
    </w:p>
    <w:p w14:paraId="1D6AF69C" w14:textId="77777777" w:rsidR="0049196A" w:rsidRPr="00FD79BE" w:rsidRDefault="0049196A" w:rsidP="0049196A">
      <w:pPr>
        <w:spacing w:line="360" w:lineRule="auto"/>
        <w:rPr>
          <w:rFonts w:ascii="Arial" w:hAnsi="Arial" w:cs="Arial"/>
          <w:b/>
          <w:bCs/>
          <w:sz w:val="32"/>
          <w:szCs w:val="32"/>
        </w:rPr>
      </w:pPr>
      <w:ins w:id="1765" w:author="Sujil Kumar Koottathampathiyil" w:date="2022-06-09T08:21:00Z">
        <w:r w:rsidRPr="00FD79BE">
          <w:rPr>
            <w:rFonts w:ascii="Arial" w:hAnsi="Arial" w:cs="Arial"/>
            <w:b/>
            <w:bCs/>
            <w:sz w:val="32"/>
            <w:szCs w:val="32"/>
          </w:rPr>
          <w:t>4</w:t>
        </w:r>
      </w:ins>
      <w:del w:id="1766" w:author="Sujil Kumar Koottathampathiyil" w:date="2022-06-09T08:21:00Z">
        <w:r w:rsidRPr="00FD79BE" w:rsidDel="00637E9E">
          <w:rPr>
            <w:rFonts w:ascii="Arial" w:hAnsi="Arial" w:cs="Arial"/>
            <w:b/>
            <w:bCs/>
            <w:sz w:val="32"/>
            <w:szCs w:val="32"/>
          </w:rPr>
          <w:delText>3</w:delText>
        </w:r>
      </w:del>
      <w:r w:rsidRPr="00FD79BE">
        <w:rPr>
          <w:rFonts w:ascii="Arial" w:hAnsi="Arial" w:cs="Arial"/>
          <w:b/>
          <w:bCs/>
          <w:sz w:val="32"/>
          <w:szCs w:val="32"/>
        </w:rPr>
        <w:t xml:space="preserve">.5 Data Storage </w:t>
      </w:r>
    </w:p>
    <w:p w14:paraId="2B8370BA" w14:textId="77777777" w:rsidR="0049196A" w:rsidRPr="00FD79BE" w:rsidDel="002A0352" w:rsidRDefault="0049196A" w:rsidP="0049196A">
      <w:pPr>
        <w:spacing w:line="360" w:lineRule="auto"/>
        <w:jc w:val="both"/>
        <w:rPr>
          <w:del w:id="1767" w:author="Sujil Kumar Koottathampathiyil" w:date="2022-06-09T08:03:00Z"/>
          <w:rFonts w:ascii="Arial" w:hAnsi="Arial" w:cs="Arial"/>
        </w:rPr>
      </w:pPr>
      <w:r w:rsidRPr="00FD79BE">
        <w:rPr>
          <w:rFonts w:ascii="Arial" w:hAnsi="Arial" w:cs="Arial"/>
        </w:rPr>
        <w:t xml:space="preserve">Thirdly, we need a database server for data to be stored on the server. I will be using PSQL or </w:t>
      </w:r>
      <w:del w:id="1768" w:author="Sujil Kumar Koottathampathiyil" w:date="2022-06-12T23:47:00Z">
        <w:r w:rsidRPr="00FD79BE" w:rsidDel="008A07D6">
          <w:rPr>
            <w:rFonts w:ascii="Arial" w:hAnsi="Arial" w:cs="Arial"/>
          </w:rPr>
          <w:delText>My</w:delText>
        </w:r>
      </w:del>
      <w:ins w:id="1769" w:author="Sujil Kumar Koottathampathiyil" w:date="2022-06-12T23:47:00Z">
        <w:r w:rsidRPr="00FD79BE">
          <w:rPr>
            <w:rFonts w:ascii="Arial" w:hAnsi="Arial" w:cs="Arial"/>
          </w:rPr>
          <w:t>This</w:t>
        </w:r>
      </w:ins>
      <w:r w:rsidRPr="00FD79BE">
        <w:rPr>
          <w:rFonts w:ascii="Arial" w:hAnsi="Arial" w:cs="Arial"/>
        </w:rPr>
        <w:t xml:space="preserve">SQL servers for data storage and management. I want the data in </w:t>
      </w:r>
      <w:del w:id="1770" w:author="Sujil Kumar Koottathampathiyil" w:date="2022-06-12T23:47:00Z">
        <w:r w:rsidRPr="00FD79BE" w:rsidDel="008A07D6">
          <w:rPr>
            <w:rFonts w:ascii="Arial" w:hAnsi="Arial" w:cs="Arial"/>
          </w:rPr>
          <w:delText>my</w:delText>
        </w:r>
      </w:del>
      <w:ins w:id="1771" w:author="Sujil Kumar Koottathampathiyil" w:date="2022-06-12T23:47:00Z">
        <w:r w:rsidRPr="00FD79BE">
          <w:rPr>
            <w:rFonts w:ascii="Arial" w:hAnsi="Arial" w:cs="Arial"/>
          </w:rPr>
          <w:t>this</w:t>
        </w:r>
      </w:ins>
      <w:r w:rsidRPr="00FD79BE">
        <w:rPr>
          <w:rFonts w:ascii="Arial" w:hAnsi="Arial" w:cs="Arial"/>
        </w:rPr>
        <w:t xml:space="preserve"> DB to be updated </w:t>
      </w:r>
      <w:ins w:id="1772" w:author="Sujil Kumar Koottathampathiyil" w:date="2022-06-09T08:03:00Z">
        <w:r w:rsidRPr="00FD79BE">
          <w:rPr>
            <w:rFonts w:ascii="Arial" w:hAnsi="Arial" w:cs="Arial"/>
          </w:rPr>
          <w:t xml:space="preserve">from </w:t>
        </w:r>
      </w:ins>
      <w:r w:rsidRPr="00FD79BE">
        <w:rPr>
          <w:rFonts w:ascii="Arial" w:hAnsi="Arial" w:cs="Arial"/>
        </w:rPr>
        <w:t xml:space="preserve">time to time and </w:t>
      </w:r>
      <w:del w:id="1773" w:author="Sujil Kumar Koottathampathiyil" w:date="2022-06-12T23:47:00Z">
        <w:r w:rsidRPr="00FD79BE" w:rsidDel="008A07D6">
          <w:rPr>
            <w:rFonts w:ascii="Arial" w:hAnsi="Arial" w:cs="Arial"/>
          </w:rPr>
          <w:delText>my</w:delText>
        </w:r>
      </w:del>
      <w:ins w:id="1774" w:author="Sujil Kumar Koottathampathiyil" w:date="2022-06-12T23:47:00Z">
        <w:r w:rsidRPr="00FD79BE">
          <w:rPr>
            <w:rFonts w:ascii="Arial" w:hAnsi="Arial" w:cs="Arial"/>
          </w:rPr>
          <w:t>this</w:t>
        </w:r>
      </w:ins>
      <w:r w:rsidRPr="00FD79BE">
        <w:rPr>
          <w:rFonts w:ascii="Arial" w:hAnsi="Arial" w:cs="Arial"/>
        </w:rPr>
        <w:t xml:space="preserve"> model has to be updated based on the new data injected in each time. The reason for choosing these DB’s is the flexibility of usage and its syntax matching with Structured Query Language (SQL) minute differences. </w:t>
      </w:r>
    </w:p>
    <w:p w14:paraId="6C884FEE" w14:textId="77777777" w:rsidR="0049196A" w:rsidRPr="00FD79BE" w:rsidRDefault="0049196A" w:rsidP="0049196A">
      <w:pPr>
        <w:spacing w:line="360" w:lineRule="auto"/>
        <w:jc w:val="both"/>
        <w:rPr>
          <w:rFonts w:ascii="Arial" w:hAnsi="Arial" w:cs="Arial"/>
        </w:rPr>
      </w:pPr>
      <w:r w:rsidRPr="00FD79BE">
        <w:rPr>
          <w:rFonts w:ascii="Arial" w:hAnsi="Arial" w:cs="Arial"/>
        </w:rPr>
        <w:t>Initially</w:t>
      </w:r>
      <w:ins w:id="1775" w:author="Sujil Kumar Koottathampathiyil" w:date="2022-06-09T08:03:00Z">
        <w:r w:rsidRPr="00FD79BE">
          <w:rPr>
            <w:rFonts w:ascii="Arial" w:hAnsi="Arial" w:cs="Arial"/>
          </w:rPr>
          <w:t>,</w:t>
        </w:r>
      </w:ins>
      <w:r w:rsidRPr="00FD79BE">
        <w:rPr>
          <w:rFonts w:ascii="Arial" w:hAnsi="Arial" w:cs="Arial"/>
        </w:rPr>
        <w:t xml:space="preserve"> data was stored in the </w:t>
      </w:r>
      <w:del w:id="1776" w:author="Sujil Kumar Koottathampathiyil" w:date="2022-06-09T08:03:00Z">
        <w:r w:rsidRPr="00FD79BE" w:rsidDel="002A0352">
          <w:rPr>
            <w:rFonts w:ascii="Arial" w:hAnsi="Arial" w:cs="Arial"/>
          </w:rPr>
          <w:delText xml:space="preserve">csv </w:delText>
        </w:r>
      </w:del>
      <w:ins w:id="1777" w:author="Sujil Kumar Koottathampathiyil" w:date="2022-06-09T08:03:00Z">
        <w:r w:rsidRPr="00FD79BE">
          <w:rPr>
            <w:rFonts w:ascii="Arial" w:hAnsi="Arial" w:cs="Arial"/>
          </w:rPr>
          <w:t xml:space="preserve">CSV </w:t>
        </w:r>
      </w:ins>
      <w:r w:rsidRPr="00FD79BE">
        <w:rPr>
          <w:rFonts w:ascii="Arial" w:hAnsi="Arial" w:cs="Arial"/>
        </w:rPr>
        <w:t xml:space="preserve">format in different files. Later I </w:t>
      </w:r>
      <w:del w:id="1778" w:author="Sujil Kumar Koottathampathiyil" w:date="2022-06-09T08:03:00Z">
        <w:r w:rsidRPr="00FD79BE" w:rsidDel="002A0352">
          <w:rPr>
            <w:rFonts w:ascii="Arial" w:hAnsi="Arial" w:cs="Arial"/>
          </w:rPr>
          <w:delText xml:space="preserve">have </w:delText>
        </w:r>
      </w:del>
      <w:r w:rsidRPr="00FD79BE">
        <w:rPr>
          <w:rFonts w:ascii="Arial" w:hAnsi="Arial" w:cs="Arial"/>
        </w:rPr>
        <w:t>uploaded them into mochahost Psql server.</w:t>
      </w:r>
    </w:p>
    <w:p w14:paraId="446F5ECA" w14:textId="77777777" w:rsidR="0049196A" w:rsidRPr="00FD79BE" w:rsidRDefault="0049196A" w:rsidP="0049196A">
      <w:pPr>
        <w:spacing w:line="360" w:lineRule="auto"/>
        <w:jc w:val="both"/>
        <w:rPr>
          <w:rFonts w:ascii="Arial" w:hAnsi="Arial" w:cs="Arial"/>
        </w:rPr>
      </w:pPr>
    </w:p>
    <w:p w14:paraId="7F9432A3" w14:textId="77777777" w:rsidR="0049196A" w:rsidRPr="00FD79BE" w:rsidRDefault="0049196A" w:rsidP="0049196A">
      <w:pPr>
        <w:spacing w:line="360" w:lineRule="auto"/>
        <w:rPr>
          <w:rFonts w:ascii="Arial" w:hAnsi="Arial" w:cs="Arial"/>
          <w:b/>
          <w:bCs/>
          <w:sz w:val="32"/>
          <w:szCs w:val="32"/>
        </w:rPr>
      </w:pPr>
      <w:ins w:id="1779" w:author="Sujil Kumar Koottathampathiyil" w:date="2022-06-09T08:21:00Z">
        <w:r w:rsidRPr="00FD79BE">
          <w:rPr>
            <w:rFonts w:ascii="Arial" w:hAnsi="Arial" w:cs="Arial"/>
            <w:b/>
            <w:bCs/>
            <w:sz w:val="32"/>
            <w:szCs w:val="32"/>
          </w:rPr>
          <w:lastRenderedPageBreak/>
          <w:t>4</w:t>
        </w:r>
      </w:ins>
      <w:del w:id="1780" w:author="Sujil Kumar Koottathampathiyil" w:date="2022-06-09T08:21:00Z">
        <w:r w:rsidRPr="00FD79BE" w:rsidDel="00637E9E">
          <w:rPr>
            <w:rFonts w:ascii="Arial" w:hAnsi="Arial" w:cs="Arial"/>
            <w:b/>
            <w:bCs/>
            <w:sz w:val="32"/>
            <w:szCs w:val="32"/>
          </w:rPr>
          <w:delText>3</w:delText>
        </w:r>
      </w:del>
      <w:r w:rsidRPr="00FD79BE">
        <w:rPr>
          <w:rFonts w:ascii="Arial" w:hAnsi="Arial" w:cs="Arial"/>
          <w:b/>
          <w:bCs/>
          <w:sz w:val="32"/>
          <w:szCs w:val="32"/>
        </w:rPr>
        <w:t xml:space="preserve">.6 Web Server and Hosting </w:t>
      </w:r>
    </w:p>
    <w:p w14:paraId="73678D73" w14:textId="7A112A74" w:rsidR="0049196A" w:rsidRPr="00FD79BE" w:rsidDel="002A0352" w:rsidRDefault="0049196A" w:rsidP="0049196A">
      <w:pPr>
        <w:spacing w:line="360" w:lineRule="auto"/>
        <w:jc w:val="both"/>
        <w:rPr>
          <w:del w:id="1781" w:author="Sujil Kumar Koottathampathiyil" w:date="2022-06-09T08:02:00Z"/>
          <w:rFonts w:ascii="Arial" w:hAnsi="Arial" w:cs="Arial"/>
        </w:rPr>
      </w:pPr>
      <w:r w:rsidRPr="00FD79BE">
        <w:rPr>
          <w:rFonts w:ascii="Arial" w:hAnsi="Arial" w:cs="Arial"/>
        </w:rPr>
        <w:t xml:space="preserve">We know there are thousands of hosting companies providing hosting services, I have chosen </w:t>
      </w:r>
      <w:r w:rsidR="0044020A" w:rsidRPr="00FD79BE">
        <w:rPr>
          <w:rFonts w:ascii="Arial" w:hAnsi="Arial" w:cs="Arial"/>
          <w:color w:val="000000"/>
        </w:rPr>
        <w:t xml:space="preserve">Mochahost </w:t>
      </w:r>
    </w:p>
    <w:p w14:paraId="66AA66E4" w14:textId="77777777" w:rsidR="0049196A" w:rsidRPr="00FD79BE" w:rsidRDefault="0049196A" w:rsidP="0049196A">
      <w:pPr>
        <w:spacing w:line="360" w:lineRule="auto"/>
        <w:jc w:val="both"/>
        <w:rPr>
          <w:rFonts w:ascii="Arial" w:hAnsi="Arial" w:cs="Arial"/>
        </w:rPr>
      </w:pPr>
      <w:ins w:id="1782" w:author="Sujil Kumar Koottathampathiyil" w:date="2022-06-09T08:02:00Z">
        <w:r w:rsidRPr="00FD79BE">
          <w:rPr>
            <w:rFonts w:ascii="Arial" w:hAnsi="Arial" w:cs="Arial"/>
          </w:rPr>
          <w:t xml:space="preserve">as </w:t>
        </w:r>
      </w:ins>
      <w:r w:rsidRPr="00FD79BE">
        <w:rPr>
          <w:rFonts w:ascii="Arial" w:hAnsi="Arial" w:cs="Arial"/>
        </w:rPr>
        <w:t>one of the best service providers for small busines</w:t>
      </w:r>
      <w:del w:id="1783" w:author="Sujil Kumar Koottathampathiyil" w:date="2022-06-09T08:03:00Z">
        <w:r w:rsidRPr="00FD79BE" w:rsidDel="002A0352">
          <w:rPr>
            <w:rFonts w:ascii="Arial" w:hAnsi="Arial" w:cs="Arial"/>
          </w:rPr>
          <w:delText>se</w:delText>
        </w:r>
      </w:del>
      <w:r w:rsidRPr="00FD79BE">
        <w:rPr>
          <w:rFonts w:ascii="Arial" w:hAnsi="Arial" w:cs="Arial"/>
        </w:rPr>
        <w:t>s website</w:t>
      </w:r>
      <w:ins w:id="1784" w:author="Sujil Kumar Koottathampathiyil" w:date="2022-06-09T08:02:00Z">
        <w:r w:rsidRPr="00FD79BE">
          <w:rPr>
            <w:rFonts w:ascii="Arial" w:hAnsi="Arial" w:cs="Arial"/>
          </w:rPr>
          <w:t>s</w:t>
        </w:r>
      </w:ins>
      <w:r w:rsidRPr="00FD79BE">
        <w:rPr>
          <w:rFonts w:ascii="Arial" w:hAnsi="Arial" w:cs="Arial"/>
        </w:rPr>
        <w:t xml:space="preserve">. </w:t>
      </w:r>
      <w:del w:id="1785" w:author="Sujil Kumar Koottathampathiyil" w:date="2022-06-12T23:47:00Z">
        <w:r w:rsidRPr="00FD79BE" w:rsidDel="008A07D6">
          <w:rPr>
            <w:rFonts w:ascii="Arial" w:hAnsi="Arial" w:cs="Arial"/>
          </w:rPr>
          <w:delText>My</w:delText>
        </w:r>
      </w:del>
      <w:ins w:id="1786" w:author="Sujil Kumar Koottathampathiyil" w:date="2022-06-12T23:47:00Z">
        <w:r w:rsidRPr="00FD79BE">
          <w:rPr>
            <w:rFonts w:ascii="Arial" w:hAnsi="Arial" w:cs="Arial"/>
          </w:rPr>
          <w:t>This</w:t>
        </w:r>
      </w:ins>
      <w:r w:rsidRPr="00FD79BE">
        <w:rPr>
          <w:rFonts w:ascii="Arial" w:hAnsi="Arial" w:cs="Arial"/>
        </w:rPr>
        <w:t xml:space="preserve"> goal is to make </w:t>
      </w:r>
      <w:ins w:id="1787" w:author="Sujil Kumar Koottathampathiyil" w:date="2022-06-09T08:02:00Z">
        <w:r w:rsidRPr="00FD79BE">
          <w:rPr>
            <w:rFonts w:ascii="Arial" w:hAnsi="Arial" w:cs="Arial"/>
          </w:rPr>
          <w:t xml:space="preserve">a </w:t>
        </w:r>
      </w:ins>
      <w:r w:rsidRPr="00FD79BE">
        <w:rPr>
          <w:rFonts w:ascii="Arial" w:hAnsi="Arial" w:cs="Arial"/>
        </w:rPr>
        <w:t xml:space="preserve">highly dynamic web application on the server. I have purchased a VPS service which allows </w:t>
      </w:r>
      <w:del w:id="1788" w:author="Sujil Kumar Koottathampathiyil" w:date="2022-06-09T08:02:00Z">
        <w:r w:rsidRPr="00FD79BE" w:rsidDel="002A0352">
          <w:rPr>
            <w:rFonts w:ascii="Arial" w:hAnsi="Arial" w:cs="Arial"/>
          </w:rPr>
          <w:delText>to run</w:delText>
        </w:r>
      </w:del>
      <w:ins w:id="1789" w:author="Sujil Kumar Koottathampathiyil" w:date="2022-06-09T08:02:00Z">
        <w:r w:rsidRPr="00FD79BE">
          <w:rPr>
            <w:rFonts w:ascii="Arial" w:hAnsi="Arial" w:cs="Arial"/>
          </w:rPr>
          <w:t>running</w:t>
        </w:r>
      </w:ins>
      <w:r w:rsidRPr="00FD79BE">
        <w:rPr>
          <w:rFonts w:ascii="Arial" w:hAnsi="Arial" w:cs="Arial"/>
        </w:rPr>
        <w:t xml:space="preserve"> PIP Packages on their server making the server IDE more suitable for the Dash App. Mochahost cPanel will be connected to the </w:t>
      </w:r>
      <w:del w:id="1790" w:author="Sujil Kumar Koottathampathiyil" w:date="2022-06-09T08:02:00Z">
        <w:r w:rsidRPr="00FD79BE" w:rsidDel="002A0352">
          <w:rPr>
            <w:rFonts w:ascii="Arial" w:hAnsi="Arial" w:cs="Arial"/>
          </w:rPr>
          <w:delText xml:space="preserve">github </w:delText>
        </w:r>
      </w:del>
      <w:ins w:id="1791" w:author="Sujil Kumar Koottathampathiyil" w:date="2022-06-09T08:02:00Z">
        <w:r w:rsidRPr="00FD79BE">
          <w:rPr>
            <w:rFonts w:ascii="Arial" w:hAnsi="Arial" w:cs="Arial"/>
          </w:rPr>
          <w:t xml:space="preserve">Github </w:t>
        </w:r>
      </w:ins>
      <w:r w:rsidRPr="00FD79BE">
        <w:rPr>
          <w:rFonts w:ascii="Arial" w:hAnsi="Arial" w:cs="Arial"/>
        </w:rPr>
        <w:t xml:space="preserve">repository where </w:t>
      </w:r>
      <w:del w:id="1792" w:author="Sujil Kumar Koottathampathiyil" w:date="2022-06-12T23:47:00Z">
        <w:r w:rsidRPr="00FD79BE" w:rsidDel="008A07D6">
          <w:rPr>
            <w:rFonts w:ascii="Arial" w:hAnsi="Arial" w:cs="Arial"/>
          </w:rPr>
          <w:delText>my</w:delText>
        </w:r>
      </w:del>
      <w:ins w:id="1793" w:author="Sujil Kumar Koottathampathiyil" w:date="2022-06-12T23:47:00Z">
        <w:r w:rsidRPr="00FD79BE">
          <w:rPr>
            <w:rFonts w:ascii="Arial" w:hAnsi="Arial" w:cs="Arial"/>
          </w:rPr>
          <w:t>this</w:t>
        </w:r>
      </w:ins>
      <w:r w:rsidRPr="00FD79BE">
        <w:rPr>
          <w:rFonts w:ascii="Arial" w:hAnsi="Arial" w:cs="Arial"/>
        </w:rPr>
        <w:t xml:space="preserve"> application </w:t>
      </w:r>
      <w:del w:id="1794" w:author="Sujil Kumar Koottathampathiyil" w:date="2022-06-09T08:02:00Z">
        <w:r w:rsidRPr="00FD79BE" w:rsidDel="002A0352">
          <w:rPr>
            <w:rFonts w:ascii="Arial" w:hAnsi="Arial" w:cs="Arial"/>
          </w:rPr>
          <w:delText xml:space="preserve">wll be </w:delText>
        </w:r>
      </w:del>
      <w:ins w:id="1795" w:author="Sujil Kumar Koottathampathiyil" w:date="2022-06-09T08:02:00Z">
        <w:r w:rsidRPr="00FD79BE">
          <w:rPr>
            <w:rFonts w:ascii="Arial" w:hAnsi="Arial" w:cs="Arial"/>
          </w:rPr>
          <w:t xml:space="preserve">is </w:t>
        </w:r>
      </w:ins>
      <w:r w:rsidRPr="00FD79BE">
        <w:rPr>
          <w:rFonts w:ascii="Arial" w:hAnsi="Arial" w:cs="Arial"/>
        </w:rPr>
        <w:t xml:space="preserve">updated </w:t>
      </w:r>
      <w:ins w:id="1796" w:author="Sujil Kumar Koottathampathiyil" w:date="2022-06-09T08:02:00Z">
        <w:r w:rsidRPr="00FD79BE">
          <w:rPr>
            <w:rFonts w:ascii="Arial" w:hAnsi="Arial" w:cs="Arial"/>
          </w:rPr>
          <w:t xml:space="preserve">from </w:t>
        </w:r>
      </w:ins>
      <w:r w:rsidRPr="00FD79BE">
        <w:rPr>
          <w:rFonts w:ascii="Arial" w:hAnsi="Arial" w:cs="Arial"/>
        </w:rPr>
        <w:t xml:space="preserve">time to time. Using git technology for the hosting </w:t>
      </w:r>
      <w:del w:id="1797" w:author="Sujil Kumar Koottathampathiyil" w:date="2022-06-09T08:02:00Z">
        <w:r w:rsidRPr="00FD79BE" w:rsidDel="002A0352">
          <w:rPr>
            <w:rFonts w:ascii="Arial" w:hAnsi="Arial" w:cs="Arial"/>
          </w:rPr>
          <w:delText xml:space="preserve">making </w:delText>
        </w:r>
      </w:del>
      <w:ins w:id="1798" w:author="Sujil Kumar Koottathampathiyil" w:date="2022-06-09T08:02:00Z">
        <w:r w:rsidRPr="00FD79BE">
          <w:rPr>
            <w:rFonts w:ascii="Arial" w:hAnsi="Arial" w:cs="Arial"/>
          </w:rPr>
          <w:t xml:space="preserve">makes </w:t>
        </w:r>
      </w:ins>
      <w:r w:rsidRPr="00FD79BE">
        <w:rPr>
          <w:rFonts w:ascii="Arial" w:hAnsi="Arial" w:cs="Arial"/>
        </w:rPr>
        <w:t>the process more sophisticated and professional in terms of version control.</w:t>
      </w:r>
    </w:p>
    <w:p w14:paraId="323A2B3F" w14:textId="77777777" w:rsidR="0049196A" w:rsidRPr="00FD79BE" w:rsidRDefault="0049196A" w:rsidP="0049196A">
      <w:pPr>
        <w:spacing w:line="360" w:lineRule="auto"/>
        <w:jc w:val="both"/>
        <w:rPr>
          <w:rFonts w:ascii="Arial" w:hAnsi="Arial" w:cs="Arial"/>
        </w:rPr>
      </w:pPr>
    </w:p>
    <w:p w14:paraId="7C99D15F" w14:textId="77777777" w:rsidR="0049196A" w:rsidRPr="00FD79BE" w:rsidRDefault="0049196A" w:rsidP="0049196A">
      <w:pPr>
        <w:spacing w:line="360" w:lineRule="auto"/>
        <w:rPr>
          <w:rFonts w:ascii="Arial" w:hAnsi="Arial" w:cs="Arial"/>
          <w:b/>
          <w:bCs/>
          <w:sz w:val="32"/>
          <w:szCs w:val="32"/>
        </w:rPr>
      </w:pPr>
      <w:del w:id="1799" w:author="Sujil Kumar Koottathampathiyil" w:date="2022-06-09T08:21:00Z">
        <w:r w:rsidRPr="00FD79BE" w:rsidDel="00637E9E">
          <w:rPr>
            <w:rFonts w:ascii="Arial" w:hAnsi="Arial" w:cs="Arial"/>
            <w:b/>
            <w:bCs/>
            <w:sz w:val="32"/>
            <w:szCs w:val="32"/>
          </w:rPr>
          <w:delText>3</w:delText>
        </w:r>
      </w:del>
      <w:ins w:id="1800" w:author="Sujil Kumar Koottathampathiyil" w:date="2022-06-09T08:21:00Z">
        <w:r w:rsidRPr="00FD79BE">
          <w:rPr>
            <w:rFonts w:ascii="Arial" w:hAnsi="Arial" w:cs="Arial"/>
            <w:b/>
            <w:bCs/>
            <w:sz w:val="32"/>
            <w:szCs w:val="32"/>
          </w:rPr>
          <w:t>4</w:t>
        </w:r>
      </w:ins>
      <w:r w:rsidRPr="00FD79BE">
        <w:rPr>
          <w:rFonts w:ascii="Arial" w:hAnsi="Arial" w:cs="Arial"/>
          <w:b/>
          <w:bCs/>
          <w:sz w:val="32"/>
          <w:szCs w:val="32"/>
        </w:rPr>
        <w:t>.7 Data Security</w:t>
      </w:r>
    </w:p>
    <w:p w14:paraId="34022046" w14:textId="77777777" w:rsidR="0049196A" w:rsidRPr="00FD79BE" w:rsidRDefault="0049196A" w:rsidP="0049196A">
      <w:pPr>
        <w:spacing w:line="360" w:lineRule="auto"/>
        <w:rPr>
          <w:rFonts w:ascii="Arial" w:hAnsi="Arial" w:cs="Arial"/>
          <w:sz w:val="24"/>
          <w:szCs w:val="24"/>
        </w:rPr>
      </w:pPr>
      <w:r w:rsidRPr="00FD79BE">
        <w:rPr>
          <w:rFonts w:ascii="Arial" w:hAnsi="Arial" w:cs="Arial"/>
          <w:sz w:val="24"/>
          <w:szCs w:val="24"/>
        </w:rPr>
        <w:t xml:space="preserve">Data Security has become an </w:t>
      </w:r>
      <w:del w:id="1801" w:author="Sujil Kumar Koottathampathiyil" w:date="2022-06-09T08:01:00Z">
        <w:r w:rsidRPr="00FD79BE" w:rsidDel="002A0352">
          <w:rPr>
            <w:rFonts w:ascii="Arial" w:hAnsi="Arial" w:cs="Arial"/>
            <w:sz w:val="24"/>
            <w:szCs w:val="24"/>
          </w:rPr>
          <w:delText xml:space="preserve">Important </w:delText>
        </w:r>
      </w:del>
      <w:ins w:id="1802" w:author="Sujil Kumar Koottathampathiyil" w:date="2022-06-09T08:01:00Z">
        <w:r w:rsidRPr="00FD79BE">
          <w:rPr>
            <w:rFonts w:ascii="Arial" w:hAnsi="Arial" w:cs="Arial"/>
            <w:sz w:val="24"/>
            <w:szCs w:val="24"/>
          </w:rPr>
          <w:t xml:space="preserve">important </w:t>
        </w:r>
      </w:ins>
      <w:r w:rsidRPr="00FD79BE">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1803" w:author="Sujil Kumar Koottathampathiyil" w:date="2022-06-09T08:01:00Z">
        <w:r w:rsidRPr="00FD79BE" w:rsidDel="002A0352">
          <w:rPr>
            <w:rFonts w:ascii="Arial" w:hAnsi="Arial" w:cs="Arial"/>
            <w:sz w:val="24"/>
            <w:szCs w:val="24"/>
          </w:rPr>
          <w:delText xml:space="preserve">an </w:delText>
        </w:r>
      </w:del>
      <w:r w:rsidRPr="00FD79BE">
        <w:rPr>
          <w:rFonts w:ascii="Arial" w:hAnsi="Arial" w:cs="Arial"/>
          <w:sz w:val="24"/>
          <w:szCs w:val="24"/>
        </w:rPr>
        <w:t xml:space="preserve">encrypted windows drive to store the data. Whole project codes are updated </w:t>
      </w:r>
      <w:ins w:id="1804" w:author="Sujil Kumar Koottathampathiyil" w:date="2022-06-09T08:01:00Z">
        <w:r w:rsidRPr="00FD79BE">
          <w:rPr>
            <w:rFonts w:ascii="Arial" w:hAnsi="Arial" w:cs="Arial"/>
            <w:sz w:val="24"/>
            <w:szCs w:val="24"/>
          </w:rPr>
          <w:t xml:space="preserve">from </w:t>
        </w:r>
      </w:ins>
      <w:r w:rsidRPr="00FD79BE">
        <w:rPr>
          <w:rFonts w:ascii="Arial" w:hAnsi="Arial" w:cs="Arial"/>
          <w:sz w:val="24"/>
          <w:szCs w:val="24"/>
        </w:rPr>
        <w:t>time to time to GitHub private repository.  Any information related to this study has been considered for data security and ethical practices before actually using them. No personal information is used in this study. For web applications</w:t>
      </w:r>
      <w:ins w:id="1805" w:author="Sujil Kumar Koottathampathiyil" w:date="2022-06-09T08:02:00Z">
        <w:r w:rsidRPr="00FD79BE">
          <w:rPr>
            <w:rFonts w:ascii="Arial" w:hAnsi="Arial" w:cs="Arial"/>
            <w:sz w:val="24"/>
            <w:szCs w:val="24"/>
          </w:rPr>
          <w:t>,</w:t>
        </w:r>
      </w:ins>
      <w:r w:rsidRPr="00FD79BE">
        <w:rPr>
          <w:rFonts w:ascii="Arial" w:hAnsi="Arial" w:cs="Arial"/>
          <w:sz w:val="24"/>
          <w:szCs w:val="24"/>
        </w:rPr>
        <w:t xml:space="preserve"> files </w:t>
      </w:r>
      <w:ins w:id="1806" w:author="Sujil Kumar Koottathampathiyil" w:date="2022-06-09T08:02:00Z">
        <w:r w:rsidRPr="00FD79BE">
          <w:rPr>
            <w:rFonts w:ascii="Arial" w:hAnsi="Arial" w:cs="Arial"/>
            <w:sz w:val="24"/>
            <w:szCs w:val="24"/>
          </w:rPr>
          <w:t xml:space="preserve">are </w:t>
        </w:r>
      </w:ins>
      <w:r w:rsidRPr="00FD79BE">
        <w:rPr>
          <w:rFonts w:ascii="Arial" w:hAnsi="Arial" w:cs="Arial"/>
          <w:sz w:val="24"/>
          <w:szCs w:val="24"/>
        </w:rPr>
        <w:t>kept in a private repository and used that repo to pull changes to the live mocha</w:t>
      </w:r>
      <w:ins w:id="1807" w:author="Sujil Kumar Koottathampathiyil" w:date="2022-06-09T08:02:00Z">
        <w:r w:rsidRPr="00FD79BE">
          <w:rPr>
            <w:rFonts w:ascii="Arial" w:hAnsi="Arial" w:cs="Arial"/>
            <w:sz w:val="24"/>
            <w:szCs w:val="24"/>
          </w:rPr>
          <w:t xml:space="preserve"> </w:t>
        </w:r>
      </w:ins>
      <w:r w:rsidRPr="00FD79BE">
        <w:rPr>
          <w:rFonts w:ascii="Arial" w:hAnsi="Arial" w:cs="Arial"/>
          <w:sz w:val="24"/>
          <w:szCs w:val="24"/>
        </w:rPr>
        <w:t>host server.</w:t>
      </w:r>
    </w:p>
    <w:p w14:paraId="509CF386" w14:textId="77777777" w:rsidR="0049196A" w:rsidRPr="00FD79BE" w:rsidRDefault="0049196A" w:rsidP="0049196A">
      <w:pPr>
        <w:spacing w:line="360" w:lineRule="auto"/>
        <w:rPr>
          <w:rFonts w:ascii="Arial" w:hAnsi="Arial" w:cs="Arial"/>
          <w:b/>
          <w:bCs/>
          <w:sz w:val="24"/>
          <w:szCs w:val="24"/>
        </w:rPr>
      </w:pPr>
    </w:p>
    <w:p w14:paraId="30372A35" w14:textId="77777777" w:rsidR="0049196A" w:rsidRPr="00FD79BE" w:rsidRDefault="0049196A" w:rsidP="0049196A">
      <w:pPr>
        <w:spacing w:line="360" w:lineRule="auto"/>
        <w:rPr>
          <w:rFonts w:ascii="Arial" w:hAnsi="Arial" w:cs="Arial"/>
          <w:b/>
          <w:bCs/>
          <w:sz w:val="32"/>
          <w:szCs w:val="32"/>
        </w:rPr>
      </w:pPr>
      <w:del w:id="1808" w:author="Sujil Kumar Koottathampathiyil" w:date="2022-06-09T08:21:00Z">
        <w:r w:rsidRPr="00FD79BE" w:rsidDel="00637E9E">
          <w:rPr>
            <w:rFonts w:ascii="Arial" w:hAnsi="Arial" w:cs="Arial"/>
            <w:b/>
            <w:bCs/>
            <w:sz w:val="32"/>
            <w:szCs w:val="32"/>
          </w:rPr>
          <w:delText>3</w:delText>
        </w:r>
      </w:del>
      <w:ins w:id="1809" w:author="Sujil Kumar Koottathampathiyil" w:date="2022-06-09T08:21:00Z">
        <w:r w:rsidRPr="00FD79BE">
          <w:rPr>
            <w:rFonts w:ascii="Arial" w:hAnsi="Arial" w:cs="Arial"/>
            <w:b/>
            <w:bCs/>
            <w:sz w:val="32"/>
            <w:szCs w:val="32"/>
          </w:rPr>
          <w:t>4</w:t>
        </w:r>
      </w:ins>
      <w:r w:rsidRPr="00FD79BE">
        <w:rPr>
          <w:rFonts w:ascii="Arial" w:hAnsi="Arial" w:cs="Arial"/>
          <w:b/>
          <w:bCs/>
          <w:sz w:val="32"/>
          <w:szCs w:val="32"/>
        </w:rPr>
        <w:t>.8 Applications and software</w:t>
      </w:r>
      <w:del w:id="1810" w:author="Sujil Kumar Koottathampathiyil" w:date="2022-06-09T08:02:00Z">
        <w:r w:rsidRPr="00FD79BE" w:rsidDel="002A0352">
          <w:rPr>
            <w:rFonts w:ascii="Arial" w:hAnsi="Arial" w:cs="Arial"/>
            <w:b/>
            <w:bCs/>
            <w:sz w:val="32"/>
            <w:szCs w:val="32"/>
          </w:rPr>
          <w:delText>’s</w:delText>
        </w:r>
      </w:del>
    </w:p>
    <w:p w14:paraId="4F5AF484" w14:textId="77777777" w:rsidR="0049196A" w:rsidRPr="00FD79BE" w:rsidRDefault="0049196A">
      <w:pPr>
        <w:spacing w:line="360" w:lineRule="auto"/>
        <w:jc w:val="both"/>
        <w:rPr>
          <w:rFonts w:ascii="Arial" w:hAnsi="Arial" w:cs="Arial"/>
          <w:sz w:val="24"/>
          <w:szCs w:val="24"/>
          <w:rPrChange w:id="1811" w:author="Sujil Kumar Koottathampathiyil" w:date="2022-06-12T23:29:00Z">
            <w:rPr/>
          </w:rPrChange>
        </w:rPr>
        <w:pPrChange w:id="1812" w:author="Sujil Kumar Koottathampathiyil" w:date="2022-06-12T23:29:00Z">
          <w:pPr>
            <w:spacing w:line="360" w:lineRule="auto"/>
          </w:pPr>
        </w:pPrChange>
      </w:pPr>
      <w:ins w:id="1813" w:author="Sujil Kumar Koottathampathiyil" w:date="2022-06-12T23:30:00Z">
        <w:r w:rsidRPr="00FD79BE">
          <w:rPr>
            <w:rFonts w:ascii="Arial" w:hAnsi="Arial" w:cs="Arial"/>
            <w:sz w:val="24"/>
            <w:szCs w:val="24"/>
          </w:rPr>
          <w:t>The most popular IDE for coding is Microsoft Visual Studio. I've been using Github for version control. In addition to Jupyter Notebook, Spyder, and Atom, I've used various coding tools such as Jupyter Notebook, Spyder, and Atom. All of the testing is done in the Anaconda environment on the local machine. For the whole study, Python version 3.8.8 was employed. The PIP package is needed to set up the IDE. Minor csv CSV file checks are also performed using Microsoft Excel. The built-in git version control facilities in Visual Studio are occasionally used to manage the repository's branches.</w:t>
        </w:r>
      </w:ins>
      <w:del w:id="1814" w:author="Sujil Kumar Koottathampathiyil" w:date="2022-06-12T23:30:00Z">
        <w:r w:rsidRPr="00FD79BE" w:rsidDel="004C04E4">
          <w:rPr>
            <w:rFonts w:ascii="Arial" w:hAnsi="Arial" w:cs="Arial"/>
            <w:sz w:val="24"/>
            <w:szCs w:val="24"/>
            <w:rPrChange w:id="1815" w:author="Sujil Kumar Koottathampathiyil" w:date="2022-06-12T23:29:00Z">
              <w:rPr/>
            </w:rPrChange>
          </w:rPr>
          <w:delText xml:space="preserve">Microsoft Visual Studio is the main IDE used for coding. For version control I have used Github. I also have used other tools like Jupyter Notebook, Spyder, Atom for coding purposes. All the testing </w:delText>
        </w:r>
      </w:del>
      <w:del w:id="1816" w:author="Sujil Kumar Koottathampathiyil" w:date="2022-06-09T08:01:00Z">
        <w:r w:rsidRPr="00FD79BE" w:rsidDel="002A0352">
          <w:rPr>
            <w:rFonts w:ascii="Arial" w:hAnsi="Arial" w:cs="Arial"/>
            <w:sz w:val="24"/>
            <w:szCs w:val="24"/>
            <w:rPrChange w:id="1817" w:author="Sujil Kumar Koottathampathiyil" w:date="2022-06-12T23:29:00Z">
              <w:rPr/>
            </w:rPrChange>
          </w:rPr>
          <w:delText xml:space="preserve">are </w:delText>
        </w:r>
      </w:del>
      <w:del w:id="1818" w:author="Sujil Kumar Koottathampathiyil" w:date="2022-06-12T23:30:00Z">
        <w:r w:rsidRPr="00FD79BE" w:rsidDel="004C04E4">
          <w:rPr>
            <w:rFonts w:ascii="Arial" w:hAnsi="Arial" w:cs="Arial"/>
            <w:sz w:val="24"/>
            <w:szCs w:val="24"/>
            <w:rPrChange w:id="1819" w:author="Sujil Kumar Koottathampathiyil" w:date="2022-06-12T23:29:00Z">
              <w:rPr/>
            </w:rPrChange>
          </w:rPr>
          <w:delText xml:space="preserve">done </w:delText>
        </w:r>
      </w:del>
      <w:del w:id="1820" w:author="Sujil Kumar Koottathampathiyil" w:date="2022-06-09T08:01:00Z">
        <w:r w:rsidRPr="00FD79BE" w:rsidDel="002A0352">
          <w:rPr>
            <w:rFonts w:ascii="Arial" w:hAnsi="Arial" w:cs="Arial"/>
            <w:sz w:val="24"/>
            <w:szCs w:val="24"/>
            <w:rPrChange w:id="1821" w:author="Sujil Kumar Koottathampathiyil" w:date="2022-06-12T23:29:00Z">
              <w:rPr/>
            </w:rPrChange>
          </w:rPr>
          <w:delText xml:space="preserve">with </w:delText>
        </w:r>
      </w:del>
      <w:del w:id="1822" w:author="Sujil Kumar Koottathampathiyil" w:date="2022-06-12T23:30:00Z">
        <w:r w:rsidRPr="00FD79BE" w:rsidDel="004C04E4">
          <w:rPr>
            <w:rFonts w:ascii="Arial" w:hAnsi="Arial" w:cs="Arial"/>
            <w:sz w:val="24"/>
            <w:szCs w:val="24"/>
            <w:rPrChange w:id="1823" w:author="Sujil Kumar Koottathampathiyil" w:date="2022-06-12T23:29:00Z">
              <w:rPr/>
            </w:rPrChange>
          </w:rPr>
          <w:delText xml:space="preserve">the local Anaconda environment. Python version 3.8.8 is used for the whole research. PIP package is used for configuring the IDE. Microsoft </w:delText>
        </w:r>
      </w:del>
      <w:del w:id="1824" w:author="Sujil Kumar Koottathampathiyil" w:date="2022-06-09T08:01:00Z">
        <w:r w:rsidRPr="00FD79BE" w:rsidDel="002A0352">
          <w:rPr>
            <w:rFonts w:ascii="Arial" w:hAnsi="Arial" w:cs="Arial"/>
            <w:sz w:val="24"/>
            <w:szCs w:val="24"/>
            <w:rPrChange w:id="1825" w:author="Sujil Kumar Koottathampathiyil" w:date="2022-06-12T23:29:00Z">
              <w:rPr/>
            </w:rPrChange>
          </w:rPr>
          <w:delText xml:space="preserve">excel </w:delText>
        </w:r>
      </w:del>
      <w:del w:id="1826" w:author="Sujil Kumar Koottathampathiyil" w:date="2022-06-12T23:30:00Z">
        <w:r w:rsidRPr="00FD79BE" w:rsidDel="004C04E4">
          <w:rPr>
            <w:rFonts w:ascii="Arial" w:hAnsi="Arial" w:cs="Arial"/>
            <w:sz w:val="24"/>
            <w:szCs w:val="24"/>
            <w:rPrChange w:id="1827" w:author="Sujil Kumar Koottathampathiyil" w:date="2022-06-12T23:29:00Z">
              <w:rPr/>
            </w:rPrChange>
          </w:rPr>
          <w:delText xml:space="preserve">is also used for minor </w:delText>
        </w:r>
      </w:del>
      <w:del w:id="1828" w:author="Sujil Kumar Koottathampathiyil" w:date="2022-06-09T08:01:00Z">
        <w:r w:rsidRPr="00FD79BE" w:rsidDel="002A0352">
          <w:rPr>
            <w:rFonts w:ascii="Arial" w:hAnsi="Arial" w:cs="Arial"/>
            <w:sz w:val="24"/>
            <w:szCs w:val="24"/>
            <w:rPrChange w:id="1829" w:author="Sujil Kumar Koottathampathiyil" w:date="2022-06-12T23:29:00Z">
              <w:rPr/>
            </w:rPrChange>
          </w:rPr>
          <w:delText xml:space="preserve">csv </w:delText>
        </w:r>
      </w:del>
      <w:del w:id="1830" w:author="Sujil Kumar Koottathampathiyil" w:date="2022-06-12T23:30:00Z">
        <w:r w:rsidRPr="00FD79BE" w:rsidDel="004C04E4">
          <w:rPr>
            <w:rFonts w:ascii="Arial" w:hAnsi="Arial" w:cs="Arial"/>
            <w:sz w:val="24"/>
            <w:szCs w:val="24"/>
            <w:rPrChange w:id="1831" w:author="Sujil Kumar Koottathampathiyil" w:date="2022-06-12T23:29:00Z">
              <w:rPr/>
            </w:rPrChange>
          </w:rPr>
          <w:delText>file inspections. Visual Studio’s inbuilt git version control features are used time to time for managing the branches in the repository.</w:delText>
        </w:r>
      </w:del>
      <w:r w:rsidRPr="00FD79BE">
        <w:rPr>
          <w:rFonts w:ascii="Arial" w:hAnsi="Arial" w:cs="Arial"/>
          <w:sz w:val="24"/>
          <w:szCs w:val="24"/>
          <w:rPrChange w:id="1832" w:author="Sujil Kumar Koottathampathiyil" w:date="2022-06-12T23:29:00Z">
            <w:rPr/>
          </w:rPrChange>
        </w:rPr>
        <w:t xml:space="preserve"> </w:t>
      </w:r>
    </w:p>
    <w:p w14:paraId="6F634DCF" w14:textId="77777777" w:rsidR="0049196A" w:rsidRPr="00FD79BE" w:rsidDel="00E34C0B" w:rsidRDefault="0049196A" w:rsidP="0049196A">
      <w:pPr>
        <w:spacing w:line="360" w:lineRule="auto"/>
        <w:rPr>
          <w:del w:id="1833" w:author="Sujil Kumar Koottathampathiyil" w:date="2022-06-12T23:31:00Z"/>
          <w:rFonts w:ascii="Arial" w:hAnsi="Arial" w:cs="Arial"/>
          <w:sz w:val="24"/>
          <w:szCs w:val="24"/>
        </w:rPr>
      </w:pPr>
      <w:ins w:id="1834" w:author="Sujil Kumar Koottathampathiyil" w:date="2022-06-12T23:31:00Z">
        <w:r w:rsidRPr="00FD79BE">
          <w:rPr>
            <w:rFonts w:ascii="Arial" w:hAnsi="Arial" w:cs="Arial"/>
            <w:sz w:val="24"/>
            <w:szCs w:val="24"/>
          </w:rPr>
          <w:lastRenderedPageBreak/>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ins>
      <w:del w:id="1835" w:author="Sujil Kumar Koottathampathiyil" w:date="2022-06-12T23:31:00Z">
        <w:r w:rsidRPr="00FD79BE" w:rsidDel="00E34C0B">
          <w:rPr>
            <w:rFonts w:ascii="Arial" w:hAnsi="Arial" w:cs="Arial"/>
            <w:sz w:val="24"/>
            <w:szCs w:val="24"/>
          </w:rPr>
          <w:delText>For reports and notes, MS Word and notepad are used. PowerPoint is used to create slides for presentation. Adobe Acrobat DC is used for managing PDF Files. Visual Studio in-built terminal, Anaconda Prompt and windows terminal are used for running PIP and git commands. Windows Operating System is used for the whole work. Google Chrome and Mozilla Firefox are the two browsers used in this project.</w:delText>
        </w:r>
      </w:del>
    </w:p>
    <w:p w14:paraId="4FACE094" w14:textId="77777777" w:rsidR="0049196A" w:rsidRPr="00FD79BE" w:rsidRDefault="0049196A" w:rsidP="0049196A">
      <w:pPr>
        <w:spacing w:line="360" w:lineRule="auto"/>
        <w:rPr>
          <w:ins w:id="1836" w:author="Sujil Kumar Koottathampathiyil" w:date="2022-06-12T23:31:00Z"/>
          <w:rFonts w:ascii="Arial" w:hAnsi="Arial" w:cs="Arial"/>
          <w:sz w:val="24"/>
          <w:szCs w:val="24"/>
        </w:rPr>
      </w:pPr>
    </w:p>
    <w:p w14:paraId="36307AA3" w14:textId="77777777" w:rsidR="0049196A" w:rsidRPr="00FD79BE" w:rsidRDefault="0049196A" w:rsidP="0049196A">
      <w:pPr>
        <w:spacing w:line="360" w:lineRule="auto"/>
        <w:rPr>
          <w:rFonts w:ascii="Arial" w:hAnsi="Arial" w:cs="Arial"/>
          <w:b/>
          <w:bCs/>
          <w:sz w:val="32"/>
          <w:szCs w:val="32"/>
        </w:rPr>
      </w:pPr>
      <w:ins w:id="1837" w:author="Sujil Kumar Koottathampathiyil" w:date="2022-06-09T08:21:00Z">
        <w:r w:rsidRPr="00FD79BE">
          <w:rPr>
            <w:rFonts w:ascii="Arial" w:hAnsi="Arial" w:cs="Arial"/>
            <w:b/>
            <w:bCs/>
            <w:sz w:val="32"/>
            <w:szCs w:val="32"/>
          </w:rPr>
          <w:t>5</w:t>
        </w:r>
      </w:ins>
      <w:ins w:id="1838" w:author="Sujil Kumar Koottathampathiyil" w:date="2022-06-09T08:14:00Z">
        <w:r w:rsidRPr="00FD79BE">
          <w:rPr>
            <w:rFonts w:ascii="Arial" w:hAnsi="Arial" w:cs="Arial"/>
            <w:b/>
            <w:bCs/>
            <w:sz w:val="32"/>
            <w:szCs w:val="32"/>
          </w:rPr>
          <w:t xml:space="preserve">.0 </w:t>
        </w:r>
      </w:ins>
      <w:r w:rsidRPr="00FD79BE">
        <w:rPr>
          <w:rFonts w:ascii="Arial" w:hAnsi="Arial" w:cs="Arial"/>
          <w:b/>
          <w:bCs/>
          <w:sz w:val="32"/>
          <w:szCs w:val="32"/>
        </w:rPr>
        <w:t>Ethical Considerations</w:t>
      </w:r>
    </w:p>
    <w:p w14:paraId="7CDD9621" w14:textId="1E105B7C" w:rsidR="0049196A" w:rsidRPr="00FD79BE" w:rsidRDefault="0049196A" w:rsidP="0049196A">
      <w:pPr>
        <w:pStyle w:val="Default"/>
        <w:numPr>
          <w:ilvl w:val="2"/>
          <w:numId w:val="2"/>
        </w:numPr>
        <w:spacing w:after="22" w:line="360" w:lineRule="auto"/>
        <w:jc w:val="both"/>
        <w:rPr>
          <w:ins w:id="1839" w:author="Sujil Kumar Koottathampathiyil" w:date="2022-06-12T23:27:00Z"/>
          <w:rFonts w:ascii="Arial" w:hAnsi="Arial" w:cs="Arial"/>
          <w:rPrChange w:id="1840" w:author="Sujil Kumar Koottathampathiyil" w:date="2022-06-12T23:41:00Z">
            <w:rPr>
              <w:ins w:id="1841" w:author="Sujil Kumar Koottathampathiyil" w:date="2022-06-12T23:27:00Z"/>
              <w:rFonts w:ascii="Arial" w:hAnsi="Arial" w:cs="Arial"/>
              <w:sz w:val="23"/>
              <w:szCs w:val="23"/>
            </w:rPr>
          </w:rPrChange>
        </w:rPr>
      </w:pPr>
      <w:ins w:id="1842" w:author="Sujil Kumar Koottathampathiyil" w:date="2022-06-12T23:27:00Z">
        <w:r w:rsidRPr="00FD79BE">
          <w:rPr>
            <w:rFonts w:ascii="Arial" w:hAnsi="Arial" w:cs="Arial"/>
            <w:rPrChange w:id="1843" w:author="Sujil Kumar Koottathampathiyil" w:date="2022-06-12T23:41:00Z">
              <w:rPr>
                <w:rFonts w:ascii="Arial" w:hAnsi="Arial" w:cs="Arial"/>
                <w:sz w:val="23"/>
                <w:szCs w:val="23"/>
              </w:rPr>
            </w:rPrChange>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ins>
      <w:r w:rsidR="0044020A" w:rsidRPr="00FD79BE">
        <w:rPr>
          <w:rFonts w:ascii="Arial" w:hAnsi="Arial" w:cs="Arial"/>
        </w:rPr>
        <w:t>(2017)</w:t>
      </w:r>
      <w:ins w:id="1844" w:author="Sujil Kumar Koottathampathiyil" w:date="2022-06-12T23:27:00Z">
        <w:r w:rsidRPr="00FD79BE">
          <w:rPr>
            <w:rFonts w:ascii="Arial" w:hAnsi="Arial" w:cs="Arial"/>
            <w:rPrChange w:id="1845" w:author="Sujil Kumar Koottathampathiyil" w:date="2022-06-12T23:41:00Z">
              <w:rPr>
                <w:rFonts w:ascii="Arial" w:hAnsi="Arial" w:cs="Arial"/>
                <w:sz w:val="23"/>
                <w:szCs w:val="23"/>
              </w:rPr>
            </w:rPrChange>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ins>
      <w:r w:rsidR="0044020A" w:rsidRPr="00FD79BE">
        <w:rPr>
          <w:rFonts w:ascii="Arial" w:hAnsi="Arial" w:cs="Arial"/>
        </w:rPr>
        <w:t>Quaker Oats</w:t>
      </w:r>
      <w:ins w:id="1846" w:author="Sujil Kumar Koottathampathiyil" w:date="2022-06-12T23:27:00Z">
        <w:r w:rsidRPr="00FD79BE">
          <w:rPr>
            <w:rFonts w:ascii="Arial" w:hAnsi="Arial" w:cs="Arial"/>
            <w:rPrChange w:id="1847" w:author="Sujil Kumar Koottathampathiyil" w:date="2022-06-12T23:41:00Z">
              <w:rPr>
                <w:rFonts w:ascii="Arial" w:hAnsi="Arial" w:cs="Arial"/>
                <w:sz w:val="23"/>
                <w:szCs w:val="23"/>
              </w:rPr>
            </w:rPrChange>
          </w:rPr>
          <w:t xml:space="preserve"> (2020) which is also part of this study included radioactive components in oatmeal and were unknowingly fed to the children. </w:t>
        </w:r>
      </w:ins>
    </w:p>
    <w:p w14:paraId="5BD564CD" w14:textId="690A1006" w:rsidR="0049196A" w:rsidRPr="00FD79BE" w:rsidRDefault="0049196A" w:rsidP="0049196A">
      <w:pPr>
        <w:pStyle w:val="Default"/>
        <w:numPr>
          <w:ilvl w:val="2"/>
          <w:numId w:val="2"/>
        </w:numPr>
        <w:spacing w:after="22" w:line="360" w:lineRule="auto"/>
        <w:jc w:val="both"/>
        <w:rPr>
          <w:ins w:id="1848" w:author="Sujil Kumar Koottathampathiyil" w:date="2022-06-12T23:27:00Z"/>
          <w:rFonts w:ascii="Arial" w:hAnsi="Arial" w:cs="Arial"/>
          <w:rPrChange w:id="1849" w:author="Sujil Kumar Koottathampathiyil" w:date="2022-06-12T23:41:00Z">
            <w:rPr>
              <w:ins w:id="1850" w:author="Sujil Kumar Koottathampathiyil" w:date="2022-06-12T23:27:00Z"/>
              <w:rFonts w:ascii="Arial" w:hAnsi="Arial" w:cs="Arial"/>
              <w:sz w:val="23"/>
              <w:szCs w:val="23"/>
            </w:rPr>
          </w:rPrChange>
        </w:rPr>
      </w:pPr>
      <w:ins w:id="1851" w:author="Sujil Kumar Koottathampathiyil" w:date="2022-06-12T23:27:00Z">
        <w:r w:rsidRPr="00FD79BE">
          <w:rPr>
            <w:rFonts w:ascii="Arial" w:hAnsi="Arial" w:cs="Arial"/>
            <w:rPrChange w:id="1852" w:author="Sujil Kumar Koottathampathiyil" w:date="2022-06-12T23:41:00Z">
              <w:rPr>
                <w:rFonts w:ascii="Arial" w:hAnsi="Arial" w:cs="Arial"/>
                <w:sz w:val="23"/>
                <w:szCs w:val="23"/>
              </w:rPr>
            </w:rPrChange>
          </w:rPr>
          <w:t xml:space="preserve">In </w:t>
        </w:r>
      </w:ins>
      <w:ins w:id="1853" w:author="Sujil Kumar Koottathampathiyil" w:date="2022-06-12T23:47:00Z">
        <w:r w:rsidRPr="00FD79BE">
          <w:rPr>
            <w:rFonts w:ascii="Arial" w:hAnsi="Arial" w:cs="Arial"/>
          </w:rPr>
          <w:t>this</w:t>
        </w:r>
      </w:ins>
      <w:ins w:id="1854" w:author="Sujil Kumar Koottathampathiyil" w:date="2022-06-12T23:27:00Z">
        <w:r w:rsidRPr="00FD79BE">
          <w:rPr>
            <w:rFonts w:ascii="Arial" w:hAnsi="Arial" w:cs="Arial"/>
            <w:rPrChange w:id="1855" w:author="Sujil Kumar Koottathampathiyil" w:date="2022-06-12T23:41:00Z">
              <w:rPr>
                <w:rFonts w:ascii="Arial" w:hAnsi="Arial" w:cs="Arial"/>
                <w:sz w:val="23"/>
                <w:szCs w:val="23"/>
              </w:rPr>
            </w:rPrChange>
          </w:rPr>
          <w:t xml:space="preserve">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w:t>
        </w:r>
        <w:r w:rsidRPr="00FD79BE">
          <w:rPr>
            <w:rFonts w:ascii="Arial" w:hAnsi="Arial" w:cs="Arial"/>
          </w:rPr>
          <w:t xml:space="preserve"> </w:t>
        </w:r>
        <w:r w:rsidRPr="00FD79BE">
          <w:rPr>
            <w:rFonts w:ascii="Arial" w:hAnsi="Arial" w:cs="Arial"/>
            <w:rPrChange w:id="1856" w:author="Sujil Kumar Koottathampathiyil" w:date="2022-06-12T23:41:00Z">
              <w:rPr>
                <w:rFonts w:ascii="Arial" w:hAnsi="Arial" w:cs="Arial"/>
                <w:sz w:val="23"/>
                <w:szCs w:val="23"/>
              </w:rPr>
            </w:rPrChange>
          </w:rPr>
          <w:t xml:space="preserve">Study of Benefits of Electric Cars </w:t>
        </w:r>
      </w:ins>
      <w:r w:rsidR="0044020A" w:rsidRPr="00FD79BE">
        <w:rPr>
          <w:rFonts w:ascii="Arial" w:hAnsi="Arial" w:cs="Arial"/>
        </w:rPr>
        <w:t>(2016)</w:t>
      </w:r>
      <w:ins w:id="1857" w:author="Sujil Kumar Koottathampathiyil" w:date="2022-06-12T23:27:00Z">
        <w:r w:rsidRPr="00FD79BE">
          <w:rPr>
            <w:rFonts w:ascii="Arial" w:hAnsi="Arial" w:cs="Arial"/>
            <w:rPrChange w:id="1858" w:author="Sujil Kumar Koottathampathiyil" w:date="2022-06-12T23:41:00Z">
              <w:rPr>
                <w:rFonts w:ascii="Arial" w:hAnsi="Arial" w:cs="Arial"/>
                <w:sz w:val="23"/>
                <w:szCs w:val="23"/>
              </w:rPr>
            </w:rPrChange>
          </w:rPr>
          <w:t xml:space="preserve"> has created a significant impact on how this research has benefited society to help understand the carbon footprint reduction and cost-saving. In suicide analysis, I am trying to make use of data to leverage suicide attempts by helping the </w:t>
        </w:r>
      </w:ins>
      <w:ins w:id="1859" w:author="Sujil Kumar Koottathampathiyil" w:date="2022-06-12T23:46:00Z">
        <w:r w:rsidRPr="00FD79BE">
          <w:rPr>
            <w:rFonts w:ascii="Arial" w:hAnsi="Arial" w:cs="Arial"/>
          </w:rPr>
          <w:t>go</w:t>
        </w:r>
      </w:ins>
      <w:ins w:id="1860" w:author="Sujil Kumar Koottathampathiyil" w:date="2022-06-12T23:47:00Z">
        <w:r w:rsidRPr="00FD79BE">
          <w:rPr>
            <w:rFonts w:ascii="Arial" w:hAnsi="Arial" w:cs="Arial"/>
          </w:rPr>
          <w:t xml:space="preserve">vernment </w:t>
        </w:r>
      </w:ins>
      <w:ins w:id="1861" w:author="Sujil Kumar Koottathampathiyil" w:date="2022-06-12T23:27:00Z">
        <w:r w:rsidRPr="00FD79BE">
          <w:rPr>
            <w:rFonts w:ascii="Arial" w:hAnsi="Arial" w:cs="Arial"/>
            <w:rPrChange w:id="1862" w:author="Sujil Kumar Koottathampathiyil" w:date="2022-06-12T23:41:00Z">
              <w:rPr>
                <w:rFonts w:ascii="Arial" w:hAnsi="Arial" w:cs="Arial"/>
                <w:sz w:val="23"/>
                <w:szCs w:val="23"/>
              </w:rPr>
            </w:rPrChange>
          </w:rPr>
          <w:t xml:space="preserve">to take measures or policies from the outcome of </w:t>
        </w:r>
      </w:ins>
      <w:ins w:id="1863" w:author="Sujil Kumar Koottathampathiyil" w:date="2022-06-12T23:47:00Z">
        <w:r w:rsidRPr="00FD79BE">
          <w:rPr>
            <w:rFonts w:ascii="Arial" w:hAnsi="Arial" w:cs="Arial"/>
          </w:rPr>
          <w:t>this</w:t>
        </w:r>
      </w:ins>
      <w:ins w:id="1864" w:author="Sujil Kumar Koottathampathiyil" w:date="2022-06-12T23:27:00Z">
        <w:r w:rsidRPr="00FD79BE">
          <w:rPr>
            <w:rFonts w:ascii="Arial" w:hAnsi="Arial" w:cs="Arial"/>
            <w:rPrChange w:id="1865" w:author="Sujil Kumar Koottathampathiyil" w:date="2022-06-12T23:41:00Z">
              <w:rPr>
                <w:rFonts w:ascii="Arial" w:hAnsi="Arial" w:cs="Arial"/>
                <w:sz w:val="23"/>
                <w:szCs w:val="23"/>
              </w:rPr>
            </w:rPrChange>
          </w:rPr>
          <w:t xml:space="preserve"> study it’s going to help create plans to tackle such acts in coming years.</w:t>
        </w:r>
      </w:ins>
    </w:p>
    <w:p w14:paraId="2488ED35" w14:textId="266F6413" w:rsidR="0049196A" w:rsidRPr="00FD79BE" w:rsidDel="007620C8" w:rsidRDefault="0049196A" w:rsidP="0049196A">
      <w:pPr>
        <w:pStyle w:val="Default"/>
        <w:numPr>
          <w:ilvl w:val="2"/>
          <w:numId w:val="2"/>
        </w:numPr>
        <w:spacing w:after="22" w:line="360" w:lineRule="auto"/>
        <w:jc w:val="both"/>
        <w:rPr>
          <w:del w:id="1866" w:author="Sujil Kumar Koottathampathiyil" w:date="2022-06-12T23:27:00Z"/>
          <w:rFonts w:ascii="Arial" w:hAnsi="Arial" w:cs="Arial"/>
        </w:rPr>
      </w:pPr>
      <w:r w:rsidRPr="00FD79BE">
        <w:rPr>
          <w:rFonts w:ascii="Arial" w:hAnsi="Arial" w:cs="Arial"/>
        </w:rPr>
        <w:lastRenderedPageBreak/>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del w:id="1867" w:author="Sujil Kumar Koottathampathiyil" w:date="2022-06-09T08:00:00Z">
        <w:r w:rsidRPr="00FD79BE" w:rsidDel="002A0352">
          <w:rPr>
            <w:rFonts w:ascii="Arial" w:hAnsi="Arial" w:cs="Arial"/>
          </w:rPr>
          <w:delText>A h</w:delText>
        </w:r>
      </w:del>
      <w:del w:id="1868" w:author="Sujil Kumar Koottathampathiyil" w:date="2022-06-12T23:27:00Z">
        <w:r w:rsidRPr="00FD79BE" w:rsidDel="007620C8">
          <w:rPr>
            <w:rFonts w:ascii="Arial" w:hAnsi="Arial" w:cs="Arial"/>
          </w:rPr>
          <w:delText>arm is inflicted when an action of a researcher affects the participants or society. There are several reasons behind the actions of researchers that create huge trouble for society or individuals Furthermore  was one of the biggest example</w:delText>
        </w:r>
      </w:del>
      <w:del w:id="1869" w:author="Sujil Kumar Koottathampathiyil" w:date="2022-06-09T11:05:00Z">
        <w:r w:rsidRPr="00FD79BE" w:rsidDel="00A24B81">
          <w:rPr>
            <w:rFonts w:ascii="Arial" w:hAnsi="Arial" w:cs="Arial"/>
          </w:rPr>
          <w:delText>s</w:delText>
        </w:r>
      </w:del>
      <w:del w:id="1870" w:author="Sujil Kumar Koottathampathiyil" w:date="2022-06-12T23:27:00Z">
        <w:r w:rsidRPr="00FD79BE" w:rsidDel="007620C8">
          <w:rPr>
            <w:rFonts w:ascii="Arial" w:hAnsi="Arial" w:cs="Arial"/>
          </w:rPr>
          <w:delText xml:space="preserve"> of </w:delText>
        </w:r>
      </w:del>
      <w:del w:id="1871" w:author="Sujil Kumar Koottathampathiyil" w:date="2022-06-09T11:05:00Z">
        <w:r w:rsidRPr="00FD79BE" w:rsidDel="00051B10">
          <w:rPr>
            <w:rFonts w:ascii="Arial" w:hAnsi="Arial" w:cs="Arial"/>
          </w:rPr>
          <w:delText>this</w:delText>
        </w:r>
      </w:del>
      <w:del w:id="1872" w:author="Sujil Kumar Koottathampathiyil" w:date="2022-06-12T23:27:00Z">
        <w:r w:rsidRPr="00FD79BE" w:rsidDel="007620C8">
          <w:rPr>
            <w:rFonts w:ascii="Arial" w:hAnsi="Arial" w:cs="Arial"/>
          </w:rPr>
          <w:delTex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delText>
        </w:r>
      </w:del>
      <w:del w:id="1873" w:author="Sujil Kumar Koottathampathiyil" w:date="2022-06-09T08:24:00Z">
        <w:r w:rsidRPr="00FD79BE" w:rsidDel="00637E9E">
          <w:rPr>
            <w:rFonts w:ascii="Arial" w:hAnsi="Arial" w:cs="Arial"/>
          </w:rPr>
          <w:delText>Quaker</w:delText>
        </w:r>
      </w:del>
      <w:del w:id="1874" w:author="Sujil Kumar Koottathampathiyil" w:date="2022-06-12T23:27:00Z">
        <w:r w:rsidRPr="00FD79BE" w:rsidDel="007620C8">
          <w:rPr>
            <w:rFonts w:ascii="Arial" w:hAnsi="Arial" w:cs="Arial"/>
          </w:rPr>
          <w:delText xml:space="preserve"> </w:delText>
        </w:r>
      </w:del>
      <w:del w:id="1875" w:author="Sujil Kumar Koottathampathiyil" w:date="2022-06-09T08:24:00Z">
        <w:r w:rsidRPr="00FD79BE" w:rsidDel="00637E9E">
          <w:rPr>
            <w:rFonts w:ascii="Arial" w:hAnsi="Arial" w:cs="Arial"/>
          </w:rPr>
          <w:delText xml:space="preserve">Oats </w:delText>
        </w:r>
      </w:del>
      <w:del w:id="1876" w:author="Sujil Kumar Koottathampathiyil" w:date="2022-06-12T23:27:00Z">
        <w:r w:rsidRPr="00FD79BE" w:rsidDel="007620C8">
          <w:rPr>
            <w:rFonts w:ascii="Arial" w:hAnsi="Arial" w:cs="Arial"/>
          </w:rPr>
          <w:delText xml:space="preserve">which is also part of this study included radioactive components in oatmeal and were unknowingly fed to the children. </w:delText>
        </w:r>
      </w:del>
    </w:p>
    <w:p w14:paraId="3400D0D6" w14:textId="199330AE" w:rsidR="0049196A" w:rsidRPr="00FD79BE" w:rsidDel="007620C8" w:rsidRDefault="0049196A" w:rsidP="0049196A">
      <w:pPr>
        <w:pStyle w:val="Default"/>
        <w:numPr>
          <w:ilvl w:val="2"/>
          <w:numId w:val="2"/>
        </w:numPr>
        <w:spacing w:after="22" w:line="360" w:lineRule="auto"/>
        <w:jc w:val="both"/>
        <w:rPr>
          <w:del w:id="1877" w:author="Sujil Kumar Koottathampathiyil" w:date="2022-06-12T23:27:00Z"/>
          <w:rFonts w:ascii="Arial" w:hAnsi="Arial" w:cs="Arial"/>
        </w:rPr>
      </w:pPr>
      <w:del w:id="1878" w:author="Sujil Kumar Koottathampathiyil" w:date="2022-06-12T23:27:00Z">
        <w:r w:rsidRPr="00FD79BE" w:rsidDel="007620C8">
          <w:rPr>
            <w:rFonts w:ascii="Arial" w:hAnsi="Arial" w:cs="Arial"/>
          </w:rPr>
          <w:delText>In my study, no such experiment is done on humans in the process of data collection or analysis. An aggregated suicide dataset only provides information about the country's general population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has created a significant impact on how this research has benefited society to help understand the carbon footprint reduction and cost-saving. In suicide analysis I am trying to make use of data to leverage suicide attempts by helping the govt to take measures or policies from the outcome of my study it’s going to help create plans to tackle such acts in coming years.</w:delText>
        </w:r>
      </w:del>
    </w:p>
    <w:p w14:paraId="1E587FA1" w14:textId="77777777" w:rsidR="0049196A" w:rsidRPr="00FD79BE" w:rsidDel="007620C8" w:rsidRDefault="0049196A" w:rsidP="0049196A">
      <w:pPr>
        <w:numPr>
          <w:ilvl w:val="1"/>
          <w:numId w:val="2"/>
        </w:numPr>
        <w:autoSpaceDE w:val="0"/>
        <w:autoSpaceDN w:val="0"/>
        <w:adjustRightInd w:val="0"/>
        <w:spacing w:after="22" w:line="360" w:lineRule="auto"/>
        <w:jc w:val="both"/>
        <w:rPr>
          <w:del w:id="1879" w:author="Sujil Kumar Koottathampathiyil" w:date="2022-06-12T23:27:00Z"/>
          <w:rFonts w:ascii="Arial" w:hAnsi="Arial" w:cs="Arial"/>
          <w:color w:val="000000"/>
          <w:sz w:val="24"/>
          <w:szCs w:val="24"/>
        </w:rPr>
      </w:pPr>
      <w:del w:id="1880" w:author="Sujil Kumar Koottathampathiyil" w:date="2022-06-12T23:27:00Z">
        <w:r w:rsidRPr="00FD79BE" w:rsidDel="007620C8">
          <w:rPr>
            <w:rFonts w:ascii="Arial" w:hAnsi="Arial" w:cs="Arial"/>
            <w:color w:val="000000"/>
            <w:sz w:val="24"/>
            <w:szCs w:val="24"/>
          </w:rPr>
          <w:delText>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this suicide dataset is not using any confidential information about any individual rather it’s more of a summary dataset providing general information about the country's death</w:delText>
        </w:r>
      </w:del>
      <w:del w:id="1881" w:author="Sujil Kumar Koottathampathiyil" w:date="2022-06-09T07:58:00Z">
        <w:r w:rsidRPr="00FD79BE" w:rsidDel="002A0352">
          <w:rPr>
            <w:rFonts w:ascii="Arial" w:hAnsi="Arial" w:cs="Arial"/>
            <w:color w:val="000000"/>
            <w:sz w:val="24"/>
            <w:szCs w:val="24"/>
          </w:rPr>
          <w:delText>s</w:delText>
        </w:r>
      </w:del>
      <w:del w:id="1882" w:author="Sujil Kumar Koottathampathiyil" w:date="2022-06-12T23:27:00Z">
        <w:r w:rsidRPr="00FD79BE" w:rsidDel="007620C8">
          <w:rPr>
            <w:rFonts w:ascii="Arial" w:hAnsi="Arial" w:cs="Arial"/>
            <w:color w:val="000000"/>
            <w:sz w:val="24"/>
            <w:szCs w:val="24"/>
          </w:rPr>
          <w:delText xml:space="preserve"> rates. Also, information like the age group, internet users, human development index etc who is more likely to commit suicide.</w:delText>
        </w:r>
      </w:del>
    </w:p>
    <w:p w14:paraId="44250DD1" w14:textId="77777777" w:rsidR="0049196A" w:rsidRPr="00FD79BE" w:rsidRDefault="0049196A" w:rsidP="0049196A">
      <w:pPr>
        <w:pStyle w:val="Default"/>
        <w:numPr>
          <w:ilvl w:val="2"/>
          <w:numId w:val="2"/>
        </w:numPr>
        <w:spacing w:after="22" w:line="360" w:lineRule="auto"/>
        <w:jc w:val="both"/>
        <w:rPr>
          <w:rFonts w:ascii="Arial" w:hAnsi="Arial" w:cs="Arial"/>
        </w:rPr>
      </w:pPr>
    </w:p>
    <w:p w14:paraId="5C8FEBF5" w14:textId="77777777" w:rsidR="0049196A" w:rsidRPr="00FD79BE" w:rsidRDefault="0049196A">
      <w:pPr>
        <w:pStyle w:val="ListParagraph"/>
        <w:numPr>
          <w:ilvl w:val="0"/>
          <w:numId w:val="2"/>
        </w:numPr>
        <w:spacing w:line="360" w:lineRule="auto"/>
        <w:ind w:left="0"/>
        <w:rPr>
          <w:ins w:id="1883" w:author="Sujil Kumar Koottathampathiyil" w:date="2022-06-12T23:09:00Z"/>
          <w:rFonts w:ascii="Arial" w:hAnsi="Arial" w:cs="Arial"/>
          <w:b/>
          <w:bCs/>
          <w:sz w:val="32"/>
          <w:szCs w:val="32"/>
        </w:rPr>
        <w:pPrChange w:id="1884" w:author="Sujil Kumar Koottathampathiyil" w:date="2022-06-12T23:10:00Z">
          <w:pPr>
            <w:pStyle w:val="ListParagraph"/>
            <w:numPr>
              <w:numId w:val="2"/>
            </w:numPr>
            <w:spacing w:line="360" w:lineRule="auto"/>
          </w:pPr>
        </w:pPrChange>
      </w:pPr>
      <w:ins w:id="1885" w:author="Sujil Kumar Koottathampathiyil" w:date="2022-06-12T23:09:00Z">
        <w:r w:rsidRPr="00FD79BE">
          <w:rPr>
            <w:rFonts w:ascii="Arial" w:hAnsi="Arial" w:cs="Arial"/>
            <w:b/>
            <w:bCs/>
            <w:sz w:val="32"/>
            <w:szCs w:val="32"/>
          </w:rPr>
          <w:t>5.0.1 SWOT Analysis</w:t>
        </w:r>
      </w:ins>
    </w:p>
    <w:p w14:paraId="185BF876" w14:textId="55A48B44" w:rsidR="0049196A" w:rsidRPr="00FD79BE" w:rsidRDefault="0049196A">
      <w:pPr>
        <w:pStyle w:val="ListParagraph"/>
        <w:numPr>
          <w:ilvl w:val="0"/>
          <w:numId w:val="2"/>
        </w:numPr>
        <w:autoSpaceDE w:val="0"/>
        <w:autoSpaceDN w:val="0"/>
        <w:adjustRightInd w:val="0"/>
        <w:spacing w:after="23" w:line="360" w:lineRule="auto"/>
        <w:ind w:left="0"/>
        <w:jc w:val="both"/>
        <w:rPr>
          <w:ins w:id="1886" w:author="Sujil Kumar Koottathampathiyil" w:date="2022-06-12T23:09:00Z"/>
          <w:rFonts w:ascii="Arial" w:hAnsi="Arial" w:cs="Arial"/>
          <w:color w:val="000000"/>
          <w:sz w:val="24"/>
          <w:szCs w:val="24"/>
          <w:rPrChange w:id="1887" w:author="Sujil Kumar Koottathampathiyil" w:date="2022-06-12T23:41:00Z">
            <w:rPr>
              <w:ins w:id="1888" w:author="Sujil Kumar Koottathampathiyil" w:date="2022-06-12T23:09:00Z"/>
              <w:rFonts w:ascii="Arial" w:hAnsi="Arial" w:cs="Arial"/>
              <w:color w:val="000000"/>
              <w:sz w:val="23"/>
              <w:szCs w:val="23"/>
            </w:rPr>
          </w:rPrChange>
        </w:rPr>
        <w:pPrChange w:id="1889" w:author="Sujil Kumar Koottathampathiyil" w:date="2022-06-12T23:10:00Z">
          <w:pPr>
            <w:pStyle w:val="ListParagraph"/>
            <w:numPr>
              <w:numId w:val="2"/>
            </w:numPr>
            <w:autoSpaceDE w:val="0"/>
            <w:autoSpaceDN w:val="0"/>
            <w:adjustRightInd w:val="0"/>
            <w:spacing w:after="23" w:line="360" w:lineRule="auto"/>
            <w:jc w:val="both"/>
          </w:pPr>
        </w:pPrChange>
      </w:pPr>
      <w:ins w:id="1890" w:author="Sujil Kumar Koottathampathiyil" w:date="2022-06-12T23:09:00Z">
        <w:r w:rsidRPr="00FD79BE">
          <w:rPr>
            <w:rFonts w:ascii="Arial" w:hAnsi="Arial" w:cs="Arial"/>
            <w:color w:val="000000"/>
            <w:sz w:val="24"/>
            <w:szCs w:val="24"/>
            <w:rPrChange w:id="1891" w:author="Sujil Kumar Koottathampathiyil" w:date="2022-06-12T23:41:00Z">
              <w:rPr>
                <w:rFonts w:ascii="Arial" w:hAnsi="Arial" w:cs="Arial"/>
                <w:color w:val="000000"/>
                <w:sz w:val="23"/>
                <w:szCs w:val="23"/>
              </w:rPr>
            </w:rPrChange>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court </w:t>
        </w:r>
      </w:ins>
      <w:r w:rsidR="0044020A" w:rsidRPr="00FD79BE">
        <w:rPr>
          <w:rFonts w:ascii="Arial" w:hAnsi="Arial" w:cs="Arial"/>
          <w:color w:val="000000"/>
          <w:sz w:val="24"/>
          <w:szCs w:val="24"/>
        </w:rPr>
        <w:t>(Facebook Data Breach BBC)</w:t>
      </w:r>
      <w:ins w:id="1892" w:author="Sujil Kumar Koottathampathiyil" w:date="2022-06-12T23:09:00Z">
        <w:r w:rsidRPr="00FD79BE">
          <w:rPr>
            <w:rFonts w:ascii="Arial" w:hAnsi="Arial" w:cs="Arial"/>
            <w:color w:val="000000"/>
            <w:sz w:val="24"/>
            <w:szCs w:val="24"/>
            <w:rPrChange w:id="1893" w:author="Sujil Kumar Koottathampathiyil" w:date="2022-06-12T23:41:00Z">
              <w:rPr>
                <w:rFonts w:ascii="Arial" w:hAnsi="Arial" w:cs="Arial"/>
                <w:color w:val="000000"/>
                <w:sz w:val="23"/>
                <w:szCs w:val="23"/>
              </w:rPr>
            </w:rPrChange>
          </w:rPr>
          <w:t xml:space="preserve"> and file a complaint accusing us of misusing personal information. In addition, we must explicitly disclose what activities or hazards are involved in the research. So that people are aware before they participate in these activities. </w:t>
        </w:r>
      </w:ins>
      <w:r w:rsidR="0044020A" w:rsidRPr="00FD79BE">
        <w:rPr>
          <w:rFonts w:ascii="Arial" w:hAnsi="Arial" w:cs="Arial"/>
          <w:color w:val="000000"/>
          <w:sz w:val="24"/>
          <w:szCs w:val="24"/>
        </w:rPr>
        <w:t>(Bogod 2004)</w:t>
      </w:r>
      <w:ins w:id="1894" w:author="Sujil Kumar Koottathampathiyil" w:date="2022-06-12T23:09:00Z">
        <w:r w:rsidRPr="00FD79BE">
          <w:rPr>
            <w:rFonts w:ascii="Arial" w:hAnsi="Arial" w:cs="Arial"/>
            <w:color w:val="000000"/>
            <w:sz w:val="24"/>
            <w:szCs w:val="24"/>
            <w:rPrChange w:id="1895" w:author="Sujil Kumar Koottathampathiyil" w:date="2022-06-12T23:41:00Z">
              <w:rPr>
                <w:rFonts w:ascii="Arial" w:hAnsi="Arial" w:cs="Arial"/>
                <w:color w:val="000000"/>
                <w:sz w:val="23"/>
                <w:szCs w:val="23"/>
              </w:rPr>
            </w:rPrChange>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ins>
    </w:p>
    <w:p w14:paraId="1B579445" w14:textId="77777777" w:rsidR="0049196A" w:rsidRPr="00FD79BE" w:rsidRDefault="0049196A">
      <w:pPr>
        <w:pStyle w:val="ListParagraph"/>
        <w:numPr>
          <w:ilvl w:val="0"/>
          <w:numId w:val="2"/>
        </w:numPr>
        <w:autoSpaceDE w:val="0"/>
        <w:autoSpaceDN w:val="0"/>
        <w:adjustRightInd w:val="0"/>
        <w:spacing w:after="23" w:line="360" w:lineRule="auto"/>
        <w:ind w:left="0"/>
        <w:jc w:val="both"/>
        <w:rPr>
          <w:ins w:id="1896" w:author="Sujil Kumar Koottathampathiyil" w:date="2022-06-12T23:09:00Z"/>
          <w:rFonts w:ascii="Arial" w:hAnsi="Arial" w:cs="Arial"/>
          <w:color w:val="000000"/>
          <w:sz w:val="24"/>
          <w:szCs w:val="24"/>
          <w:rPrChange w:id="1897" w:author="Sujil Kumar Koottathampathiyil" w:date="2022-06-12T23:41:00Z">
            <w:rPr>
              <w:ins w:id="1898" w:author="Sujil Kumar Koottathampathiyil" w:date="2022-06-12T23:09:00Z"/>
              <w:rFonts w:ascii="Arial" w:hAnsi="Arial" w:cs="Arial"/>
              <w:color w:val="000000"/>
              <w:sz w:val="23"/>
              <w:szCs w:val="23"/>
            </w:rPr>
          </w:rPrChange>
        </w:rPr>
        <w:pPrChange w:id="1899" w:author="Sujil Kumar Koottathampathiyil" w:date="2022-06-12T23:10:00Z">
          <w:pPr>
            <w:pStyle w:val="ListParagraph"/>
            <w:numPr>
              <w:numId w:val="2"/>
            </w:numPr>
            <w:autoSpaceDE w:val="0"/>
            <w:autoSpaceDN w:val="0"/>
            <w:adjustRightInd w:val="0"/>
            <w:spacing w:after="23" w:line="360" w:lineRule="auto"/>
            <w:jc w:val="both"/>
          </w:pPr>
        </w:pPrChange>
      </w:pPr>
      <w:ins w:id="1900" w:author="Sujil Kumar Koottathampathiyil" w:date="2022-06-12T23:09:00Z">
        <w:r w:rsidRPr="00FD79BE">
          <w:rPr>
            <w:rFonts w:ascii="Arial" w:hAnsi="Arial" w:cs="Arial"/>
            <w:color w:val="000000"/>
            <w:sz w:val="24"/>
            <w:szCs w:val="24"/>
            <w:rPrChange w:id="1901" w:author="Sujil Kumar Koottathampathiyil" w:date="2022-06-12T23:41:00Z">
              <w:rPr>
                <w:rFonts w:ascii="Arial" w:hAnsi="Arial" w:cs="Arial"/>
                <w:color w:val="000000"/>
                <w:sz w:val="23"/>
                <w:szCs w:val="23"/>
              </w:rPr>
            </w:rPrChange>
          </w:rPr>
          <w:t>In addition, even sharing information of individual sharing with any other colleagues or third party would be through proper procedure and getting signs on consent forms.</w:t>
        </w:r>
      </w:ins>
    </w:p>
    <w:p w14:paraId="09DFE6E6"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02" w:author="Sujil Kumar Koottathampathiyil" w:date="2022-06-12T23:09:00Z"/>
          <w:rFonts w:ascii="Arial" w:hAnsi="Arial" w:cs="Arial"/>
          <w:color w:val="000000"/>
          <w:sz w:val="23"/>
          <w:szCs w:val="23"/>
        </w:rPr>
        <w:pPrChange w:id="1903" w:author="Sujil Kumar Koottathampathiyil" w:date="2022-06-12T23:10:00Z">
          <w:pPr>
            <w:pStyle w:val="ListParagraph"/>
            <w:numPr>
              <w:numId w:val="2"/>
            </w:numPr>
            <w:autoSpaceDE w:val="0"/>
            <w:autoSpaceDN w:val="0"/>
            <w:adjustRightInd w:val="0"/>
            <w:spacing w:after="22" w:line="360" w:lineRule="auto"/>
            <w:jc w:val="both"/>
          </w:pPr>
        </w:pPrChange>
      </w:pPr>
    </w:p>
    <w:p w14:paraId="6DA9B222"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04" w:author="Sujil Kumar Koottathampathiyil" w:date="2022-06-12T23:09:00Z"/>
          <w:rFonts w:ascii="Arial" w:hAnsi="Arial" w:cs="Arial"/>
          <w:color w:val="000000"/>
          <w:sz w:val="24"/>
          <w:szCs w:val="24"/>
          <w:rPrChange w:id="1905" w:author="Sujil Kumar Koottathampathiyil" w:date="2022-06-12T23:41:00Z">
            <w:rPr>
              <w:ins w:id="1906" w:author="Sujil Kumar Koottathampathiyil" w:date="2022-06-12T23:09:00Z"/>
              <w:rFonts w:ascii="Arial" w:hAnsi="Arial" w:cs="Arial"/>
              <w:color w:val="000000"/>
              <w:sz w:val="23"/>
              <w:szCs w:val="23"/>
            </w:rPr>
          </w:rPrChange>
        </w:rPr>
        <w:pPrChange w:id="1907" w:author="Sujil Kumar Koottathampathiyil" w:date="2022-06-12T23:10:00Z">
          <w:pPr>
            <w:pStyle w:val="ListParagraph"/>
            <w:numPr>
              <w:numId w:val="2"/>
            </w:numPr>
            <w:autoSpaceDE w:val="0"/>
            <w:autoSpaceDN w:val="0"/>
            <w:adjustRightInd w:val="0"/>
            <w:spacing w:after="22" w:line="360" w:lineRule="auto"/>
            <w:jc w:val="both"/>
          </w:pPr>
        </w:pPrChange>
      </w:pPr>
      <w:ins w:id="1908" w:author="Sujil Kumar Koottathampathiyil" w:date="2022-06-12T23:09:00Z">
        <w:r w:rsidRPr="00FD79BE">
          <w:rPr>
            <w:rFonts w:ascii="Arial" w:hAnsi="Arial" w:cs="Arial"/>
            <w:b/>
            <w:bCs/>
            <w:color w:val="000000"/>
            <w:sz w:val="24"/>
            <w:szCs w:val="24"/>
            <w:rPrChange w:id="1909" w:author="Sujil Kumar Koottathampathiyil" w:date="2022-06-12T23:41:00Z">
              <w:rPr>
                <w:rFonts w:ascii="Arial" w:hAnsi="Arial" w:cs="Arial"/>
                <w:b/>
                <w:bCs/>
                <w:color w:val="000000"/>
                <w:sz w:val="23"/>
                <w:szCs w:val="23"/>
              </w:rPr>
            </w:rPrChange>
          </w:rPr>
          <w:t>Strength: -</w:t>
        </w:r>
        <w:r w:rsidRPr="00FD79BE">
          <w:rPr>
            <w:rFonts w:ascii="Arial" w:hAnsi="Arial" w:cs="Arial"/>
            <w:color w:val="000000"/>
            <w:sz w:val="24"/>
            <w:szCs w:val="24"/>
            <w:rPrChange w:id="1910" w:author="Sujil Kumar Koottathampathiyil" w:date="2022-06-12T23:41:00Z">
              <w:rPr>
                <w:rFonts w:ascii="Arial" w:hAnsi="Arial" w:cs="Arial"/>
                <w:color w:val="000000"/>
                <w:sz w:val="23"/>
                <w:szCs w:val="23"/>
              </w:rPr>
            </w:rPrChange>
          </w:rPr>
          <w:t xml:space="preserve"> In </w:t>
        </w:r>
      </w:ins>
      <w:ins w:id="1911" w:author="Sujil Kumar Koottathampathiyil" w:date="2022-06-12T23:47:00Z">
        <w:r w:rsidRPr="00FD79BE">
          <w:rPr>
            <w:rFonts w:ascii="Arial" w:hAnsi="Arial" w:cs="Arial"/>
            <w:color w:val="000000"/>
            <w:sz w:val="24"/>
            <w:szCs w:val="24"/>
          </w:rPr>
          <w:t>this</w:t>
        </w:r>
      </w:ins>
      <w:ins w:id="1912" w:author="Sujil Kumar Koottathampathiyil" w:date="2022-06-12T23:09:00Z">
        <w:r w:rsidRPr="00FD79BE">
          <w:rPr>
            <w:rFonts w:ascii="Arial" w:hAnsi="Arial" w:cs="Arial"/>
            <w:color w:val="000000"/>
            <w:sz w:val="24"/>
            <w:szCs w:val="24"/>
            <w:rPrChange w:id="1913" w:author="Sujil Kumar Koottathampathiyil" w:date="2022-06-12T23:41:00Z">
              <w:rPr>
                <w:rFonts w:ascii="Arial" w:hAnsi="Arial" w:cs="Arial"/>
                <w:color w:val="000000"/>
                <w:sz w:val="23"/>
                <w:szCs w:val="23"/>
              </w:rPr>
            </w:rPrChange>
          </w:rPr>
          <w:t xml:space="preserve"> study, I am trying to see suicide rates in different countries from time to time. </w:t>
        </w:r>
      </w:ins>
      <w:ins w:id="1914" w:author="Sujil Kumar Koottathampathiyil" w:date="2022-06-12T23:47:00Z">
        <w:r w:rsidRPr="00FD79BE">
          <w:rPr>
            <w:rFonts w:ascii="Arial" w:hAnsi="Arial" w:cs="Arial"/>
            <w:color w:val="000000"/>
            <w:sz w:val="24"/>
            <w:szCs w:val="24"/>
          </w:rPr>
          <w:t>This</w:t>
        </w:r>
      </w:ins>
      <w:ins w:id="1915" w:author="Sujil Kumar Koottathampathiyil" w:date="2022-06-12T23:09:00Z">
        <w:r w:rsidRPr="00FD79BE">
          <w:rPr>
            <w:rFonts w:ascii="Arial" w:hAnsi="Arial" w:cs="Arial"/>
            <w:color w:val="000000"/>
            <w:sz w:val="24"/>
            <w:szCs w:val="24"/>
            <w:rPrChange w:id="1916" w:author="Sujil Kumar Koottathampathiyil" w:date="2022-06-12T23:41:00Z">
              <w:rPr>
                <w:rFonts w:ascii="Arial" w:hAnsi="Arial" w:cs="Arial"/>
                <w:color w:val="000000"/>
                <w:sz w:val="23"/>
                <w:szCs w:val="23"/>
              </w:rPr>
            </w:rPrChange>
          </w:rPr>
          <w:t xml:space="preserve"> research strength is its dynamic nature. Similar weather forecast of google or Microsoft, </w:t>
        </w:r>
      </w:ins>
      <w:ins w:id="1917" w:author="Sujil Kumar Koottathampathiyil" w:date="2022-06-12T23:47:00Z">
        <w:r w:rsidRPr="00FD79BE">
          <w:rPr>
            <w:rFonts w:ascii="Arial" w:hAnsi="Arial" w:cs="Arial"/>
            <w:color w:val="000000"/>
            <w:sz w:val="24"/>
            <w:szCs w:val="24"/>
          </w:rPr>
          <w:t>this</w:t>
        </w:r>
      </w:ins>
      <w:ins w:id="1918" w:author="Sujil Kumar Koottathampathiyil" w:date="2022-06-12T23:09:00Z">
        <w:r w:rsidRPr="00FD79BE">
          <w:rPr>
            <w:rFonts w:ascii="Arial" w:hAnsi="Arial" w:cs="Arial"/>
            <w:color w:val="000000"/>
            <w:sz w:val="24"/>
            <w:szCs w:val="24"/>
            <w:rPrChange w:id="1919" w:author="Sujil Kumar Koottathampathiyil" w:date="2022-06-12T23:41:00Z">
              <w:rPr>
                <w:rFonts w:ascii="Arial" w:hAnsi="Arial" w:cs="Arial"/>
                <w:color w:val="000000"/>
                <w:sz w:val="23"/>
                <w:szCs w:val="23"/>
              </w:rPr>
            </w:rPrChange>
          </w:rPr>
          <w:t xml:space="preserve"> model will be run from time to time based on the latest data. This research aims at tackling suicide tendencies in every country’s population. </w:t>
        </w:r>
      </w:ins>
      <w:ins w:id="1920" w:author="Sujil Kumar Koottathampathiyil" w:date="2022-06-12T23:47:00Z">
        <w:r w:rsidRPr="00FD79BE">
          <w:rPr>
            <w:rFonts w:ascii="Arial" w:hAnsi="Arial" w:cs="Arial"/>
            <w:color w:val="000000"/>
            <w:sz w:val="24"/>
            <w:szCs w:val="24"/>
          </w:rPr>
          <w:t>This</w:t>
        </w:r>
      </w:ins>
      <w:ins w:id="1921" w:author="Sujil Kumar Koottathampathiyil" w:date="2022-06-12T23:09:00Z">
        <w:r w:rsidRPr="00FD79BE">
          <w:rPr>
            <w:rFonts w:ascii="Arial" w:hAnsi="Arial" w:cs="Arial"/>
            <w:color w:val="000000"/>
            <w:sz w:val="24"/>
            <w:szCs w:val="24"/>
            <w:rPrChange w:id="1922" w:author="Sujil Kumar Koottathampathiyil" w:date="2022-06-12T23:41:00Z">
              <w:rPr>
                <w:rFonts w:ascii="Arial" w:hAnsi="Arial" w:cs="Arial"/>
                <w:color w:val="000000"/>
                <w:sz w:val="23"/>
                <w:szCs w:val="23"/>
              </w:rPr>
            </w:rPrChange>
          </w:rPr>
          <w:t xml:space="preserve"> research is going to predict how many people are going to commit suicide in the next 5 years in different countries or continents. When working with a socially responsible research project, it is going to stand out in the world of the internet. Similar to the websites </w:t>
        </w:r>
        <w:r w:rsidRPr="00FD79BE">
          <w:rPr>
            <w:rFonts w:ascii="Arial" w:hAnsi="Arial" w:cs="Arial"/>
            <w:color w:val="000000"/>
            <w:sz w:val="24"/>
            <w:szCs w:val="24"/>
            <w:rPrChange w:id="1923" w:author="Sujil Kumar Koottathampathiyil" w:date="2022-06-12T23:41:00Z">
              <w:rPr>
                <w:rFonts w:ascii="Arial" w:hAnsi="Arial" w:cs="Arial"/>
                <w:color w:val="000000"/>
                <w:sz w:val="23"/>
                <w:szCs w:val="23"/>
              </w:rPr>
            </w:rPrChange>
          </w:rPr>
          <w:lastRenderedPageBreak/>
          <w:t xml:space="preserve">showcasing covid trends live, </w:t>
        </w:r>
      </w:ins>
      <w:ins w:id="1924" w:author="Sujil Kumar Koottathampathiyil" w:date="2022-06-12T23:47:00Z">
        <w:r w:rsidRPr="00FD79BE">
          <w:rPr>
            <w:rFonts w:ascii="Arial" w:hAnsi="Arial" w:cs="Arial"/>
            <w:color w:val="000000"/>
            <w:sz w:val="24"/>
            <w:szCs w:val="24"/>
          </w:rPr>
          <w:t>this</w:t>
        </w:r>
      </w:ins>
      <w:ins w:id="1925" w:author="Sujil Kumar Koottathampathiyil" w:date="2022-06-12T23:09:00Z">
        <w:r w:rsidRPr="00FD79BE">
          <w:rPr>
            <w:rFonts w:ascii="Arial" w:hAnsi="Arial" w:cs="Arial"/>
            <w:color w:val="000000"/>
            <w:sz w:val="24"/>
            <w:szCs w:val="24"/>
            <w:rPrChange w:id="1926" w:author="Sujil Kumar Koottathampathiyil" w:date="2022-06-12T23:41:00Z">
              <w:rPr>
                <w:rFonts w:ascii="Arial" w:hAnsi="Arial" w:cs="Arial"/>
                <w:color w:val="000000"/>
                <w:sz w:val="23"/>
                <w:szCs w:val="23"/>
              </w:rPr>
            </w:rPrChange>
          </w:rPr>
          <w:t xml:space="preserve"> website is also going to show the same impact of suicide numbers and create respective visualizations for any general audience to easily understand what the trend in data would be.</w:t>
        </w:r>
      </w:ins>
    </w:p>
    <w:p w14:paraId="2223C57A"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27" w:author="Sujil Kumar Koottathampathiyil" w:date="2022-06-12T23:09:00Z"/>
          <w:rFonts w:ascii="Arial" w:hAnsi="Arial" w:cs="Arial"/>
          <w:color w:val="000000"/>
          <w:sz w:val="24"/>
          <w:szCs w:val="24"/>
          <w:rPrChange w:id="1928" w:author="Sujil Kumar Koottathampathiyil" w:date="2022-06-12T23:41:00Z">
            <w:rPr>
              <w:ins w:id="1929" w:author="Sujil Kumar Koottathampathiyil" w:date="2022-06-12T23:09:00Z"/>
              <w:rFonts w:ascii="Arial" w:hAnsi="Arial" w:cs="Arial"/>
              <w:color w:val="000000"/>
              <w:sz w:val="23"/>
              <w:szCs w:val="23"/>
            </w:rPr>
          </w:rPrChange>
        </w:rPr>
        <w:pPrChange w:id="1930" w:author="Sujil Kumar Koottathampathiyil" w:date="2022-06-12T23:10:00Z">
          <w:pPr>
            <w:pStyle w:val="ListParagraph"/>
            <w:numPr>
              <w:numId w:val="2"/>
            </w:numPr>
            <w:autoSpaceDE w:val="0"/>
            <w:autoSpaceDN w:val="0"/>
            <w:adjustRightInd w:val="0"/>
            <w:spacing w:after="22" w:line="360" w:lineRule="auto"/>
            <w:jc w:val="both"/>
          </w:pPr>
        </w:pPrChange>
      </w:pPr>
    </w:p>
    <w:p w14:paraId="515BAE5D"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31" w:author="Sujil Kumar Koottathampathiyil" w:date="2022-06-12T23:09:00Z"/>
          <w:rFonts w:ascii="Arial" w:hAnsi="Arial" w:cs="Arial"/>
          <w:color w:val="000000"/>
          <w:sz w:val="24"/>
          <w:szCs w:val="24"/>
          <w:rPrChange w:id="1932" w:author="Sujil Kumar Koottathampathiyil" w:date="2022-06-12T23:41:00Z">
            <w:rPr>
              <w:ins w:id="1933" w:author="Sujil Kumar Koottathampathiyil" w:date="2022-06-12T23:09:00Z"/>
              <w:rFonts w:ascii="Arial" w:hAnsi="Arial" w:cs="Arial"/>
              <w:color w:val="000000"/>
              <w:sz w:val="23"/>
              <w:szCs w:val="23"/>
            </w:rPr>
          </w:rPrChange>
        </w:rPr>
        <w:pPrChange w:id="1934" w:author="Sujil Kumar Koottathampathiyil" w:date="2022-06-12T23:10:00Z">
          <w:pPr>
            <w:pStyle w:val="ListParagraph"/>
            <w:numPr>
              <w:numId w:val="2"/>
            </w:numPr>
            <w:autoSpaceDE w:val="0"/>
            <w:autoSpaceDN w:val="0"/>
            <w:adjustRightInd w:val="0"/>
            <w:spacing w:after="22" w:line="360" w:lineRule="auto"/>
            <w:jc w:val="both"/>
          </w:pPr>
        </w:pPrChange>
      </w:pPr>
      <w:ins w:id="1935" w:author="Sujil Kumar Koottathampathiyil" w:date="2022-06-12T23:09:00Z">
        <w:r w:rsidRPr="00FD79BE">
          <w:rPr>
            <w:rFonts w:ascii="Arial" w:hAnsi="Arial" w:cs="Arial"/>
            <w:b/>
            <w:bCs/>
            <w:color w:val="000000"/>
            <w:sz w:val="24"/>
            <w:szCs w:val="24"/>
            <w:rPrChange w:id="1936" w:author="Sujil Kumar Koottathampathiyil" w:date="2022-06-12T23:41:00Z">
              <w:rPr>
                <w:rFonts w:ascii="Arial" w:hAnsi="Arial" w:cs="Arial"/>
                <w:b/>
                <w:bCs/>
                <w:color w:val="000000"/>
                <w:sz w:val="23"/>
                <w:szCs w:val="23"/>
              </w:rPr>
            </w:rPrChange>
          </w:rPr>
          <w:t>Weakness: -</w:t>
        </w:r>
        <w:r w:rsidRPr="00FD79BE">
          <w:rPr>
            <w:rFonts w:ascii="Arial" w:hAnsi="Arial" w:cs="Arial"/>
            <w:color w:val="000000"/>
            <w:sz w:val="24"/>
            <w:szCs w:val="24"/>
            <w:rPrChange w:id="1937" w:author="Sujil Kumar Koottathampathiyil" w:date="2022-06-12T23:41:00Z">
              <w:rPr>
                <w:rFonts w:ascii="Arial" w:hAnsi="Arial" w:cs="Arial"/>
                <w:color w:val="000000"/>
                <w:sz w:val="23"/>
                <w:szCs w:val="23"/>
              </w:rPr>
            </w:rPrChange>
          </w:rPr>
          <w:t xml:space="preserve"> </w:t>
        </w:r>
      </w:ins>
      <w:r w:rsidRPr="00FD79BE">
        <w:rPr>
          <w:rFonts w:ascii="Arial" w:hAnsi="Arial" w:cs="Arial"/>
          <w:color w:val="000000"/>
          <w:sz w:val="24"/>
          <w:szCs w:val="24"/>
        </w:rPr>
        <w:t>For forecasting, the data is aggregated, and no unique information about individuals is provided. As a result, I believe the data must have more precise traits that may be used to create reliable suicide predictions. However, if additional particular characteristics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38" w:author="Sujil Kumar Koottathampathiyil" w:date="2022-06-12T23:09:00Z"/>
          <w:rFonts w:ascii="Arial" w:hAnsi="Arial" w:cs="Arial"/>
          <w:color w:val="000000"/>
          <w:sz w:val="24"/>
          <w:szCs w:val="24"/>
          <w:rPrChange w:id="1939" w:author="Sujil Kumar Koottathampathiyil" w:date="2022-06-12T23:41:00Z">
            <w:rPr>
              <w:ins w:id="1940" w:author="Sujil Kumar Koottathampathiyil" w:date="2022-06-12T23:09:00Z"/>
              <w:rFonts w:ascii="Arial" w:hAnsi="Arial" w:cs="Arial"/>
              <w:color w:val="000000"/>
              <w:sz w:val="23"/>
              <w:szCs w:val="23"/>
            </w:rPr>
          </w:rPrChange>
        </w:rPr>
        <w:pPrChange w:id="1941" w:author="Sujil Kumar Koottathampathiyil" w:date="2022-06-12T23:10:00Z">
          <w:pPr>
            <w:pStyle w:val="ListParagraph"/>
            <w:numPr>
              <w:numId w:val="2"/>
            </w:numPr>
            <w:autoSpaceDE w:val="0"/>
            <w:autoSpaceDN w:val="0"/>
            <w:adjustRightInd w:val="0"/>
            <w:spacing w:after="22" w:line="360" w:lineRule="auto"/>
            <w:jc w:val="both"/>
          </w:pPr>
        </w:pPrChange>
      </w:pPr>
    </w:p>
    <w:p w14:paraId="51160410"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42" w:author="Sujil Kumar Koottathampathiyil" w:date="2022-06-12T23:09:00Z"/>
          <w:rFonts w:ascii="Arial" w:hAnsi="Arial" w:cs="Arial"/>
          <w:color w:val="000000"/>
          <w:sz w:val="24"/>
          <w:szCs w:val="24"/>
          <w:rPrChange w:id="1943" w:author="Sujil Kumar Koottathampathiyil" w:date="2022-06-12T23:41:00Z">
            <w:rPr>
              <w:ins w:id="1944" w:author="Sujil Kumar Koottathampathiyil" w:date="2022-06-12T23:09:00Z"/>
              <w:rFonts w:ascii="Arial" w:hAnsi="Arial" w:cs="Arial"/>
              <w:color w:val="000000"/>
              <w:sz w:val="23"/>
              <w:szCs w:val="23"/>
            </w:rPr>
          </w:rPrChange>
        </w:rPr>
        <w:pPrChange w:id="1945" w:author="Sujil Kumar Koottathampathiyil" w:date="2022-06-12T23:10:00Z">
          <w:pPr>
            <w:pStyle w:val="ListParagraph"/>
            <w:numPr>
              <w:numId w:val="2"/>
            </w:numPr>
            <w:autoSpaceDE w:val="0"/>
            <w:autoSpaceDN w:val="0"/>
            <w:adjustRightInd w:val="0"/>
            <w:spacing w:after="22" w:line="360" w:lineRule="auto"/>
            <w:jc w:val="both"/>
          </w:pPr>
        </w:pPrChange>
      </w:pPr>
      <w:ins w:id="1946" w:author="Sujil Kumar Koottathampathiyil" w:date="2022-06-12T23:09:00Z">
        <w:r w:rsidRPr="00FD79BE">
          <w:rPr>
            <w:rFonts w:ascii="Arial" w:hAnsi="Arial" w:cs="Arial"/>
            <w:b/>
            <w:bCs/>
            <w:color w:val="000000"/>
            <w:sz w:val="24"/>
            <w:szCs w:val="24"/>
            <w:rPrChange w:id="1947" w:author="Sujil Kumar Koottathampathiyil" w:date="2022-06-12T23:41:00Z">
              <w:rPr>
                <w:rFonts w:ascii="Arial" w:hAnsi="Arial" w:cs="Arial"/>
                <w:b/>
                <w:bCs/>
                <w:color w:val="000000"/>
                <w:sz w:val="23"/>
                <w:szCs w:val="23"/>
              </w:rPr>
            </w:rPrChange>
          </w:rPr>
          <w:t>Opportunity: -</w:t>
        </w:r>
        <w:r w:rsidRPr="00FD79BE">
          <w:rPr>
            <w:rFonts w:ascii="Arial" w:hAnsi="Arial" w:cs="Arial"/>
            <w:color w:val="000000"/>
            <w:sz w:val="24"/>
            <w:szCs w:val="24"/>
            <w:rPrChange w:id="1948" w:author="Sujil Kumar Koottathampathiyil" w:date="2022-06-12T23:41:00Z">
              <w:rPr>
                <w:rFonts w:ascii="Arial" w:hAnsi="Arial" w:cs="Arial"/>
                <w:color w:val="000000"/>
                <w:sz w:val="23"/>
                <w:szCs w:val="23"/>
              </w:rPr>
            </w:rPrChange>
          </w:rPr>
          <w:t xml:space="preserve"> </w:t>
        </w:r>
      </w:ins>
      <w:r w:rsidRPr="00FD79BE">
        <w:rPr>
          <w:rFonts w:ascii="Arial" w:hAnsi="Arial" w:cs="Arial"/>
          <w:color w:val="000000"/>
          <w:sz w:val="24"/>
          <w:szCs w:val="24"/>
        </w:rPr>
        <w:t>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49" w:author="Sujil Kumar Koottathampathiyil" w:date="2022-06-12T23:09:00Z"/>
          <w:rFonts w:ascii="Arial" w:hAnsi="Arial" w:cs="Arial"/>
          <w:color w:val="000000"/>
          <w:sz w:val="24"/>
          <w:szCs w:val="24"/>
          <w:rPrChange w:id="1950" w:author="Sujil Kumar Koottathampathiyil" w:date="2022-06-12T23:41:00Z">
            <w:rPr>
              <w:ins w:id="1951" w:author="Sujil Kumar Koottathampathiyil" w:date="2022-06-12T23:09:00Z"/>
              <w:rFonts w:ascii="Arial" w:hAnsi="Arial" w:cs="Arial"/>
              <w:color w:val="000000"/>
              <w:sz w:val="23"/>
              <w:szCs w:val="23"/>
            </w:rPr>
          </w:rPrChange>
        </w:rPr>
        <w:pPrChange w:id="1952" w:author="Sujil Kumar Koottathampathiyil" w:date="2022-06-12T23:10:00Z">
          <w:pPr>
            <w:pStyle w:val="ListParagraph"/>
            <w:numPr>
              <w:numId w:val="2"/>
            </w:numPr>
            <w:autoSpaceDE w:val="0"/>
            <w:autoSpaceDN w:val="0"/>
            <w:adjustRightInd w:val="0"/>
            <w:spacing w:after="22" w:line="360" w:lineRule="auto"/>
            <w:jc w:val="both"/>
          </w:pPr>
        </w:pPrChange>
      </w:pPr>
    </w:p>
    <w:p w14:paraId="1AB13A8F"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53" w:author="Sujil Kumar Koottathampathiyil" w:date="2022-06-12T23:09:00Z"/>
          <w:rFonts w:ascii="Arial" w:hAnsi="Arial" w:cs="Arial"/>
          <w:color w:val="000000"/>
          <w:sz w:val="24"/>
          <w:szCs w:val="24"/>
          <w:rPrChange w:id="1954" w:author="Sujil Kumar Koottathampathiyil" w:date="2022-06-12T23:41:00Z">
            <w:rPr>
              <w:ins w:id="1955" w:author="Sujil Kumar Koottathampathiyil" w:date="2022-06-12T23:09:00Z"/>
              <w:rFonts w:ascii="Arial" w:hAnsi="Arial" w:cs="Arial"/>
              <w:color w:val="000000"/>
              <w:sz w:val="23"/>
              <w:szCs w:val="23"/>
            </w:rPr>
          </w:rPrChange>
        </w:rPr>
        <w:pPrChange w:id="1956" w:author="Sujil Kumar Koottathampathiyil" w:date="2022-06-12T23:10:00Z">
          <w:pPr>
            <w:pStyle w:val="ListParagraph"/>
            <w:numPr>
              <w:numId w:val="2"/>
            </w:numPr>
            <w:autoSpaceDE w:val="0"/>
            <w:autoSpaceDN w:val="0"/>
            <w:adjustRightInd w:val="0"/>
            <w:spacing w:after="22" w:line="360" w:lineRule="auto"/>
            <w:jc w:val="both"/>
          </w:pPr>
        </w:pPrChange>
      </w:pPr>
      <w:ins w:id="1957" w:author="Sujil Kumar Koottathampathiyil" w:date="2022-06-12T23:09:00Z">
        <w:r w:rsidRPr="00FD79BE">
          <w:rPr>
            <w:rFonts w:ascii="Arial" w:hAnsi="Arial" w:cs="Arial"/>
            <w:color w:val="000000"/>
            <w:sz w:val="24"/>
            <w:szCs w:val="24"/>
            <w:rPrChange w:id="1958" w:author="Sujil Kumar Koottathampathiyil" w:date="2022-06-12T23:41:00Z">
              <w:rPr>
                <w:rFonts w:ascii="Arial" w:hAnsi="Arial" w:cs="Arial"/>
                <w:color w:val="000000"/>
                <w:sz w:val="23"/>
                <w:szCs w:val="23"/>
              </w:rPr>
            </w:rPrChange>
          </w:rPr>
          <w:t xml:space="preserve">Now let’s look at </w:t>
        </w:r>
      </w:ins>
      <w:ins w:id="1959" w:author="Sujil Kumar Koottathampathiyil" w:date="2022-06-12T23:47:00Z">
        <w:r w:rsidRPr="00FD79BE">
          <w:rPr>
            <w:rFonts w:ascii="Arial" w:hAnsi="Arial" w:cs="Arial"/>
            <w:color w:val="000000"/>
            <w:sz w:val="24"/>
            <w:szCs w:val="24"/>
          </w:rPr>
          <w:t>this</w:t>
        </w:r>
      </w:ins>
      <w:ins w:id="1960" w:author="Sujil Kumar Koottathampathiyil" w:date="2022-06-12T23:09:00Z">
        <w:r w:rsidRPr="00FD79BE">
          <w:rPr>
            <w:rFonts w:ascii="Arial" w:hAnsi="Arial" w:cs="Arial"/>
            <w:color w:val="000000"/>
            <w:sz w:val="24"/>
            <w:szCs w:val="24"/>
            <w:rPrChange w:id="1961" w:author="Sujil Kumar Koottathampathiyil" w:date="2022-06-12T23:41:00Z">
              <w:rPr>
                <w:rFonts w:ascii="Arial" w:hAnsi="Arial" w:cs="Arial"/>
                <w:color w:val="000000"/>
                <w:sz w:val="23"/>
                <w:szCs w:val="23"/>
              </w:rPr>
            </w:rPrChange>
          </w:rPr>
          <w:t xml:space="preserve"> data and its opportunities. Have you ever thought of having a suicide prediction model for each country? The wide range of opportunities using AI and the Time Series model on big data is possible using current technologies. Internet of things, cloud computing and </w:t>
        </w:r>
      </w:ins>
      <w:r w:rsidRPr="00FD79BE">
        <w:rPr>
          <w:rFonts w:ascii="Arial" w:hAnsi="Arial" w:cs="Arial"/>
          <w:color w:val="000000"/>
          <w:sz w:val="24"/>
          <w:szCs w:val="24"/>
        </w:rPr>
        <w:t>Machine Learning</w:t>
      </w:r>
      <w:ins w:id="1962" w:author="Sujil Kumar Koottathampathiyil" w:date="2022-06-12T23:09:00Z">
        <w:r w:rsidRPr="00FD79BE">
          <w:rPr>
            <w:rFonts w:ascii="Arial" w:hAnsi="Arial" w:cs="Arial"/>
            <w:color w:val="000000"/>
            <w:sz w:val="24"/>
            <w:szCs w:val="24"/>
            <w:rPrChange w:id="1963" w:author="Sujil Kumar Koottathampathiyil" w:date="2022-06-12T23:41:00Z">
              <w:rPr>
                <w:rFonts w:ascii="Arial" w:hAnsi="Arial" w:cs="Arial"/>
                <w:color w:val="000000"/>
                <w:sz w:val="23"/>
                <w:szCs w:val="23"/>
              </w:rPr>
            </w:rPrChange>
          </w:rPr>
          <w:t xml:space="preserve">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w:t>
        </w:r>
        <w:r w:rsidRPr="00FD79BE">
          <w:rPr>
            <w:rFonts w:ascii="Arial" w:hAnsi="Arial" w:cs="Arial"/>
            <w:color w:val="000000"/>
            <w:sz w:val="24"/>
            <w:szCs w:val="24"/>
            <w:rPrChange w:id="1964" w:author="Sujil Kumar Koottathampathiyil" w:date="2022-06-12T23:41:00Z">
              <w:rPr>
                <w:rFonts w:ascii="Arial" w:hAnsi="Arial" w:cs="Arial"/>
                <w:color w:val="000000"/>
                <w:sz w:val="23"/>
                <w:szCs w:val="23"/>
              </w:rPr>
            </w:rPrChange>
          </w:rPr>
          <w:lastRenderedPageBreak/>
          <w:t>analysis our business and health industry need today to go smarter and do smarter businesses.</w:t>
        </w:r>
      </w:ins>
    </w:p>
    <w:p w14:paraId="1C2033F4"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965" w:author="Sujil Kumar Koottathampathiyil" w:date="2022-06-12T23:09:00Z"/>
          <w:rFonts w:ascii="Arial" w:hAnsi="Arial" w:cs="Arial"/>
          <w:color w:val="000000"/>
          <w:sz w:val="24"/>
          <w:szCs w:val="24"/>
          <w:rPrChange w:id="1966" w:author="Sujil Kumar Koottathampathiyil" w:date="2022-06-12T23:41:00Z">
            <w:rPr>
              <w:ins w:id="1967" w:author="Sujil Kumar Koottathampathiyil" w:date="2022-06-12T23:09:00Z"/>
              <w:rFonts w:ascii="Arial" w:hAnsi="Arial" w:cs="Arial"/>
              <w:color w:val="000000"/>
              <w:sz w:val="23"/>
              <w:szCs w:val="23"/>
            </w:rPr>
          </w:rPrChange>
        </w:rPr>
        <w:pPrChange w:id="1968" w:author="Sujil Kumar Koottathampathiyil" w:date="2022-06-12T23:10:00Z">
          <w:pPr>
            <w:pStyle w:val="ListParagraph"/>
            <w:numPr>
              <w:numId w:val="2"/>
            </w:numPr>
            <w:autoSpaceDE w:val="0"/>
            <w:autoSpaceDN w:val="0"/>
            <w:adjustRightInd w:val="0"/>
            <w:spacing w:after="22" w:line="360" w:lineRule="auto"/>
            <w:jc w:val="both"/>
          </w:pPr>
        </w:pPrChange>
      </w:pPr>
    </w:p>
    <w:p w14:paraId="1A75CD5E" w14:textId="77777777" w:rsidR="0049196A" w:rsidRPr="00FD79BE"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ins w:id="1969" w:author="Sujil Kumar Koottathampathiyil" w:date="2022-06-12T23:09:00Z">
        <w:r w:rsidRPr="00FD79BE">
          <w:rPr>
            <w:rFonts w:ascii="Arial" w:hAnsi="Arial" w:cs="Arial"/>
            <w:b/>
            <w:bCs/>
            <w:color w:val="000000"/>
            <w:sz w:val="24"/>
            <w:szCs w:val="24"/>
            <w:rPrChange w:id="1970" w:author="Sujil Kumar Koottathampathiyil" w:date="2022-06-12T23:41:00Z">
              <w:rPr>
                <w:rFonts w:ascii="Arial" w:hAnsi="Arial" w:cs="Arial"/>
                <w:b/>
                <w:bCs/>
                <w:color w:val="000000"/>
                <w:sz w:val="23"/>
                <w:szCs w:val="23"/>
              </w:rPr>
            </w:rPrChange>
          </w:rPr>
          <w:t>Threat</w:t>
        </w:r>
        <w:r w:rsidRPr="00FD79BE">
          <w:rPr>
            <w:rFonts w:ascii="Arial" w:hAnsi="Arial" w:cs="Arial"/>
            <w:color w:val="000000"/>
            <w:sz w:val="24"/>
            <w:szCs w:val="24"/>
            <w:rPrChange w:id="1971" w:author="Sujil Kumar Koottathampathiyil" w:date="2022-06-12T23:41:00Z">
              <w:rPr>
                <w:rFonts w:ascii="Arial" w:hAnsi="Arial" w:cs="Arial"/>
                <w:color w:val="000000"/>
                <w:sz w:val="23"/>
                <w:szCs w:val="23"/>
              </w:rPr>
            </w:rPrChange>
          </w:rPr>
          <w:t xml:space="preserve">: - </w:t>
        </w:r>
      </w:ins>
      <w:r w:rsidRPr="00FD79BE">
        <w:rPr>
          <w:rFonts w:ascii="Arial" w:hAnsi="Arial" w:cs="Arial"/>
          <w:color w:val="000000"/>
          <w:sz w:val="24"/>
          <w:szCs w:val="24"/>
        </w:rPr>
        <w:t>Data may be utilized in a variety of ways. Some individuals utilized it for good causes, while others exploited it in a different way. It's possible that the suicide data will be abused in some way. However, from this perspective, they are less likely to occur as long as we do not provide detailed information about people. In this scenario, I'd argue that if new features are added to the model in the future, I'll have to change the model statically and then make it dynamic using cron tasks. Furthermore, additional storage space may be necessary in the near future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34544BB1" w14:textId="77777777" w:rsidR="0049196A" w:rsidRPr="00FD79BE" w:rsidRDefault="0049196A" w:rsidP="0049196A">
      <w:pPr>
        <w:pStyle w:val="ListParagraph"/>
        <w:autoSpaceDE w:val="0"/>
        <w:autoSpaceDN w:val="0"/>
        <w:adjustRightInd w:val="0"/>
        <w:spacing w:after="22" w:line="360" w:lineRule="auto"/>
        <w:ind w:left="0"/>
        <w:jc w:val="both"/>
        <w:rPr>
          <w:ins w:id="1972" w:author="Sujil Kumar Koottathampathiyil" w:date="2022-06-12T23:09:00Z"/>
          <w:rFonts w:ascii="Arial" w:hAnsi="Arial" w:cs="Arial"/>
          <w:color w:val="000000"/>
          <w:sz w:val="24"/>
          <w:szCs w:val="24"/>
          <w:rPrChange w:id="1973" w:author="Sujil Kumar Koottathampathiyil" w:date="2022-06-12T23:41:00Z">
            <w:rPr>
              <w:ins w:id="1974" w:author="Sujil Kumar Koottathampathiyil" w:date="2022-06-12T23:09:00Z"/>
              <w:rFonts w:ascii="Arial" w:hAnsi="Arial" w:cs="Arial"/>
              <w:color w:val="000000"/>
              <w:sz w:val="23"/>
              <w:szCs w:val="23"/>
            </w:rPr>
          </w:rPrChange>
        </w:rPr>
      </w:pPr>
    </w:p>
    <w:p w14:paraId="20E89627" w14:textId="77777777" w:rsidR="0049196A" w:rsidRPr="00FD79BE" w:rsidDel="00F400E0" w:rsidRDefault="0049196A">
      <w:pPr>
        <w:spacing w:line="360" w:lineRule="auto"/>
        <w:rPr>
          <w:del w:id="1975" w:author="Sujil Kumar Koottathampathiyil" w:date="2022-06-12T23:09:00Z"/>
          <w:rFonts w:ascii="Arial" w:hAnsi="Arial" w:cs="Arial"/>
          <w:b/>
          <w:bCs/>
          <w:sz w:val="32"/>
          <w:szCs w:val="32"/>
          <w:rPrChange w:id="1976" w:author="Sujil Kumar Koottathampathiyil" w:date="2022-06-09T11:06:00Z">
            <w:rPr>
              <w:del w:id="1977" w:author="Sujil Kumar Koottathampathiyil" w:date="2022-06-12T23:09:00Z"/>
              <w:rFonts w:ascii="Arial" w:hAnsi="Arial" w:cs="Arial"/>
              <w:b/>
              <w:bCs/>
              <w:color w:val="000000"/>
              <w:sz w:val="23"/>
              <w:szCs w:val="23"/>
            </w:rPr>
          </w:rPrChange>
        </w:rPr>
        <w:pPrChange w:id="1978" w:author="Sujil Kumar Koottathampathiyil" w:date="2022-06-09T11:06:00Z">
          <w:pPr>
            <w:autoSpaceDE w:val="0"/>
            <w:autoSpaceDN w:val="0"/>
            <w:adjustRightInd w:val="0"/>
            <w:spacing w:after="22" w:line="360" w:lineRule="auto"/>
            <w:jc w:val="both"/>
          </w:pPr>
        </w:pPrChange>
      </w:pPr>
      <w:del w:id="1979" w:author="Sujil Kumar Koottathampathiyil" w:date="2022-06-12T23:09:00Z">
        <w:r w:rsidRPr="00FD79BE" w:rsidDel="00F400E0">
          <w:rPr>
            <w:rFonts w:ascii="Arial" w:hAnsi="Arial" w:cs="Arial"/>
            <w:b/>
            <w:bCs/>
            <w:sz w:val="32"/>
            <w:szCs w:val="32"/>
            <w:rPrChange w:id="1980" w:author="Sujil Kumar Koottathampathiyil" w:date="2022-06-09T11:06:00Z">
              <w:rPr>
                <w:rFonts w:ascii="Arial" w:hAnsi="Arial" w:cs="Arial"/>
                <w:b/>
                <w:bCs/>
                <w:color w:val="000000"/>
                <w:sz w:val="28"/>
                <w:szCs w:val="28"/>
                <w:u w:val="single"/>
              </w:rPr>
            </w:rPrChange>
          </w:rPr>
          <w:delText>SWOT Analysis</w:delText>
        </w:r>
      </w:del>
      <w:del w:id="1981" w:author="Sujil Kumar Koottathampathiyil" w:date="2022-06-09T11:06:00Z">
        <w:r w:rsidRPr="00FD79BE" w:rsidDel="00692B2B">
          <w:rPr>
            <w:rFonts w:ascii="Arial" w:hAnsi="Arial" w:cs="Arial"/>
            <w:b/>
            <w:bCs/>
            <w:sz w:val="32"/>
            <w:szCs w:val="32"/>
            <w:rPrChange w:id="1982" w:author="Sujil Kumar Koottathampathiyil" w:date="2022-06-09T11:06:00Z">
              <w:rPr>
                <w:rFonts w:ascii="Arial" w:hAnsi="Arial" w:cs="Arial"/>
                <w:b/>
                <w:bCs/>
                <w:color w:val="000000"/>
                <w:sz w:val="28"/>
                <w:szCs w:val="28"/>
              </w:rPr>
            </w:rPrChange>
          </w:rPr>
          <w:delText xml:space="preserve">: </w:delText>
        </w:r>
      </w:del>
      <w:del w:id="1983" w:author="Sujil Kumar Koottathampathiyil" w:date="2022-06-09T08:25:00Z">
        <w:r w:rsidRPr="00FD79BE" w:rsidDel="00DD1CA3">
          <w:rPr>
            <w:rFonts w:ascii="Arial" w:hAnsi="Arial" w:cs="Arial"/>
            <w:b/>
            <w:bCs/>
            <w:sz w:val="32"/>
            <w:szCs w:val="32"/>
            <w:rPrChange w:id="1984" w:author="Sujil Kumar Koottathampathiyil" w:date="2022-06-09T11:06:00Z">
              <w:rPr>
                <w:rFonts w:ascii="Arial" w:hAnsi="Arial" w:cs="Arial"/>
                <w:b/>
                <w:bCs/>
                <w:color w:val="000000"/>
                <w:sz w:val="28"/>
                <w:szCs w:val="28"/>
              </w:rPr>
            </w:rPrChange>
          </w:rPr>
          <w:delText>(</w:delText>
        </w:r>
        <w:r w:rsidRPr="00FD79BE" w:rsidDel="00DD1CA3">
          <w:rPr>
            <w:rFonts w:ascii="Arial" w:hAnsi="Arial" w:cs="Arial"/>
            <w:b/>
            <w:bCs/>
            <w:sz w:val="32"/>
            <w:szCs w:val="32"/>
            <w:rPrChange w:id="1985" w:author="Sujil Kumar Koottathampathiyil" w:date="2022-06-09T11:06:00Z">
              <w:rPr>
                <w:rFonts w:ascii="Arial" w:hAnsi="Arial" w:cs="Arial"/>
                <w:b/>
                <w:bCs/>
                <w:color w:val="000000"/>
                <w:sz w:val="23"/>
                <w:szCs w:val="23"/>
              </w:rPr>
            </w:rPrChange>
          </w:rPr>
          <w:delText>SWOT Analysis based on the Guidelines of ACL as per ethics )</w:delText>
        </w:r>
      </w:del>
    </w:p>
    <w:p w14:paraId="15D50946" w14:textId="27D802C4" w:rsidR="0049196A" w:rsidRPr="00FD79BE" w:rsidDel="00F400E0" w:rsidRDefault="0049196A" w:rsidP="0049196A">
      <w:pPr>
        <w:autoSpaceDE w:val="0"/>
        <w:autoSpaceDN w:val="0"/>
        <w:adjustRightInd w:val="0"/>
        <w:spacing w:after="23" w:line="360" w:lineRule="auto"/>
        <w:jc w:val="both"/>
        <w:rPr>
          <w:del w:id="1986" w:author="Sujil Kumar Koottathampathiyil" w:date="2022-06-12T23:09:00Z"/>
          <w:rFonts w:ascii="Arial" w:hAnsi="Arial" w:cs="Arial"/>
          <w:color w:val="000000"/>
          <w:sz w:val="23"/>
          <w:szCs w:val="23"/>
        </w:rPr>
      </w:pPr>
      <w:del w:id="1987" w:author="Sujil Kumar Koottathampathiyil" w:date="2022-06-12T23:09:00Z">
        <w:r w:rsidRPr="00FD79BE" w:rsidDel="00F400E0">
          <w:rPr>
            <w:rFonts w:ascii="Arial" w:hAnsi="Arial" w:cs="Arial"/>
            <w:color w:val="000000"/>
            <w:sz w:val="23"/>
            <w:szCs w:val="23"/>
          </w:rPr>
          <w:delText xml:space="preserve">As I previously stated, the suicide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is one of the real-life examples where in 1942 prisoners were asked to undergo dangerous experiments to understand the survival chance of soldiers sometimes even leading to deaths. Understanding personal, social, and business impacts of data practice.  </w:delText>
        </w:r>
      </w:del>
    </w:p>
    <w:p w14:paraId="28D17143" w14:textId="77777777" w:rsidR="0049196A" w:rsidRPr="00FD79BE" w:rsidDel="002D5DCB" w:rsidRDefault="0049196A" w:rsidP="0049196A">
      <w:pPr>
        <w:autoSpaceDE w:val="0"/>
        <w:autoSpaceDN w:val="0"/>
        <w:adjustRightInd w:val="0"/>
        <w:spacing w:after="23" w:line="360" w:lineRule="auto"/>
        <w:jc w:val="both"/>
        <w:rPr>
          <w:del w:id="1988" w:author="Sujil Kumar Koottathampathiyil" w:date="2022-06-09T11:06:00Z"/>
          <w:rFonts w:ascii="Arial" w:hAnsi="Arial" w:cs="Arial"/>
          <w:color w:val="000000"/>
          <w:sz w:val="23"/>
          <w:szCs w:val="23"/>
        </w:rPr>
      </w:pPr>
      <w:del w:id="1989" w:author="Sujil Kumar Koottathampathiyil" w:date="2022-06-12T23:09:00Z">
        <w:r w:rsidRPr="00FD79BE" w:rsidDel="00F400E0">
          <w:rPr>
            <w:rFonts w:ascii="Arial" w:hAnsi="Arial" w:cs="Arial"/>
            <w:color w:val="000000"/>
            <w:sz w:val="23"/>
            <w:szCs w:val="23"/>
          </w:rPr>
          <w:delText>In addition, even sharing information of individual sharing with any other colleagues or third party would be through proper procedure and getting signs on consent forms.</w:delText>
        </w:r>
      </w:del>
    </w:p>
    <w:p w14:paraId="05F2DEFA" w14:textId="77777777" w:rsidR="0049196A" w:rsidRPr="00FD79BE" w:rsidDel="00F400E0" w:rsidRDefault="0049196A">
      <w:pPr>
        <w:autoSpaceDE w:val="0"/>
        <w:autoSpaceDN w:val="0"/>
        <w:adjustRightInd w:val="0"/>
        <w:spacing w:after="23" w:line="360" w:lineRule="auto"/>
        <w:jc w:val="both"/>
        <w:rPr>
          <w:del w:id="1990" w:author="Sujil Kumar Koottathampathiyil" w:date="2022-06-12T23:09:00Z"/>
          <w:rFonts w:ascii="Arial" w:hAnsi="Arial" w:cs="Arial"/>
          <w:color w:val="000000"/>
          <w:sz w:val="23"/>
          <w:szCs w:val="23"/>
        </w:rPr>
        <w:pPrChange w:id="1991" w:author="Sujil Kumar Koottathampathiyil" w:date="2022-06-09T11:06:00Z">
          <w:pPr>
            <w:numPr>
              <w:ilvl w:val="1"/>
              <w:numId w:val="1"/>
            </w:numPr>
            <w:autoSpaceDE w:val="0"/>
            <w:autoSpaceDN w:val="0"/>
            <w:adjustRightInd w:val="0"/>
            <w:spacing w:after="0" w:line="360" w:lineRule="auto"/>
            <w:jc w:val="both"/>
          </w:pPr>
        </w:pPrChange>
      </w:pPr>
    </w:p>
    <w:p w14:paraId="5160C2CF" w14:textId="77777777" w:rsidR="0049196A" w:rsidRPr="00FD79BE" w:rsidDel="00F400E0" w:rsidRDefault="0049196A" w:rsidP="0049196A">
      <w:pPr>
        <w:autoSpaceDE w:val="0"/>
        <w:autoSpaceDN w:val="0"/>
        <w:adjustRightInd w:val="0"/>
        <w:spacing w:after="22" w:line="360" w:lineRule="auto"/>
        <w:jc w:val="both"/>
        <w:rPr>
          <w:del w:id="1992" w:author="Sujil Kumar Koottathampathiyil" w:date="2022-06-12T23:09:00Z"/>
          <w:rFonts w:ascii="Arial" w:hAnsi="Arial" w:cs="Arial"/>
          <w:color w:val="000000"/>
          <w:sz w:val="23"/>
          <w:szCs w:val="23"/>
        </w:rPr>
      </w:pPr>
    </w:p>
    <w:p w14:paraId="081E5C90" w14:textId="77777777" w:rsidR="0049196A" w:rsidRPr="00FD79BE" w:rsidDel="00F400E0" w:rsidRDefault="0049196A" w:rsidP="0049196A">
      <w:pPr>
        <w:autoSpaceDE w:val="0"/>
        <w:autoSpaceDN w:val="0"/>
        <w:adjustRightInd w:val="0"/>
        <w:spacing w:after="22" w:line="360" w:lineRule="auto"/>
        <w:jc w:val="both"/>
        <w:rPr>
          <w:del w:id="1993" w:author="Sujil Kumar Koottathampathiyil" w:date="2022-06-12T23:09:00Z"/>
          <w:rFonts w:ascii="Arial" w:hAnsi="Arial" w:cs="Arial"/>
          <w:color w:val="000000"/>
          <w:sz w:val="23"/>
          <w:szCs w:val="23"/>
        </w:rPr>
      </w:pPr>
      <w:del w:id="1994" w:author="Sujil Kumar Koottathampathiyil" w:date="2022-06-12T23:09:00Z">
        <w:r w:rsidRPr="00FD79BE" w:rsidDel="00F400E0">
          <w:rPr>
            <w:rFonts w:ascii="Arial" w:hAnsi="Arial" w:cs="Arial"/>
            <w:b/>
            <w:bCs/>
            <w:color w:val="000000"/>
            <w:sz w:val="23"/>
            <w:szCs w:val="23"/>
          </w:rPr>
          <w:delText>Strength: -</w:delText>
        </w:r>
        <w:r w:rsidRPr="00FD79BE" w:rsidDel="00F400E0">
          <w:rPr>
            <w:rFonts w:ascii="Arial" w:hAnsi="Arial" w:cs="Arial"/>
            <w:color w:val="000000"/>
            <w:sz w:val="23"/>
            <w:szCs w:val="23"/>
          </w:rPr>
          <w:delTex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delText>
        </w:r>
      </w:del>
    </w:p>
    <w:p w14:paraId="0FD1C03B" w14:textId="77777777" w:rsidR="0049196A" w:rsidRPr="00FD79BE" w:rsidDel="00F400E0" w:rsidRDefault="0049196A" w:rsidP="0049196A">
      <w:pPr>
        <w:autoSpaceDE w:val="0"/>
        <w:autoSpaceDN w:val="0"/>
        <w:adjustRightInd w:val="0"/>
        <w:spacing w:after="22" w:line="360" w:lineRule="auto"/>
        <w:jc w:val="both"/>
        <w:rPr>
          <w:del w:id="1995" w:author="Sujil Kumar Koottathampathiyil" w:date="2022-06-12T23:09:00Z"/>
          <w:rFonts w:ascii="Arial" w:hAnsi="Arial" w:cs="Arial"/>
          <w:color w:val="000000"/>
          <w:sz w:val="23"/>
          <w:szCs w:val="23"/>
        </w:rPr>
      </w:pPr>
    </w:p>
    <w:p w14:paraId="7CC84895" w14:textId="77777777" w:rsidR="0049196A" w:rsidRPr="00FD79BE" w:rsidDel="00F400E0" w:rsidRDefault="0049196A" w:rsidP="0049196A">
      <w:pPr>
        <w:autoSpaceDE w:val="0"/>
        <w:autoSpaceDN w:val="0"/>
        <w:adjustRightInd w:val="0"/>
        <w:spacing w:after="22" w:line="360" w:lineRule="auto"/>
        <w:jc w:val="both"/>
        <w:rPr>
          <w:del w:id="1996" w:author="Sujil Kumar Koottathampathiyil" w:date="2022-06-12T23:09:00Z"/>
          <w:rFonts w:ascii="Arial" w:hAnsi="Arial" w:cs="Arial"/>
          <w:color w:val="000000"/>
          <w:sz w:val="23"/>
          <w:szCs w:val="23"/>
        </w:rPr>
      </w:pPr>
      <w:del w:id="1997" w:author="Sujil Kumar Koottathampathiyil" w:date="2022-06-12T23:09:00Z">
        <w:r w:rsidRPr="00FD79BE" w:rsidDel="00F400E0">
          <w:rPr>
            <w:rFonts w:ascii="Arial" w:hAnsi="Arial" w:cs="Arial"/>
            <w:b/>
            <w:bCs/>
            <w:color w:val="000000"/>
            <w:sz w:val="23"/>
            <w:szCs w:val="23"/>
          </w:rPr>
          <w:delText>Weakness: -</w:delText>
        </w:r>
        <w:r w:rsidRPr="00FD79BE" w:rsidDel="00F400E0">
          <w:rPr>
            <w:rFonts w:ascii="Arial" w:hAnsi="Arial" w:cs="Arial"/>
            <w:color w:val="000000"/>
            <w:sz w:val="23"/>
            <w:szCs w:val="23"/>
          </w:rPr>
          <w:delText xml:space="preserve"> The data is aggregated and no specific information </w:delText>
        </w:r>
      </w:del>
      <w:del w:id="1998" w:author="Sujil Kumar Koottathampathiyil" w:date="2022-06-09T07:58:00Z">
        <w:r w:rsidRPr="00FD79BE" w:rsidDel="002A0352">
          <w:rPr>
            <w:rFonts w:ascii="Arial" w:hAnsi="Arial" w:cs="Arial"/>
            <w:color w:val="000000"/>
            <w:sz w:val="23"/>
            <w:szCs w:val="23"/>
          </w:rPr>
          <w:delText xml:space="preserve">of </w:delText>
        </w:r>
      </w:del>
      <w:del w:id="1999" w:author="Sujil Kumar Koottathampathiyil" w:date="2022-06-12T23:09:00Z">
        <w:r w:rsidRPr="00FD79BE" w:rsidDel="00F400E0">
          <w:rPr>
            <w:rFonts w:ascii="Arial" w:hAnsi="Arial" w:cs="Arial"/>
            <w:color w:val="000000"/>
            <w:sz w:val="23"/>
            <w:szCs w:val="23"/>
          </w:rPr>
          <w:delText xml:space="preserve">individuals 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happiness index each country. So, my prediction would be more of general understanding </w:delText>
        </w:r>
      </w:del>
      <w:del w:id="2000" w:author="Sujil Kumar Koottathampathiyil" w:date="2022-06-09T07:57:00Z">
        <w:r w:rsidRPr="00FD79BE" w:rsidDel="002A0352">
          <w:rPr>
            <w:rFonts w:ascii="Arial" w:hAnsi="Arial" w:cs="Arial"/>
            <w:color w:val="000000"/>
            <w:sz w:val="23"/>
            <w:szCs w:val="23"/>
          </w:rPr>
          <w:delText xml:space="preserve">about </w:delText>
        </w:r>
      </w:del>
      <w:del w:id="2001" w:author="Sujil Kumar Koottathampathiyil" w:date="2022-06-12T23:09:00Z">
        <w:r w:rsidRPr="00FD79BE" w:rsidDel="00F400E0">
          <w:rPr>
            <w:rFonts w:ascii="Arial" w:hAnsi="Arial" w:cs="Arial"/>
            <w:color w:val="000000"/>
            <w:sz w:val="23"/>
            <w:szCs w:val="23"/>
          </w:rPr>
          <w:delText>the trends in data.</w:delText>
        </w:r>
      </w:del>
    </w:p>
    <w:p w14:paraId="2A958254" w14:textId="77777777" w:rsidR="0049196A" w:rsidRPr="00FD79BE" w:rsidDel="00F400E0" w:rsidRDefault="0049196A" w:rsidP="0049196A">
      <w:pPr>
        <w:autoSpaceDE w:val="0"/>
        <w:autoSpaceDN w:val="0"/>
        <w:adjustRightInd w:val="0"/>
        <w:spacing w:after="22" w:line="360" w:lineRule="auto"/>
        <w:jc w:val="both"/>
        <w:rPr>
          <w:del w:id="2002" w:author="Sujil Kumar Koottathampathiyil" w:date="2022-06-12T23:09:00Z"/>
          <w:rFonts w:ascii="Arial" w:hAnsi="Arial" w:cs="Arial"/>
          <w:color w:val="000000"/>
          <w:sz w:val="23"/>
          <w:szCs w:val="23"/>
        </w:rPr>
      </w:pPr>
    </w:p>
    <w:p w14:paraId="44B59048" w14:textId="77777777" w:rsidR="0049196A" w:rsidRPr="00FD79BE" w:rsidDel="00F400E0" w:rsidRDefault="0049196A" w:rsidP="0049196A">
      <w:pPr>
        <w:autoSpaceDE w:val="0"/>
        <w:autoSpaceDN w:val="0"/>
        <w:adjustRightInd w:val="0"/>
        <w:spacing w:after="22" w:line="360" w:lineRule="auto"/>
        <w:jc w:val="both"/>
        <w:rPr>
          <w:del w:id="2003" w:author="Sujil Kumar Koottathampathiyil" w:date="2022-06-12T23:09:00Z"/>
          <w:rFonts w:ascii="Arial" w:hAnsi="Arial" w:cs="Arial"/>
          <w:color w:val="000000"/>
          <w:sz w:val="23"/>
          <w:szCs w:val="23"/>
        </w:rPr>
      </w:pPr>
      <w:del w:id="2004" w:author="Sujil Kumar Koottathampathiyil" w:date="2022-06-12T23:09:00Z">
        <w:r w:rsidRPr="00FD79BE" w:rsidDel="00F400E0">
          <w:rPr>
            <w:rFonts w:ascii="Arial" w:hAnsi="Arial" w:cs="Arial"/>
            <w:b/>
            <w:bCs/>
            <w:color w:val="000000"/>
            <w:sz w:val="23"/>
            <w:szCs w:val="23"/>
          </w:rPr>
          <w:delText>Opportunity: -</w:delText>
        </w:r>
        <w:r w:rsidRPr="00FD79BE" w:rsidDel="00F400E0">
          <w:rPr>
            <w:rFonts w:ascii="Arial" w:hAnsi="Arial" w:cs="Arial"/>
            <w:color w:val="000000"/>
            <w:sz w:val="23"/>
            <w:szCs w:val="23"/>
          </w:rPr>
          <w:delTex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act as smart applications which can guide mobile users based on user activity data. Suicide analysis creates a new era of AI where we can keep an eye on who is more vulnerable to death.</w:delText>
        </w:r>
      </w:del>
    </w:p>
    <w:p w14:paraId="046CE3BD" w14:textId="77777777" w:rsidR="0049196A" w:rsidRPr="00FD79BE" w:rsidDel="00F400E0" w:rsidRDefault="0049196A" w:rsidP="0049196A">
      <w:pPr>
        <w:autoSpaceDE w:val="0"/>
        <w:autoSpaceDN w:val="0"/>
        <w:adjustRightInd w:val="0"/>
        <w:spacing w:after="22" w:line="360" w:lineRule="auto"/>
        <w:jc w:val="both"/>
        <w:rPr>
          <w:del w:id="2005" w:author="Sujil Kumar Koottathampathiyil" w:date="2022-06-12T23:09:00Z"/>
          <w:rFonts w:ascii="Arial" w:hAnsi="Arial" w:cs="Arial"/>
          <w:color w:val="000000"/>
          <w:sz w:val="23"/>
          <w:szCs w:val="23"/>
        </w:rPr>
      </w:pPr>
    </w:p>
    <w:p w14:paraId="60698B5F" w14:textId="77777777" w:rsidR="0049196A" w:rsidRPr="00FD79BE" w:rsidDel="00F400E0" w:rsidRDefault="0049196A" w:rsidP="0049196A">
      <w:pPr>
        <w:autoSpaceDE w:val="0"/>
        <w:autoSpaceDN w:val="0"/>
        <w:adjustRightInd w:val="0"/>
        <w:spacing w:after="22" w:line="360" w:lineRule="auto"/>
        <w:jc w:val="both"/>
        <w:rPr>
          <w:del w:id="2006" w:author="Sujil Kumar Koottathampathiyil" w:date="2022-06-12T23:09:00Z"/>
          <w:rFonts w:ascii="Arial" w:hAnsi="Arial" w:cs="Arial"/>
          <w:color w:val="000000"/>
          <w:sz w:val="23"/>
          <w:szCs w:val="23"/>
        </w:rPr>
      </w:pPr>
      <w:del w:id="2007" w:author="Sujil Kumar Koottathampathiyil" w:date="2022-06-12T23:09:00Z">
        <w:r w:rsidRPr="00FD79BE" w:rsidDel="00F400E0">
          <w:rPr>
            <w:rFonts w:ascii="Arial" w:hAnsi="Arial" w:cs="Arial"/>
            <w:color w:val="000000"/>
            <w:sz w:val="23"/>
            <w:szCs w:val="23"/>
          </w:rPr>
          <w:delText xml:space="preserve">Now let’s look at my data and its opportunities. Have you ever thought of having a suicide prediction model for each country? The wide range opportunities using AI and Time Series model on big data is possible using current technologies. Internet of things, cloud computing and ML are the best example of state-of-the-art technologies. </w:delText>
        </w:r>
      </w:del>
      <w:del w:id="2008" w:author="Sujil Kumar Koottathampathiyil" w:date="2022-06-09T07:56:00Z">
        <w:r w:rsidRPr="00FD79BE" w:rsidDel="002A0352">
          <w:rPr>
            <w:rFonts w:ascii="Arial" w:hAnsi="Arial" w:cs="Arial"/>
            <w:color w:val="000000"/>
            <w:sz w:val="23"/>
            <w:szCs w:val="23"/>
          </w:rPr>
          <w:delText xml:space="preserve">Suicide </w:delText>
        </w:r>
      </w:del>
      <w:del w:id="2009" w:author="Sujil Kumar Koottathampathiyil" w:date="2022-06-12T23:09:00Z">
        <w:r w:rsidRPr="00FD79BE" w:rsidDel="00F400E0">
          <w:rPr>
            <w:rFonts w:ascii="Arial" w:hAnsi="Arial" w:cs="Arial"/>
            <w:color w:val="000000"/>
            <w:sz w:val="23"/>
            <w:szCs w:val="23"/>
          </w:rPr>
          <w:delText xml:space="preserve">prediction model and live dashboard visualization is a great analysis model which any growing business can take inspiration from. Just imagine a burger selling vendor creating a live predicting model of specific kind of burger that </w:delText>
        </w:r>
      </w:del>
      <w:del w:id="2010" w:author="Sujil Kumar Koottathampathiyil" w:date="2022-06-09T07:56:00Z">
        <w:r w:rsidRPr="00FD79BE" w:rsidDel="002A0352">
          <w:rPr>
            <w:rFonts w:ascii="Arial" w:hAnsi="Arial" w:cs="Arial"/>
            <w:color w:val="000000"/>
            <w:sz w:val="23"/>
            <w:szCs w:val="23"/>
          </w:rPr>
          <w:delText xml:space="preserve">are </w:delText>
        </w:r>
      </w:del>
      <w:del w:id="2011" w:author="Sujil Kumar Koottathampathiyil" w:date="2022-06-12T23:09:00Z">
        <w:r w:rsidRPr="00FD79BE" w:rsidDel="00F400E0">
          <w:rPr>
            <w:rFonts w:ascii="Arial" w:hAnsi="Arial" w:cs="Arial"/>
            <w:color w:val="000000"/>
            <w:sz w:val="23"/>
            <w:szCs w:val="23"/>
          </w:rPr>
          <w:delText>sold at particular season of a year? or may</w:delText>
        </w:r>
      </w:del>
      <w:del w:id="2012" w:author="Sujil Kumar Koottathampathiyil" w:date="2022-06-09T07:56:00Z">
        <w:r w:rsidRPr="00FD79BE" w:rsidDel="002A0352">
          <w:rPr>
            <w:rFonts w:ascii="Arial" w:hAnsi="Arial" w:cs="Arial"/>
            <w:color w:val="000000"/>
            <w:sz w:val="23"/>
            <w:szCs w:val="23"/>
          </w:rPr>
          <w:delText xml:space="preserve"> </w:delText>
        </w:r>
      </w:del>
      <w:del w:id="2013" w:author="Sujil Kumar Koottathampathiyil" w:date="2022-06-12T23:09:00Z">
        <w:r w:rsidRPr="00FD79BE" w:rsidDel="00F400E0">
          <w:rPr>
            <w:rFonts w:ascii="Arial" w:hAnsi="Arial" w:cs="Arial"/>
            <w:color w:val="000000"/>
            <w:sz w:val="23"/>
            <w:szCs w:val="23"/>
          </w:rPr>
          <w:delText>be checking bestselling milk</w:delText>
        </w:r>
      </w:del>
      <w:del w:id="2014" w:author="Sujil Kumar Koottathampathiyil" w:date="2022-06-09T07:57:00Z">
        <w:r w:rsidRPr="00FD79BE" w:rsidDel="002A0352">
          <w:rPr>
            <w:rFonts w:ascii="Arial" w:hAnsi="Arial" w:cs="Arial"/>
            <w:color w:val="000000"/>
            <w:sz w:val="23"/>
            <w:szCs w:val="23"/>
          </w:rPr>
          <w:delText xml:space="preserve"> </w:delText>
        </w:r>
      </w:del>
      <w:del w:id="2015" w:author="Sujil Kumar Koottathampathiyil" w:date="2022-06-12T23:09:00Z">
        <w:r w:rsidRPr="00FD79BE" w:rsidDel="00F400E0">
          <w:rPr>
            <w:rFonts w:ascii="Arial" w:hAnsi="Arial" w:cs="Arial"/>
            <w:color w:val="000000"/>
            <w:sz w:val="23"/>
            <w:szCs w:val="23"/>
          </w:rPr>
          <w:delText xml:space="preserve">shakes </w:delText>
        </w:r>
      </w:del>
      <w:del w:id="2016" w:author="Sujil Kumar Koottathampathiyil" w:date="2022-06-09T07:57:00Z">
        <w:r w:rsidRPr="00FD79BE" w:rsidDel="002A0352">
          <w:rPr>
            <w:rFonts w:ascii="Arial" w:hAnsi="Arial" w:cs="Arial"/>
            <w:color w:val="000000"/>
            <w:sz w:val="23"/>
            <w:szCs w:val="23"/>
          </w:rPr>
          <w:delText xml:space="preserve">in </w:delText>
        </w:r>
      </w:del>
      <w:del w:id="2017" w:author="Sujil Kumar Koottathampathiyil" w:date="2022-06-12T23:09:00Z">
        <w:r w:rsidRPr="00FD79BE" w:rsidDel="00F400E0">
          <w:rPr>
            <w:rFonts w:ascii="Arial" w:hAnsi="Arial" w:cs="Arial"/>
            <w:color w:val="000000"/>
            <w:sz w:val="23"/>
            <w:szCs w:val="23"/>
          </w:rPr>
          <w:delText xml:space="preserve">each month? Wouldn’t these analyses make them grow? or even predict how </w:delText>
        </w:r>
      </w:del>
      <w:del w:id="2018" w:author="Sujil Kumar Koottathampathiyil" w:date="2022-06-09T07:57:00Z">
        <w:r w:rsidRPr="00FD79BE" w:rsidDel="002A0352">
          <w:rPr>
            <w:rFonts w:ascii="Arial" w:hAnsi="Arial" w:cs="Arial"/>
            <w:color w:val="000000"/>
            <w:sz w:val="23"/>
            <w:szCs w:val="23"/>
          </w:rPr>
          <w:delText xml:space="preserve">much </w:delText>
        </w:r>
      </w:del>
      <w:del w:id="2019" w:author="Sujil Kumar Koottathampathiyil" w:date="2022-06-12T23:09:00Z">
        <w:r w:rsidRPr="00FD79BE" w:rsidDel="00F400E0">
          <w:rPr>
            <w:rFonts w:ascii="Arial" w:hAnsi="Arial" w:cs="Arial"/>
            <w:color w:val="000000"/>
            <w:sz w:val="23"/>
            <w:szCs w:val="23"/>
          </w:rPr>
          <w:delText>products are going to be sold in coming months so they can prepare their store for the coming period to avoid lack of materials. Thus, this model is ultimately showing what kind of predictions or analysis our business and health industry need today to go smarter and do smarter businesses.</w:delText>
        </w:r>
      </w:del>
    </w:p>
    <w:p w14:paraId="4C14A0D0" w14:textId="77777777" w:rsidR="0049196A" w:rsidRPr="00FD79BE" w:rsidDel="00F400E0" w:rsidRDefault="0049196A" w:rsidP="0049196A">
      <w:pPr>
        <w:autoSpaceDE w:val="0"/>
        <w:autoSpaceDN w:val="0"/>
        <w:adjustRightInd w:val="0"/>
        <w:spacing w:after="22" w:line="360" w:lineRule="auto"/>
        <w:jc w:val="both"/>
        <w:rPr>
          <w:del w:id="2020" w:author="Sujil Kumar Koottathampathiyil" w:date="2022-06-12T23:09:00Z"/>
          <w:rFonts w:ascii="Arial" w:hAnsi="Arial" w:cs="Arial"/>
          <w:color w:val="000000"/>
          <w:sz w:val="23"/>
          <w:szCs w:val="23"/>
        </w:rPr>
      </w:pPr>
    </w:p>
    <w:p w14:paraId="4E6A3B94" w14:textId="77777777" w:rsidR="0049196A" w:rsidRPr="00FD79BE" w:rsidDel="00F400E0" w:rsidRDefault="0049196A" w:rsidP="0049196A">
      <w:pPr>
        <w:autoSpaceDE w:val="0"/>
        <w:autoSpaceDN w:val="0"/>
        <w:adjustRightInd w:val="0"/>
        <w:spacing w:after="22" w:line="360" w:lineRule="auto"/>
        <w:jc w:val="both"/>
        <w:rPr>
          <w:del w:id="2021" w:author="Sujil Kumar Koottathampathiyil" w:date="2022-06-12T23:09:00Z"/>
          <w:rFonts w:ascii="Arial" w:hAnsi="Arial" w:cs="Arial"/>
          <w:color w:val="000000"/>
          <w:sz w:val="23"/>
          <w:szCs w:val="23"/>
        </w:rPr>
      </w:pPr>
      <w:del w:id="2022" w:author="Sujil Kumar Koottathampathiyil" w:date="2022-06-12T23:09:00Z">
        <w:r w:rsidRPr="00FD79BE" w:rsidDel="00F400E0">
          <w:rPr>
            <w:rFonts w:ascii="Arial" w:hAnsi="Arial" w:cs="Arial"/>
            <w:b/>
            <w:bCs/>
            <w:color w:val="000000"/>
            <w:sz w:val="23"/>
            <w:szCs w:val="23"/>
          </w:rPr>
          <w:delText>Threat</w:delText>
        </w:r>
        <w:r w:rsidRPr="00FD79BE" w:rsidDel="00F400E0">
          <w:rPr>
            <w:rFonts w:ascii="Arial" w:hAnsi="Arial" w:cs="Arial"/>
            <w:color w:val="000000"/>
            <w:sz w:val="23"/>
            <w:szCs w:val="23"/>
          </w:rPr>
          <w:delText xml:space="preserve">: - Data can be used in many different ways. Some people have used it for good reasons others did differently as well. </w:delText>
        </w:r>
      </w:del>
      <w:del w:id="2023" w:author="Sujil Kumar Koottathampathiyil" w:date="2022-06-09T07:54:00Z">
        <w:r w:rsidRPr="00FD79BE" w:rsidDel="002A0352">
          <w:rPr>
            <w:rFonts w:ascii="Arial" w:hAnsi="Arial" w:cs="Arial"/>
            <w:color w:val="000000"/>
            <w:sz w:val="23"/>
            <w:szCs w:val="23"/>
          </w:rPr>
          <w:delText xml:space="preserve">Suicide </w:delText>
        </w:r>
      </w:del>
      <w:del w:id="2024" w:author="Sujil Kumar Koottathampathiyil" w:date="2022-06-12T23:09:00Z">
        <w:r w:rsidRPr="00FD79BE" w:rsidDel="00F400E0">
          <w:rPr>
            <w:rFonts w:ascii="Arial" w:hAnsi="Arial" w:cs="Arial"/>
            <w:color w:val="000000"/>
            <w:sz w:val="23"/>
            <w:szCs w:val="23"/>
          </w:rPr>
          <w:delText>dataset could be misused in some way. But in my point of view as long as we are not providing specific information about individuals, they are less likely to occur. In my analysis what I would say is incase more features are added to the model in the future, I will have to alter model statically and make them dynamic using cron jobs. Also, when it comes to storing individual information in in near future, more storage space might be required as well as my model could perform poor because of the server requirements. Even though we have other options to buy cloud storage space, it will still be costing more money on the other hand I will have to figure out ways to improve the requirements.</w:delText>
        </w:r>
      </w:del>
    </w:p>
    <w:p w14:paraId="5C7C8BCF" w14:textId="77777777" w:rsidR="0049196A" w:rsidRPr="00FD79BE" w:rsidRDefault="0049196A" w:rsidP="0049196A">
      <w:pPr>
        <w:spacing w:line="360" w:lineRule="auto"/>
        <w:rPr>
          <w:ins w:id="2025" w:author="Sujil Kumar Koottathampathiyil" w:date="2022-06-12T10:10:00Z"/>
          <w:rFonts w:ascii="Arial" w:hAnsi="Arial" w:cs="Arial"/>
          <w:b/>
          <w:bCs/>
          <w:sz w:val="32"/>
          <w:szCs w:val="32"/>
        </w:rPr>
      </w:pPr>
      <w:del w:id="2026" w:author="Sujil Kumar Koottathampathiyil" w:date="2022-06-12T23:09:00Z">
        <w:r w:rsidRPr="00FD79BE" w:rsidDel="00F400E0">
          <w:rPr>
            <w:rFonts w:ascii="Arial" w:hAnsi="Arial" w:cs="Arial"/>
            <w:color w:val="000000"/>
            <w:sz w:val="23"/>
            <w:szCs w:val="23"/>
          </w:rPr>
          <w:delText>Talking about analysis of suicides in previous years, there could be political impact because of the difference in counts during different political administration periods.</w:delText>
        </w:r>
      </w:del>
      <w:ins w:id="2027" w:author="Sujil Kumar Koottathampathiyil" w:date="2022-06-12T10:03:00Z">
        <w:r w:rsidRPr="00FD79BE">
          <w:rPr>
            <w:rFonts w:ascii="Arial" w:hAnsi="Arial" w:cs="Arial"/>
            <w:b/>
            <w:bCs/>
            <w:sz w:val="32"/>
            <w:szCs w:val="32"/>
          </w:rPr>
          <w:t>6.0 Conclusion</w:t>
        </w:r>
      </w:ins>
    </w:p>
    <w:p w14:paraId="310C6562" w14:textId="77777777" w:rsidR="0049196A" w:rsidRPr="00FD79BE" w:rsidRDefault="0049196A">
      <w:pPr>
        <w:spacing w:line="360" w:lineRule="auto"/>
        <w:rPr>
          <w:ins w:id="2028" w:author="Sujil Kumar Koottathampathiyil" w:date="2022-06-12T10:04:00Z"/>
          <w:rFonts w:ascii="Arial" w:hAnsi="Arial" w:cs="Arial"/>
          <w:color w:val="000000"/>
          <w:sz w:val="24"/>
          <w:szCs w:val="24"/>
        </w:rPr>
        <w:pPrChange w:id="2029" w:author="Sujil Kumar Koottathampathiyil" w:date="2022-06-12T10:10:00Z">
          <w:pPr>
            <w:spacing w:line="360" w:lineRule="auto"/>
            <w:jc w:val="both"/>
          </w:pPr>
        </w:pPrChange>
      </w:pPr>
      <w:ins w:id="2030" w:author="Sujil Kumar Koottathampathiyil" w:date="2022-06-12T10:10:00Z">
        <w:r w:rsidRPr="00FD79BE">
          <w:rPr>
            <w:rFonts w:ascii="Arial" w:hAnsi="Arial" w:cs="Arial"/>
            <w:color w:val="000000"/>
            <w:sz w:val="24"/>
            <w:szCs w:val="24"/>
            <w:rPrChange w:id="2031" w:author="Sujil Kumar Koottathampathiyil" w:date="2022-06-12T10:10:00Z">
              <w:rPr>
                <w:rFonts w:ascii="Arial" w:hAnsi="Arial" w:cs="Arial"/>
                <w:b/>
                <w:bCs/>
                <w:sz w:val="32"/>
                <w:szCs w:val="32"/>
              </w:rPr>
            </w:rPrChange>
          </w:rPr>
          <w:t>Models such as ARIMA, VAR, and AR were utilized to investigate and forecast the effect of suicide in different nations in this work. All of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ins>
    </w:p>
    <w:p w14:paraId="439A2AA1" w14:textId="77777777" w:rsidR="0049196A" w:rsidRPr="00FD79BE" w:rsidRDefault="0049196A" w:rsidP="0049196A">
      <w:pPr>
        <w:spacing w:line="360" w:lineRule="auto"/>
        <w:rPr>
          <w:ins w:id="2032" w:author="Sujil Kumar Koottathampathiyil" w:date="2022-06-12T10:03:00Z"/>
          <w:rFonts w:ascii="Arial" w:hAnsi="Arial" w:cs="Arial"/>
          <w:b/>
          <w:bCs/>
        </w:rPr>
      </w:pPr>
      <w:ins w:id="2033" w:author="Sujil Kumar Koottathampathiyil" w:date="2022-06-12T10:03:00Z">
        <w:r w:rsidRPr="00FD79BE">
          <w:rPr>
            <w:rFonts w:ascii="Arial" w:hAnsi="Arial" w:cs="Arial"/>
            <w:b/>
            <w:bCs/>
            <w:sz w:val="32"/>
            <w:szCs w:val="32"/>
          </w:rPr>
          <w:t xml:space="preserve">7.0 </w:t>
        </w:r>
      </w:ins>
      <w:ins w:id="2034" w:author="Sujil Kumar Koottathampathiyil" w:date="2022-06-12T23:12:00Z">
        <w:r w:rsidRPr="00FD79BE">
          <w:rPr>
            <w:rFonts w:ascii="Arial" w:hAnsi="Arial" w:cs="Arial"/>
            <w:b/>
            <w:bCs/>
            <w:sz w:val="32"/>
            <w:szCs w:val="32"/>
          </w:rPr>
          <w:t>Proposed Future Analysis</w:t>
        </w:r>
      </w:ins>
    </w:p>
    <w:p w14:paraId="0C624E04" w14:textId="62F191F9" w:rsidR="0049196A" w:rsidRDefault="0049196A" w:rsidP="0049196A">
      <w:pPr>
        <w:autoSpaceDE w:val="0"/>
        <w:autoSpaceDN w:val="0"/>
        <w:adjustRightInd w:val="0"/>
        <w:spacing w:after="22" w:line="360" w:lineRule="auto"/>
        <w:jc w:val="both"/>
        <w:rPr>
          <w:rFonts w:ascii="Arial" w:hAnsi="Arial" w:cs="Arial"/>
          <w:color w:val="000000"/>
          <w:sz w:val="24"/>
          <w:szCs w:val="24"/>
        </w:rPr>
      </w:pPr>
      <w:ins w:id="2035" w:author="Sujil Kumar Koottathampathiyil" w:date="2022-06-12T10:03:00Z">
        <w:r w:rsidRPr="00FD79BE">
          <w:rPr>
            <w:rFonts w:ascii="Arial" w:hAnsi="Arial" w:cs="Arial"/>
            <w:color w:val="000000"/>
            <w:sz w:val="24"/>
            <w:szCs w:val="24"/>
            <w:rPrChange w:id="2036" w:author="Sujil Kumar Koottathampathiyil" w:date="2022-06-12T23:42:00Z">
              <w:rPr>
                <w:rFonts w:ascii="Arial" w:hAnsi="Arial" w:cs="Arial"/>
                <w:color w:val="000000"/>
              </w:rPr>
            </w:rPrChange>
          </w:rPr>
          <w:t xml:space="preserve">The preliminary analysis of this research reveals that additional specific data is necessary for the project. In order to produce more accurate and meaningful forecasts in the future, </w:t>
        </w:r>
        <w:r w:rsidRPr="00FD79BE">
          <w:rPr>
            <w:rFonts w:ascii="Arial" w:hAnsi="Arial" w:cs="Arial"/>
            <w:color w:val="000000"/>
            <w:sz w:val="24"/>
            <w:szCs w:val="24"/>
            <w:rPrChange w:id="2037" w:author="Sujil Kumar Koottathampathiyil" w:date="2022-06-12T23:42:00Z">
              <w:rPr>
                <w:rFonts w:ascii="Arial" w:hAnsi="Arial" w:cs="Arial"/>
                <w:color w:val="000000"/>
              </w:rPr>
            </w:rPrChange>
          </w:rPr>
          <w:lastRenderedPageBreak/>
          <w:t>daily suicide data with more precise personal information will need to be obtained.</w:t>
        </w:r>
        <w:r w:rsidRPr="00FD79BE" w:rsidDel="00C518DB">
          <w:rPr>
            <w:rFonts w:ascii="Arial" w:hAnsi="Arial" w:cs="Arial"/>
            <w:color w:val="000000"/>
            <w:sz w:val="24"/>
            <w:szCs w:val="24"/>
            <w:rPrChange w:id="2038" w:author="Sujil Kumar Koottathampathiyil" w:date="2022-06-12T23:42:00Z">
              <w:rPr>
                <w:rFonts w:ascii="Arial" w:hAnsi="Arial" w:cs="Arial"/>
                <w:color w:val="000000"/>
              </w:rPr>
            </w:rPrChange>
          </w:rPr>
          <w:t xml:space="preserve"> </w:t>
        </w:r>
        <w:r w:rsidRPr="00FD79BE">
          <w:rPr>
            <w:rFonts w:ascii="Arial" w:hAnsi="Arial" w:cs="Arial"/>
            <w:color w:val="000000"/>
            <w:sz w:val="24"/>
            <w:szCs w:val="24"/>
            <w:rPrChange w:id="2039" w:author="Sujil Kumar Koottathampathiyil" w:date="2022-06-12T23:42:00Z">
              <w:rPr>
                <w:rFonts w:ascii="Arial" w:hAnsi="Arial" w:cs="Arial"/>
                <w:color w:val="000000"/>
              </w:rPr>
            </w:rPrChange>
          </w:rPr>
          <w:t>Future development will involve expanding the backend options to include a form with more fields particular to the person who died so that individual data may be collected. For instance, the person's blood group, health information, alcohol use, and so on.</w:t>
        </w:r>
        <w:r w:rsidRPr="00FD79BE" w:rsidDel="00C518DB">
          <w:rPr>
            <w:rFonts w:ascii="Arial" w:hAnsi="Arial" w:cs="Arial"/>
            <w:color w:val="000000"/>
            <w:sz w:val="24"/>
            <w:szCs w:val="24"/>
            <w:rPrChange w:id="2040" w:author="Sujil Kumar Koottathampathiyil" w:date="2022-06-12T23:42:00Z">
              <w:rPr>
                <w:rFonts w:ascii="Arial" w:hAnsi="Arial" w:cs="Arial"/>
                <w:color w:val="000000"/>
              </w:rPr>
            </w:rPrChange>
          </w:rPr>
          <w:t xml:space="preserve"> </w:t>
        </w:r>
        <w:r w:rsidRPr="00FD79BE">
          <w:rPr>
            <w:rFonts w:ascii="Arial" w:hAnsi="Arial" w:cs="Arial"/>
            <w:color w:val="000000"/>
            <w:sz w:val="24"/>
            <w:szCs w:val="24"/>
            <w:rPrChange w:id="2041" w:author="Sujil Kumar Koottathampathiyil" w:date="2022-06-12T23:42:00Z">
              <w:rPr>
                <w:rFonts w:ascii="Arial" w:hAnsi="Arial" w:cs="Arial"/>
                <w:color w:val="000000"/>
              </w:rPr>
            </w:rPrChange>
          </w:rPr>
          <w:t>More models, such as SVM, will be used in future study to assist us understand the best approaches for forecasting and achieving optimal results.</w:t>
        </w:r>
      </w:ins>
    </w:p>
    <w:p w14:paraId="6879F604" w14:textId="29DFDB42" w:rsidR="00AB66C2" w:rsidRDefault="00AB66C2"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AB66C2" w:rsidRDefault="00690350" w:rsidP="0049196A">
      <w:pPr>
        <w:autoSpaceDE w:val="0"/>
        <w:autoSpaceDN w:val="0"/>
        <w:adjustRightInd w:val="0"/>
        <w:spacing w:after="22" w:line="360" w:lineRule="auto"/>
        <w:jc w:val="both"/>
        <w:rPr>
          <w:rFonts w:ascii="Arial" w:hAnsi="Arial" w:cs="Arial"/>
          <w:b/>
          <w:bCs/>
          <w:color w:val="000000"/>
          <w:sz w:val="36"/>
          <w:szCs w:val="36"/>
          <w:rPrChange w:id="2042" w:author="Sujil Kumar Koottathampathiyil" w:date="2022-06-12T23:42:00Z">
            <w:rPr>
              <w:rFonts w:ascii="Arial" w:hAnsi="Arial" w:cs="Arial"/>
              <w:color w:val="000000"/>
            </w:rPr>
          </w:rPrChange>
        </w:rPr>
      </w:pPr>
      <w:r>
        <w:rPr>
          <w:rFonts w:ascii="Arial" w:hAnsi="Arial" w:cs="Arial"/>
          <w:b/>
          <w:bCs/>
          <w:color w:val="000000"/>
          <w:sz w:val="36"/>
          <w:szCs w:val="36"/>
        </w:rPr>
        <w:t xml:space="preserve">8.0 </w:t>
      </w:r>
      <w:r w:rsidR="00AB66C2" w:rsidRPr="00AB66C2">
        <w:rPr>
          <w:rFonts w:ascii="Arial" w:hAnsi="Arial" w:cs="Arial"/>
          <w:b/>
          <w:bCs/>
          <w:color w:val="000000"/>
          <w:sz w:val="36"/>
          <w:szCs w:val="36"/>
        </w:rPr>
        <w:t>Deployment</w:t>
      </w:r>
    </w:p>
    <w:p w14:paraId="5642FEBC" w14:textId="77777777" w:rsidR="00B33948" w:rsidRDefault="001D7863" w:rsidP="0049196A">
      <w:pPr>
        <w:spacing w:line="360" w:lineRule="auto"/>
        <w:jc w:val="both"/>
        <w:rPr>
          <w:rFonts w:ascii="Arial" w:hAnsi="Arial" w:cs="Arial"/>
        </w:rPr>
      </w:pPr>
      <w:r>
        <w:rPr>
          <w:rFonts w:ascii="Arial" w:hAnsi="Arial" w:cs="Arial"/>
        </w:rPr>
        <w:t xml:space="preserve">Python Dashboard has been deployed to Mochahost server initially. Getting server ready with required python package is very important step in the deployment stage. </w:t>
      </w:r>
      <w:r w:rsidR="001B6638">
        <w:rPr>
          <w:rFonts w:ascii="Arial" w:hAnsi="Arial" w:cs="Arial"/>
        </w:rPr>
        <w:t>Several blogs regarding python dash app</w:t>
      </w:r>
      <w:r w:rsidR="001B6638" w:rsidRPr="001B6638">
        <w:rPr>
          <w:rFonts w:ascii="Arial" w:hAnsi="Arial" w:cs="Arial"/>
          <w:color w:val="000000"/>
        </w:rPr>
        <w:t xml:space="preserve"> </w:t>
      </w:r>
      <w:sdt>
        <w:sdtPr>
          <w:rPr>
            <w:rFonts w:ascii="Arial" w:hAnsi="Arial" w:cs="Arial"/>
            <w:color w:val="000000"/>
          </w:rPr>
          <w:tag w:val="MENDELEY_CITATION_v3_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"/>
          <w:id w:val="1469788361"/>
          <w:placeholder>
            <w:docPart w:val="8FA4A464E615493493FEF77DB746428C"/>
          </w:placeholder>
        </w:sdtPr>
        <w:sdtContent>
          <w:r w:rsidR="001B6638" w:rsidRPr="001B6638">
            <w:rPr>
              <w:rFonts w:ascii="Arial" w:hAnsi="Arial" w:cs="Arial"/>
              <w:color w:val="000000"/>
            </w:rPr>
            <w:t>(2020)</w:t>
          </w:r>
        </w:sdtContent>
      </w:sdt>
      <w:r w:rsidR="001B6638">
        <w:rPr>
          <w:rFonts w:ascii="Arial" w:hAnsi="Arial" w:cs="Arial"/>
        </w:rPr>
        <w:t xml:space="preserve"> have been referenced in order </w:t>
      </w:r>
      <w:r w:rsidR="00910C2F">
        <w:rPr>
          <w:rFonts w:ascii="Arial" w:hAnsi="Arial" w:cs="Arial"/>
        </w:rPr>
        <w:t>figure out what is the procedure for hosting the python dash app.</w:t>
      </w:r>
    </w:p>
    <w:p w14:paraId="325795AB" w14:textId="18993BED" w:rsidR="0049196A" w:rsidRDefault="00B33948" w:rsidP="00B33948">
      <w:pPr>
        <w:spacing w:line="360" w:lineRule="auto"/>
        <w:jc w:val="center"/>
        <w:rPr>
          <w:rFonts w:ascii="Arial" w:hAnsi="Arial" w:cs="Arial"/>
        </w:rPr>
      </w:pPr>
      <w:r>
        <w:rPr>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6"/>
                    <a:stretch>
                      <a:fillRect/>
                    </a:stretch>
                  </pic:blipFill>
                  <pic:spPr>
                    <a:xfrm>
                      <a:off x="0" y="0"/>
                      <a:ext cx="3972241" cy="1062235"/>
                    </a:xfrm>
                    <a:prstGeom prst="rect">
                      <a:avLst/>
                    </a:prstGeom>
                  </pic:spPr>
                </pic:pic>
              </a:graphicData>
            </a:graphic>
          </wp:inline>
        </w:drawing>
      </w:r>
    </w:p>
    <w:p w14:paraId="3C102FD8" w14:textId="49ECF4D4" w:rsidR="0049196A" w:rsidRDefault="00B33948" w:rsidP="00B33948">
      <w:pPr>
        <w:spacing w:line="360" w:lineRule="auto"/>
        <w:jc w:val="both"/>
        <w:rPr>
          <w:rFonts w:ascii="Arial" w:hAnsi="Arial" w:cs="Arial"/>
        </w:rPr>
      </w:pPr>
      <w:r>
        <w:rPr>
          <w:rFonts w:ascii="Arial" w:hAnsi="Arial" w:cs="Arial"/>
        </w:rPr>
        <w:t>The first step is to run the data_maker.py file which takes the data from the assets/data folder. Raw data is stored inside this folder where the data_maker initially prepare the data and merge the dataset and export to output</w:t>
      </w:r>
      <w:r w:rsidR="00DF5EC2">
        <w:rPr>
          <w:rFonts w:ascii="Arial" w:hAnsi="Arial" w:cs="Arial"/>
        </w:rPr>
        <w:t>.csv</w:t>
      </w:r>
      <w:r>
        <w:rPr>
          <w:rFonts w:ascii="Arial" w:hAnsi="Arial" w:cs="Arial"/>
        </w:rPr>
        <w:t xml:space="preserve"> file making it ready for further processing. </w:t>
      </w:r>
    </w:p>
    <w:p w14:paraId="1FFE50BB" w14:textId="670F5607" w:rsidR="008C4CCE" w:rsidRDefault="008C4CCE" w:rsidP="008C4CCE">
      <w:pPr>
        <w:spacing w:line="360" w:lineRule="auto"/>
        <w:jc w:val="center"/>
        <w:rPr>
          <w:rFonts w:ascii="Arial" w:hAnsi="Arial" w:cs="Arial"/>
        </w:rPr>
      </w:pPr>
      <w:r w:rsidRPr="00AB66C2">
        <w:rPr>
          <w:rFonts w:ascii="Arial" w:hAnsi="Arial" w:cs="Arial"/>
          <w:b/>
          <w:bCs/>
          <w:noProof/>
          <w:color w:val="000000"/>
          <w:sz w:val="36"/>
          <w:szCs w:val="36"/>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77777777" w:rsidR="008C4CCE" w:rsidRPr="00575414" w:rsidRDefault="008C4CCE" w:rsidP="008C4CCE">
      <w:pPr>
        <w:spacing w:line="360" w:lineRule="auto"/>
        <w:jc w:val="center"/>
        <w:rPr>
          <w:rFonts w:ascii="Arial" w:hAnsi="Arial" w:cs="Arial"/>
          <w:i/>
          <w:iCs/>
        </w:rPr>
      </w:pPr>
      <w:r w:rsidRPr="00575414">
        <w:rPr>
          <w:rFonts w:ascii="Arial" w:hAnsi="Arial" w:cs="Arial"/>
          <w:i/>
          <w:iCs/>
        </w:rPr>
        <w:t xml:space="preserve">Fig x.x.x </w:t>
      </w:r>
    </w:p>
    <w:p w14:paraId="52642701" w14:textId="7EF6BB91" w:rsidR="008C4CCE" w:rsidRDefault="008C4CCE" w:rsidP="008C4CCE">
      <w:pPr>
        <w:spacing w:line="360" w:lineRule="auto"/>
        <w:jc w:val="both"/>
        <w:rPr>
          <w:rFonts w:ascii="Arial" w:hAnsi="Arial" w:cs="Arial"/>
        </w:rPr>
      </w:pPr>
      <w:r>
        <w:rPr>
          <w:rFonts w:ascii="Arial" w:hAnsi="Arial" w:cs="Arial"/>
        </w:rPr>
        <w:lastRenderedPageBreak/>
        <w:t>Second file called data_modelling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2DDE2EAA" w:rsidR="000A47EC" w:rsidRDefault="00AF787E" w:rsidP="00B33948">
      <w:pPr>
        <w:spacing w:line="360" w:lineRule="auto"/>
        <w:jc w:val="both"/>
        <w:rPr>
          <w:rFonts w:ascii="Arial" w:hAnsi="Arial" w:cs="Arial"/>
        </w:rPr>
      </w:pPr>
      <w:r>
        <w:rPr>
          <w:rFonts w:ascii="Arial" w:hAnsi="Arial" w:cs="Arial"/>
        </w:rPr>
        <w:t xml:space="preserve">On the other </w:t>
      </w:r>
      <w:r w:rsidR="00567710">
        <w:rPr>
          <w:rFonts w:ascii="Arial" w:hAnsi="Arial" w:cs="Arial"/>
        </w:rPr>
        <w:t>hand,</w:t>
      </w:r>
      <w:r>
        <w:rPr>
          <w:rFonts w:ascii="Arial" w:hAnsi="Arial" w:cs="Arial"/>
        </w:rPr>
        <w:t xml:space="preserve"> all the other graphs will be made with real time data loaded from the mysql database to make live visualisations in the frontend. </w:t>
      </w:r>
      <w:r w:rsidR="000C3042">
        <w:rPr>
          <w:rFonts w:ascii="Arial" w:hAnsi="Arial" w:cs="Arial"/>
        </w:rPr>
        <w:t xml:space="preserve">Initially python dash app is pushed into the github and Heroku repositories to maintain the version control technology. Then the repo has been cloned into the Mochahost server </w:t>
      </w:r>
      <w:r w:rsidR="00567E43">
        <w:rPr>
          <w:rFonts w:ascii="Arial" w:hAnsi="Arial" w:cs="Arial"/>
        </w:rPr>
        <w:t>in order</w:t>
      </w:r>
      <w:r w:rsidR="000C3042">
        <w:rPr>
          <w:rFonts w:ascii="Arial" w:hAnsi="Arial" w:cs="Arial"/>
        </w:rPr>
        <w:t xml:space="preserve"> to run the app. </w:t>
      </w:r>
      <w:r w:rsidR="008C4CCE">
        <w:rPr>
          <w:rFonts w:ascii="Arial" w:hAnsi="Arial" w:cs="Arial"/>
        </w:rPr>
        <w:t xml:space="preserve">The process is </w:t>
      </w:r>
      <w:r w:rsidR="000A47EC">
        <w:rPr>
          <w:rFonts w:ascii="Arial" w:hAnsi="Arial" w:cs="Arial"/>
        </w:rPr>
        <w:t>shown in the fig x.x.x</w:t>
      </w:r>
    </w:p>
    <w:p w14:paraId="10CA6DC3" w14:textId="3CFEA0DA" w:rsidR="00B81688" w:rsidRDefault="00B81688" w:rsidP="00B33948">
      <w:pPr>
        <w:spacing w:line="360" w:lineRule="auto"/>
        <w:jc w:val="both"/>
        <w:rPr>
          <w:rFonts w:ascii="Arial" w:hAnsi="Arial" w:cs="Arial"/>
        </w:rPr>
      </w:pPr>
      <w:r>
        <w:rPr>
          <w:rFonts w:ascii="Arial" w:hAnsi="Arial" w:cs="Arial"/>
        </w:rPr>
        <w:t xml:space="preserve">Admin panel backend section done in PHP Laravel the second hosted app. It shares the same mysql database to keep the records UpToDate. So as we move on, new suicide records around the world will be recorded </w:t>
      </w:r>
      <w:r w:rsidR="00F40B18">
        <w:rPr>
          <w:rFonts w:ascii="Arial" w:hAnsi="Arial" w:cs="Arial"/>
        </w:rPr>
        <w:t>in the admin panel suicide records section.</w:t>
      </w:r>
    </w:p>
    <w:p w14:paraId="6971D274" w14:textId="2143220B" w:rsidR="001D030F" w:rsidRDefault="001D030F" w:rsidP="001D030F">
      <w:pPr>
        <w:spacing w:line="360" w:lineRule="auto"/>
        <w:jc w:val="center"/>
        <w:rPr>
          <w:rFonts w:ascii="Arial" w:hAnsi="Arial" w:cs="Arial"/>
        </w:rPr>
      </w:pPr>
    </w:p>
    <w:sdt>
      <w:sdtPr>
        <w:rPr>
          <w:rFonts w:ascii="Arial" w:hAnsi="Arial" w:cs="Arial"/>
        </w:rPr>
        <w:id w:val="631672799"/>
        <w:docPartObj>
          <w:docPartGallery w:val="Bibliographies"/>
          <w:docPartUnique/>
        </w:docPartObj>
      </w:sdtPr>
      <w:sdtContent>
        <w:p w14:paraId="54083CEC" w14:textId="75458AEA" w:rsidR="0049196A" w:rsidRPr="00FD79BE" w:rsidRDefault="00690350" w:rsidP="0049196A">
          <w:pPr>
            <w:spacing w:line="360" w:lineRule="auto"/>
            <w:jc w:val="both"/>
            <w:rPr>
              <w:rFonts w:ascii="Arial" w:hAnsi="Arial" w:cs="Arial"/>
              <w:b/>
              <w:bCs/>
              <w:sz w:val="32"/>
              <w:szCs w:val="32"/>
              <w:rPrChange w:id="2043" w:author="Sujil Kumar Koottathampathiyil" w:date="2022-06-09T11:33:00Z">
                <w:rPr>
                  <w:rFonts w:ascii="Arial" w:hAnsi="Arial" w:cs="Arial"/>
                  <w:b/>
                  <w:bCs/>
                  <w:u w:val="single"/>
                </w:rPr>
              </w:rPrChange>
            </w:rPr>
          </w:pPr>
          <w:r>
            <w:rPr>
              <w:rFonts w:ascii="Arial" w:hAnsi="Arial" w:cs="Arial"/>
              <w:b/>
              <w:bCs/>
              <w:sz w:val="32"/>
              <w:szCs w:val="32"/>
            </w:rPr>
            <w:t>9</w:t>
          </w:r>
          <w:ins w:id="2044" w:author="Sujil Kumar Koottathampathiyil" w:date="2022-06-09T11:33:00Z">
            <w:r w:rsidR="0049196A" w:rsidRPr="00FD79BE">
              <w:rPr>
                <w:rFonts w:ascii="Arial" w:hAnsi="Arial" w:cs="Arial"/>
                <w:b/>
                <w:bCs/>
                <w:sz w:val="32"/>
                <w:szCs w:val="32"/>
                <w:rPrChange w:id="2045" w:author="Sujil Kumar Koottathampathiyil" w:date="2022-06-09T11:33:00Z">
                  <w:rPr>
                    <w:rFonts w:ascii="Arial" w:hAnsi="Arial" w:cs="Arial"/>
                  </w:rPr>
                </w:rPrChange>
              </w:rPr>
              <w:t>.0</w:t>
            </w:r>
            <w:r w:rsidR="0049196A" w:rsidRPr="00FD79BE">
              <w:rPr>
                <w:rFonts w:ascii="Arial" w:hAnsi="Arial" w:cs="Arial"/>
                <w:sz w:val="32"/>
                <w:szCs w:val="32"/>
                <w:rPrChange w:id="2046" w:author="Sujil Kumar Koottathampathiyil" w:date="2022-06-09T11:33:00Z">
                  <w:rPr>
                    <w:rFonts w:ascii="Arial" w:hAnsi="Arial" w:cs="Arial"/>
                  </w:rPr>
                </w:rPrChange>
              </w:rPr>
              <w:t xml:space="preserve"> </w:t>
            </w:r>
          </w:ins>
          <w:r w:rsidR="0049196A" w:rsidRPr="00FD79BE">
            <w:rPr>
              <w:rFonts w:ascii="Arial" w:hAnsi="Arial" w:cs="Arial"/>
              <w:b/>
              <w:bCs/>
              <w:sz w:val="32"/>
              <w:szCs w:val="32"/>
              <w:rPrChange w:id="2047" w:author="Sujil Kumar Koottathampathiyil" w:date="2022-06-09T11:33:00Z">
                <w:rPr>
                  <w:rFonts w:ascii="Arial" w:hAnsi="Arial" w:cs="Arial"/>
                  <w:b/>
                  <w:bCs/>
                  <w:u w:val="single"/>
                </w:rPr>
              </w:rPrChange>
            </w:rPr>
            <w:t>References</w:t>
          </w:r>
        </w:p>
        <w:p w14:paraId="07BECBE7" w14:textId="53590D18" w:rsidR="0044020A" w:rsidRPr="00FD79BE" w:rsidRDefault="0044020A">
          <w:pPr>
            <w:divId w:val="64963155"/>
            <w:rPr>
              <w:rFonts w:ascii="Arial" w:eastAsia="Times New Roman" w:hAnsi="Arial" w:cs="Arial"/>
              <w:sz w:val="24"/>
              <w:szCs w:val="24"/>
            </w:rPr>
          </w:pPr>
          <w:r w:rsidRPr="00FD79BE">
            <w:rPr>
              <w:rFonts w:ascii="Arial" w:eastAsia="Times New Roman" w:hAnsi="Arial" w:cs="Arial"/>
              <w:i/>
              <w:iCs/>
            </w:rPr>
            <w:t>(3) 1/4: What is Streamlit - YouTube</w:t>
          </w:r>
          <w:r w:rsidRPr="00FD79BE">
            <w:rPr>
              <w:rFonts w:ascii="Arial" w:eastAsia="Times New Roman" w:hAnsi="Arial" w:cs="Arial"/>
            </w:rPr>
            <w:t>. Available from: https://www.youtube.com/watch?v=R2nr1uZ8ffc [accessed 4 June 2022].</w:t>
          </w:r>
        </w:p>
        <w:p w14:paraId="3DA11903" w14:textId="77777777" w:rsidR="0044020A" w:rsidRPr="00FD79BE" w:rsidRDefault="0044020A">
          <w:pPr>
            <w:divId w:val="133764833"/>
            <w:rPr>
              <w:rFonts w:ascii="Arial" w:eastAsia="Times New Roman" w:hAnsi="Arial" w:cs="Arial"/>
            </w:rPr>
          </w:pPr>
          <w:r w:rsidRPr="00FD79BE">
            <w:rPr>
              <w:rFonts w:ascii="Arial" w:eastAsia="Times New Roman" w:hAnsi="Arial" w:cs="Arial"/>
              <w:i/>
              <w:iCs/>
            </w:rPr>
            <w:t>Airiti Library_Comparative+Study+of+Artificial+Neural+Network+and+ARIMA+Models+in+Predicting+Exchange+Rate</w:t>
          </w:r>
          <w:r w:rsidRPr="00FD79BE">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FD79BE" w:rsidRDefault="0044020A">
          <w:pPr>
            <w:divId w:val="1468474706"/>
            <w:rPr>
              <w:rFonts w:ascii="Arial" w:eastAsia="Times New Roman" w:hAnsi="Arial" w:cs="Arial"/>
            </w:rPr>
          </w:pPr>
          <w:r w:rsidRPr="00FD79BE">
            <w:rPr>
              <w:rFonts w:ascii="Arial" w:eastAsia="Times New Roman" w:hAnsi="Arial" w:cs="Arial"/>
            </w:rPr>
            <w:t xml:space="preserve">Akbari, Z. and Unland, R. (2016). Automated determination of the input parameter of DBSCAN based on outlier detection. </w:t>
          </w:r>
          <w:r w:rsidRPr="00FD79BE">
            <w:rPr>
              <w:rFonts w:ascii="Arial" w:eastAsia="Times New Roman" w:hAnsi="Arial" w:cs="Arial"/>
              <w:i/>
              <w:iCs/>
            </w:rPr>
            <w:t>IFIP Advances in Information and Communication Technology</w:t>
          </w:r>
          <w:r w:rsidRPr="00FD79BE">
            <w:rPr>
              <w:rFonts w:ascii="Arial" w:eastAsia="Times New Roman" w:hAnsi="Arial" w:cs="Arial"/>
            </w:rPr>
            <w:t xml:space="preserve"> [online], 475, pp.280–291. Available from: https://link.springer.com/chapter/10.1007/978-3-319-44944-9_24 [accessed 21 August 2022].</w:t>
          </w:r>
        </w:p>
        <w:p w14:paraId="60618E99" w14:textId="77777777" w:rsidR="0044020A" w:rsidRPr="00FD79BE" w:rsidRDefault="0044020A">
          <w:pPr>
            <w:divId w:val="1067653250"/>
            <w:rPr>
              <w:rFonts w:ascii="Arial" w:eastAsia="Times New Roman" w:hAnsi="Arial" w:cs="Arial"/>
            </w:rPr>
          </w:pPr>
          <w:r w:rsidRPr="00FD79BE">
            <w:rPr>
              <w:rFonts w:ascii="Arial" w:eastAsia="Times New Roman" w:hAnsi="Arial" w:cs="Arial"/>
            </w:rPr>
            <w:t xml:space="preserve">Bellman, V. and Namdev, V. (2022). Suicidality Among Men in Russia: A Review of Recent Epidemiological Data. </w:t>
          </w:r>
          <w:r w:rsidRPr="00FD79BE">
            <w:rPr>
              <w:rFonts w:ascii="Arial" w:eastAsia="Times New Roman" w:hAnsi="Arial" w:cs="Arial"/>
              <w:i/>
              <w:iCs/>
            </w:rPr>
            <w:t>Cureus</w:t>
          </w:r>
          <w:r w:rsidRPr="00FD79BE">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FD79BE" w:rsidRDefault="0044020A">
          <w:pPr>
            <w:divId w:val="917327620"/>
            <w:rPr>
              <w:rFonts w:ascii="Arial" w:eastAsia="Times New Roman" w:hAnsi="Arial" w:cs="Arial"/>
            </w:rPr>
          </w:pPr>
          <w:r w:rsidRPr="00FD79BE">
            <w:rPr>
              <w:rFonts w:ascii="Arial" w:eastAsia="Times New Roman" w:hAnsi="Arial" w:cs="Arial"/>
            </w:rPr>
            <w:t xml:space="preserve">Bogod, D. (2004). The Nazi Hypothermia Experiments: Forbidden Data?. </w:t>
          </w:r>
          <w:r w:rsidRPr="00FD79BE">
            <w:rPr>
              <w:rFonts w:ascii="Arial" w:eastAsia="Times New Roman" w:hAnsi="Arial" w:cs="Arial"/>
              <w:i/>
              <w:iCs/>
            </w:rPr>
            <w:t>Anaesthesia</w:t>
          </w:r>
          <w:r w:rsidRPr="00FD79BE">
            <w:rPr>
              <w:rFonts w:ascii="Arial" w:eastAsia="Times New Roman" w:hAnsi="Arial" w:cs="Arial"/>
            </w:rPr>
            <w:t xml:space="preserve"> [online], 59(12), pp.1155–1156.</w:t>
          </w:r>
        </w:p>
        <w:p w14:paraId="6FCC1396" w14:textId="77777777" w:rsidR="0044020A" w:rsidRPr="00FD79BE" w:rsidRDefault="0044020A">
          <w:pPr>
            <w:divId w:val="1882353752"/>
            <w:rPr>
              <w:rFonts w:ascii="Arial" w:eastAsia="Times New Roman" w:hAnsi="Arial" w:cs="Arial"/>
            </w:rPr>
          </w:pPr>
          <w:r w:rsidRPr="00FD79BE">
            <w:rPr>
              <w:rFonts w:ascii="Arial" w:eastAsia="Times New Roman" w:hAnsi="Arial" w:cs="Arial"/>
            </w:rPr>
            <w:t xml:space="preserve">Brunello, A., Marzano, E., Montanari, A. and Sciavicco, G. (2019). J48SS: A Novel Decision Tree Approach for the Handling of Sequential and Time Series Data. </w:t>
          </w:r>
          <w:r w:rsidRPr="00FD79BE">
            <w:rPr>
              <w:rFonts w:ascii="Arial" w:eastAsia="Times New Roman" w:hAnsi="Arial" w:cs="Arial"/>
              <w:i/>
              <w:iCs/>
            </w:rPr>
            <w:t>Computers 2019, Vol. 8, Page 21</w:t>
          </w:r>
          <w:r w:rsidRPr="00FD79BE">
            <w:rPr>
              <w:rFonts w:ascii="Arial" w:eastAsia="Times New Roman" w:hAnsi="Arial" w:cs="Arial"/>
            </w:rPr>
            <w:t xml:space="preserve"> [online], 8(1), p.21. Available from: https://www.mdpi.com/2073-431X/8/1/21/htm [accessed 7 June 2022].</w:t>
          </w:r>
        </w:p>
        <w:p w14:paraId="03185CC1" w14:textId="77777777" w:rsidR="0044020A" w:rsidRPr="00FD79BE" w:rsidRDefault="0044020A">
          <w:pPr>
            <w:divId w:val="85613228"/>
            <w:rPr>
              <w:rFonts w:ascii="Arial" w:eastAsia="Times New Roman" w:hAnsi="Arial" w:cs="Arial"/>
            </w:rPr>
          </w:pPr>
          <w:r w:rsidRPr="00FD79BE">
            <w:rPr>
              <w:rFonts w:ascii="Arial" w:eastAsia="Times New Roman" w:hAnsi="Arial" w:cs="Arial"/>
              <w:i/>
              <w:iCs/>
            </w:rPr>
            <w:lastRenderedPageBreak/>
            <w:t>Build a Ploty Dash App - Poverty Data Dashboard</w:t>
          </w:r>
          <w:r w:rsidRPr="00FD79BE">
            <w:rPr>
              <w:rFonts w:ascii="Arial" w:eastAsia="Times New Roman" w:hAnsi="Arial" w:cs="Arial"/>
            </w:rPr>
            <w:t>. Available from: https://povertydata.org/ [accessed 23 August 2022].</w:t>
          </w:r>
        </w:p>
        <w:p w14:paraId="58AB03F2" w14:textId="77777777" w:rsidR="0044020A" w:rsidRPr="00FD79BE" w:rsidRDefault="0044020A">
          <w:pPr>
            <w:divId w:val="267542974"/>
            <w:rPr>
              <w:rFonts w:ascii="Arial" w:eastAsia="Times New Roman" w:hAnsi="Arial" w:cs="Arial"/>
            </w:rPr>
          </w:pPr>
          <w:r w:rsidRPr="00FD79BE">
            <w:rPr>
              <w:rFonts w:ascii="Arial" w:eastAsia="Times New Roman" w:hAnsi="Arial" w:cs="Arial"/>
            </w:rPr>
            <w:t xml:space="preserve">Cortes, C. and Vapnik, V. (1995). Support-vector networks. </w:t>
          </w:r>
          <w:r w:rsidRPr="00FD79BE">
            <w:rPr>
              <w:rFonts w:ascii="Arial" w:eastAsia="Times New Roman" w:hAnsi="Arial" w:cs="Arial"/>
              <w:i/>
              <w:iCs/>
            </w:rPr>
            <w:t>Machine Learning</w:t>
          </w:r>
          <w:r w:rsidRPr="00FD79BE">
            <w:rPr>
              <w:rFonts w:ascii="Arial" w:eastAsia="Times New Roman" w:hAnsi="Arial" w:cs="Arial"/>
            </w:rPr>
            <w:t xml:space="preserve"> [online], 20(3), pp.273–297.</w:t>
          </w:r>
        </w:p>
        <w:p w14:paraId="33C33EB9" w14:textId="77777777" w:rsidR="0044020A" w:rsidRPr="00FD79BE" w:rsidRDefault="0044020A">
          <w:pPr>
            <w:divId w:val="1821969103"/>
            <w:rPr>
              <w:rFonts w:ascii="Arial" w:eastAsia="Times New Roman" w:hAnsi="Arial" w:cs="Arial"/>
            </w:rPr>
          </w:pPr>
          <w:r w:rsidRPr="00FD79BE">
            <w:rPr>
              <w:rFonts w:ascii="Arial" w:eastAsia="Times New Roman" w:hAnsi="Arial" w:cs="Arial"/>
              <w:i/>
              <w:iCs/>
            </w:rPr>
            <w:t>COVID-19 Map - Johns Hopkins Coronavirus Resource Center</w:t>
          </w:r>
          <w:r w:rsidRPr="00FD79BE">
            <w:rPr>
              <w:rFonts w:ascii="Arial" w:eastAsia="Times New Roman" w:hAnsi="Arial" w:cs="Arial"/>
            </w:rPr>
            <w:t>. Available from: https://coronavirus.jhu.edu/map.html [accessed 11 June 2022].</w:t>
          </w:r>
        </w:p>
        <w:p w14:paraId="644A0796" w14:textId="77777777" w:rsidR="0044020A" w:rsidRPr="00FD79BE" w:rsidRDefault="0044020A">
          <w:pPr>
            <w:divId w:val="768888127"/>
            <w:rPr>
              <w:rFonts w:ascii="Arial" w:eastAsia="Times New Roman" w:hAnsi="Arial" w:cs="Arial"/>
            </w:rPr>
          </w:pPr>
          <w:r w:rsidRPr="00FD79BE">
            <w:rPr>
              <w:rFonts w:ascii="Arial" w:eastAsia="Times New Roman" w:hAnsi="Arial" w:cs="Arial"/>
              <w:i/>
              <w:iCs/>
            </w:rPr>
            <w:t>Facebook Files: 5 things leaked documents reveal - BBC News</w:t>
          </w:r>
          <w:r w:rsidRPr="00FD79BE">
            <w:rPr>
              <w:rFonts w:ascii="Arial" w:eastAsia="Times New Roman" w:hAnsi="Arial" w:cs="Arial"/>
            </w:rPr>
            <w:t>. Available from: https://www.bbc.com/news/technology-58678332 [accessed 12 June 2022].</w:t>
          </w:r>
        </w:p>
        <w:p w14:paraId="0711F12B" w14:textId="77777777" w:rsidR="0044020A" w:rsidRPr="00FD79BE" w:rsidRDefault="0044020A">
          <w:pPr>
            <w:divId w:val="217011889"/>
            <w:rPr>
              <w:rFonts w:ascii="Arial" w:eastAsia="Times New Roman" w:hAnsi="Arial" w:cs="Arial"/>
            </w:rPr>
          </w:pPr>
          <w:r w:rsidRPr="00FD79BE">
            <w:rPr>
              <w:rFonts w:ascii="Arial" w:eastAsia="Times New Roman" w:hAnsi="Arial" w:cs="Arial"/>
            </w:rPr>
            <w:t xml:space="preserve">Filho, D.M. and Valk, M. (2020). Dynamic VAR model-based control charts for batch process monitoring. </w:t>
          </w:r>
          <w:r w:rsidRPr="00FD79BE">
            <w:rPr>
              <w:rFonts w:ascii="Arial" w:eastAsia="Times New Roman" w:hAnsi="Arial" w:cs="Arial"/>
              <w:i/>
              <w:iCs/>
            </w:rPr>
            <w:t>European Journal of Operational Research</w:t>
          </w:r>
          <w:r w:rsidRPr="00FD79BE">
            <w:rPr>
              <w:rFonts w:ascii="Arial" w:eastAsia="Times New Roman" w:hAnsi="Arial" w:cs="Arial"/>
            </w:rPr>
            <w:t xml:space="preserve"> [online], 285(1), pp.296–305.</w:t>
          </w:r>
        </w:p>
        <w:p w14:paraId="565DB2C5" w14:textId="77777777" w:rsidR="0044020A" w:rsidRPr="00FD79BE" w:rsidRDefault="0044020A">
          <w:pPr>
            <w:divId w:val="1975404078"/>
            <w:rPr>
              <w:rFonts w:ascii="Arial" w:eastAsia="Times New Roman" w:hAnsi="Arial" w:cs="Arial"/>
            </w:rPr>
          </w:pPr>
          <w:r w:rsidRPr="00FD79BE">
            <w:rPr>
              <w:rFonts w:ascii="Arial" w:eastAsia="Times New Roman" w:hAnsi="Arial" w:cs="Arial"/>
            </w:rPr>
            <w:t xml:space="preserve">Fujita, A., Sato, J.R., Garay-Malpartida, H.M., Yamaguchi, R., Miyano, S., Sogayar, M.C. and Ferreira, C.E. (2007). Modeling gene expression regulatory networks with the sparse vector autoregressive model. </w:t>
          </w:r>
          <w:r w:rsidRPr="00FD79BE">
            <w:rPr>
              <w:rFonts w:ascii="Arial" w:eastAsia="Times New Roman" w:hAnsi="Arial" w:cs="Arial"/>
              <w:i/>
              <w:iCs/>
            </w:rPr>
            <w:t>BMC Systems Biology</w:t>
          </w:r>
          <w:r w:rsidRPr="00FD79BE">
            <w:rPr>
              <w:rFonts w:ascii="Arial" w:eastAsia="Times New Roman" w:hAnsi="Arial" w:cs="Arial"/>
            </w:rPr>
            <w:t xml:space="preserve"> [online], 1.</w:t>
          </w:r>
        </w:p>
        <w:p w14:paraId="63A01997" w14:textId="77777777" w:rsidR="0044020A" w:rsidRPr="00FD79BE" w:rsidRDefault="0044020A">
          <w:pPr>
            <w:divId w:val="14770636"/>
            <w:rPr>
              <w:rFonts w:ascii="Arial" w:eastAsia="Times New Roman" w:hAnsi="Arial" w:cs="Arial"/>
            </w:rPr>
          </w:pPr>
          <w:r w:rsidRPr="00FD79BE">
            <w:rPr>
              <w:rFonts w:ascii="Arial" w:eastAsia="Times New Roman" w:hAnsi="Arial" w:cs="Arial"/>
              <w:i/>
              <w:iCs/>
            </w:rPr>
            <w:t>How suicide became the hidden toll of the war in Ukraine - BBC News</w:t>
          </w:r>
          <w:r w:rsidRPr="00FD79BE">
            <w:rPr>
              <w:rFonts w:ascii="Arial" w:eastAsia="Times New Roman" w:hAnsi="Arial" w:cs="Arial"/>
            </w:rPr>
            <w:t>. Available from: https://www.bbc.com/news/world-europe-60318298 [accessed 8 June 2022].</w:t>
          </w:r>
        </w:p>
        <w:p w14:paraId="10029086" w14:textId="77777777" w:rsidR="0044020A" w:rsidRPr="00FD79BE" w:rsidRDefault="0044020A">
          <w:pPr>
            <w:divId w:val="1727335054"/>
            <w:rPr>
              <w:rFonts w:ascii="Arial" w:eastAsia="Times New Roman" w:hAnsi="Arial" w:cs="Arial"/>
            </w:rPr>
          </w:pPr>
          <w:r w:rsidRPr="00FD79BE">
            <w:rPr>
              <w:rFonts w:ascii="Arial" w:eastAsia="Times New Roman" w:hAnsi="Arial" w:cs="Arial"/>
            </w:rPr>
            <w:t xml:space="preserve">Huang, M.W., Chen, C.W., Lin, W.C., Ke, S.W. and Tsai, C.F. (2017). SVM and SVM ensembles in breast cancer prediction. </w:t>
          </w:r>
          <w:r w:rsidRPr="00FD79BE">
            <w:rPr>
              <w:rFonts w:ascii="Arial" w:eastAsia="Times New Roman" w:hAnsi="Arial" w:cs="Arial"/>
              <w:i/>
              <w:iCs/>
            </w:rPr>
            <w:t>PLoS ONE</w:t>
          </w:r>
          <w:r w:rsidRPr="00FD79BE">
            <w:rPr>
              <w:rFonts w:ascii="Arial" w:eastAsia="Times New Roman" w:hAnsi="Arial" w:cs="Arial"/>
            </w:rPr>
            <w:t>, 12(1).</w:t>
          </w:r>
        </w:p>
        <w:p w14:paraId="4D6F0FEA" w14:textId="77777777" w:rsidR="0044020A" w:rsidRPr="00FD79BE" w:rsidRDefault="0044020A">
          <w:pPr>
            <w:divId w:val="2104063058"/>
            <w:rPr>
              <w:rFonts w:ascii="Arial" w:eastAsia="Times New Roman" w:hAnsi="Arial" w:cs="Arial"/>
            </w:rPr>
          </w:pPr>
          <w:r w:rsidRPr="00FD79BE">
            <w:rPr>
              <w:rFonts w:ascii="Arial" w:eastAsia="Times New Roman" w:hAnsi="Arial" w:cs="Arial"/>
              <w:i/>
              <w:iCs/>
            </w:rPr>
            <w:t>Human Radiation Experiments | Atomic Heritage Foundation</w:t>
          </w:r>
          <w:r w:rsidRPr="00FD79BE">
            <w:rPr>
              <w:rFonts w:ascii="Arial" w:eastAsia="Times New Roman" w:hAnsi="Arial" w:cs="Arial"/>
            </w:rPr>
            <w:t>. Available from: https://www.atomicheritage.org/history/human-radiation-experiments [accessed 15 April 2022].</w:t>
          </w:r>
        </w:p>
        <w:p w14:paraId="38C2566E" w14:textId="77777777" w:rsidR="0044020A" w:rsidRPr="00FD79BE" w:rsidRDefault="0044020A">
          <w:pPr>
            <w:divId w:val="298921529"/>
            <w:rPr>
              <w:rFonts w:ascii="Arial" w:eastAsia="Times New Roman" w:hAnsi="Arial" w:cs="Arial"/>
            </w:rPr>
          </w:pPr>
          <w:r w:rsidRPr="00FD79BE">
            <w:rPr>
              <w:rFonts w:ascii="Arial" w:eastAsia="Times New Roman" w:hAnsi="Arial" w:cs="Arial"/>
            </w:rPr>
            <w:t xml:space="preserve">John, A., Glendenning, A.C., Marchant, A., Montgomery, P., Stewart, A., Wood, S., Lloyd, K. and Hawton, K. (2018). Self-Harm, Suicidal Behaviours, and Cyberbullying in Children and Young People: Systematic Review. </w:t>
          </w:r>
          <w:r w:rsidRPr="00FD79BE">
            <w:rPr>
              <w:rFonts w:ascii="Arial" w:eastAsia="Times New Roman" w:hAnsi="Arial" w:cs="Arial"/>
              <w:i/>
              <w:iCs/>
            </w:rPr>
            <w:t>J Med Internet Res 2018;20(4):e129 https://www.jmir.org/2018/4/e129</w:t>
          </w:r>
          <w:r w:rsidRPr="00FD79BE">
            <w:rPr>
              <w:rFonts w:ascii="Arial" w:eastAsia="Times New Roman" w:hAnsi="Arial" w:cs="Arial"/>
            </w:rPr>
            <w:t xml:space="preserve"> [online], 20(4), p.e9044. Available from: https://www.jmir.org/2018/4/e129 [accessed 9 June 2022].</w:t>
          </w:r>
        </w:p>
        <w:p w14:paraId="127A8C4F" w14:textId="77777777" w:rsidR="0044020A" w:rsidRPr="00FD79BE" w:rsidRDefault="0044020A">
          <w:pPr>
            <w:divId w:val="1452551588"/>
            <w:rPr>
              <w:rFonts w:ascii="Arial" w:eastAsia="Times New Roman" w:hAnsi="Arial" w:cs="Arial"/>
            </w:rPr>
          </w:pPr>
          <w:r w:rsidRPr="00FD79BE">
            <w:rPr>
              <w:rFonts w:ascii="Arial" w:eastAsia="Times New Roman" w:hAnsi="Arial" w:cs="Arial"/>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FD79BE">
            <w:rPr>
              <w:rFonts w:ascii="Arial" w:eastAsia="Times New Roman" w:hAnsi="Arial" w:cs="Arial"/>
              <w:i/>
              <w:iCs/>
            </w:rPr>
            <w:t>F1000Research 2020 9:1097</w:t>
          </w:r>
          <w:r w:rsidRPr="00FD79BE">
            <w:rPr>
              <w:rFonts w:ascii="Arial" w:eastAsia="Times New Roman" w:hAnsi="Arial" w:cs="Arial"/>
            </w:rPr>
            <w:t xml:space="preserve"> [online], 9, p.1097. Available from: https://f1000research.com/articles/9-1097 [accessed 7 June 2022].</w:t>
          </w:r>
        </w:p>
        <w:p w14:paraId="02657E15" w14:textId="77777777" w:rsidR="0044020A" w:rsidRPr="00FD79BE" w:rsidRDefault="0044020A">
          <w:pPr>
            <w:divId w:val="231545996"/>
            <w:rPr>
              <w:rFonts w:ascii="Arial" w:eastAsia="Times New Roman" w:hAnsi="Arial" w:cs="Arial"/>
            </w:rPr>
          </w:pPr>
          <w:r w:rsidRPr="00FD79BE">
            <w:rPr>
              <w:rFonts w:ascii="Arial" w:eastAsia="Times New Roman" w:hAnsi="Arial" w:cs="Arial"/>
            </w:rPr>
            <w:t xml:space="preserve">Kumar, N. and Susan, S. (2020a). COVID-19 Pandemic Prediction using Time Series Forecasting Models. </w:t>
          </w:r>
          <w:r w:rsidRPr="00FD79BE">
            <w:rPr>
              <w:rFonts w:ascii="Arial" w:eastAsia="Times New Roman" w:hAnsi="Arial" w:cs="Arial"/>
              <w:i/>
              <w:iCs/>
            </w:rPr>
            <w:t>2020 11th International Conference on Computing, Communication and Networking Technologies, ICCCNT 2020</w:t>
          </w:r>
          <w:r w:rsidRPr="00FD79BE">
            <w:rPr>
              <w:rFonts w:ascii="Arial" w:eastAsia="Times New Roman" w:hAnsi="Arial" w:cs="Arial"/>
            </w:rPr>
            <w:t xml:space="preserve"> [online], 1 July 2020.</w:t>
          </w:r>
        </w:p>
        <w:p w14:paraId="0AA294C5" w14:textId="77777777" w:rsidR="0044020A" w:rsidRPr="00FD79BE" w:rsidRDefault="0044020A">
          <w:pPr>
            <w:divId w:val="1230842983"/>
            <w:rPr>
              <w:rFonts w:ascii="Arial" w:eastAsia="Times New Roman" w:hAnsi="Arial" w:cs="Arial"/>
            </w:rPr>
          </w:pPr>
          <w:r w:rsidRPr="00FD79BE">
            <w:rPr>
              <w:rFonts w:ascii="Arial" w:eastAsia="Times New Roman" w:hAnsi="Arial" w:cs="Arial"/>
            </w:rPr>
            <w:t xml:space="preserve">Kumar, N. and Susan, S. (2020b). COVID-19 Pandemic Prediction using Time Series Forecasting Models. </w:t>
          </w:r>
          <w:r w:rsidRPr="00FD79BE">
            <w:rPr>
              <w:rFonts w:ascii="Arial" w:eastAsia="Times New Roman" w:hAnsi="Arial" w:cs="Arial"/>
              <w:i/>
              <w:iCs/>
            </w:rPr>
            <w:t>2020 11th International Conference on Computing, Communication and Networking Technologies, ICCCNT 2020</w:t>
          </w:r>
          <w:r w:rsidRPr="00FD79BE">
            <w:rPr>
              <w:rFonts w:ascii="Arial" w:eastAsia="Times New Roman" w:hAnsi="Arial" w:cs="Arial"/>
            </w:rPr>
            <w:t xml:space="preserve"> [online], 1 July 2020.</w:t>
          </w:r>
        </w:p>
        <w:p w14:paraId="1A31F255" w14:textId="77777777" w:rsidR="0044020A" w:rsidRPr="00FD79BE" w:rsidRDefault="0044020A">
          <w:pPr>
            <w:divId w:val="271741366"/>
            <w:rPr>
              <w:rFonts w:ascii="Arial" w:eastAsia="Times New Roman" w:hAnsi="Arial" w:cs="Arial"/>
            </w:rPr>
          </w:pPr>
          <w:r w:rsidRPr="00FD79BE">
            <w:rPr>
              <w:rFonts w:ascii="Arial" w:eastAsia="Times New Roman" w:hAnsi="Arial" w:cs="Arial"/>
            </w:rPr>
            <w:t xml:space="preserve">Lee, K.C. and Oh, S.B. (1996). An intelligent approach to time series identification by a neural network-driven decision tree classifier. </w:t>
          </w:r>
          <w:r w:rsidRPr="00FD79BE">
            <w:rPr>
              <w:rFonts w:ascii="Arial" w:eastAsia="Times New Roman" w:hAnsi="Arial" w:cs="Arial"/>
              <w:i/>
              <w:iCs/>
            </w:rPr>
            <w:t>Decision Support Systems</w:t>
          </w:r>
          <w:r w:rsidRPr="00FD79BE">
            <w:rPr>
              <w:rFonts w:ascii="Arial" w:eastAsia="Times New Roman" w:hAnsi="Arial" w:cs="Arial"/>
            </w:rPr>
            <w:t xml:space="preserve"> [online], 17(3), pp.183–197.</w:t>
          </w:r>
        </w:p>
        <w:p w14:paraId="092A6A29" w14:textId="77777777" w:rsidR="0044020A" w:rsidRPr="00FD79BE" w:rsidRDefault="0044020A">
          <w:pPr>
            <w:divId w:val="2091005859"/>
            <w:rPr>
              <w:rFonts w:ascii="Arial" w:eastAsia="Times New Roman" w:hAnsi="Arial" w:cs="Arial"/>
            </w:rPr>
          </w:pPr>
          <w:r w:rsidRPr="00FD79BE">
            <w:rPr>
              <w:rFonts w:ascii="Arial" w:eastAsia="Times New Roman" w:hAnsi="Arial" w:cs="Arial"/>
              <w:i/>
              <w:iCs/>
            </w:rPr>
            <w:t>Mochahost Review 2022: Mocha Host Details, Pricing &amp; Features | Sitechecker</w:t>
          </w:r>
          <w:r w:rsidRPr="00FD79BE">
            <w:rPr>
              <w:rFonts w:ascii="Arial" w:eastAsia="Times New Roman" w:hAnsi="Arial" w:cs="Arial"/>
            </w:rPr>
            <w:t>. Available from: https://sitechecker.pro/web-hosting/mochahost.com/ [accessed 7 June 2022].</w:t>
          </w:r>
        </w:p>
        <w:p w14:paraId="3B374F78" w14:textId="77777777" w:rsidR="0044020A" w:rsidRPr="00FD79BE" w:rsidRDefault="0044020A">
          <w:pPr>
            <w:divId w:val="1919359545"/>
            <w:rPr>
              <w:rFonts w:ascii="Arial" w:eastAsia="Times New Roman" w:hAnsi="Arial" w:cs="Arial"/>
            </w:rPr>
          </w:pPr>
          <w:r w:rsidRPr="00FD79BE">
            <w:rPr>
              <w:rFonts w:ascii="Arial" w:eastAsia="Times New Roman" w:hAnsi="Arial" w:cs="Arial"/>
            </w:rPr>
            <w:lastRenderedPageBreak/>
            <w:t xml:space="preserve">Naim, N.F., Mohd Yassin, A.I., Zamri, W.M.A.W. and Sarnin, S.S. (2011). MySQL database for storage of fingerprint data. </w:t>
          </w:r>
          <w:r w:rsidRPr="00FD79BE">
            <w:rPr>
              <w:rFonts w:ascii="Arial" w:eastAsia="Times New Roman" w:hAnsi="Arial" w:cs="Arial"/>
              <w:i/>
              <w:iCs/>
            </w:rPr>
            <w:t>Proceedings - 2011 UKSim 13th International Conference on Modelling and Simulation, UKSim 2011</w:t>
          </w:r>
          <w:r w:rsidRPr="00FD79BE">
            <w:rPr>
              <w:rFonts w:ascii="Arial" w:eastAsia="Times New Roman" w:hAnsi="Arial" w:cs="Arial"/>
            </w:rPr>
            <w:t xml:space="preserve"> [online], 2011, pp.293–298.</w:t>
          </w:r>
        </w:p>
        <w:p w14:paraId="53F08300" w14:textId="77777777" w:rsidR="0044020A" w:rsidRPr="00FD79BE" w:rsidRDefault="0044020A">
          <w:pPr>
            <w:divId w:val="421799343"/>
            <w:rPr>
              <w:rFonts w:ascii="Arial" w:eastAsia="Times New Roman" w:hAnsi="Arial" w:cs="Arial"/>
            </w:rPr>
          </w:pPr>
          <w:r w:rsidRPr="00FD79BE">
            <w:rPr>
              <w:rFonts w:ascii="Arial" w:eastAsia="Times New Roman" w:hAnsi="Arial" w:cs="Arial"/>
            </w:rPr>
            <w:t xml:space="preserve">Qi, F., Xu, Z., Zhang, H., Wang, R., Wang, Y., Jia, X., Lin, P., Geng, M., Huang, Y., Li, S. and Yang, J. (2021). Predicting the mortality of smoking attributable to cancer in Qingdao, China: A time-series analysis. </w:t>
          </w:r>
          <w:r w:rsidRPr="00FD79BE">
            <w:rPr>
              <w:rFonts w:ascii="Arial" w:eastAsia="Times New Roman" w:hAnsi="Arial" w:cs="Arial"/>
              <w:i/>
              <w:iCs/>
            </w:rPr>
            <w:t>PLOS ONE</w:t>
          </w:r>
          <w:r w:rsidRPr="00FD79BE">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FD79BE" w:rsidRDefault="0044020A">
          <w:pPr>
            <w:divId w:val="759912992"/>
            <w:rPr>
              <w:rFonts w:ascii="Arial" w:eastAsia="Times New Roman" w:hAnsi="Arial" w:cs="Arial"/>
            </w:rPr>
          </w:pPr>
          <w:r w:rsidRPr="00FD79BE">
            <w:rPr>
              <w:rFonts w:ascii="Arial" w:eastAsia="Times New Roman" w:hAnsi="Arial" w:cs="Arial"/>
            </w:rPr>
            <w:t xml:space="preserve">Singh, V., Poonia, R.C., Kumar, S., Dass, P., Agarwal, P., Bhatnagar, V. and Raja, L. (2020). Prediction of COVID-19 corona virus pandemic based on time series data using support vector machine. </w:t>
          </w:r>
          <w:r w:rsidRPr="00FD79BE">
            <w:rPr>
              <w:rFonts w:ascii="Arial" w:eastAsia="Times New Roman" w:hAnsi="Arial" w:cs="Arial"/>
              <w:i/>
              <w:iCs/>
            </w:rPr>
            <w:t>https://doi.org/10.1080/09720529.2020.1784535</w:t>
          </w:r>
          <w:r w:rsidRPr="00FD79BE">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FD79BE" w:rsidRDefault="0044020A">
          <w:pPr>
            <w:divId w:val="575362769"/>
            <w:rPr>
              <w:rFonts w:ascii="Arial" w:eastAsia="Times New Roman" w:hAnsi="Arial" w:cs="Arial"/>
            </w:rPr>
          </w:pPr>
          <w:r w:rsidRPr="00FD79BE">
            <w:rPr>
              <w:rFonts w:ascii="Arial" w:eastAsia="Times New Roman" w:hAnsi="Arial" w:cs="Arial"/>
              <w:i/>
              <w:iCs/>
            </w:rPr>
            <w:t>Study: Benefits of Electric Cars Add Up—in the Billions! | NRDC</w:t>
          </w:r>
          <w:r w:rsidRPr="00FD79BE">
            <w:rPr>
              <w:rFonts w:ascii="Arial" w:eastAsia="Times New Roman" w:hAnsi="Arial" w:cs="Arial"/>
            </w:rPr>
            <w:t>. Available from: https://www.nrdc.org/experts/luke-tonachel/study-benefits-electric-cars-add-billions [accessed 15 April 2022].</w:t>
          </w:r>
        </w:p>
        <w:p w14:paraId="13FA1C04" w14:textId="77777777" w:rsidR="0044020A" w:rsidRPr="00FD79BE" w:rsidRDefault="0044020A">
          <w:pPr>
            <w:divId w:val="1087384091"/>
            <w:rPr>
              <w:rFonts w:ascii="Arial" w:eastAsia="Times New Roman" w:hAnsi="Arial" w:cs="Arial"/>
            </w:rPr>
          </w:pPr>
          <w:r w:rsidRPr="00FD79BE">
            <w:rPr>
              <w:rFonts w:ascii="Arial" w:eastAsia="Times New Roman" w:hAnsi="Arial" w:cs="Arial"/>
              <w:i/>
              <w:iCs/>
            </w:rPr>
            <w:t>Suicide Statistics 2011 - CSO - Central Statistics Office</w:t>
          </w:r>
          <w:r w:rsidRPr="00FD79BE">
            <w:rPr>
              <w:rFonts w:ascii="Arial" w:eastAsia="Times New Roman" w:hAnsi="Arial" w:cs="Arial"/>
            </w:rPr>
            <w:t>. Available from: https://www.cso.ie/en/releasesandpublications/er/ss/suicidestatistics2011/ [accessed 7 June 2022].</w:t>
          </w:r>
        </w:p>
        <w:p w14:paraId="7D11842A" w14:textId="77777777" w:rsidR="0044020A" w:rsidRPr="00FD79BE" w:rsidRDefault="0044020A">
          <w:pPr>
            <w:divId w:val="1406688150"/>
            <w:rPr>
              <w:rFonts w:ascii="Arial" w:eastAsia="Times New Roman" w:hAnsi="Arial" w:cs="Arial"/>
            </w:rPr>
          </w:pPr>
          <w:r w:rsidRPr="00FD79BE">
            <w:rPr>
              <w:rFonts w:ascii="Arial" w:eastAsia="Times New Roman" w:hAnsi="Arial" w:cs="Arial"/>
            </w:rPr>
            <w:t xml:space="preserve">Tang, L., Pan, H. and Yao, Y. (2018). K-nearest neighbor regression with principal component analysis for financial time series prediction. </w:t>
          </w:r>
          <w:r w:rsidRPr="00FD79BE">
            <w:rPr>
              <w:rFonts w:ascii="Arial" w:eastAsia="Times New Roman" w:hAnsi="Arial" w:cs="Arial"/>
              <w:i/>
              <w:iCs/>
            </w:rPr>
            <w:t>ACM International Conference Proceeding Series</w:t>
          </w:r>
          <w:r w:rsidRPr="00FD79BE">
            <w:rPr>
              <w:rFonts w:ascii="Arial" w:eastAsia="Times New Roman" w:hAnsi="Arial" w:cs="Arial"/>
            </w:rPr>
            <w:t xml:space="preserve"> [online], 12 March 2018, pp.127–131.</w:t>
          </w:r>
        </w:p>
        <w:p w14:paraId="240840BC" w14:textId="77777777" w:rsidR="0044020A" w:rsidRPr="00FD79BE" w:rsidRDefault="0044020A">
          <w:pPr>
            <w:divId w:val="812714623"/>
            <w:rPr>
              <w:rFonts w:ascii="Arial" w:eastAsia="Times New Roman" w:hAnsi="Arial" w:cs="Arial"/>
            </w:rPr>
          </w:pPr>
          <w:r w:rsidRPr="00FD79BE">
            <w:rPr>
              <w:rFonts w:ascii="Arial" w:eastAsia="Times New Roman" w:hAnsi="Arial" w:cs="Arial"/>
            </w:rPr>
            <w:t xml:space="preserve">Värnik, P. (2012). Suicide in the World. </w:t>
          </w:r>
          <w:r w:rsidRPr="00FD79BE">
            <w:rPr>
              <w:rFonts w:ascii="Arial" w:eastAsia="Times New Roman" w:hAnsi="Arial" w:cs="Arial"/>
              <w:i/>
              <w:iCs/>
            </w:rPr>
            <w:t>International Journal of Environmental Research and Public Health</w:t>
          </w:r>
          <w:r w:rsidRPr="00FD79BE">
            <w:rPr>
              <w:rFonts w:ascii="Arial" w:eastAsia="Times New Roman" w:hAnsi="Arial" w:cs="Arial"/>
            </w:rPr>
            <w:t xml:space="preserve"> [online], 9(3), pp.760–771.</w:t>
          </w:r>
        </w:p>
        <w:p w14:paraId="6BA84157" w14:textId="77777777" w:rsidR="0044020A" w:rsidRPr="00FD79BE" w:rsidRDefault="0044020A">
          <w:pPr>
            <w:divId w:val="995689469"/>
            <w:rPr>
              <w:rFonts w:ascii="Arial" w:eastAsia="Times New Roman" w:hAnsi="Arial" w:cs="Arial"/>
            </w:rPr>
          </w:pPr>
          <w:r w:rsidRPr="00FD79BE">
            <w:rPr>
              <w:rFonts w:ascii="Arial" w:eastAsia="Times New Roman" w:hAnsi="Arial" w:cs="Arial"/>
              <w:i/>
              <w:iCs/>
            </w:rPr>
            <w:t>Vector Autoregressive Models for Multivariate Time Series</w:t>
          </w:r>
          <w:r w:rsidRPr="00FD79BE">
            <w:rPr>
              <w:rFonts w:ascii="Arial" w:eastAsia="Times New Roman" w:hAnsi="Arial" w:cs="Arial"/>
            </w:rPr>
            <w:t xml:space="preserve">. (2006). </w:t>
          </w:r>
          <w:r w:rsidRPr="00FD79BE">
            <w:rPr>
              <w:rFonts w:ascii="Arial" w:eastAsia="Times New Roman" w:hAnsi="Arial" w:cs="Arial"/>
              <w:i/>
              <w:iCs/>
            </w:rPr>
            <w:t>Modeling Financial Time Series with S-PLUS®</w:t>
          </w:r>
          <w:r w:rsidRPr="00FD79BE">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FD79BE" w:rsidRDefault="0044020A">
          <w:pPr>
            <w:divId w:val="335966528"/>
            <w:rPr>
              <w:rFonts w:ascii="Arial" w:eastAsia="Times New Roman" w:hAnsi="Arial" w:cs="Arial"/>
            </w:rPr>
          </w:pPr>
          <w:r w:rsidRPr="00FD79BE">
            <w:rPr>
              <w:rFonts w:ascii="Arial" w:eastAsia="Times New Roman" w:hAnsi="Arial" w:cs="Arial"/>
              <w:i/>
              <w:iCs/>
            </w:rPr>
            <w:t>When Quaker Oats Fed Children Radioactive Oatmeal | by Calin Aneculaesei | History of Yesterday</w:t>
          </w:r>
          <w:r w:rsidRPr="00FD79BE">
            <w:rPr>
              <w:rFonts w:ascii="Arial" w:eastAsia="Times New Roman" w:hAnsi="Arial" w:cs="Arial"/>
            </w:rPr>
            <w:t>. Available from: https://historyofyesterday.com/when-quaker-oats-fed-children-radioactive-oatmeal-5e06faf3ce4d [accessed 9 June 2022].</w:t>
          </w:r>
        </w:p>
        <w:p w14:paraId="0A3DFC81" w14:textId="77777777" w:rsidR="0044020A" w:rsidRPr="00FD79BE" w:rsidRDefault="0044020A">
          <w:pPr>
            <w:divId w:val="1451238019"/>
            <w:rPr>
              <w:rFonts w:ascii="Arial" w:eastAsia="Times New Roman" w:hAnsi="Arial" w:cs="Arial"/>
            </w:rPr>
          </w:pPr>
          <w:r w:rsidRPr="00FD79BE">
            <w:rPr>
              <w:rFonts w:ascii="Arial" w:eastAsia="Times New Roman" w:hAnsi="Arial" w:cs="Arial"/>
            </w:rPr>
            <w:t xml:space="preserve">Włodarczyk, T., Płotka, S., Szczepański, T., Rokita, P., Sochacki-Wójcicka, N., Wójcicki, J., Lipa, M. and Trzciński, T. (2021). Machine learning methods for preterm birth prediction: A review. </w:t>
          </w:r>
          <w:r w:rsidRPr="00FD79BE">
            <w:rPr>
              <w:rFonts w:ascii="Arial" w:eastAsia="Times New Roman" w:hAnsi="Arial" w:cs="Arial"/>
              <w:i/>
              <w:iCs/>
            </w:rPr>
            <w:t>Electronics (Switzerland)</w:t>
          </w:r>
          <w:r w:rsidRPr="00FD79BE">
            <w:rPr>
              <w:rFonts w:ascii="Arial" w:eastAsia="Times New Roman" w:hAnsi="Arial" w:cs="Arial"/>
            </w:rPr>
            <w:t>, 10(5).</w:t>
          </w:r>
        </w:p>
        <w:p w14:paraId="070CA50D" w14:textId="77777777" w:rsidR="0044020A" w:rsidRPr="00FD79BE" w:rsidRDefault="0044020A">
          <w:pPr>
            <w:divId w:val="517543462"/>
            <w:rPr>
              <w:rFonts w:ascii="Arial" w:eastAsia="Times New Roman" w:hAnsi="Arial" w:cs="Arial"/>
            </w:rPr>
          </w:pPr>
          <w:r w:rsidRPr="00FD79BE">
            <w:rPr>
              <w:rFonts w:ascii="Arial" w:eastAsia="Times New Roman" w:hAnsi="Arial" w:cs="Arial"/>
            </w:rPr>
            <w:t xml:space="preserve">Zetzsche, T., Bobes, J., de La Fuente, J.M., Pogarell, O., Norra, C., Schmidtke, A., Wasserman, D., Löhr, C. and Rihmer, Z. (2007). Changing suicide rates in western and central Europe. </w:t>
          </w:r>
          <w:r w:rsidRPr="00FD79BE">
            <w:rPr>
              <w:rFonts w:ascii="Arial" w:eastAsia="Times New Roman" w:hAnsi="Arial" w:cs="Arial"/>
              <w:i/>
              <w:iCs/>
            </w:rPr>
            <w:t>European Psychiatry</w:t>
          </w:r>
          <w:r w:rsidRPr="00FD79BE">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FD79BE" w:rsidRDefault="0044020A" w:rsidP="0049196A">
          <w:pPr>
            <w:spacing w:line="360" w:lineRule="auto"/>
            <w:jc w:val="both"/>
            <w:rPr>
              <w:rFonts w:ascii="Arial" w:hAnsi="Arial" w:cs="Arial"/>
            </w:rPr>
          </w:pPr>
          <w:r w:rsidRPr="00FD79BE">
            <w:rPr>
              <w:rFonts w:ascii="Arial" w:eastAsia="Times New Roman" w:hAnsi="Arial" w:cs="Arial"/>
            </w:rPr>
            <w:t> </w:t>
          </w:r>
        </w:p>
        <w:p w14:paraId="048E2BAD" w14:textId="77777777" w:rsidR="0049196A" w:rsidRPr="00FD79BE" w:rsidRDefault="00000000" w:rsidP="0049196A">
          <w:pPr>
            <w:spacing w:line="360" w:lineRule="auto"/>
            <w:jc w:val="both"/>
            <w:rPr>
              <w:rFonts w:ascii="Arial" w:hAnsi="Arial" w:cs="Arial"/>
            </w:rPr>
          </w:pPr>
        </w:p>
      </w:sdtContent>
    </w:sdt>
    <w:p w14:paraId="1C465C55" w14:textId="3776D268" w:rsidR="00DA5B80" w:rsidRPr="00FD79BE" w:rsidRDefault="00DA5B80" w:rsidP="005D4B76">
      <w:pPr>
        <w:spacing w:line="360" w:lineRule="auto"/>
        <w:jc w:val="both"/>
        <w:rPr>
          <w:rFonts w:ascii="Arial" w:hAnsi="Arial" w:cs="Arial"/>
        </w:rPr>
      </w:pPr>
    </w:p>
    <w:sectPr w:rsidR="00DA5B80" w:rsidRPr="00FD79BE" w:rsidSect="007512D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0" w:author="Jack Mc Donnell" w:date="2022-06-09T13:51:00Z" w:initials="JMD">
    <w:p w14:paraId="2265DD99" w14:textId="77777777" w:rsidR="00A25231" w:rsidRDefault="00A25231" w:rsidP="00A25231">
      <w:pPr>
        <w:pStyle w:val="CommentText"/>
      </w:pPr>
      <w:r>
        <w:rPr>
          <w:rStyle w:val="CommentReference"/>
        </w:rPr>
        <w:annotationRef/>
      </w:r>
      <w:r>
        <w:t>Try to avoid phrasing things personally. If necessary, say we will look at</w:t>
      </w:r>
    </w:p>
  </w:comment>
  <w:comment w:id="151"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499" w:author="Jack Mc Donnell" w:date="2022-06-09T13:55:00Z" w:initials="JMD">
    <w:p w14:paraId="06D61089" w14:textId="77777777" w:rsidR="00DA3F52" w:rsidRDefault="00DA3F52" w:rsidP="00DA3F52">
      <w:pPr>
        <w:pStyle w:val="CommentText"/>
      </w:pPr>
      <w:r>
        <w:rPr>
          <w:rStyle w:val="CommentReference"/>
        </w:rPr>
        <w:annotationRef/>
      </w:r>
      <w:r>
        <w:t>?</w:t>
      </w:r>
    </w:p>
  </w:comment>
  <w:comment w:id="962" w:author="Jack Mc Donnell" w:date="2022-06-09T13:58:00Z" w:initials="JMD">
    <w:p w14:paraId="61199AA1" w14:textId="77777777" w:rsidR="0049196A" w:rsidRDefault="0049196A" w:rsidP="0049196A">
      <w:pPr>
        <w:pStyle w:val="CommentText"/>
      </w:pPr>
      <w:r>
        <w:rPr>
          <w:rStyle w:val="CommentReference"/>
        </w:rPr>
        <w:annotationRef/>
      </w:r>
      <w:r>
        <w:t>Is this repetition?</w:t>
      </w:r>
    </w:p>
  </w:comment>
  <w:comment w:id="1074" w:author="Jack Mc Donnell" w:date="2022-06-08T14:49:00Z" w:initials="JMD">
    <w:p w14:paraId="2E4DEC41" w14:textId="77777777" w:rsidR="0049196A" w:rsidRDefault="0049196A" w:rsidP="0049196A">
      <w:pPr>
        <w:pStyle w:val="CommentText"/>
      </w:pPr>
      <w:r>
        <w:rPr>
          <w:rStyle w:val="CommentReference"/>
        </w:rPr>
        <w:annotationRef/>
      </w:r>
      <w:r>
        <w:t>This figure has the x axis cut off</w:t>
      </w:r>
    </w:p>
  </w:comment>
  <w:comment w:id="1139" w:author="Jack Mc Donnell" w:date="2022-06-09T13:59:00Z" w:initials="JMD">
    <w:p w14:paraId="7E6D4450" w14:textId="77777777" w:rsidR="0049196A" w:rsidRDefault="0049196A" w:rsidP="0049196A">
      <w:pPr>
        <w:pStyle w:val="CommentText"/>
      </w:pPr>
      <w:r>
        <w:rPr>
          <w:rStyle w:val="CommentReference"/>
        </w:rPr>
        <w:annotationRef/>
      </w:r>
      <w:r>
        <w:t>This is good writing. There should be more focus on the literature about suicide and reasons for it in the lit review.</w:t>
      </w:r>
    </w:p>
  </w:comment>
  <w:comment w:id="1295" w:author="Jack Mc Donnell" w:date="2022-06-09T14:01:00Z" w:initials="JMD">
    <w:p w14:paraId="40E2B4F0" w14:textId="77777777" w:rsidR="0049196A" w:rsidRDefault="0049196A" w:rsidP="0049196A">
      <w:pPr>
        <w:pStyle w:val="CommentText"/>
      </w:pPr>
      <w:r>
        <w:rPr>
          <w:rStyle w:val="CommentReference"/>
        </w:rPr>
        <w:annotationRef/>
      </w:r>
      <w:r>
        <w:t>Must discuss these targets if you say this,</w:t>
      </w:r>
    </w:p>
  </w:comment>
  <w:comment w:id="1342" w:author="Jack Mc Donnell" w:date="2022-06-09T14:01:00Z" w:initials="JMD">
    <w:p w14:paraId="54442909" w14:textId="77777777" w:rsidR="0049196A" w:rsidRDefault="0049196A" w:rsidP="0049196A">
      <w:pPr>
        <w:pStyle w:val="CommentText"/>
      </w:pPr>
      <w:r>
        <w:rPr>
          <w:rStyle w:val="CommentReference"/>
        </w:rPr>
        <w:annotationRef/>
      </w:r>
      <w:r>
        <w:t>What are these for? Worldwide? One country?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65DD99" w15:done="0"/>
  <w15:commentEx w15:paraId="1F1E902C" w15:done="0"/>
  <w15:commentEx w15:paraId="06D61089" w15:done="0"/>
  <w15:commentEx w15:paraId="61199AA1" w15:done="0"/>
  <w15:commentEx w15:paraId="2E4DEC41" w15:done="0"/>
  <w15:commentEx w15:paraId="7E6D4450" w15:done="0"/>
  <w15:commentEx w15:paraId="40E2B4F0" w15:done="0"/>
  <w15:commentEx w15:paraId="544429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C7953" w16cex:dateUtc="2022-06-09T12:51:00Z"/>
  <w16cex:commentExtensible w16cex:durableId="264B3518" w16cex:dateUtc="2022-06-08T13:47:00Z"/>
  <w16cex:commentExtensible w16cex:durableId="264C7A38" w16cex:dateUtc="2022-06-09T12:55:00Z"/>
  <w16cex:commentExtensible w16cex:durableId="264C7AF6" w16cex:dateUtc="2022-06-09T12:58:00Z"/>
  <w16cex:commentExtensible w16cex:durableId="264B3589" w16cex:dateUtc="2022-06-08T13:49:00Z"/>
  <w16cex:commentExtensible w16cex:durableId="264C7B29" w16cex:dateUtc="2022-06-09T12:59:00Z"/>
  <w16cex:commentExtensible w16cex:durableId="264C7B9E" w16cex:dateUtc="2022-06-09T13:01:00Z"/>
  <w16cex:commentExtensible w16cex:durableId="264C7BC2" w16cex:dateUtc="2022-06-09T13: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65DD99" w16cid:durableId="264C7953"/>
  <w16cid:commentId w16cid:paraId="1F1E902C" w16cid:durableId="264B3518"/>
  <w16cid:commentId w16cid:paraId="06D61089" w16cid:durableId="264C7A38"/>
  <w16cid:commentId w16cid:paraId="61199AA1" w16cid:durableId="264C7AF6"/>
  <w16cid:commentId w16cid:paraId="2E4DEC41" w16cid:durableId="264B3589"/>
  <w16cid:commentId w16cid:paraId="7E6D4450" w16cid:durableId="264C7B29"/>
  <w16cid:commentId w16cid:paraId="40E2B4F0" w16cid:durableId="264C7B9E"/>
  <w16cid:commentId w16cid:paraId="54442909" w16cid:durableId="264C7B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19204" w14:textId="77777777" w:rsidR="00BB21A5" w:rsidRDefault="00BB21A5" w:rsidP="00C518DB">
      <w:pPr>
        <w:spacing w:after="0" w:line="240" w:lineRule="auto"/>
      </w:pPr>
      <w:r>
        <w:separator/>
      </w:r>
    </w:p>
  </w:endnote>
  <w:endnote w:type="continuationSeparator" w:id="0">
    <w:p w14:paraId="08FD02F9" w14:textId="77777777" w:rsidR="00BB21A5" w:rsidRDefault="00BB21A5"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56EDA" w14:textId="77777777" w:rsidR="00BB21A5" w:rsidRDefault="00BB21A5" w:rsidP="00C518DB">
      <w:pPr>
        <w:spacing w:after="0" w:line="240" w:lineRule="auto"/>
      </w:pPr>
      <w:r>
        <w:separator/>
      </w:r>
    </w:p>
  </w:footnote>
  <w:footnote w:type="continuationSeparator" w:id="0">
    <w:p w14:paraId="1767E562" w14:textId="77777777" w:rsidR="00BB21A5" w:rsidRDefault="00BB21A5"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2E83309"/>
    <w:multiLevelType w:val="hybridMultilevel"/>
    <w:tmpl w:val="C4B28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C41E2F"/>
    <w:multiLevelType w:val="hybridMultilevel"/>
    <w:tmpl w:val="83AE3BD0"/>
    <w:lvl w:ilvl="0" w:tplc="1F2E79C4">
      <w:start w:val="1"/>
      <w:numFmt w:val="decimal"/>
      <w:lvlText w:val="%1."/>
      <w:lvlJc w:val="left"/>
      <w:pPr>
        <w:ind w:left="720" w:hanging="360"/>
      </w:pPr>
      <w:rPr>
        <w:rFonts w:ascii="Arial" w:hAnsi="Arial" w:cs="Aria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A85420"/>
    <w:multiLevelType w:val="hybridMultilevel"/>
    <w:tmpl w:val="2340C0DC"/>
    <w:lvl w:ilvl="0" w:tplc="952087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1775122">
    <w:abstractNumId w:val="5"/>
  </w:num>
  <w:num w:numId="2" w16cid:durableId="1855068206">
    <w:abstractNumId w:val="1"/>
  </w:num>
  <w:num w:numId="3" w16cid:durableId="602808775">
    <w:abstractNumId w:val="0"/>
  </w:num>
  <w:num w:numId="4" w16cid:durableId="396903899">
    <w:abstractNumId w:val="3"/>
  </w:num>
  <w:num w:numId="5" w16cid:durableId="1772431457">
    <w:abstractNumId w:val="4"/>
  </w:num>
  <w:num w:numId="6" w16cid:durableId="649599612">
    <w:abstractNumId w:val="2"/>
  </w:num>
  <w:num w:numId="7" w16cid:durableId="1823229838">
    <w:abstractNumId w:val="6"/>
  </w:num>
  <w:num w:numId="8" w16cid:durableId="32828867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1AA0"/>
    <w:rsid w:val="00001C12"/>
    <w:rsid w:val="00002C03"/>
    <w:rsid w:val="000041E9"/>
    <w:rsid w:val="0000491C"/>
    <w:rsid w:val="00007CB0"/>
    <w:rsid w:val="000103CA"/>
    <w:rsid w:val="00012F98"/>
    <w:rsid w:val="0001337D"/>
    <w:rsid w:val="0001438F"/>
    <w:rsid w:val="0001527B"/>
    <w:rsid w:val="00016B06"/>
    <w:rsid w:val="00020114"/>
    <w:rsid w:val="00022A5E"/>
    <w:rsid w:val="00024C4C"/>
    <w:rsid w:val="00025726"/>
    <w:rsid w:val="0002652C"/>
    <w:rsid w:val="000272F9"/>
    <w:rsid w:val="00027B11"/>
    <w:rsid w:val="00027F2D"/>
    <w:rsid w:val="00030B34"/>
    <w:rsid w:val="0003300E"/>
    <w:rsid w:val="00033A9D"/>
    <w:rsid w:val="000358B2"/>
    <w:rsid w:val="00035A0E"/>
    <w:rsid w:val="0003715E"/>
    <w:rsid w:val="00041F29"/>
    <w:rsid w:val="00042C54"/>
    <w:rsid w:val="00043DBD"/>
    <w:rsid w:val="00043ECD"/>
    <w:rsid w:val="000441C2"/>
    <w:rsid w:val="0004612D"/>
    <w:rsid w:val="000467D9"/>
    <w:rsid w:val="00050B82"/>
    <w:rsid w:val="00050EED"/>
    <w:rsid w:val="0005129A"/>
    <w:rsid w:val="00051B10"/>
    <w:rsid w:val="000538F2"/>
    <w:rsid w:val="0005402F"/>
    <w:rsid w:val="000560B1"/>
    <w:rsid w:val="00056FC9"/>
    <w:rsid w:val="0005705F"/>
    <w:rsid w:val="0005726C"/>
    <w:rsid w:val="000623CD"/>
    <w:rsid w:val="00062916"/>
    <w:rsid w:val="00063B62"/>
    <w:rsid w:val="000649BA"/>
    <w:rsid w:val="00066C1D"/>
    <w:rsid w:val="00067038"/>
    <w:rsid w:val="00067575"/>
    <w:rsid w:val="0007241E"/>
    <w:rsid w:val="00075BCE"/>
    <w:rsid w:val="00080384"/>
    <w:rsid w:val="00080C10"/>
    <w:rsid w:val="00080E85"/>
    <w:rsid w:val="00080F0F"/>
    <w:rsid w:val="00082F56"/>
    <w:rsid w:val="000841CF"/>
    <w:rsid w:val="0008422E"/>
    <w:rsid w:val="000862FD"/>
    <w:rsid w:val="000868BF"/>
    <w:rsid w:val="00086B84"/>
    <w:rsid w:val="000917DD"/>
    <w:rsid w:val="000922BA"/>
    <w:rsid w:val="00092F26"/>
    <w:rsid w:val="00093A90"/>
    <w:rsid w:val="0009508A"/>
    <w:rsid w:val="00095461"/>
    <w:rsid w:val="00095B19"/>
    <w:rsid w:val="000A0273"/>
    <w:rsid w:val="000A47EC"/>
    <w:rsid w:val="000A5AC6"/>
    <w:rsid w:val="000B127B"/>
    <w:rsid w:val="000B2174"/>
    <w:rsid w:val="000B2E52"/>
    <w:rsid w:val="000B47D6"/>
    <w:rsid w:val="000C1E52"/>
    <w:rsid w:val="000C2B3C"/>
    <w:rsid w:val="000C3042"/>
    <w:rsid w:val="000C37D5"/>
    <w:rsid w:val="000C48ED"/>
    <w:rsid w:val="000D36BF"/>
    <w:rsid w:val="000D4733"/>
    <w:rsid w:val="000D5951"/>
    <w:rsid w:val="000E0BE4"/>
    <w:rsid w:val="000E4EBC"/>
    <w:rsid w:val="000E602F"/>
    <w:rsid w:val="000F36D0"/>
    <w:rsid w:val="000F3B1B"/>
    <w:rsid w:val="000F789D"/>
    <w:rsid w:val="000F7F45"/>
    <w:rsid w:val="00101603"/>
    <w:rsid w:val="00102698"/>
    <w:rsid w:val="00103D42"/>
    <w:rsid w:val="00104050"/>
    <w:rsid w:val="00104B41"/>
    <w:rsid w:val="00110504"/>
    <w:rsid w:val="00111231"/>
    <w:rsid w:val="00111DB6"/>
    <w:rsid w:val="001126B4"/>
    <w:rsid w:val="00115A03"/>
    <w:rsid w:val="00115AEC"/>
    <w:rsid w:val="001200E2"/>
    <w:rsid w:val="00120E06"/>
    <w:rsid w:val="001236F5"/>
    <w:rsid w:val="00123FF3"/>
    <w:rsid w:val="001240D4"/>
    <w:rsid w:val="00124D32"/>
    <w:rsid w:val="0013001C"/>
    <w:rsid w:val="0013122C"/>
    <w:rsid w:val="00133588"/>
    <w:rsid w:val="00133A5D"/>
    <w:rsid w:val="00133AE7"/>
    <w:rsid w:val="00136341"/>
    <w:rsid w:val="001366AB"/>
    <w:rsid w:val="001420F8"/>
    <w:rsid w:val="00143DB0"/>
    <w:rsid w:val="00144BCB"/>
    <w:rsid w:val="00146DAA"/>
    <w:rsid w:val="001475F1"/>
    <w:rsid w:val="00150356"/>
    <w:rsid w:val="0015079C"/>
    <w:rsid w:val="001508B9"/>
    <w:rsid w:val="0015284A"/>
    <w:rsid w:val="00152976"/>
    <w:rsid w:val="00162991"/>
    <w:rsid w:val="00162C76"/>
    <w:rsid w:val="00163867"/>
    <w:rsid w:val="00164F1D"/>
    <w:rsid w:val="0017184E"/>
    <w:rsid w:val="00174BD9"/>
    <w:rsid w:val="00177CAD"/>
    <w:rsid w:val="00177E2D"/>
    <w:rsid w:val="00182928"/>
    <w:rsid w:val="0018299C"/>
    <w:rsid w:val="001829FE"/>
    <w:rsid w:val="00182A7A"/>
    <w:rsid w:val="00182AEF"/>
    <w:rsid w:val="00184B6F"/>
    <w:rsid w:val="00186522"/>
    <w:rsid w:val="00186B33"/>
    <w:rsid w:val="00186CE9"/>
    <w:rsid w:val="001918A8"/>
    <w:rsid w:val="00191DBD"/>
    <w:rsid w:val="00191DC0"/>
    <w:rsid w:val="00192CBA"/>
    <w:rsid w:val="00192F9C"/>
    <w:rsid w:val="00193A63"/>
    <w:rsid w:val="001962AA"/>
    <w:rsid w:val="001A0531"/>
    <w:rsid w:val="001A1114"/>
    <w:rsid w:val="001A13C3"/>
    <w:rsid w:val="001A14BC"/>
    <w:rsid w:val="001A3B8F"/>
    <w:rsid w:val="001A6FA1"/>
    <w:rsid w:val="001B0468"/>
    <w:rsid w:val="001B1255"/>
    <w:rsid w:val="001B14F1"/>
    <w:rsid w:val="001B2570"/>
    <w:rsid w:val="001B2B66"/>
    <w:rsid w:val="001B3949"/>
    <w:rsid w:val="001B3C3A"/>
    <w:rsid w:val="001B6638"/>
    <w:rsid w:val="001B6685"/>
    <w:rsid w:val="001B6AE0"/>
    <w:rsid w:val="001B6BFA"/>
    <w:rsid w:val="001C0883"/>
    <w:rsid w:val="001C1588"/>
    <w:rsid w:val="001C23F1"/>
    <w:rsid w:val="001C38ED"/>
    <w:rsid w:val="001D0034"/>
    <w:rsid w:val="001D00D2"/>
    <w:rsid w:val="001D030F"/>
    <w:rsid w:val="001D1914"/>
    <w:rsid w:val="001D1E53"/>
    <w:rsid w:val="001D42D5"/>
    <w:rsid w:val="001D51FA"/>
    <w:rsid w:val="001D58B4"/>
    <w:rsid w:val="001D6019"/>
    <w:rsid w:val="001D6AAB"/>
    <w:rsid w:val="001D7494"/>
    <w:rsid w:val="001D7863"/>
    <w:rsid w:val="001E3A70"/>
    <w:rsid w:val="001E7A08"/>
    <w:rsid w:val="001F0ED5"/>
    <w:rsid w:val="001F2356"/>
    <w:rsid w:val="001F79F6"/>
    <w:rsid w:val="00200AF5"/>
    <w:rsid w:val="002014E3"/>
    <w:rsid w:val="00204F91"/>
    <w:rsid w:val="00211D91"/>
    <w:rsid w:val="0021592C"/>
    <w:rsid w:val="00216703"/>
    <w:rsid w:val="00216E31"/>
    <w:rsid w:val="002170EC"/>
    <w:rsid w:val="00217C1C"/>
    <w:rsid w:val="00220289"/>
    <w:rsid w:val="00220E84"/>
    <w:rsid w:val="0022273C"/>
    <w:rsid w:val="00223A1D"/>
    <w:rsid w:val="00223A22"/>
    <w:rsid w:val="0022490B"/>
    <w:rsid w:val="002252DC"/>
    <w:rsid w:val="002279B4"/>
    <w:rsid w:val="00227E3A"/>
    <w:rsid w:val="0023125E"/>
    <w:rsid w:val="00231EB7"/>
    <w:rsid w:val="002321A7"/>
    <w:rsid w:val="002321E6"/>
    <w:rsid w:val="00232849"/>
    <w:rsid w:val="00235B70"/>
    <w:rsid w:val="00237C83"/>
    <w:rsid w:val="00240D92"/>
    <w:rsid w:val="002446EB"/>
    <w:rsid w:val="00250399"/>
    <w:rsid w:val="00250B30"/>
    <w:rsid w:val="00251086"/>
    <w:rsid w:val="002513A0"/>
    <w:rsid w:val="00252C7D"/>
    <w:rsid w:val="00253F69"/>
    <w:rsid w:val="00257C2C"/>
    <w:rsid w:val="00260471"/>
    <w:rsid w:val="0026047E"/>
    <w:rsid w:val="00263C25"/>
    <w:rsid w:val="00263DCB"/>
    <w:rsid w:val="00264091"/>
    <w:rsid w:val="002671A6"/>
    <w:rsid w:val="0026771E"/>
    <w:rsid w:val="00270040"/>
    <w:rsid w:val="00270CF2"/>
    <w:rsid w:val="0027232A"/>
    <w:rsid w:val="00272E45"/>
    <w:rsid w:val="002731C1"/>
    <w:rsid w:val="0027418A"/>
    <w:rsid w:val="002765D4"/>
    <w:rsid w:val="00276BF8"/>
    <w:rsid w:val="002777E2"/>
    <w:rsid w:val="0028172E"/>
    <w:rsid w:val="00281C29"/>
    <w:rsid w:val="00282711"/>
    <w:rsid w:val="00283466"/>
    <w:rsid w:val="00287EA4"/>
    <w:rsid w:val="002A0352"/>
    <w:rsid w:val="002A1AA4"/>
    <w:rsid w:val="002A1F03"/>
    <w:rsid w:val="002A200F"/>
    <w:rsid w:val="002A23D3"/>
    <w:rsid w:val="002A74AB"/>
    <w:rsid w:val="002B2AB9"/>
    <w:rsid w:val="002B5111"/>
    <w:rsid w:val="002B6137"/>
    <w:rsid w:val="002B620E"/>
    <w:rsid w:val="002C009B"/>
    <w:rsid w:val="002C2AE7"/>
    <w:rsid w:val="002C465E"/>
    <w:rsid w:val="002D1756"/>
    <w:rsid w:val="002D3C1D"/>
    <w:rsid w:val="002D5605"/>
    <w:rsid w:val="002D5DCB"/>
    <w:rsid w:val="002D5F92"/>
    <w:rsid w:val="002D694D"/>
    <w:rsid w:val="002D6ABE"/>
    <w:rsid w:val="002E129B"/>
    <w:rsid w:val="002E29FB"/>
    <w:rsid w:val="002F00AF"/>
    <w:rsid w:val="002F08D4"/>
    <w:rsid w:val="002F1666"/>
    <w:rsid w:val="002F1754"/>
    <w:rsid w:val="002F4D50"/>
    <w:rsid w:val="002F77EA"/>
    <w:rsid w:val="002F79F8"/>
    <w:rsid w:val="00301C8A"/>
    <w:rsid w:val="00307273"/>
    <w:rsid w:val="00307476"/>
    <w:rsid w:val="0030749B"/>
    <w:rsid w:val="0031183C"/>
    <w:rsid w:val="00312BA8"/>
    <w:rsid w:val="00313F4C"/>
    <w:rsid w:val="00316A73"/>
    <w:rsid w:val="003201D9"/>
    <w:rsid w:val="003217A6"/>
    <w:rsid w:val="00325313"/>
    <w:rsid w:val="0032542D"/>
    <w:rsid w:val="00325CC3"/>
    <w:rsid w:val="003278F0"/>
    <w:rsid w:val="00327F2B"/>
    <w:rsid w:val="003311BE"/>
    <w:rsid w:val="003319F1"/>
    <w:rsid w:val="00331EBD"/>
    <w:rsid w:val="003331BA"/>
    <w:rsid w:val="0033448C"/>
    <w:rsid w:val="00335276"/>
    <w:rsid w:val="00335765"/>
    <w:rsid w:val="00340CAB"/>
    <w:rsid w:val="003432BD"/>
    <w:rsid w:val="00345636"/>
    <w:rsid w:val="00355612"/>
    <w:rsid w:val="003570EF"/>
    <w:rsid w:val="0035739C"/>
    <w:rsid w:val="00360995"/>
    <w:rsid w:val="00362CAC"/>
    <w:rsid w:val="00362CEC"/>
    <w:rsid w:val="00363AA5"/>
    <w:rsid w:val="00365EA1"/>
    <w:rsid w:val="003660AD"/>
    <w:rsid w:val="00366A43"/>
    <w:rsid w:val="00372225"/>
    <w:rsid w:val="00375DF6"/>
    <w:rsid w:val="00377FC9"/>
    <w:rsid w:val="003813ED"/>
    <w:rsid w:val="00381C14"/>
    <w:rsid w:val="00384426"/>
    <w:rsid w:val="00387D7F"/>
    <w:rsid w:val="00390349"/>
    <w:rsid w:val="00394097"/>
    <w:rsid w:val="0039461E"/>
    <w:rsid w:val="00394A50"/>
    <w:rsid w:val="00394B7C"/>
    <w:rsid w:val="00394F5D"/>
    <w:rsid w:val="00396761"/>
    <w:rsid w:val="00396AD1"/>
    <w:rsid w:val="0039745A"/>
    <w:rsid w:val="003A09C3"/>
    <w:rsid w:val="003A0B53"/>
    <w:rsid w:val="003A43F9"/>
    <w:rsid w:val="003A479E"/>
    <w:rsid w:val="003A5124"/>
    <w:rsid w:val="003A5A58"/>
    <w:rsid w:val="003A5F55"/>
    <w:rsid w:val="003A675D"/>
    <w:rsid w:val="003A69DE"/>
    <w:rsid w:val="003A7327"/>
    <w:rsid w:val="003A7E31"/>
    <w:rsid w:val="003B4A75"/>
    <w:rsid w:val="003B52F5"/>
    <w:rsid w:val="003B56E7"/>
    <w:rsid w:val="003B66C8"/>
    <w:rsid w:val="003B7230"/>
    <w:rsid w:val="003B72C4"/>
    <w:rsid w:val="003B769A"/>
    <w:rsid w:val="003C049D"/>
    <w:rsid w:val="003C0A50"/>
    <w:rsid w:val="003C16DF"/>
    <w:rsid w:val="003C1EB7"/>
    <w:rsid w:val="003C22C8"/>
    <w:rsid w:val="003C3A75"/>
    <w:rsid w:val="003C4964"/>
    <w:rsid w:val="003C684F"/>
    <w:rsid w:val="003D2495"/>
    <w:rsid w:val="003D42F1"/>
    <w:rsid w:val="003D5BFE"/>
    <w:rsid w:val="003D7282"/>
    <w:rsid w:val="003D7E98"/>
    <w:rsid w:val="003E180F"/>
    <w:rsid w:val="003E1D10"/>
    <w:rsid w:val="003E28ED"/>
    <w:rsid w:val="003E34B8"/>
    <w:rsid w:val="003E6CED"/>
    <w:rsid w:val="003F0CED"/>
    <w:rsid w:val="003F1FB7"/>
    <w:rsid w:val="003F2D9C"/>
    <w:rsid w:val="003F38FF"/>
    <w:rsid w:val="003F3DEE"/>
    <w:rsid w:val="003F4434"/>
    <w:rsid w:val="003F5494"/>
    <w:rsid w:val="003F6370"/>
    <w:rsid w:val="004000DD"/>
    <w:rsid w:val="004001EB"/>
    <w:rsid w:val="004002AE"/>
    <w:rsid w:val="00401ADB"/>
    <w:rsid w:val="0040334D"/>
    <w:rsid w:val="00403C47"/>
    <w:rsid w:val="00405DC2"/>
    <w:rsid w:val="00410054"/>
    <w:rsid w:val="004107AB"/>
    <w:rsid w:val="0041093B"/>
    <w:rsid w:val="004117AE"/>
    <w:rsid w:val="00411C15"/>
    <w:rsid w:val="00411DD9"/>
    <w:rsid w:val="004122F9"/>
    <w:rsid w:val="00413192"/>
    <w:rsid w:val="00413C4C"/>
    <w:rsid w:val="00414B3C"/>
    <w:rsid w:val="00416671"/>
    <w:rsid w:val="004169CE"/>
    <w:rsid w:val="00416D3D"/>
    <w:rsid w:val="00423662"/>
    <w:rsid w:val="00424934"/>
    <w:rsid w:val="00424C2D"/>
    <w:rsid w:val="00425384"/>
    <w:rsid w:val="00425541"/>
    <w:rsid w:val="00430CB0"/>
    <w:rsid w:val="00431612"/>
    <w:rsid w:val="004317EE"/>
    <w:rsid w:val="00433C54"/>
    <w:rsid w:val="0043442C"/>
    <w:rsid w:val="00436857"/>
    <w:rsid w:val="00437707"/>
    <w:rsid w:val="00437ABE"/>
    <w:rsid w:val="00437E07"/>
    <w:rsid w:val="0044020A"/>
    <w:rsid w:val="00440C7C"/>
    <w:rsid w:val="00450053"/>
    <w:rsid w:val="00451733"/>
    <w:rsid w:val="00454EF8"/>
    <w:rsid w:val="00455E0E"/>
    <w:rsid w:val="00456235"/>
    <w:rsid w:val="00456A4D"/>
    <w:rsid w:val="00456D60"/>
    <w:rsid w:val="004608CC"/>
    <w:rsid w:val="00461C59"/>
    <w:rsid w:val="00462D43"/>
    <w:rsid w:val="0046538D"/>
    <w:rsid w:val="004669B1"/>
    <w:rsid w:val="00467DB1"/>
    <w:rsid w:val="00470EF0"/>
    <w:rsid w:val="00470F42"/>
    <w:rsid w:val="0047568B"/>
    <w:rsid w:val="0047591A"/>
    <w:rsid w:val="00476690"/>
    <w:rsid w:val="00477240"/>
    <w:rsid w:val="00480A32"/>
    <w:rsid w:val="00480DAE"/>
    <w:rsid w:val="004812B3"/>
    <w:rsid w:val="004831B7"/>
    <w:rsid w:val="00483AC5"/>
    <w:rsid w:val="00483BD0"/>
    <w:rsid w:val="00490F72"/>
    <w:rsid w:val="0049196A"/>
    <w:rsid w:val="004947CD"/>
    <w:rsid w:val="00494B87"/>
    <w:rsid w:val="00494DA7"/>
    <w:rsid w:val="00496871"/>
    <w:rsid w:val="004969B1"/>
    <w:rsid w:val="004A1C08"/>
    <w:rsid w:val="004A1E49"/>
    <w:rsid w:val="004A29A1"/>
    <w:rsid w:val="004A2EA3"/>
    <w:rsid w:val="004A5245"/>
    <w:rsid w:val="004A6BD9"/>
    <w:rsid w:val="004A7464"/>
    <w:rsid w:val="004B1022"/>
    <w:rsid w:val="004B30AD"/>
    <w:rsid w:val="004B3B33"/>
    <w:rsid w:val="004B44DB"/>
    <w:rsid w:val="004B743D"/>
    <w:rsid w:val="004C04E4"/>
    <w:rsid w:val="004C1EBB"/>
    <w:rsid w:val="004C3109"/>
    <w:rsid w:val="004C354D"/>
    <w:rsid w:val="004C41EA"/>
    <w:rsid w:val="004D0556"/>
    <w:rsid w:val="004D2456"/>
    <w:rsid w:val="004D4E43"/>
    <w:rsid w:val="004D4E66"/>
    <w:rsid w:val="004D57D5"/>
    <w:rsid w:val="004D58DA"/>
    <w:rsid w:val="004E0604"/>
    <w:rsid w:val="004E08F8"/>
    <w:rsid w:val="004E0B8D"/>
    <w:rsid w:val="004E1791"/>
    <w:rsid w:val="004E1E77"/>
    <w:rsid w:val="004E2004"/>
    <w:rsid w:val="004E345E"/>
    <w:rsid w:val="004E3A02"/>
    <w:rsid w:val="004E3C0F"/>
    <w:rsid w:val="004E458F"/>
    <w:rsid w:val="004E46DB"/>
    <w:rsid w:val="004E4F6C"/>
    <w:rsid w:val="004F5CC8"/>
    <w:rsid w:val="004F65C8"/>
    <w:rsid w:val="004F694D"/>
    <w:rsid w:val="00500B3D"/>
    <w:rsid w:val="00501E66"/>
    <w:rsid w:val="00502DAC"/>
    <w:rsid w:val="005042AF"/>
    <w:rsid w:val="005063E5"/>
    <w:rsid w:val="00506AF9"/>
    <w:rsid w:val="00507037"/>
    <w:rsid w:val="005070C6"/>
    <w:rsid w:val="005116F5"/>
    <w:rsid w:val="00512D7D"/>
    <w:rsid w:val="00513F26"/>
    <w:rsid w:val="0051686F"/>
    <w:rsid w:val="0051737B"/>
    <w:rsid w:val="00521420"/>
    <w:rsid w:val="00524BDC"/>
    <w:rsid w:val="00524F0C"/>
    <w:rsid w:val="0052500F"/>
    <w:rsid w:val="00525D52"/>
    <w:rsid w:val="005267AC"/>
    <w:rsid w:val="00530FEE"/>
    <w:rsid w:val="00531694"/>
    <w:rsid w:val="0053405B"/>
    <w:rsid w:val="00534B71"/>
    <w:rsid w:val="00535257"/>
    <w:rsid w:val="0053628C"/>
    <w:rsid w:val="005378B5"/>
    <w:rsid w:val="005427B3"/>
    <w:rsid w:val="00544B16"/>
    <w:rsid w:val="00545CC4"/>
    <w:rsid w:val="00550D11"/>
    <w:rsid w:val="00551088"/>
    <w:rsid w:val="00552E01"/>
    <w:rsid w:val="00552E51"/>
    <w:rsid w:val="005531C6"/>
    <w:rsid w:val="005570A9"/>
    <w:rsid w:val="005573C2"/>
    <w:rsid w:val="00561D4E"/>
    <w:rsid w:val="00562120"/>
    <w:rsid w:val="00562409"/>
    <w:rsid w:val="00563635"/>
    <w:rsid w:val="00564A8A"/>
    <w:rsid w:val="00566810"/>
    <w:rsid w:val="00567710"/>
    <w:rsid w:val="00567E43"/>
    <w:rsid w:val="00570BE1"/>
    <w:rsid w:val="005721E9"/>
    <w:rsid w:val="00572DBA"/>
    <w:rsid w:val="00574945"/>
    <w:rsid w:val="00575414"/>
    <w:rsid w:val="0057673D"/>
    <w:rsid w:val="005776A6"/>
    <w:rsid w:val="00581E69"/>
    <w:rsid w:val="00582654"/>
    <w:rsid w:val="00583199"/>
    <w:rsid w:val="005831D8"/>
    <w:rsid w:val="00583CBC"/>
    <w:rsid w:val="00590F8B"/>
    <w:rsid w:val="00592590"/>
    <w:rsid w:val="00596678"/>
    <w:rsid w:val="005A0A6C"/>
    <w:rsid w:val="005A11ED"/>
    <w:rsid w:val="005A77D6"/>
    <w:rsid w:val="005B0078"/>
    <w:rsid w:val="005B0CCA"/>
    <w:rsid w:val="005B2241"/>
    <w:rsid w:val="005B3608"/>
    <w:rsid w:val="005B3AFC"/>
    <w:rsid w:val="005B5522"/>
    <w:rsid w:val="005B6A3C"/>
    <w:rsid w:val="005C2093"/>
    <w:rsid w:val="005C22D5"/>
    <w:rsid w:val="005C4456"/>
    <w:rsid w:val="005C454B"/>
    <w:rsid w:val="005C4594"/>
    <w:rsid w:val="005C4FC0"/>
    <w:rsid w:val="005D0710"/>
    <w:rsid w:val="005D1686"/>
    <w:rsid w:val="005D4551"/>
    <w:rsid w:val="005D4B76"/>
    <w:rsid w:val="005D786D"/>
    <w:rsid w:val="005E1219"/>
    <w:rsid w:val="005E32B7"/>
    <w:rsid w:val="005E371D"/>
    <w:rsid w:val="005E3721"/>
    <w:rsid w:val="005E3C54"/>
    <w:rsid w:val="005E5801"/>
    <w:rsid w:val="005E5B77"/>
    <w:rsid w:val="005E7E8D"/>
    <w:rsid w:val="005F106B"/>
    <w:rsid w:val="005F271C"/>
    <w:rsid w:val="005F371F"/>
    <w:rsid w:val="005F3C9B"/>
    <w:rsid w:val="005F6FD8"/>
    <w:rsid w:val="005F7C3C"/>
    <w:rsid w:val="00600DF9"/>
    <w:rsid w:val="00602752"/>
    <w:rsid w:val="00602DF2"/>
    <w:rsid w:val="006041F6"/>
    <w:rsid w:val="00604BA3"/>
    <w:rsid w:val="00604CD2"/>
    <w:rsid w:val="00605E33"/>
    <w:rsid w:val="006077C4"/>
    <w:rsid w:val="0060790A"/>
    <w:rsid w:val="00611B22"/>
    <w:rsid w:val="00612447"/>
    <w:rsid w:val="006152F4"/>
    <w:rsid w:val="00623948"/>
    <w:rsid w:val="006249E7"/>
    <w:rsid w:val="00626651"/>
    <w:rsid w:val="0062672C"/>
    <w:rsid w:val="00627C1B"/>
    <w:rsid w:val="00632C5E"/>
    <w:rsid w:val="00634183"/>
    <w:rsid w:val="0063708E"/>
    <w:rsid w:val="00637E9E"/>
    <w:rsid w:val="0064166B"/>
    <w:rsid w:val="00642ADD"/>
    <w:rsid w:val="006431B2"/>
    <w:rsid w:val="006479E4"/>
    <w:rsid w:val="00651824"/>
    <w:rsid w:val="00654189"/>
    <w:rsid w:val="00654BDA"/>
    <w:rsid w:val="00655995"/>
    <w:rsid w:val="00661125"/>
    <w:rsid w:val="0066255E"/>
    <w:rsid w:val="00662623"/>
    <w:rsid w:val="00663D36"/>
    <w:rsid w:val="00663EB0"/>
    <w:rsid w:val="00664410"/>
    <w:rsid w:val="0066489D"/>
    <w:rsid w:val="00666D8F"/>
    <w:rsid w:val="00667E97"/>
    <w:rsid w:val="00670376"/>
    <w:rsid w:val="00671E58"/>
    <w:rsid w:val="006759FC"/>
    <w:rsid w:val="00675DDB"/>
    <w:rsid w:val="006761EF"/>
    <w:rsid w:val="006766E8"/>
    <w:rsid w:val="00676E8B"/>
    <w:rsid w:val="006809DE"/>
    <w:rsid w:val="006813B2"/>
    <w:rsid w:val="00682CCB"/>
    <w:rsid w:val="00683C46"/>
    <w:rsid w:val="00684171"/>
    <w:rsid w:val="0068525D"/>
    <w:rsid w:val="00686174"/>
    <w:rsid w:val="00686615"/>
    <w:rsid w:val="00687BA6"/>
    <w:rsid w:val="00690350"/>
    <w:rsid w:val="00692B2B"/>
    <w:rsid w:val="006942E7"/>
    <w:rsid w:val="006972EA"/>
    <w:rsid w:val="006977B0"/>
    <w:rsid w:val="006A0141"/>
    <w:rsid w:val="006A0C78"/>
    <w:rsid w:val="006A0D4D"/>
    <w:rsid w:val="006A13E8"/>
    <w:rsid w:val="006A197C"/>
    <w:rsid w:val="006A64F0"/>
    <w:rsid w:val="006A733E"/>
    <w:rsid w:val="006B00DB"/>
    <w:rsid w:val="006B0185"/>
    <w:rsid w:val="006B2DF8"/>
    <w:rsid w:val="006B5410"/>
    <w:rsid w:val="006B5C31"/>
    <w:rsid w:val="006B68D8"/>
    <w:rsid w:val="006C022F"/>
    <w:rsid w:val="006C0BA4"/>
    <w:rsid w:val="006C0D5E"/>
    <w:rsid w:val="006C161A"/>
    <w:rsid w:val="006C1800"/>
    <w:rsid w:val="006C2003"/>
    <w:rsid w:val="006C44D3"/>
    <w:rsid w:val="006C5D4F"/>
    <w:rsid w:val="006C5F32"/>
    <w:rsid w:val="006D12E2"/>
    <w:rsid w:val="006D1F33"/>
    <w:rsid w:val="006D25FC"/>
    <w:rsid w:val="006D646B"/>
    <w:rsid w:val="006D66AD"/>
    <w:rsid w:val="006D7928"/>
    <w:rsid w:val="006D7AE4"/>
    <w:rsid w:val="006D7E6E"/>
    <w:rsid w:val="006E0065"/>
    <w:rsid w:val="006E301E"/>
    <w:rsid w:val="006E4F94"/>
    <w:rsid w:val="006E6ECC"/>
    <w:rsid w:val="006F1D0C"/>
    <w:rsid w:val="006F2CC6"/>
    <w:rsid w:val="006F54B3"/>
    <w:rsid w:val="00700259"/>
    <w:rsid w:val="00703BB1"/>
    <w:rsid w:val="00705586"/>
    <w:rsid w:val="0070567C"/>
    <w:rsid w:val="007063B2"/>
    <w:rsid w:val="0070649E"/>
    <w:rsid w:val="0070737E"/>
    <w:rsid w:val="007100BA"/>
    <w:rsid w:val="00711497"/>
    <w:rsid w:val="007135F3"/>
    <w:rsid w:val="0071704F"/>
    <w:rsid w:val="00720A4C"/>
    <w:rsid w:val="0072488B"/>
    <w:rsid w:val="00725C9D"/>
    <w:rsid w:val="00725DDF"/>
    <w:rsid w:val="00727051"/>
    <w:rsid w:val="0072770B"/>
    <w:rsid w:val="00731BEE"/>
    <w:rsid w:val="007322C2"/>
    <w:rsid w:val="00732EFF"/>
    <w:rsid w:val="00732FCF"/>
    <w:rsid w:val="00734F4F"/>
    <w:rsid w:val="007364C4"/>
    <w:rsid w:val="007400B2"/>
    <w:rsid w:val="00743E00"/>
    <w:rsid w:val="007452B7"/>
    <w:rsid w:val="0074583A"/>
    <w:rsid w:val="00745E32"/>
    <w:rsid w:val="007469BE"/>
    <w:rsid w:val="00747372"/>
    <w:rsid w:val="007512DD"/>
    <w:rsid w:val="00751D20"/>
    <w:rsid w:val="0075319F"/>
    <w:rsid w:val="00753BE6"/>
    <w:rsid w:val="007540B8"/>
    <w:rsid w:val="00754564"/>
    <w:rsid w:val="0075626A"/>
    <w:rsid w:val="007566FF"/>
    <w:rsid w:val="0075697C"/>
    <w:rsid w:val="007569C8"/>
    <w:rsid w:val="00757D61"/>
    <w:rsid w:val="00760812"/>
    <w:rsid w:val="0076099E"/>
    <w:rsid w:val="007619EA"/>
    <w:rsid w:val="00761EF4"/>
    <w:rsid w:val="007620C8"/>
    <w:rsid w:val="00762BAB"/>
    <w:rsid w:val="00762F3D"/>
    <w:rsid w:val="0076485D"/>
    <w:rsid w:val="00767BCF"/>
    <w:rsid w:val="007706B1"/>
    <w:rsid w:val="00770ACD"/>
    <w:rsid w:val="00771E73"/>
    <w:rsid w:val="00771EEC"/>
    <w:rsid w:val="00772583"/>
    <w:rsid w:val="00772EE4"/>
    <w:rsid w:val="00773CCE"/>
    <w:rsid w:val="007756D3"/>
    <w:rsid w:val="00775B5F"/>
    <w:rsid w:val="00780A8C"/>
    <w:rsid w:val="00780D12"/>
    <w:rsid w:val="00781CA2"/>
    <w:rsid w:val="00782259"/>
    <w:rsid w:val="00784BA4"/>
    <w:rsid w:val="00784D24"/>
    <w:rsid w:val="007860BD"/>
    <w:rsid w:val="00786E6E"/>
    <w:rsid w:val="00792C4A"/>
    <w:rsid w:val="00795BD6"/>
    <w:rsid w:val="00796EBB"/>
    <w:rsid w:val="007A25D4"/>
    <w:rsid w:val="007A422A"/>
    <w:rsid w:val="007A458A"/>
    <w:rsid w:val="007A73F3"/>
    <w:rsid w:val="007B0047"/>
    <w:rsid w:val="007B07AD"/>
    <w:rsid w:val="007B2F84"/>
    <w:rsid w:val="007B6EFD"/>
    <w:rsid w:val="007C032C"/>
    <w:rsid w:val="007C1EC1"/>
    <w:rsid w:val="007C26EB"/>
    <w:rsid w:val="007C507E"/>
    <w:rsid w:val="007C72F0"/>
    <w:rsid w:val="007D1D79"/>
    <w:rsid w:val="007D1D8E"/>
    <w:rsid w:val="007D3EF1"/>
    <w:rsid w:val="007D43F8"/>
    <w:rsid w:val="007D5FCA"/>
    <w:rsid w:val="007D6D25"/>
    <w:rsid w:val="007E0A81"/>
    <w:rsid w:val="007E1A18"/>
    <w:rsid w:val="007E1DF5"/>
    <w:rsid w:val="007E3980"/>
    <w:rsid w:val="007E55B1"/>
    <w:rsid w:val="007F076A"/>
    <w:rsid w:val="007F2CB1"/>
    <w:rsid w:val="0080196A"/>
    <w:rsid w:val="00801A27"/>
    <w:rsid w:val="00801CE0"/>
    <w:rsid w:val="00802A7A"/>
    <w:rsid w:val="00802FC0"/>
    <w:rsid w:val="00804E38"/>
    <w:rsid w:val="0080586B"/>
    <w:rsid w:val="008111E4"/>
    <w:rsid w:val="0081122B"/>
    <w:rsid w:val="00811769"/>
    <w:rsid w:val="00811B4B"/>
    <w:rsid w:val="00812A9B"/>
    <w:rsid w:val="0081538C"/>
    <w:rsid w:val="00816BED"/>
    <w:rsid w:val="008217E1"/>
    <w:rsid w:val="0082286A"/>
    <w:rsid w:val="008237EA"/>
    <w:rsid w:val="0082507D"/>
    <w:rsid w:val="00826D38"/>
    <w:rsid w:val="00826F5E"/>
    <w:rsid w:val="0083230F"/>
    <w:rsid w:val="00834AEE"/>
    <w:rsid w:val="008353F5"/>
    <w:rsid w:val="00836DEE"/>
    <w:rsid w:val="00837964"/>
    <w:rsid w:val="00840BE5"/>
    <w:rsid w:val="00843DC9"/>
    <w:rsid w:val="00843FB7"/>
    <w:rsid w:val="00844E5B"/>
    <w:rsid w:val="00845229"/>
    <w:rsid w:val="00852ABD"/>
    <w:rsid w:val="00852BA0"/>
    <w:rsid w:val="00854A6D"/>
    <w:rsid w:val="00855DBF"/>
    <w:rsid w:val="00856199"/>
    <w:rsid w:val="00856C0E"/>
    <w:rsid w:val="00861E3D"/>
    <w:rsid w:val="0086257F"/>
    <w:rsid w:val="008636A2"/>
    <w:rsid w:val="00863AE9"/>
    <w:rsid w:val="008651A2"/>
    <w:rsid w:val="00871B9E"/>
    <w:rsid w:val="008729B2"/>
    <w:rsid w:val="00873DBB"/>
    <w:rsid w:val="00874EB1"/>
    <w:rsid w:val="00875DEC"/>
    <w:rsid w:val="00876A8B"/>
    <w:rsid w:val="0087700B"/>
    <w:rsid w:val="00877C80"/>
    <w:rsid w:val="00880083"/>
    <w:rsid w:val="00880374"/>
    <w:rsid w:val="008807FE"/>
    <w:rsid w:val="008808DC"/>
    <w:rsid w:val="00880E4C"/>
    <w:rsid w:val="00880F12"/>
    <w:rsid w:val="00881F80"/>
    <w:rsid w:val="00882352"/>
    <w:rsid w:val="00884BAB"/>
    <w:rsid w:val="00887178"/>
    <w:rsid w:val="008917BB"/>
    <w:rsid w:val="00892D3E"/>
    <w:rsid w:val="00893504"/>
    <w:rsid w:val="008955A0"/>
    <w:rsid w:val="0089601F"/>
    <w:rsid w:val="00896A89"/>
    <w:rsid w:val="008A07D6"/>
    <w:rsid w:val="008A1341"/>
    <w:rsid w:val="008A1374"/>
    <w:rsid w:val="008A3B6A"/>
    <w:rsid w:val="008A4009"/>
    <w:rsid w:val="008A4076"/>
    <w:rsid w:val="008A4318"/>
    <w:rsid w:val="008A4B4F"/>
    <w:rsid w:val="008B3546"/>
    <w:rsid w:val="008B36A7"/>
    <w:rsid w:val="008B5A9E"/>
    <w:rsid w:val="008B5C8C"/>
    <w:rsid w:val="008B62E3"/>
    <w:rsid w:val="008C0299"/>
    <w:rsid w:val="008C4CCE"/>
    <w:rsid w:val="008C6534"/>
    <w:rsid w:val="008C6649"/>
    <w:rsid w:val="008D043B"/>
    <w:rsid w:val="008D345A"/>
    <w:rsid w:val="008D450C"/>
    <w:rsid w:val="008D674D"/>
    <w:rsid w:val="008E22EB"/>
    <w:rsid w:val="008E2A90"/>
    <w:rsid w:val="008E40F8"/>
    <w:rsid w:val="008E4E1B"/>
    <w:rsid w:val="008E70E2"/>
    <w:rsid w:val="008F2F63"/>
    <w:rsid w:val="008F5983"/>
    <w:rsid w:val="008F6786"/>
    <w:rsid w:val="008F746D"/>
    <w:rsid w:val="008F7D64"/>
    <w:rsid w:val="00900513"/>
    <w:rsid w:val="009006A9"/>
    <w:rsid w:val="00900909"/>
    <w:rsid w:val="00900DCB"/>
    <w:rsid w:val="009027FC"/>
    <w:rsid w:val="0090362A"/>
    <w:rsid w:val="009042D3"/>
    <w:rsid w:val="00906689"/>
    <w:rsid w:val="00910C2F"/>
    <w:rsid w:val="00912134"/>
    <w:rsid w:val="009156DC"/>
    <w:rsid w:val="00915B8B"/>
    <w:rsid w:val="00916698"/>
    <w:rsid w:val="009208FD"/>
    <w:rsid w:val="00920959"/>
    <w:rsid w:val="00922372"/>
    <w:rsid w:val="00922BBE"/>
    <w:rsid w:val="00923C3B"/>
    <w:rsid w:val="00923F6A"/>
    <w:rsid w:val="00924813"/>
    <w:rsid w:val="009259D7"/>
    <w:rsid w:val="0092750D"/>
    <w:rsid w:val="00930412"/>
    <w:rsid w:val="00931716"/>
    <w:rsid w:val="009318AA"/>
    <w:rsid w:val="00934308"/>
    <w:rsid w:val="00937C08"/>
    <w:rsid w:val="00941BF2"/>
    <w:rsid w:val="009421D6"/>
    <w:rsid w:val="00942784"/>
    <w:rsid w:val="009443AC"/>
    <w:rsid w:val="00944902"/>
    <w:rsid w:val="00944B3E"/>
    <w:rsid w:val="00946033"/>
    <w:rsid w:val="00947902"/>
    <w:rsid w:val="00947EE6"/>
    <w:rsid w:val="0095328C"/>
    <w:rsid w:val="00953BA2"/>
    <w:rsid w:val="009562D9"/>
    <w:rsid w:val="009575F1"/>
    <w:rsid w:val="00960055"/>
    <w:rsid w:val="009603DC"/>
    <w:rsid w:val="0096131C"/>
    <w:rsid w:val="0096216D"/>
    <w:rsid w:val="00963ABE"/>
    <w:rsid w:val="00964438"/>
    <w:rsid w:val="009705CE"/>
    <w:rsid w:val="00971462"/>
    <w:rsid w:val="009733F0"/>
    <w:rsid w:val="00974E47"/>
    <w:rsid w:val="009756D0"/>
    <w:rsid w:val="009769C6"/>
    <w:rsid w:val="009838E1"/>
    <w:rsid w:val="00990114"/>
    <w:rsid w:val="00991A13"/>
    <w:rsid w:val="00992BF4"/>
    <w:rsid w:val="0099330B"/>
    <w:rsid w:val="009947FA"/>
    <w:rsid w:val="00995A56"/>
    <w:rsid w:val="00995FA9"/>
    <w:rsid w:val="00996C49"/>
    <w:rsid w:val="00996E27"/>
    <w:rsid w:val="00997D8C"/>
    <w:rsid w:val="009A1358"/>
    <w:rsid w:val="009A3274"/>
    <w:rsid w:val="009A3A86"/>
    <w:rsid w:val="009A5B1C"/>
    <w:rsid w:val="009A5FEF"/>
    <w:rsid w:val="009A6707"/>
    <w:rsid w:val="009B1F88"/>
    <w:rsid w:val="009B311D"/>
    <w:rsid w:val="009B32D9"/>
    <w:rsid w:val="009B3C63"/>
    <w:rsid w:val="009B66F3"/>
    <w:rsid w:val="009B7D49"/>
    <w:rsid w:val="009C02B9"/>
    <w:rsid w:val="009C1555"/>
    <w:rsid w:val="009C2033"/>
    <w:rsid w:val="009C425C"/>
    <w:rsid w:val="009C73E2"/>
    <w:rsid w:val="009D1840"/>
    <w:rsid w:val="009D37AD"/>
    <w:rsid w:val="009D3C4E"/>
    <w:rsid w:val="009D46DA"/>
    <w:rsid w:val="009D664D"/>
    <w:rsid w:val="009D78D6"/>
    <w:rsid w:val="009E08BE"/>
    <w:rsid w:val="009E286B"/>
    <w:rsid w:val="009E2B38"/>
    <w:rsid w:val="009E447A"/>
    <w:rsid w:val="009E673E"/>
    <w:rsid w:val="009E71A5"/>
    <w:rsid w:val="009E7A70"/>
    <w:rsid w:val="009F14AB"/>
    <w:rsid w:val="009F188F"/>
    <w:rsid w:val="009F2634"/>
    <w:rsid w:val="009F37ED"/>
    <w:rsid w:val="009F49EA"/>
    <w:rsid w:val="009F5376"/>
    <w:rsid w:val="00A01004"/>
    <w:rsid w:val="00A01D67"/>
    <w:rsid w:val="00A03543"/>
    <w:rsid w:val="00A037AC"/>
    <w:rsid w:val="00A038BF"/>
    <w:rsid w:val="00A10BAD"/>
    <w:rsid w:val="00A1221F"/>
    <w:rsid w:val="00A13720"/>
    <w:rsid w:val="00A150D0"/>
    <w:rsid w:val="00A15114"/>
    <w:rsid w:val="00A1585C"/>
    <w:rsid w:val="00A206AE"/>
    <w:rsid w:val="00A211DF"/>
    <w:rsid w:val="00A23024"/>
    <w:rsid w:val="00A23F4D"/>
    <w:rsid w:val="00A24B81"/>
    <w:rsid w:val="00A25231"/>
    <w:rsid w:val="00A31BE9"/>
    <w:rsid w:val="00A3272E"/>
    <w:rsid w:val="00A33B5F"/>
    <w:rsid w:val="00A35DD7"/>
    <w:rsid w:val="00A376D1"/>
    <w:rsid w:val="00A37D5F"/>
    <w:rsid w:val="00A4074C"/>
    <w:rsid w:val="00A44E54"/>
    <w:rsid w:val="00A46AD5"/>
    <w:rsid w:val="00A517B4"/>
    <w:rsid w:val="00A51F3E"/>
    <w:rsid w:val="00A53BA4"/>
    <w:rsid w:val="00A540E2"/>
    <w:rsid w:val="00A55FD0"/>
    <w:rsid w:val="00A56079"/>
    <w:rsid w:val="00A57FAF"/>
    <w:rsid w:val="00A57FEB"/>
    <w:rsid w:val="00A60AFE"/>
    <w:rsid w:val="00A60DB6"/>
    <w:rsid w:val="00A635AE"/>
    <w:rsid w:val="00A643A0"/>
    <w:rsid w:val="00A6467D"/>
    <w:rsid w:val="00A65396"/>
    <w:rsid w:val="00A672A3"/>
    <w:rsid w:val="00A70AAD"/>
    <w:rsid w:val="00A72B85"/>
    <w:rsid w:val="00A73568"/>
    <w:rsid w:val="00A774BF"/>
    <w:rsid w:val="00A81605"/>
    <w:rsid w:val="00A825BB"/>
    <w:rsid w:val="00A8439F"/>
    <w:rsid w:val="00A84B1C"/>
    <w:rsid w:val="00A85E0F"/>
    <w:rsid w:val="00A912E6"/>
    <w:rsid w:val="00A92A54"/>
    <w:rsid w:val="00A93D09"/>
    <w:rsid w:val="00A942C8"/>
    <w:rsid w:val="00A94C64"/>
    <w:rsid w:val="00A9645C"/>
    <w:rsid w:val="00A96683"/>
    <w:rsid w:val="00A97DEB"/>
    <w:rsid w:val="00AA2E29"/>
    <w:rsid w:val="00AA3E16"/>
    <w:rsid w:val="00AA44D8"/>
    <w:rsid w:val="00AA62CF"/>
    <w:rsid w:val="00AA6881"/>
    <w:rsid w:val="00AB04C0"/>
    <w:rsid w:val="00AB1160"/>
    <w:rsid w:val="00AB21DB"/>
    <w:rsid w:val="00AB3D6F"/>
    <w:rsid w:val="00AB4BE4"/>
    <w:rsid w:val="00AB5498"/>
    <w:rsid w:val="00AB5CF0"/>
    <w:rsid w:val="00AB606C"/>
    <w:rsid w:val="00AB66C2"/>
    <w:rsid w:val="00AC2AA0"/>
    <w:rsid w:val="00AC2EC8"/>
    <w:rsid w:val="00AC4789"/>
    <w:rsid w:val="00AC5177"/>
    <w:rsid w:val="00AC51FE"/>
    <w:rsid w:val="00AC57FD"/>
    <w:rsid w:val="00AC6605"/>
    <w:rsid w:val="00AD1DB3"/>
    <w:rsid w:val="00AD2E44"/>
    <w:rsid w:val="00AD3B9A"/>
    <w:rsid w:val="00AD58B4"/>
    <w:rsid w:val="00AD697F"/>
    <w:rsid w:val="00AE070A"/>
    <w:rsid w:val="00AE10CD"/>
    <w:rsid w:val="00AE1A0F"/>
    <w:rsid w:val="00AF00E8"/>
    <w:rsid w:val="00AF0140"/>
    <w:rsid w:val="00AF121B"/>
    <w:rsid w:val="00AF3CCB"/>
    <w:rsid w:val="00AF5202"/>
    <w:rsid w:val="00AF5E52"/>
    <w:rsid w:val="00AF60DD"/>
    <w:rsid w:val="00AF787E"/>
    <w:rsid w:val="00AF7CB5"/>
    <w:rsid w:val="00B057C3"/>
    <w:rsid w:val="00B0581D"/>
    <w:rsid w:val="00B0640B"/>
    <w:rsid w:val="00B0775E"/>
    <w:rsid w:val="00B079B7"/>
    <w:rsid w:val="00B07B67"/>
    <w:rsid w:val="00B10F63"/>
    <w:rsid w:val="00B12E94"/>
    <w:rsid w:val="00B14084"/>
    <w:rsid w:val="00B149CB"/>
    <w:rsid w:val="00B14B39"/>
    <w:rsid w:val="00B14BC1"/>
    <w:rsid w:val="00B16A6F"/>
    <w:rsid w:val="00B17AE6"/>
    <w:rsid w:val="00B21476"/>
    <w:rsid w:val="00B217A8"/>
    <w:rsid w:val="00B3094D"/>
    <w:rsid w:val="00B33948"/>
    <w:rsid w:val="00B4129C"/>
    <w:rsid w:val="00B41E72"/>
    <w:rsid w:val="00B45D60"/>
    <w:rsid w:val="00B460CB"/>
    <w:rsid w:val="00B50267"/>
    <w:rsid w:val="00B52248"/>
    <w:rsid w:val="00B527B0"/>
    <w:rsid w:val="00B5377F"/>
    <w:rsid w:val="00B575AA"/>
    <w:rsid w:val="00B60007"/>
    <w:rsid w:val="00B60DB8"/>
    <w:rsid w:val="00B62904"/>
    <w:rsid w:val="00B65AF1"/>
    <w:rsid w:val="00B66455"/>
    <w:rsid w:val="00B66533"/>
    <w:rsid w:val="00B669AA"/>
    <w:rsid w:val="00B6731A"/>
    <w:rsid w:val="00B735B1"/>
    <w:rsid w:val="00B7597B"/>
    <w:rsid w:val="00B76B1A"/>
    <w:rsid w:val="00B7778E"/>
    <w:rsid w:val="00B81688"/>
    <w:rsid w:val="00B823BF"/>
    <w:rsid w:val="00B86B4C"/>
    <w:rsid w:val="00B87367"/>
    <w:rsid w:val="00B87545"/>
    <w:rsid w:val="00B875C0"/>
    <w:rsid w:val="00B87FD4"/>
    <w:rsid w:val="00B90F45"/>
    <w:rsid w:val="00B925E3"/>
    <w:rsid w:val="00B9292A"/>
    <w:rsid w:val="00B94B53"/>
    <w:rsid w:val="00B95175"/>
    <w:rsid w:val="00B9611D"/>
    <w:rsid w:val="00B96153"/>
    <w:rsid w:val="00B9639B"/>
    <w:rsid w:val="00B96B9C"/>
    <w:rsid w:val="00BA2172"/>
    <w:rsid w:val="00BA2DC2"/>
    <w:rsid w:val="00BA2E52"/>
    <w:rsid w:val="00BA4B13"/>
    <w:rsid w:val="00BA6B4F"/>
    <w:rsid w:val="00BA7A79"/>
    <w:rsid w:val="00BB1348"/>
    <w:rsid w:val="00BB1F47"/>
    <w:rsid w:val="00BB2135"/>
    <w:rsid w:val="00BB21A5"/>
    <w:rsid w:val="00BB2F69"/>
    <w:rsid w:val="00BB4160"/>
    <w:rsid w:val="00BC0780"/>
    <w:rsid w:val="00BC2581"/>
    <w:rsid w:val="00BC4027"/>
    <w:rsid w:val="00BC4668"/>
    <w:rsid w:val="00BC4853"/>
    <w:rsid w:val="00BC7083"/>
    <w:rsid w:val="00BD1677"/>
    <w:rsid w:val="00BD38FF"/>
    <w:rsid w:val="00BD5EA4"/>
    <w:rsid w:val="00BD6B63"/>
    <w:rsid w:val="00BE03A2"/>
    <w:rsid w:val="00BE352F"/>
    <w:rsid w:val="00BE4396"/>
    <w:rsid w:val="00BE49DB"/>
    <w:rsid w:val="00BE4E67"/>
    <w:rsid w:val="00BE6C61"/>
    <w:rsid w:val="00BE75B5"/>
    <w:rsid w:val="00BE76DD"/>
    <w:rsid w:val="00BF040C"/>
    <w:rsid w:val="00BF129A"/>
    <w:rsid w:val="00BF1EAB"/>
    <w:rsid w:val="00BF2D55"/>
    <w:rsid w:val="00BF4A84"/>
    <w:rsid w:val="00BF5AFA"/>
    <w:rsid w:val="00BF608E"/>
    <w:rsid w:val="00C0176A"/>
    <w:rsid w:val="00C02046"/>
    <w:rsid w:val="00C02C7D"/>
    <w:rsid w:val="00C0399B"/>
    <w:rsid w:val="00C0457E"/>
    <w:rsid w:val="00C1027D"/>
    <w:rsid w:val="00C11755"/>
    <w:rsid w:val="00C12533"/>
    <w:rsid w:val="00C15E30"/>
    <w:rsid w:val="00C22DCE"/>
    <w:rsid w:val="00C241AB"/>
    <w:rsid w:val="00C27BA0"/>
    <w:rsid w:val="00C32160"/>
    <w:rsid w:val="00C32186"/>
    <w:rsid w:val="00C333C8"/>
    <w:rsid w:val="00C359F0"/>
    <w:rsid w:val="00C400E3"/>
    <w:rsid w:val="00C4092D"/>
    <w:rsid w:val="00C40D57"/>
    <w:rsid w:val="00C4104E"/>
    <w:rsid w:val="00C4275C"/>
    <w:rsid w:val="00C42BC3"/>
    <w:rsid w:val="00C46C1F"/>
    <w:rsid w:val="00C518DB"/>
    <w:rsid w:val="00C54447"/>
    <w:rsid w:val="00C56CB7"/>
    <w:rsid w:val="00C57C79"/>
    <w:rsid w:val="00C57E12"/>
    <w:rsid w:val="00C6038F"/>
    <w:rsid w:val="00C619CE"/>
    <w:rsid w:val="00C634C9"/>
    <w:rsid w:val="00C651C3"/>
    <w:rsid w:val="00C65D25"/>
    <w:rsid w:val="00C6602E"/>
    <w:rsid w:val="00C6773D"/>
    <w:rsid w:val="00C679E8"/>
    <w:rsid w:val="00C70663"/>
    <w:rsid w:val="00C7080C"/>
    <w:rsid w:val="00C71E84"/>
    <w:rsid w:val="00C72046"/>
    <w:rsid w:val="00C8197D"/>
    <w:rsid w:val="00C84050"/>
    <w:rsid w:val="00C842C7"/>
    <w:rsid w:val="00C857D4"/>
    <w:rsid w:val="00C85B77"/>
    <w:rsid w:val="00C85EDD"/>
    <w:rsid w:val="00C86A88"/>
    <w:rsid w:val="00C870F4"/>
    <w:rsid w:val="00C87E2E"/>
    <w:rsid w:val="00C87FBB"/>
    <w:rsid w:val="00C9054C"/>
    <w:rsid w:val="00C91F41"/>
    <w:rsid w:val="00C9651B"/>
    <w:rsid w:val="00CA0E4A"/>
    <w:rsid w:val="00CA16A6"/>
    <w:rsid w:val="00CA21EC"/>
    <w:rsid w:val="00CA3E87"/>
    <w:rsid w:val="00CA48E6"/>
    <w:rsid w:val="00CA4EBD"/>
    <w:rsid w:val="00CA58C6"/>
    <w:rsid w:val="00CA65CA"/>
    <w:rsid w:val="00CA6C71"/>
    <w:rsid w:val="00CB1C7A"/>
    <w:rsid w:val="00CB4BCB"/>
    <w:rsid w:val="00CB7C2D"/>
    <w:rsid w:val="00CC0B6F"/>
    <w:rsid w:val="00CC27BB"/>
    <w:rsid w:val="00CC3A81"/>
    <w:rsid w:val="00CC4FD6"/>
    <w:rsid w:val="00CC66CE"/>
    <w:rsid w:val="00CC798A"/>
    <w:rsid w:val="00CD0A5A"/>
    <w:rsid w:val="00CD129B"/>
    <w:rsid w:val="00CD59FA"/>
    <w:rsid w:val="00CD6AAD"/>
    <w:rsid w:val="00CD74FD"/>
    <w:rsid w:val="00CD75CE"/>
    <w:rsid w:val="00CE16A5"/>
    <w:rsid w:val="00CE3CAA"/>
    <w:rsid w:val="00CE43A8"/>
    <w:rsid w:val="00CE4EE3"/>
    <w:rsid w:val="00CE5674"/>
    <w:rsid w:val="00CE6B75"/>
    <w:rsid w:val="00CF112C"/>
    <w:rsid w:val="00CF1296"/>
    <w:rsid w:val="00CF16D1"/>
    <w:rsid w:val="00CF1C6D"/>
    <w:rsid w:val="00CF49B2"/>
    <w:rsid w:val="00CF55EF"/>
    <w:rsid w:val="00CF696F"/>
    <w:rsid w:val="00D0035B"/>
    <w:rsid w:val="00D01590"/>
    <w:rsid w:val="00D01975"/>
    <w:rsid w:val="00D030A4"/>
    <w:rsid w:val="00D05837"/>
    <w:rsid w:val="00D063DA"/>
    <w:rsid w:val="00D06A61"/>
    <w:rsid w:val="00D07A71"/>
    <w:rsid w:val="00D1096F"/>
    <w:rsid w:val="00D10EC5"/>
    <w:rsid w:val="00D11075"/>
    <w:rsid w:val="00D112D2"/>
    <w:rsid w:val="00D13DA0"/>
    <w:rsid w:val="00D20E23"/>
    <w:rsid w:val="00D214FD"/>
    <w:rsid w:val="00D227B8"/>
    <w:rsid w:val="00D234A8"/>
    <w:rsid w:val="00D234E8"/>
    <w:rsid w:val="00D25AA4"/>
    <w:rsid w:val="00D25BE4"/>
    <w:rsid w:val="00D27CCF"/>
    <w:rsid w:val="00D30428"/>
    <w:rsid w:val="00D30470"/>
    <w:rsid w:val="00D30AB5"/>
    <w:rsid w:val="00D3427C"/>
    <w:rsid w:val="00D342AD"/>
    <w:rsid w:val="00D34B8F"/>
    <w:rsid w:val="00D35887"/>
    <w:rsid w:val="00D409D9"/>
    <w:rsid w:val="00D41F9C"/>
    <w:rsid w:val="00D42945"/>
    <w:rsid w:val="00D43990"/>
    <w:rsid w:val="00D43C50"/>
    <w:rsid w:val="00D4532B"/>
    <w:rsid w:val="00D459EC"/>
    <w:rsid w:val="00D45BCD"/>
    <w:rsid w:val="00D477CD"/>
    <w:rsid w:val="00D4788F"/>
    <w:rsid w:val="00D50FF3"/>
    <w:rsid w:val="00D5134C"/>
    <w:rsid w:val="00D52872"/>
    <w:rsid w:val="00D52BE5"/>
    <w:rsid w:val="00D52D0F"/>
    <w:rsid w:val="00D539A9"/>
    <w:rsid w:val="00D53FA5"/>
    <w:rsid w:val="00D56D2B"/>
    <w:rsid w:val="00D609F6"/>
    <w:rsid w:val="00D62656"/>
    <w:rsid w:val="00D6362E"/>
    <w:rsid w:val="00D63BF2"/>
    <w:rsid w:val="00D67457"/>
    <w:rsid w:val="00D713D2"/>
    <w:rsid w:val="00D73068"/>
    <w:rsid w:val="00D736A1"/>
    <w:rsid w:val="00D74561"/>
    <w:rsid w:val="00D74960"/>
    <w:rsid w:val="00D74B38"/>
    <w:rsid w:val="00D76A86"/>
    <w:rsid w:val="00D770F2"/>
    <w:rsid w:val="00D77248"/>
    <w:rsid w:val="00D776FB"/>
    <w:rsid w:val="00D77996"/>
    <w:rsid w:val="00D8249A"/>
    <w:rsid w:val="00D82DCD"/>
    <w:rsid w:val="00D82E28"/>
    <w:rsid w:val="00D85DFC"/>
    <w:rsid w:val="00D86630"/>
    <w:rsid w:val="00D87132"/>
    <w:rsid w:val="00D87703"/>
    <w:rsid w:val="00D902CC"/>
    <w:rsid w:val="00D91AAE"/>
    <w:rsid w:val="00D9210E"/>
    <w:rsid w:val="00D92EE9"/>
    <w:rsid w:val="00D945A7"/>
    <w:rsid w:val="00D94E2E"/>
    <w:rsid w:val="00D9566B"/>
    <w:rsid w:val="00D97ED8"/>
    <w:rsid w:val="00DA06B8"/>
    <w:rsid w:val="00DA2E33"/>
    <w:rsid w:val="00DA30AE"/>
    <w:rsid w:val="00DA3F52"/>
    <w:rsid w:val="00DA4D7A"/>
    <w:rsid w:val="00DA5B80"/>
    <w:rsid w:val="00DB0A95"/>
    <w:rsid w:val="00DB1567"/>
    <w:rsid w:val="00DB1FE1"/>
    <w:rsid w:val="00DB5339"/>
    <w:rsid w:val="00DB62B4"/>
    <w:rsid w:val="00DC12EF"/>
    <w:rsid w:val="00DC2844"/>
    <w:rsid w:val="00DC5522"/>
    <w:rsid w:val="00DC7069"/>
    <w:rsid w:val="00DC7322"/>
    <w:rsid w:val="00DC778B"/>
    <w:rsid w:val="00DD0EE8"/>
    <w:rsid w:val="00DD123F"/>
    <w:rsid w:val="00DD1CA3"/>
    <w:rsid w:val="00DD1FE6"/>
    <w:rsid w:val="00DD2B38"/>
    <w:rsid w:val="00DD312E"/>
    <w:rsid w:val="00DD3231"/>
    <w:rsid w:val="00DD5695"/>
    <w:rsid w:val="00DD6D67"/>
    <w:rsid w:val="00DD722E"/>
    <w:rsid w:val="00DD77DD"/>
    <w:rsid w:val="00DD78BE"/>
    <w:rsid w:val="00DE00DC"/>
    <w:rsid w:val="00DE0137"/>
    <w:rsid w:val="00DE0326"/>
    <w:rsid w:val="00DE1C6E"/>
    <w:rsid w:val="00DE2958"/>
    <w:rsid w:val="00DE5852"/>
    <w:rsid w:val="00DE754D"/>
    <w:rsid w:val="00DE7CD5"/>
    <w:rsid w:val="00DF0311"/>
    <w:rsid w:val="00DF1058"/>
    <w:rsid w:val="00DF170C"/>
    <w:rsid w:val="00DF487E"/>
    <w:rsid w:val="00DF534D"/>
    <w:rsid w:val="00DF5EC2"/>
    <w:rsid w:val="00DF722D"/>
    <w:rsid w:val="00DF7695"/>
    <w:rsid w:val="00DF7D74"/>
    <w:rsid w:val="00E0107B"/>
    <w:rsid w:val="00E02135"/>
    <w:rsid w:val="00E02A2A"/>
    <w:rsid w:val="00E110ED"/>
    <w:rsid w:val="00E1138B"/>
    <w:rsid w:val="00E128F6"/>
    <w:rsid w:val="00E13179"/>
    <w:rsid w:val="00E13697"/>
    <w:rsid w:val="00E15944"/>
    <w:rsid w:val="00E16C80"/>
    <w:rsid w:val="00E20445"/>
    <w:rsid w:val="00E21F00"/>
    <w:rsid w:val="00E23E7D"/>
    <w:rsid w:val="00E241F8"/>
    <w:rsid w:val="00E26111"/>
    <w:rsid w:val="00E26160"/>
    <w:rsid w:val="00E30810"/>
    <w:rsid w:val="00E31C5B"/>
    <w:rsid w:val="00E31F20"/>
    <w:rsid w:val="00E341F5"/>
    <w:rsid w:val="00E34C0B"/>
    <w:rsid w:val="00E35266"/>
    <w:rsid w:val="00E3550F"/>
    <w:rsid w:val="00E3575A"/>
    <w:rsid w:val="00E359B2"/>
    <w:rsid w:val="00E40A22"/>
    <w:rsid w:val="00E425D3"/>
    <w:rsid w:val="00E44504"/>
    <w:rsid w:val="00E46067"/>
    <w:rsid w:val="00E460A7"/>
    <w:rsid w:val="00E46A6A"/>
    <w:rsid w:val="00E502E7"/>
    <w:rsid w:val="00E51C2D"/>
    <w:rsid w:val="00E52B8D"/>
    <w:rsid w:val="00E52FFE"/>
    <w:rsid w:val="00E5588A"/>
    <w:rsid w:val="00E60B5D"/>
    <w:rsid w:val="00E60D49"/>
    <w:rsid w:val="00E62BD5"/>
    <w:rsid w:val="00E6358E"/>
    <w:rsid w:val="00E63CFF"/>
    <w:rsid w:val="00E65E8C"/>
    <w:rsid w:val="00E67116"/>
    <w:rsid w:val="00E72021"/>
    <w:rsid w:val="00E722C9"/>
    <w:rsid w:val="00E72602"/>
    <w:rsid w:val="00E747C1"/>
    <w:rsid w:val="00E7713B"/>
    <w:rsid w:val="00E80D9A"/>
    <w:rsid w:val="00E8169A"/>
    <w:rsid w:val="00E816F1"/>
    <w:rsid w:val="00E83305"/>
    <w:rsid w:val="00E846B1"/>
    <w:rsid w:val="00E84937"/>
    <w:rsid w:val="00E84D9B"/>
    <w:rsid w:val="00E84DCF"/>
    <w:rsid w:val="00E854D2"/>
    <w:rsid w:val="00E85768"/>
    <w:rsid w:val="00E859A5"/>
    <w:rsid w:val="00E8689F"/>
    <w:rsid w:val="00E87D5D"/>
    <w:rsid w:val="00E92F09"/>
    <w:rsid w:val="00E93F71"/>
    <w:rsid w:val="00E958F7"/>
    <w:rsid w:val="00E96720"/>
    <w:rsid w:val="00E96814"/>
    <w:rsid w:val="00E96CC4"/>
    <w:rsid w:val="00EA342E"/>
    <w:rsid w:val="00EA4485"/>
    <w:rsid w:val="00EA481E"/>
    <w:rsid w:val="00EA4AEB"/>
    <w:rsid w:val="00EA5ADE"/>
    <w:rsid w:val="00EA5F9E"/>
    <w:rsid w:val="00EB09A1"/>
    <w:rsid w:val="00EB13F4"/>
    <w:rsid w:val="00EB1930"/>
    <w:rsid w:val="00EB2DFC"/>
    <w:rsid w:val="00EB3630"/>
    <w:rsid w:val="00EB64B7"/>
    <w:rsid w:val="00EB7950"/>
    <w:rsid w:val="00EB7CFA"/>
    <w:rsid w:val="00EC0685"/>
    <w:rsid w:val="00EC0BBF"/>
    <w:rsid w:val="00EC44BA"/>
    <w:rsid w:val="00EC5C3A"/>
    <w:rsid w:val="00EC76D5"/>
    <w:rsid w:val="00ED3C0C"/>
    <w:rsid w:val="00ED4A62"/>
    <w:rsid w:val="00ED6A33"/>
    <w:rsid w:val="00EE0A89"/>
    <w:rsid w:val="00EE15BD"/>
    <w:rsid w:val="00EE1D78"/>
    <w:rsid w:val="00EE2C48"/>
    <w:rsid w:val="00EE31DC"/>
    <w:rsid w:val="00EE4852"/>
    <w:rsid w:val="00EE69BB"/>
    <w:rsid w:val="00EE7B3D"/>
    <w:rsid w:val="00EF363D"/>
    <w:rsid w:val="00EF4E92"/>
    <w:rsid w:val="00EF5BE6"/>
    <w:rsid w:val="00EF5C20"/>
    <w:rsid w:val="00EF6FD2"/>
    <w:rsid w:val="00EF72E9"/>
    <w:rsid w:val="00F00D66"/>
    <w:rsid w:val="00F0112F"/>
    <w:rsid w:val="00F05194"/>
    <w:rsid w:val="00F07AB8"/>
    <w:rsid w:val="00F07ADC"/>
    <w:rsid w:val="00F145AB"/>
    <w:rsid w:val="00F149A2"/>
    <w:rsid w:val="00F1541A"/>
    <w:rsid w:val="00F20298"/>
    <w:rsid w:val="00F210A4"/>
    <w:rsid w:val="00F23941"/>
    <w:rsid w:val="00F2784C"/>
    <w:rsid w:val="00F30CCA"/>
    <w:rsid w:val="00F30F19"/>
    <w:rsid w:val="00F34300"/>
    <w:rsid w:val="00F350B1"/>
    <w:rsid w:val="00F359B9"/>
    <w:rsid w:val="00F36305"/>
    <w:rsid w:val="00F378DB"/>
    <w:rsid w:val="00F400E0"/>
    <w:rsid w:val="00F40B18"/>
    <w:rsid w:val="00F40F66"/>
    <w:rsid w:val="00F4270B"/>
    <w:rsid w:val="00F42C82"/>
    <w:rsid w:val="00F4527E"/>
    <w:rsid w:val="00F454F0"/>
    <w:rsid w:val="00F5275B"/>
    <w:rsid w:val="00F544DA"/>
    <w:rsid w:val="00F54E73"/>
    <w:rsid w:val="00F55E15"/>
    <w:rsid w:val="00F56D1D"/>
    <w:rsid w:val="00F60021"/>
    <w:rsid w:val="00F601CA"/>
    <w:rsid w:val="00F64C84"/>
    <w:rsid w:val="00F6642D"/>
    <w:rsid w:val="00F664D0"/>
    <w:rsid w:val="00F679F8"/>
    <w:rsid w:val="00F709B3"/>
    <w:rsid w:val="00F70DA7"/>
    <w:rsid w:val="00F7198C"/>
    <w:rsid w:val="00F71C9F"/>
    <w:rsid w:val="00F71FFF"/>
    <w:rsid w:val="00F7226A"/>
    <w:rsid w:val="00F729C3"/>
    <w:rsid w:val="00F734EC"/>
    <w:rsid w:val="00F74E36"/>
    <w:rsid w:val="00F763EA"/>
    <w:rsid w:val="00F76972"/>
    <w:rsid w:val="00F77AE3"/>
    <w:rsid w:val="00F80708"/>
    <w:rsid w:val="00F80E10"/>
    <w:rsid w:val="00F8270E"/>
    <w:rsid w:val="00F83701"/>
    <w:rsid w:val="00F838A6"/>
    <w:rsid w:val="00F87141"/>
    <w:rsid w:val="00F87866"/>
    <w:rsid w:val="00F90525"/>
    <w:rsid w:val="00F92E09"/>
    <w:rsid w:val="00F93E9F"/>
    <w:rsid w:val="00F94AAE"/>
    <w:rsid w:val="00F95AF2"/>
    <w:rsid w:val="00F976FC"/>
    <w:rsid w:val="00F97DCC"/>
    <w:rsid w:val="00FA00EB"/>
    <w:rsid w:val="00FA0B87"/>
    <w:rsid w:val="00FA1925"/>
    <w:rsid w:val="00FA19C3"/>
    <w:rsid w:val="00FA37CA"/>
    <w:rsid w:val="00FA4158"/>
    <w:rsid w:val="00FA55D1"/>
    <w:rsid w:val="00FC0C1D"/>
    <w:rsid w:val="00FC12C8"/>
    <w:rsid w:val="00FC2F99"/>
    <w:rsid w:val="00FC3294"/>
    <w:rsid w:val="00FC33DE"/>
    <w:rsid w:val="00FC45D6"/>
    <w:rsid w:val="00FC567D"/>
    <w:rsid w:val="00FC691C"/>
    <w:rsid w:val="00FC6EEA"/>
    <w:rsid w:val="00FD113A"/>
    <w:rsid w:val="00FD16D4"/>
    <w:rsid w:val="00FD3349"/>
    <w:rsid w:val="00FD3D64"/>
    <w:rsid w:val="00FD79BE"/>
    <w:rsid w:val="00FE43DD"/>
    <w:rsid w:val="00FE47BF"/>
    <w:rsid w:val="00FF0D84"/>
    <w:rsid w:val="00FF17DC"/>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emf"/><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3.png"/><Relationship Id="rId11" Type="http://schemas.openxmlformats.org/officeDocument/2006/relationships/hyperlink" Target="https://www.dkit.ie.narayam.net/admin/logi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microsoft.com/office/2011/relationships/people" Target="people.xml"/><Relationship Id="rId10" Type="http://schemas.openxmlformats.org/officeDocument/2006/relationships/hyperlink" Target="http://204.93.172.126:8000/" TargetMode="External"/><Relationship Id="rId19" Type="http://schemas.openxmlformats.org/officeDocument/2006/relationships/image" Target="media/image3.gif"/><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hyperlink" Target="https://github.com/sujilkumarkm/suicide_dash_app_2022.git"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00000" w:rsidRDefault="003E7D15" w:rsidP="003E7D15">
          <w:pPr>
            <w:pStyle w:val="8FA4A464E615493493FEF77DB746428C"/>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1C25E6"/>
    <w:rsid w:val="002A4C1F"/>
    <w:rsid w:val="002A7F70"/>
    <w:rsid w:val="002B493C"/>
    <w:rsid w:val="003E7D15"/>
    <w:rsid w:val="00437BC0"/>
    <w:rsid w:val="005024ED"/>
    <w:rsid w:val="007A0914"/>
    <w:rsid w:val="007A6626"/>
    <w:rsid w:val="007C38B5"/>
    <w:rsid w:val="008D6E27"/>
    <w:rsid w:val="00A833B3"/>
    <w:rsid w:val="00B35C09"/>
    <w:rsid w:val="00B41141"/>
    <w:rsid w:val="00CE6204"/>
    <w:rsid w:val="00F51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7D15"/>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4bbe8320-3487-429a-b633-535d5784139e&quot;,&quot;properties&quot;:{&quot;noteIndex&quot;:0},&quot;isEdited&quot;:false,&quot;manualOverride&quot;:{&quot;isManuallyOverridden&quot;:true,&quot;citeprocText&quot;:&quot;(Migration and Population Density - WorldBank Data Dashboard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TWlncmF0aW9uIGFuZCBQb3B1bGF0aW9uIERlbnNpdHkgLSBXb3JsZEJhbmsgRGF0YSBEYXNoYm9hcmQgbi5kLikiLCJtYW51YWxPdmVycmlkZVRleHQiOiIoMjAxNyk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jY2Vzc2VkIjp7ImRhdGUtcGFydHMiOltbMjAyMiw4LDI0XV19LCJVUkwiOiJodHRwczovL3d3dy5kYXNoYm9hcmRvbS5jb20vbWlncmF0aW9uLXBvcHVsYXRpb24iLCJjb250YWluZXItdGl0bGUtc2hvcnQiOiIifSwiaXNUZW1wb3JhcnkiOmZhbHNlfV19&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Develop Data Visualization Interfaces in Python With Dash – Real Python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RGV2ZWxvcCBEYXRhIFZpc3VhbGl6YXRpb24gSW50ZXJmYWNlcyBpbiBQeXRob24gV2l0aCBEYXNoIOKAkyBSZWFsIFB5dGhvbiBuLmQuKSIsIm1hbnVhbE92ZXJyaWRlVGV4dCI6IigyMDE4KS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Y2Nlc3NlZCI6eyJkYXRlLXBhcnRzIjpbWzIwMjIsOCwyNF1dfSwiVVJMIjoiaHR0cHM6Ly9yZWFscHl0aG9uLmNvbS9weXRob24tZGFzaC8iLCJjb250YWluZXItdGl0bGUtc2hvcnQiOiIifSwiaXNUZW1wb3JhcnkiOmZhbHNlfV19&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&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nd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GFuZCBQYW5kZS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nd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YW5kIENoYWxhYmk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Time Series Analysis: Definition, Types &amp;#38; Techniques | Tableau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&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&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cafe759b-b6d7-4285-9940-987c2f29f3e1&quot;,&quot;properties&quot;:{&quot;noteIndex&quot;:0},&quot;isEdited&quot;:false,&quot;manualOverride&quot;:{&quot;isManuallyOverridden&quot;:true,&quot;citeprocText&quot;:&quot;(How to Secure SSH | cPanel &amp;#38; WHM Documentation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&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10 Reasons Why Laravel Is The Best PHP Framework For 2022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&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1713a9c1-cc4f-46b3-bec2-c3192ab1876e&quot;,&quot;properties&quot;:{&quot;noteIndex&quot;:0},&quot;isEdited&quot;:false,&quot;manualOverride&quot;:{&quot;isManuallyOverridden&quot;:true,&quot;citeprocText&quot;:&quot;(Hosting a Dash app on a VPS.. As data scientists, we generally seem… | by Umar Khan | Analytics Vidhya | Medium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&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
    <we:property name="MENDELEY_CITATIONS_LOCALE_CODE" value="&quot;en-GB&quot;"/>
    <we:property name="MENDELEY_CITATIONS_STYLE" value="{&quot;id&quot;:&quot;https://www.zotero.org/styles/harvard-dundalk-institute-of-technology&quot;,&quot;title&quot;:&quot;Dundalk Institute of Technology - Harvard&quot;,&quot;format&quot;:&quot;author-date&quot;,&quot;defaultLocale&quot;:&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TotalTime>
  <Pages>50</Pages>
  <Words>11953</Words>
  <Characters>68136</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184</cp:revision>
  <cp:lastPrinted>2022-06-13T10:51:00Z</cp:lastPrinted>
  <dcterms:created xsi:type="dcterms:W3CDTF">2022-08-23T22:29:00Z</dcterms:created>
  <dcterms:modified xsi:type="dcterms:W3CDTF">2022-08-25T23:23:00Z</dcterms:modified>
</cp:coreProperties>
</file>